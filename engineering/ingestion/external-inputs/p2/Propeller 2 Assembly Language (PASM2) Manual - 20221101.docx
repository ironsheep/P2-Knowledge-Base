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jc w:val="center"/>
        <w:rPr>
          <w:sz w:val="30"/>
          <w:szCs w:val="3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sectPr>
          <w:headerReference r:id="rId7" w:type="first"/>
          <w:footerReference r:id="rId8" w:type="default"/>
          <w:footerReference r:id="rId9" w:type="first"/>
          <w:pgSz w:h="15840" w:w="12240" w:orient="portrait"/>
          <w:pgMar w:bottom="720" w:top="720" w:left="1080" w:right="1080" w:header="720" w:footer="720"/>
          <w:pgNumType w:start="1"/>
          <w:titlePg w:val="1"/>
        </w:sect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4"/>
        <w:rPr/>
      </w:pPr>
      <w:bookmarkStart w:colFirst="0" w:colLast="0" w:name="_e7pljw5zvubg" w:id="0"/>
      <w:bookmarkEnd w:id="0"/>
      <w:r w:rsidDel="00000000" w:rsidR="00000000" w:rsidRPr="00000000">
        <w:rPr>
          <w:rtl w:val="0"/>
        </w:rPr>
        <w:t xml:space="preserve">COPYRIGHTS AND TRADEMARKS</w:t>
      </w:r>
    </w:p>
    <w:p w:rsidR="00000000" w:rsidDel="00000000" w:rsidP="00000000" w:rsidRDefault="00000000" w:rsidRPr="00000000" w14:paraId="00000006">
      <w:pPr>
        <w:rPr/>
      </w:pPr>
      <w:r w:rsidDel="00000000" w:rsidR="00000000" w:rsidRPr="00000000">
        <w:rPr>
          <w:rtl w:val="0"/>
        </w:rPr>
        <w:t xml:space="preserve">This documentation is copyright © 2022 by Parallax Inc. By downloading or obtaining a printed copy of this documentation or software you agree that it is to be used with, or with products containing, the Parallax Propeller 2 P2X8C4M64P microcontroller. Any other uses are not permitted and may represent a violation of Parallax copyrights, legally punishable according to Federal copyright or intellectual property laws. Any duplication of this documentation for commercial uses is expressly prohibited by Parallax Inc. Duplication for educational use is permitted, subject to the following Conditions of Duplication: Parallax Inc. grants the user a conditional right to download, duplicate, and distribute this text without Parallax's permission. This right is based on the following conditions: the text, or any portion thereof, may not be duplicated for commercial use; it may be duplicated only for educational purposes when used solely in conjunction with Parallax products, and the user may recover from the student only the cost of duplication.</w:t>
      </w:r>
    </w:p>
    <w:p w:rsidR="00000000" w:rsidDel="00000000" w:rsidP="00000000" w:rsidRDefault="00000000" w:rsidRPr="00000000" w14:paraId="00000007">
      <w:pPr>
        <w:rPr/>
      </w:pPr>
      <w:r w:rsidDel="00000000" w:rsidR="00000000" w:rsidRPr="00000000">
        <w:rPr>
          <w:rtl w:val="0"/>
        </w:rPr>
        <w:t xml:space="preserve">Parallax, Propeller Spin, and the Parallax logos are trademarks of Parallax Inc. If you decide to use any trademarks of Parallax Inc. on your web page or in printed material, you must state that (trademark) is a trademark of Parallax Inc.” upon the first appearance of the trademark name in each printed document or web page. Other brand and product names herein are trademarks or registered trademarks of their respective holders.</w:t>
      </w:r>
    </w:p>
    <w:p w:rsidR="00000000" w:rsidDel="00000000" w:rsidP="00000000" w:rsidRDefault="00000000" w:rsidRPr="00000000" w14:paraId="00000008">
      <w:pPr>
        <w:pStyle w:val="Heading4"/>
        <w:rPr/>
      </w:pPr>
      <w:bookmarkStart w:colFirst="0" w:colLast="0" w:name="_ehko7ecz5h9m" w:id="1"/>
      <w:bookmarkEnd w:id="1"/>
      <w:r w:rsidDel="00000000" w:rsidR="00000000" w:rsidRPr="00000000">
        <w:rPr>
          <w:rtl w:val="0"/>
        </w:rPr>
        <w:t xml:space="preserve">DISCLAIMER OF LIABILITY</w:t>
      </w:r>
    </w:p>
    <w:p w:rsidR="00000000" w:rsidDel="00000000" w:rsidP="00000000" w:rsidRDefault="00000000" w:rsidRPr="00000000" w14:paraId="00000009">
      <w:pPr>
        <w:rPr/>
      </w:pPr>
      <w:r w:rsidDel="00000000" w:rsidR="00000000" w:rsidRPr="00000000">
        <w:rPr>
          <w:rtl w:val="0"/>
        </w:rPr>
        <w:t xml:space="preserve">Parallax, Inc. makes no warranty, representation or guarantee regarding the suitability of its products for any particular purpose, nor does Parallax, Inc. assume any liability arising out of the application or use of any product, and specifically disclaims any and all liability, including without limitation consequential or incidental damages even if Parallax, Inc. has been advised of the possibility of such damages.</w:t>
      </w:r>
    </w:p>
    <w:p w:rsidR="00000000" w:rsidDel="00000000" w:rsidP="00000000" w:rsidRDefault="00000000" w:rsidRPr="00000000" w14:paraId="0000000A">
      <w:pPr>
        <w:pStyle w:val="Heading4"/>
        <w:rPr/>
      </w:pPr>
      <w:bookmarkStart w:colFirst="0" w:colLast="0" w:name="_cofidxyentvg" w:id="2"/>
      <w:bookmarkEnd w:id="2"/>
      <w:r w:rsidDel="00000000" w:rsidR="00000000" w:rsidRPr="00000000">
        <w:rPr>
          <w:rtl w:val="0"/>
        </w:rPr>
        <w:t xml:space="preserve">INTERNET DISCUSSION LISTS</w:t>
      </w:r>
    </w:p>
    <w:p w:rsidR="00000000" w:rsidDel="00000000" w:rsidP="00000000" w:rsidRDefault="00000000" w:rsidRPr="00000000" w14:paraId="0000000B">
      <w:pPr>
        <w:rPr/>
      </w:pPr>
      <w:r w:rsidDel="00000000" w:rsidR="00000000" w:rsidRPr="00000000">
        <w:rPr>
          <w:rtl w:val="0"/>
        </w:rPr>
        <w:t xml:space="preserve">We maintain active web-based discussion forums for people interested in Parallax Propeller products, at </w:t>
      </w:r>
      <w:hyperlink r:id="rId10">
        <w:r w:rsidDel="00000000" w:rsidR="00000000" w:rsidRPr="00000000">
          <w:rPr>
            <w:color w:val="1155cc"/>
            <w:u w:val="single"/>
            <w:rtl w:val="0"/>
          </w:rPr>
          <w:t xml:space="preserve">forums.parallax.com</w:t>
        </w:r>
      </w:hyperlink>
      <w:r w:rsidDel="00000000" w:rsidR="00000000" w:rsidRPr="00000000">
        <w:rPr>
          <w:rtl w:val="0"/>
        </w:rPr>
        <w:t xml:space="preserve">.</w:t>
      </w:r>
    </w:p>
    <w:p w:rsidR="00000000" w:rsidDel="00000000" w:rsidP="00000000" w:rsidRDefault="00000000" w:rsidRPr="00000000" w14:paraId="0000000C">
      <w:pPr>
        <w:pStyle w:val="Heading4"/>
        <w:rPr/>
      </w:pPr>
      <w:bookmarkStart w:colFirst="0" w:colLast="0" w:name="_a2gz4w1zyntc" w:id="3"/>
      <w:bookmarkEnd w:id="3"/>
      <w:r w:rsidDel="00000000" w:rsidR="00000000" w:rsidRPr="00000000">
        <w:rPr>
          <w:rtl w:val="0"/>
        </w:rPr>
        <w:t xml:space="preserve">ERRATA</w:t>
      </w:r>
    </w:p>
    <w:p w:rsidR="00000000" w:rsidDel="00000000" w:rsidP="00000000" w:rsidRDefault="00000000" w:rsidRPr="00000000" w14:paraId="0000000D">
      <w:pPr>
        <w:rPr/>
      </w:pPr>
      <w:r w:rsidDel="00000000" w:rsidR="00000000" w:rsidRPr="00000000">
        <w:rPr>
          <w:rtl w:val="0"/>
        </w:rPr>
        <w:t xml:space="preserve">While great effort is made to assure the accuracy of our texts, errors may still exist. If you find an error, please let us know by commenting/</w:t>
      </w:r>
      <w:r w:rsidDel="00000000" w:rsidR="00000000" w:rsidRPr="00000000">
        <w:rPr>
          <w:rtl w:val="0"/>
        </w:rPr>
        <w:t xml:space="preserve">suggesting on live</w:t>
      </w:r>
      <w:r w:rsidDel="00000000" w:rsidR="00000000" w:rsidRPr="00000000">
        <w:rPr>
          <w:rtl w:val="0"/>
        </w:rPr>
        <w:t xml:space="preserve"> documentation, or by sending an email to editor@parallax.com. We continually strive to improve all of our educational materials and documentation, and frequently revise our texts. Occasionally, an errata sheet with a list of known errors and corrections for a given text will be posted to our website, </w:t>
      </w:r>
      <w:hyperlink r:id="rId11">
        <w:r w:rsidDel="00000000" w:rsidR="00000000" w:rsidRPr="00000000">
          <w:rPr>
            <w:color w:val="1155cc"/>
            <w:u w:val="single"/>
            <w:rtl w:val="0"/>
          </w:rPr>
          <w:t xml:space="preserve">www.parallax.com</w:t>
        </w:r>
      </w:hyperlink>
      <w:r w:rsidDel="00000000" w:rsidR="00000000" w:rsidRPr="00000000">
        <w:rPr>
          <w:rtl w:val="0"/>
        </w:rPr>
        <w:t xml:space="preserve">. Please check the individual product page’s free downloads for an errata file.</w:t>
      </w:r>
    </w:p>
    <w:p w:rsidR="00000000" w:rsidDel="00000000" w:rsidP="00000000" w:rsidRDefault="00000000" w:rsidRPr="00000000" w14:paraId="0000000E">
      <w:pPr>
        <w:pStyle w:val="Heading4"/>
        <w:rPr/>
      </w:pPr>
      <w:bookmarkStart w:colFirst="0" w:colLast="0" w:name="_sxilnx3rlhff" w:id="4"/>
      <w:bookmarkEnd w:id="4"/>
      <w:r w:rsidDel="00000000" w:rsidR="00000000" w:rsidRPr="00000000">
        <w:rPr>
          <w:rtl w:val="0"/>
        </w:rPr>
        <w:t xml:space="preserve">SUPPORTED HARDWARE AND FIRMWARE</w:t>
      </w:r>
    </w:p>
    <w:p w:rsidR="00000000" w:rsidDel="00000000" w:rsidP="00000000" w:rsidRDefault="00000000" w:rsidRPr="00000000" w14:paraId="0000000F">
      <w:pPr>
        <w:rPr/>
      </w:pPr>
      <w:r w:rsidDel="00000000" w:rsidR="00000000" w:rsidRPr="00000000">
        <w:rPr>
          <w:rtl w:val="0"/>
        </w:rPr>
        <w:t xml:space="preserve">This manual is valid with the following hardware and firmware versions:</w:t>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10">
            <w:pPr>
              <w:pStyle w:val="Heading6"/>
              <w:rPr/>
            </w:pPr>
            <w:bookmarkStart w:colFirst="0" w:colLast="0" w:name="_c6ad30wjmjod" w:id="5"/>
            <w:bookmarkEnd w:id="5"/>
            <w:r w:rsidDel="00000000" w:rsidR="00000000" w:rsidRPr="00000000">
              <w:rPr>
                <w:rtl w:val="0"/>
              </w:rPr>
              <w:t xml:space="preserve">Hardware</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11">
            <w:pPr>
              <w:pStyle w:val="Heading6"/>
              <w:rPr/>
            </w:pPr>
            <w:bookmarkStart w:colFirst="0" w:colLast="0" w:name="_vldzhfnfahml" w:id="6"/>
            <w:bookmarkEnd w:id="6"/>
            <w:r w:rsidDel="00000000" w:rsidR="00000000" w:rsidRPr="00000000">
              <w:rPr>
                <w:rtl w:val="0"/>
              </w:rPr>
              <w:t xml:space="preserve">Firmware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pStyle w:val="Subtitle"/>
              <w:widowControl w:val="0"/>
              <w:rPr/>
            </w:pPr>
            <w:bookmarkStart w:colFirst="0" w:colLast="0" w:name="_y6k3lsbx9brv" w:id="7"/>
            <w:bookmarkEnd w:id="7"/>
            <w:r w:rsidDel="00000000" w:rsidR="00000000" w:rsidRPr="00000000">
              <w:rPr>
                <w:rtl w:val="0"/>
              </w:rPr>
              <w:t xml:space="preserve">P2X8C4M64P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Style w:val="Subtitle"/>
              <w:widowControl w:val="0"/>
              <w:rPr/>
            </w:pPr>
            <w:bookmarkStart w:colFirst="0" w:colLast="0" w:name="_af47wher2qx" w:id="8"/>
            <w:bookmarkEnd w:id="8"/>
            <w:r w:rsidDel="00000000" w:rsidR="00000000" w:rsidRPr="00000000">
              <w:rPr>
                <w:rtl w:val="0"/>
              </w:rPr>
              <w:t xml:space="preserve">Rev B/C</w:t>
            </w:r>
          </w:p>
        </w:tc>
      </w:tr>
    </w:tbl>
    <w:p w:rsidR="00000000" w:rsidDel="00000000" w:rsidP="00000000" w:rsidRDefault="00000000" w:rsidRPr="00000000" w14:paraId="00000014">
      <w:pPr>
        <w:pStyle w:val="Heading4"/>
        <w:rPr/>
      </w:pPr>
      <w:bookmarkStart w:colFirst="0" w:colLast="0" w:name="_wcjefvis5ns" w:id="9"/>
      <w:bookmarkEnd w:id="9"/>
      <w:r w:rsidDel="00000000" w:rsidR="00000000" w:rsidRPr="00000000">
        <w:rPr>
          <w:rtl w:val="0"/>
        </w:rPr>
        <w:t xml:space="preserve">CREDITS</w:t>
      </w:r>
    </w:p>
    <w:p w:rsidR="00000000" w:rsidDel="00000000" w:rsidP="00000000" w:rsidRDefault="00000000" w:rsidRPr="00000000" w14:paraId="00000015">
      <w:pPr>
        <w:spacing w:after="0" w:lineRule="auto"/>
        <w:rPr/>
      </w:pPr>
      <w:r w:rsidDel="00000000" w:rsidR="00000000" w:rsidRPr="00000000">
        <w:rPr>
          <w:rtl w:val="0"/>
        </w:rPr>
        <w:t xml:space="preserve">Authorship: Jeff Martin • Format &amp; Editing: Stephanie Lindsay • Technical Graphics: Michael Mulholland</w:t>
      </w:r>
    </w:p>
    <w:p w:rsidR="00000000" w:rsidDel="00000000" w:rsidP="00000000" w:rsidRDefault="00000000" w:rsidRPr="00000000" w14:paraId="00000016">
      <w:pPr>
        <w:spacing w:after="0" w:lineRule="auto"/>
        <w:rPr/>
      </w:pPr>
      <w:r w:rsidDel="00000000" w:rsidR="00000000" w:rsidRPr="00000000">
        <w:rPr>
          <w:rtl w:val="0"/>
        </w:rPr>
        <w:t xml:space="preserve">With many thanks to everyone in the Propeller Community and staff at Parallax Inc.</w:t>
      </w:r>
    </w:p>
    <w:p w:rsidR="00000000" w:rsidDel="00000000" w:rsidP="00000000" w:rsidRDefault="00000000" w:rsidRPr="00000000" w14:paraId="00000017">
      <w:pPr>
        <w:pStyle w:val="Heading1"/>
        <w:pageBreakBefore w:val="0"/>
        <w:rPr/>
      </w:pPr>
      <w:bookmarkStart w:colFirst="0" w:colLast="0" w:name="_sph16lbbva3a" w:id="10"/>
      <w:bookmarkEnd w:id="10"/>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rPr/>
      </w:pPr>
      <w:bookmarkStart w:colFirst="0" w:colLast="0" w:name="_vrnbvuxirav0" w:id="11"/>
      <w:bookmarkEnd w:id="11"/>
      <w:r w:rsidDel="00000000" w:rsidR="00000000" w:rsidRPr="00000000">
        <w:rPr>
          <w:rFonts w:ascii="Roboto" w:cs="Roboto" w:eastAsia="Roboto" w:hAnsi="Roboto"/>
          <w:sz w:val="30"/>
          <w:szCs w:val="30"/>
          <w:rtl w:val="0"/>
        </w:rPr>
        <w:t xml:space="preserve">TABLE OF CONTENTS</w:t>
      </w:r>
      <w:r w:rsidDel="00000000" w:rsidR="00000000" w:rsidRPr="00000000">
        <w:rPr>
          <w:rtl w:val="0"/>
        </w:rPr>
      </w:r>
    </w:p>
    <w:sdt>
      <w:sdtPr>
        <w:id w:val="1811612668"/>
        <w:docPartObj>
          <w:docPartGallery w:val="Table of Contents"/>
          <w:docPartUnique w:val="1"/>
        </w:docPartObj>
      </w:sdtPr>
      <w:sdtContent>
        <w:p w:rsidR="00000000" w:rsidDel="00000000" w:rsidP="00000000" w:rsidRDefault="00000000" w:rsidRPr="00000000" w14:paraId="00000019">
          <w:pPr>
            <w:tabs>
              <w:tab w:val="right" w:leader="none" w:pos="10080"/>
            </w:tabs>
            <w:spacing w:before="20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zyeu5q2a3jl">
            <w:r w:rsidDel="00000000" w:rsidR="00000000" w:rsidRPr="00000000">
              <w:rPr>
                <w:b w:val="1"/>
                <w:rtl w:val="0"/>
              </w:rPr>
              <w:t xml:space="preserve">PREFACE</w:t>
            </w:r>
          </w:hyperlink>
          <w:r w:rsidDel="00000000" w:rsidR="00000000" w:rsidRPr="00000000">
            <w:rPr>
              <w:b w:val="1"/>
              <w:rtl w:val="0"/>
            </w:rPr>
            <w:tab/>
          </w:r>
          <w:r w:rsidDel="00000000" w:rsidR="00000000" w:rsidRPr="00000000">
            <w:fldChar w:fldCharType="begin"/>
            <w:instrText xml:space="preserve"> PAGEREF _zyeu5q2a3jl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0080"/>
            </w:tabs>
            <w:spacing w:before="200" w:line="240" w:lineRule="auto"/>
            <w:rPr>
              <w:b w:val="1"/>
            </w:rPr>
          </w:pPr>
          <w:hyperlink w:anchor="_12fh0v8mc8fz">
            <w:r w:rsidDel="00000000" w:rsidR="00000000" w:rsidRPr="00000000">
              <w:rPr>
                <w:b w:val="1"/>
                <w:rtl w:val="0"/>
              </w:rPr>
              <w:t xml:space="preserve">CONVENTIONS</w:t>
            </w:r>
          </w:hyperlink>
          <w:r w:rsidDel="00000000" w:rsidR="00000000" w:rsidRPr="00000000">
            <w:rPr>
              <w:b w:val="1"/>
              <w:rtl w:val="0"/>
            </w:rPr>
            <w:tab/>
          </w:r>
          <w:r w:rsidDel="00000000" w:rsidR="00000000" w:rsidRPr="00000000">
            <w:fldChar w:fldCharType="begin"/>
            <w:instrText xml:space="preserve"> PAGEREF _12fh0v8mc8fz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0080"/>
            </w:tabs>
            <w:spacing w:before="200" w:line="240" w:lineRule="auto"/>
            <w:rPr>
              <w:b w:val="1"/>
            </w:rPr>
          </w:pPr>
          <w:hyperlink w:anchor="_9qqqmspnmzjp">
            <w:r w:rsidDel="00000000" w:rsidR="00000000" w:rsidRPr="00000000">
              <w:rPr>
                <w:b w:val="1"/>
                <w:rtl w:val="0"/>
              </w:rPr>
              <w:t xml:space="preserve">ASSEMBLY LANGUAGE REFERENCE</w:t>
            </w:r>
          </w:hyperlink>
          <w:r w:rsidDel="00000000" w:rsidR="00000000" w:rsidRPr="00000000">
            <w:rPr>
              <w:b w:val="1"/>
              <w:rtl w:val="0"/>
            </w:rPr>
            <w:tab/>
          </w:r>
          <w:r w:rsidDel="00000000" w:rsidR="00000000" w:rsidRPr="00000000">
            <w:fldChar w:fldCharType="begin"/>
            <w:instrText xml:space="preserve"> PAGEREF _9qqqmspnmzjp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0080"/>
            </w:tabs>
            <w:spacing w:before="60" w:line="240" w:lineRule="auto"/>
            <w:ind w:left="360" w:firstLine="0"/>
            <w:rPr/>
          </w:pPr>
          <w:hyperlink w:anchor="_uxtmxdreoq2s">
            <w:r w:rsidDel="00000000" w:rsidR="00000000" w:rsidRPr="00000000">
              <w:rPr>
                <w:rtl w:val="0"/>
              </w:rPr>
              <w:t xml:space="preserve">Multi-Long ADD/SUB/CMP Operations</w:t>
            </w:r>
          </w:hyperlink>
          <w:r w:rsidDel="00000000" w:rsidR="00000000" w:rsidRPr="00000000">
            <w:rPr>
              <w:rtl w:val="0"/>
            </w:rPr>
            <w:tab/>
          </w:r>
          <w:r w:rsidDel="00000000" w:rsidR="00000000" w:rsidRPr="00000000">
            <w:fldChar w:fldCharType="begin"/>
            <w:instrText xml:space="preserve"> PAGEREF _uxtmxdreoq2s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080"/>
            </w:tabs>
            <w:spacing w:before="60" w:line="240" w:lineRule="auto"/>
            <w:ind w:left="720" w:firstLine="0"/>
            <w:rPr/>
          </w:pPr>
          <w:hyperlink w:anchor="_qt1j03hxivpt">
            <w:r w:rsidDel="00000000" w:rsidR="00000000" w:rsidRPr="00000000">
              <w:rPr>
                <w:rtl w:val="0"/>
              </w:rPr>
              <w:t xml:space="preserve">Adding Two Multi-Long Values</w:t>
            </w:r>
          </w:hyperlink>
          <w:r w:rsidDel="00000000" w:rsidR="00000000" w:rsidRPr="00000000">
            <w:rPr>
              <w:rtl w:val="0"/>
            </w:rPr>
            <w:tab/>
          </w:r>
          <w:r w:rsidDel="00000000" w:rsidR="00000000" w:rsidRPr="00000000">
            <w:fldChar w:fldCharType="begin"/>
            <w:instrText xml:space="preserve"> PAGEREF _qt1j03hxivpt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080"/>
            </w:tabs>
            <w:spacing w:before="60" w:line="240" w:lineRule="auto"/>
            <w:ind w:left="720" w:firstLine="0"/>
            <w:rPr/>
          </w:pPr>
          <w:hyperlink w:anchor="_19e0pvyp0h0x">
            <w:r w:rsidDel="00000000" w:rsidR="00000000" w:rsidRPr="00000000">
              <w:rPr>
                <w:rtl w:val="0"/>
              </w:rPr>
              <w:t xml:space="preserve">Subtracting Two Multi-Long Values</w:t>
            </w:r>
          </w:hyperlink>
          <w:r w:rsidDel="00000000" w:rsidR="00000000" w:rsidRPr="00000000">
            <w:rPr>
              <w:rtl w:val="0"/>
            </w:rPr>
            <w:tab/>
          </w:r>
          <w:r w:rsidDel="00000000" w:rsidR="00000000" w:rsidRPr="00000000">
            <w:fldChar w:fldCharType="begin"/>
            <w:instrText xml:space="preserve"> PAGEREF _19e0pvyp0h0x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080"/>
            </w:tabs>
            <w:spacing w:before="60" w:line="240" w:lineRule="auto"/>
            <w:ind w:left="720" w:firstLine="0"/>
            <w:rPr/>
          </w:pPr>
          <w:hyperlink w:anchor="_kjzu1wz1qct1">
            <w:r w:rsidDel="00000000" w:rsidR="00000000" w:rsidRPr="00000000">
              <w:rPr>
                <w:rtl w:val="0"/>
              </w:rPr>
              <w:t xml:space="preserve">Comparing Two Multi-Long Values</w:t>
            </w:r>
          </w:hyperlink>
          <w:r w:rsidDel="00000000" w:rsidR="00000000" w:rsidRPr="00000000">
            <w:rPr>
              <w:rtl w:val="0"/>
            </w:rPr>
            <w:tab/>
          </w:r>
          <w:r w:rsidDel="00000000" w:rsidR="00000000" w:rsidRPr="00000000">
            <w:fldChar w:fldCharType="begin"/>
            <w:instrText xml:space="preserve"> PAGEREF _kjzu1wz1qct1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080"/>
            </w:tabs>
            <w:spacing w:before="60" w:line="240" w:lineRule="auto"/>
            <w:ind w:left="360" w:firstLine="0"/>
            <w:rPr/>
          </w:pPr>
          <w:hyperlink w:anchor="_je0gsyt7f7wn">
            <w:r w:rsidDel="00000000" w:rsidR="00000000" w:rsidRPr="00000000">
              <w:rPr>
                <w:rtl w:val="0"/>
              </w:rPr>
              <w:t xml:space="preserve">Categorical Listing Of Propeller 2 Assembly Language</w:t>
            </w:r>
          </w:hyperlink>
          <w:r w:rsidDel="00000000" w:rsidR="00000000" w:rsidRPr="00000000">
            <w:rPr>
              <w:rtl w:val="0"/>
            </w:rPr>
            <w:tab/>
          </w:r>
          <w:r w:rsidDel="00000000" w:rsidR="00000000" w:rsidRPr="00000000">
            <w:fldChar w:fldCharType="begin"/>
            <w:instrText xml:space="preserve"> PAGEREF _je0gsyt7f7wn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080"/>
            </w:tabs>
            <w:spacing w:before="60" w:line="240" w:lineRule="auto"/>
            <w:ind w:left="720" w:firstLine="0"/>
            <w:rPr/>
          </w:pPr>
          <w:hyperlink w:anchor="_dq838bc22zwt">
            <w:r w:rsidDel="00000000" w:rsidR="00000000" w:rsidRPr="00000000">
              <w:rPr>
                <w:rtl w:val="0"/>
              </w:rPr>
              <w:t xml:space="preserve">Directives</w:t>
            </w:r>
          </w:hyperlink>
          <w:r w:rsidDel="00000000" w:rsidR="00000000" w:rsidRPr="00000000">
            <w:rPr>
              <w:rtl w:val="0"/>
            </w:rPr>
            <w:tab/>
          </w:r>
          <w:r w:rsidDel="00000000" w:rsidR="00000000" w:rsidRPr="00000000">
            <w:fldChar w:fldCharType="begin"/>
            <w:instrText xml:space="preserve"> PAGEREF _dq838bc22zwt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080"/>
            </w:tabs>
            <w:spacing w:before="60" w:line="240" w:lineRule="auto"/>
            <w:ind w:left="720" w:firstLine="0"/>
            <w:rPr/>
          </w:pPr>
          <w:hyperlink w:anchor="_ki1kkm7brm59">
            <w:r w:rsidDel="00000000" w:rsidR="00000000" w:rsidRPr="00000000">
              <w:rPr>
                <w:rtl w:val="0"/>
              </w:rPr>
              <w:t xml:space="preserve">Conditions</w:t>
            </w:r>
          </w:hyperlink>
          <w:r w:rsidDel="00000000" w:rsidR="00000000" w:rsidRPr="00000000">
            <w:rPr>
              <w:rtl w:val="0"/>
            </w:rPr>
            <w:tab/>
          </w:r>
          <w:r w:rsidDel="00000000" w:rsidR="00000000" w:rsidRPr="00000000">
            <w:fldChar w:fldCharType="begin"/>
            <w:instrText xml:space="preserve"> PAGEREF _ki1kkm7brm59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080"/>
            </w:tabs>
            <w:spacing w:before="60" w:line="240" w:lineRule="auto"/>
            <w:ind w:left="720" w:firstLine="0"/>
            <w:rPr/>
          </w:pPr>
          <w:hyperlink w:anchor="_4y0ciq9th2g">
            <w:r w:rsidDel="00000000" w:rsidR="00000000" w:rsidRPr="00000000">
              <w:rPr>
                <w:rtl w:val="0"/>
              </w:rPr>
              <w:t xml:space="preserve">Effects</w:t>
            </w:r>
          </w:hyperlink>
          <w:r w:rsidDel="00000000" w:rsidR="00000000" w:rsidRPr="00000000">
            <w:rPr>
              <w:rtl w:val="0"/>
            </w:rPr>
            <w:tab/>
          </w:r>
          <w:r w:rsidDel="00000000" w:rsidR="00000000" w:rsidRPr="00000000">
            <w:fldChar w:fldCharType="begin"/>
            <w:instrText xml:space="preserve"> PAGEREF _4y0ciq9th2g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080"/>
            </w:tabs>
            <w:spacing w:before="60" w:line="240" w:lineRule="auto"/>
            <w:ind w:left="720" w:firstLine="0"/>
            <w:rPr/>
          </w:pPr>
          <w:hyperlink w:anchor="_cdvnblowhyuw">
            <w:r w:rsidDel="00000000" w:rsidR="00000000" w:rsidRPr="00000000">
              <w:rPr>
                <w:rtl w:val="0"/>
              </w:rPr>
              <w:t xml:space="preserve">Flag Modification</w:t>
            </w:r>
          </w:hyperlink>
          <w:r w:rsidDel="00000000" w:rsidR="00000000" w:rsidRPr="00000000">
            <w:rPr>
              <w:rtl w:val="0"/>
            </w:rPr>
            <w:tab/>
          </w:r>
          <w:r w:rsidDel="00000000" w:rsidR="00000000" w:rsidRPr="00000000">
            <w:fldChar w:fldCharType="begin"/>
            <w:instrText xml:space="preserve"> PAGEREF _cdvnblowhyuw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080"/>
            </w:tabs>
            <w:spacing w:before="60" w:line="240" w:lineRule="auto"/>
            <w:ind w:left="720" w:firstLine="0"/>
            <w:rPr/>
          </w:pPr>
          <w:hyperlink w:anchor="_6gqxl5an913i">
            <w:r w:rsidDel="00000000" w:rsidR="00000000" w:rsidRPr="00000000">
              <w:rPr>
                <w:rtl w:val="0"/>
              </w:rPr>
              <w:t xml:space="preserve">Augmentation</w:t>
            </w:r>
          </w:hyperlink>
          <w:r w:rsidDel="00000000" w:rsidR="00000000" w:rsidRPr="00000000">
            <w:rPr>
              <w:rtl w:val="0"/>
            </w:rPr>
            <w:tab/>
          </w:r>
          <w:r w:rsidDel="00000000" w:rsidR="00000000" w:rsidRPr="00000000">
            <w:fldChar w:fldCharType="begin"/>
            <w:instrText xml:space="preserve"> PAGEREF _6gqxl5an913i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080"/>
            </w:tabs>
            <w:spacing w:before="60" w:line="240" w:lineRule="auto"/>
            <w:ind w:left="720" w:firstLine="0"/>
            <w:rPr/>
          </w:pPr>
          <w:hyperlink w:anchor="_si46t1tj3ovj">
            <w:r w:rsidDel="00000000" w:rsidR="00000000" w:rsidRPr="00000000">
              <w:rPr>
                <w:rtl w:val="0"/>
              </w:rPr>
              <w:t xml:space="preserve">Indirection</w:t>
            </w:r>
          </w:hyperlink>
          <w:r w:rsidDel="00000000" w:rsidR="00000000" w:rsidRPr="00000000">
            <w:rPr>
              <w:rtl w:val="0"/>
            </w:rPr>
            <w:tab/>
          </w:r>
          <w:r w:rsidDel="00000000" w:rsidR="00000000" w:rsidRPr="00000000">
            <w:fldChar w:fldCharType="begin"/>
            <w:instrText xml:space="preserve"> PAGEREF _si46t1tj3ovj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080"/>
            </w:tabs>
            <w:spacing w:before="60" w:line="240" w:lineRule="auto"/>
            <w:ind w:left="720" w:firstLine="0"/>
            <w:rPr/>
          </w:pPr>
          <w:hyperlink w:anchor="_38hltgjd7fk">
            <w:r w:rsidDel="00000000" w:rsidR="00000000" w:rsidRPr="00000000">
              <w:rPr>
                <w:rtl w:val="0"/>
              </w:rPr>
              <w:t xml:space="preserve">Configuration</w:t>
            </w:r>
          </w:hyperlink>
          <w:r w:rsidDel="00000000" w:rsidR="00000000" w:rsidRPr="00000000">
            <w:rPr>
              <w:rtl w:val="0"/>
            </w:rPr>
            <w:tab/>
          </w:r>
          <w:r w:rsidDel="00000000" w:rsidR="00000000" w:rsidRPr="00000000">
            <w:fldChar w:fldCharType="begin"/>
            <w:instrText xml:space="preserve"> PAGEREF _38hltgjd7fk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0080"/>
            </w:tabs>
            <w:spacing w:before="60" w:line="240" w:lineRule="auto"/>
            <w:ind w:left="720" w:firstLine="0"/>
            <w:rPr/>
          </w:pPr>
          <w:hyperlink w:anchor="_131dn518do28">
            <w:r w:rsidDel="00000000" w:rsidR="00000000" w:rsidRPr="00000000">
              <w:rPr>
                <w:rtl w:val="0"/>
              </w:rPr>
              <w:t xml:space="preserve">Cog Control</w:t>
            </w:r>
          </w:hyperlink>
          <w:r w:rsidDel="00000000" w:rsidR="00000000" w:rsidRPr="00000000">
            <w:rPr>
              <w:rtl w:val="0"/>
            </w:rPr>
            <w:tab/>
          </w:r>
          <w:r w:rsidDel="00000000" w:rsidR="00000000" w:rsidRPr="00000000">
            <w:fldChar w:fldCharType="begin"/>
            <w:instrText xml:space="preserve"> PAGEREF _131dn518do28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0080"/>
            </w:tabs>
            <w:spacing w:before="60" w:line="240" w:lineRule="auto"/>
            <w:ind w:left="720" w:firstLine="0"/>
            <w:rPr/>
          </w:pPr>
          <w:hyperlink w:anchor="_ctx5xge61csp">
            <w:r w:rsidDel="00000000" w:rsidR="00000000" w:rsidRPr="00000000">
              <w:rPr>
                <w:rtl w:val="0"/>
              </w:rPr>
              <w:t xml:space="preserve">Process Control</w:t>
            </w:r>
          </w:hyperlink>
          <w:r w:rsidDel="00000000" w:rsidR="00000000" w:rsidRPr="00000000">
            <w:rPr>
              <w:rtl w:val="0"/>
            </w:rPr>
            <w:tab/>
          </w:r>
          <w:r w:rsidDel="00000000" w:rsidR="00000000" w:rsidRPr="00000000">
            <w:fldChar w:fldCharType="begin"/>
            <w:instrText xml:space="preserve"> PAGEREF _ctx5xge61csp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0080"/>
            </w:tabs>
            <w:spacing w:before="60" w:line="240" w:lineRule="auto"/>
            <w:ind w:left="720" w:firstLine="0"/>
            <w:rPr/>
          </w:pPr>
          <w:hyperlink w:anchor="_v82tlx47lbbn">
            <w:r w:rsidDel="00000000" w:rsidR="00000000" w:rsidRPr="00000000">
              <w:rPr>
                <w:rtl w:val="0"/>
              </w:rPr>
              <w:t xml:space="preserve">Flow Control</w:t>
            </w:r>
          </w:hyperlink>
          <w:r w:rsidDel="00000000" w:rsidR="00000000" w:rsidRPr="00000000">
            <w:rPr>
              <w:rtl w:val="0"/>
            </w:rPr>
            <w:tab/>
          </w:r>
          <w:r w:rsidDel="00000000" w:rsidR="00000000" w:rsidRPr="00000000">
            <w:fldChar w:fldCharType="begin"/>
            <w:instrText xml:space="preserve"> PAGEREF _v82tlx47lbbn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0080"/>
            </w:tabs>
            <w:spacing w:before="60" w:line="240" w:lineRule="auto"/>
            <w:ind w:left="720" w:firstLine="0"/>
            <w:rPr/>
          </w:pPr>
          <w:hyperlink w:anchor="_6rvupx6ksenl">
            <w:r w:rsidDel="00000000" w:rsidR="00000000" w:rsidRPr="00000000">
              <w:rPr>
                <w:rtl w:val="0"/>
              </w:rPr>
              <w:t xml:space="preserve">Lookup Table (LUT) Memory Access</w:t>
            </w:r>
          </w:hyperlink>
          <w:r w:rsidDel="00000000" w:rsidR="00000000" w:rsidRPr="00000000">
            <w:rPr>
              <w:rtl w:val="0"/>
            </w:rPr>
            <w:tab/>
          </w:r>
          <w:r w:rsidDel="00000000" w:rsidR="00000000" w:rsidRPr="00000000">
            <w:fldChar w:fldCharType="begin"/>
            <w:instrText xml:space="preserve"> PAGEREF _6rvupx6ksenl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0080"/>
            </w:tabs>
            <w:spacing w:before="60" w:line="240" w:lineRule="auto"/>
            <w:ind w:left="720" w:firstLine="0"/>
            <w:rPr/>
          </w:pPr>
          <w:hyperlink w:anchor="_w13lxpiq71b6">
            <w:r w:rsidDel="00000000" w:rsidR="00000000" w:rsidRPr="00000000">
              <w:rPr>
                <w:rtl w:val="0"/>
              </w:rPr>
              <w:t xml:space="preserve">Hub Memory Access</w:t>
            </w:r>
          </w:hyperlink>
          <w:r w:rsidDel="00000000" w:rsidR="00000000" w:rsidRPr="00000000">
            <w:rPr>
              <w:rtl w:val="0"/>
            </w:rPr>
            <w:tab/>
          </w:r>
          <w:r w:rsidDel="00000000" w:rsidR="00000000" w:rsidRPr="00000000">
            <w:fldChar w:fldCharType="begin"/>
            <w:instrText xml:space="preserve"> PAGEREF _w13lxpiq71b6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0080"/>
            </w:tabs>
            <w:spacing w:before="60" w:line="240" w:lineRule="auto"/>
            <w:ind w:left="720" w:firstLine="0"/>
            <w:rPr/>
          </w:pPr>
          <w:hyperlink w:anchor="_k4inekhhune">
            <w:r w:rsidDel="00000000" w:rsidR="00000000" w:rsidRPr="00000000">
              <w:rPr>
                <w:rtl w:val="0"/>
              </w:rPr>
              <w:t xml:space="preserve">Streamer</w:t>
            </w:r>
          </w:hyperlink>
          <w:r w:rsidDel="00000000" w:rsidR="00000000" w:rsidRPr="00000000">
            <w:rPr>
              <w:rtl w:val="0"/>
            </w:rPr>
            <w:tab/>
          </w:r>
          <w:r w:rsidDel="00000000" w:rsidR="00000000" w:rsidRPr="00000000">
            <w:fldChar w:fldCharType="begin"/>
            <w:instrText xml:space="preserve"> PAGEREF _k4inekhhune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0080"/>
            </w:tabs>
            <w:spacing w:before="60" w:line="240" w:lineRule="auto"/>
            <w:ind w:left="720" w:firstLine="0"/>
            <w:rPr/>
          </w:pPr>
          <w:hyperlink w:anchor="_21gxb0rq4onw">
            <w:r w:rsidDel="00000000" w:rsidR="00000000" w:rsidRPr="00000000">
              <w:rPr>
                <w:rtl w:val="0"/>
              </w:rPr>
              <w:t xml:space="preserve">I/O Pins</w:t>
            </w:r>
          </w:hyperlink>
          <w:r w:rsidDel="00000000" w:rsidR="00000000" w:rsidRPr="00000000">
            <w:rPr>
              <w:rtl w:val="0"/>
            </w:rPr>
            <w:tab/>
          </w:r>
          <w:r w:rsidDel="00000000" w:rsidR="00000000" w:rsidRPr="00000000">
            <w:fldChar w:fldCharType="begin"/>
            <w:instrText xml:space="preserve"> PAGEREF _21gxb0rq4onw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10080"/>
            </w:tabs>
            <w:spacing w:before="60" w:line="240" w:lineRule="auto"/>
            <w:ind w:left="720" w:firstLine="0"/>
            <w:rPr/>
          </w:pPr>
          <w:hyperlink w:anchor="_xnk9pb8j5sof">
            <w:r w:rsidDel="00000000" w:rsidR="00000000" w:rsidRPr="00000000">
              <w:rPr>
                <w:rtl w:val="0"/>
              </w:rPr>
              <w:t xml:space="preserve">Math</w:t>
            </w:r>
          </w:hyperlink>
          <w:r w:rsidDel="00000000" w:rsidR="00000000" w:rsidRPr="00000000">
            <w:rPr>
              <w:rtl w:val="0"/>
            </w:rPr>
            <w:tab/>
          </w:r>
          <w:r w:rsidDel="00000000" w:rsidR="00000000" w:rsidRPr="00000000">
            <w:fldChar w:fldCharType="begin"/>
            <w:instrText xml:space="preserve"> PAGEREF _xnk9pb8j5sof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10080"/>
            </w:tabs>
            <w:spacing w:before="60" w:line="240" w:lineRule="auto"/>
            <w:ind w:left="720" w:firstLine="0"/>
            <w:rPr/>
          </w:pPr>
          <w:hyperlink w:anchor="_rie544cg2hir">
            <w:r w:rsidDel="00000000" w:rsidR="00000000" w:rsidRPr="00000000">
              <w:rPr>
                <w:rtl w:val="0"/>
              </w:rPr>
              <w:t xml:space="preserve">Timing</w:t>
            </w:r>
          </w:hyperlink>
          <w:r w:rsidDel="00000000" w:rsidR="00000000" w:rsidRPr="00000000">
            <w:rPr>
              <w:rtl w:val="0"/>
            </w:rPr>
            <w:tab/>
          </w:r>
          <w:r w:rsidDel="00000000" w:rsidR="00000000" w:rsidRPr="00000000">
            <w:fldChar w:fldCharType="begin"/>
            <w:instrText xml:space="preserve"> PAGEREF _rie544cg2hir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10080"/>
            </w:tabs>
            <w:spacing w:before="60" w:line="240" w:lineRule="auto"/>
            <w:ind w:left="720" w:firstLine="0"/>
            <w:rPr/>
          </w:pPr>
          <w:hyperlink w:anchor="_6ehq03n22voi">
            <w:r w:rsidDel="00000000" w:rsidR="00000000" w:rsidRPr="00000000">
              <w:rPr>
                <w:rtl w:val="0"/>
              </w:rPr>
              <w:t xml:space="preserve">Event Handling</w:t>
            </w:r>
          </w:hyperlink>
          <w:r w:rsidDel="00000000" w:rsidR="00000000" w:rsidRPr="00000000">
            <w:rPr>
              <w:rtl w:val="0"/>
            </w:rPr>
            <w:tab/>
          </w:r>
          <w:r w:rsidDel="00000000" w:rsidR="00000000" w:rsidRPr="00000000">
            <w:fldChar w:fldCharType="begin"/>
            <w:instrText xml:space="preserve"> PAGEREF _6ehq03n22voi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10080"/>
            </w:tabs>
            <w:spacing w:before="60" w:line="240" w:lineRule="auto"/>
            <w:ind w:left="720" w:firstLine="0"/>
            <w:rPr/>
          </w:pPr>
          <w:hyperlink w:anchor="_40bj2qk54rdh">
            <w:r w:rsidDel="00000000" w:rsidR="00000000" w:rsidRPr="00000000">
              <w:rPr>
                <w:rtl w:val="0"/>
              </w:rPr>
              <w:t xml:space="preserve">Interrupts</w:t>
            </w:r>
          </w:hyperlink>
          <w:r w:rsidDel="00000000" w:rsidR="00000000" w:rsidRPr="00000000">
            <w:rPr>
              <w:rtl w:val="0"/>
            </w:rPr>
            <w:tab/>
          </w:r>
          <w:r w:rsidDel="00000000" w:rsidR="00000000" w:rsidRPr="00000000">
            <w:fldChar w:fldCharType="begin"/>
            <w:instrText xml:space="preserve"> PAGEREF _40bj2qk54rdh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10080"/>
            </w:tabs>
            <w:spacing w:before="60" w:line="240" w:lineRule="auto"/>
            <w:ind w:left="720" w:firstLine="0"/>
            <w:rPr/>
          </w:pPr>
          <w:hyperlink w:anchor="_1ykf5b4dvpz7">
            <w:r w:rsidDel="00000000" w:rsidR="00000000" w:rsidRPr="00000000">
              <w:rPr>
                <w:rtl w:val="0"/>
              </w:rPr>
              <w:t xml:space="preserve">Bit Operations</w:t>
            </w:r>
          </w:hyperlink>
          <w:r w:rsidDel="00000000" w:rsidR="00000000" w:rsidRPr="00000000">
            <w:rPr>
              <w:rtl w:val="0"/>
            </w:rPr>
            <w:tab/>
          </w:r>
          <w:r w:rsidDel="00000000" w:rsidR="00000000" w:rsidRPr="00000000">
            <w:fldChar w:fldCharType="begin"/>
            <w:instrText xml:space="preserve"> PAGEREF _1ykf5b4dvpz7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10080"/>
            </w:tabs>
            <w:spacing w:before="60" w:line="240" w:lineRule="auto"/>
            <w:ind w:left="720" w:firstLine="0"/>
            <w:rPr/>
          </w:pPr>
          <w:hyperlink w:anchor="_oahsp8cfzdfl">
            <w:r w:rsidDel="00000000" w:rsidR="00000000" w:rsidRPr="00000000">
              <w:rPr>
                <w:rtl w:val="0"/>
              </w:rPr>
              <w:t xml:space="preserve">Color Manipulation</w:t>
            </w:r>
          </w:hyperlink>
          <w:r w:rsidDel="00000000" w:rsidR="00000000" w:rsidRPr="00000000">
            <w:rPr>
              <w:rtl w:val="0"/>
            </w:rPr>
            <w:tab/>
          </w:r>
          <w:r w:rsidDel="00000000" w:rsidR="00000000" w:rsidRPr="00000000">
            <w:fldChar w:fldCharType="begin"/>
            <w:instrText xml:space="preserve"> PAGEREF _oahsp8cfzdfl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10080"/>
            </w:tabs>
            <w:spacing w:before="60" w:line="240" w:lineRule="auto"/>
            <w:ind w:left="720" w:firstLine="0"/>
            <w:rPr/>
          </w:pPr>
          <w:hyperlink w:anchor="_1gzr437m04f">
            <w:r w:rsidDel="00000000" w:rsidR="00000000" w:rsidRPr="00000000">
              <w:rPr>
                <w:rtl w:val="0"/>
              </w:rPr>
              <w:t xml:space="preserve">Miscellaneous</w:t>
            </w:r>
          </w:hyperlink>
          <w:r w:rsidDel="00000000" w:rsidR="00000000" w:rsidRPr="00000000">
            <w:rPr>
              <w:rtl w:val="0"/>
            </w:rPr>
            <w:tab/>
          </w:r>
          <w:r w:rsidDel="00000000" w:rsidR="00000000" w:rsidRPr="00000000">
            <w:fldChar w:fldCharType="begin"/>
            <w:instrText xml:space="preserve"> PAGEREF _1gzr437m04f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10080"/>
            </w:tabs>
            <w:spacing w:before="60" w:line="240" w:lineRule="auto"/>
            <w:ind w:left="720" w:firstLine="0"/>
            <w:rPr/>
          </w:pPr>
          <w:hyperlink w:anchor="_87ivzhp7ysag">
            <w:r w:rsidDel="00000000" w:rsidR="00000000" w:rsidRPr="00000000">
              <w:rPr>
                <w:rtl w:val="0"/>
              </w:rPr>
              <w:t xml:space="preserve">Registers</w:t>
            </w:r>
          </w:hyperlink>
          <w:r w:rsidDel="00000000" w:rsidR="00000000" w:rsidRPr="00000000">
            <w:rPr>
              <w:rtl w:val="0"/>
            </w:rPr>
            <w:tab/>
          </w:r>
          <w:r w:rsidDel="00000000" w:rsidR="00000000" w:rsidRPr="00000000">
            <w:fldChar w:fldCharType="begin"/>
            <w:instrText xml:space="preserve"> PAGEREF _87ivzhp7ysag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10080"/>
            </w:tabs>
            <w:spacing w:before="60" w:line="240" w:lineRule="auto"/>
            <w:ind w:left="720" w:firstLine="0"/>
            <w:rPr/>
          </w:pPr>
          <w:hyperlink w:anchor="_owsd5q74b157">
            <w:r w:rsidDel="00000000" w:rsidR="00000000" w:rsidRPr="00000000">
              <w:rPr>
                <w:rtl w:val="0"/>
              </w:rPr>
              <w:t xml:space="preserve">Constants</w:t>
            </w:r>
          </w:hyperlink>
          <w:r w:rsidDel="00000000" w:rsidR="00000000" w:rsidRPr="00000000">
            <w:rPr>
              <w:rtl w:val="0"/>
            </w:rPr>
            <w:tab/>
          </w:r>
          <w:r w:rsidDel="00000000" w:rsidR="00000000" w:rsidRPr="00000000">
            <w:fldChar w:fldCharType="begin"/>
            <w:instrText xml:space="preserve"> PAGEREF _owsd5q74b157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10080"/>
            </w:tabs>
            <w:spacing w:before="60" w:line="240" w:lineRule="auto"/>
            <w:ind w:left="720" w:firstLine="0"/>
            <w:rPr/>
          </w:pPr>
          <w:hyperlink w:anchor="_5hw3n9zgfb5c">
            <w:r w:rsidDel="00000000" w:rsidR="00000000" w:rsidRPr="00000000">
              <w:rPr>
                <w:rtl w:val="0"/>
              </w:rPr>
              <w:t xml:space="preserve">Operators</w:t>
            </w:r>
          </w:hyperlink>
          <w:r w:rsidDel="00000000" w:rsidR="00000000" w:rsidRPr="00000000">
            <w:rPr>
              <w:rtl w:val="0"/>
            </w:rPr>
            <w:tab/>
          </w:r>
          <w:r w:rsidDel="00000000" w:rsidR="00000000" w:rsidRPr="00000000">
            <w:fldChar w:fldCharType="begin"/>
            <w:instrText xml:space="preserve"> PAGEREF _5hw3n9zgfb5c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10080"/>
            </w:tabs>
            <w:spacing w:before="60" w:line="240" w:lineRule="auto"/>
            <w:ind w:left="360" w:firstLine="0"/>
            <w:rPr/>
          </w:pPr>
          <w:hyperlink w:anchor="_uap4lnaifkwp">
            <w:r w:rsidDel="00000000" w:rsidR="00000000" w:rsidRPr="00000000">
              <w:rPr>
                <w:rtl w:val="0"/>
              </w:rPr>
              <w:t xml:space="preserve">Assembly Language Elements</w:t>
            </w:r>
          </w:hyperlink>
          <w:r w:rsidDel="00000000" w:rsidR="00000000" w:rsidRPr="00000000">
            <w:rPr>
              <w:rtl w:val="0"/>
            </w:rPr>
            <w:tab/>
          </w:r>
          <w:r w:rsidDel="00000000" w:rsidR="00000000" w:rsidRPr="00000000">
            <w:fldChar w:fldCharType="begin"/>
            <w:instrText xml:space="preserve"> PAGEREF _uap4lnaifkwp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10080"/>
            </w:tabs>
            <w:spacing w:before="60" w:line="240" w:lineRule="auto"/>
            <w:ind w:left="720" w:firstLine="0"/>
            <w:rPr/>
          </w:pPr>
          <w:hyperlink w:anchor="_gu75jpqwluhn">
            <w:r w:rsidDel="00000000" w:rsidR="00000000" w:rsidRPr="00000000">
              <w:rPr>
                <w:rtl w:val="0"/>
              </w:rPr>
              <w:t xml:space="preserve">Term Definitions</w:t>
            </w:r>
          </w:hyperlink>
          <w:r w:rsidDel="00000000" w:rsidR="00000000" w:rsidRPr="00000000">
            <w:rPr>
              <w:rtl w:val="0"/>
            </w:rPr>
            <w:tab/>
          </w:r>
          <w:r w:rsidDel="00000000" w:rsidR="00000000" w:rsidRPr="00000000">
            <w:fldChar w:fldCharType="begin"/>
            <w:instrText xml:space="preserve"> PAGEREF _gu75jpqwluhn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10080"/>
            </w:tabs>
            <w:spacing w:before="60" w:line="240" w:lineRule="auto"/>
            <w:ind w:left="720" w:firstLine="0"/>
            <w:rPr/>
          </w:pPr>
          <w:hyperlink w:anchor="_7jc5g15fikk4">
            <w:r w:rsidDel="00000000" w:rsidR="00000000" w:rsidRPr="00000000">
              <w:rPr>
                <w:rtl w:val="0"/>
              </w:rPr>
              <w:t xml:space="preserve">Opcode Tables</w:t>
            </w:r>
          </w:hyperlink>
          <w:r w:rsidDel="00000000" w:rsidR="00000000" w:rsidRPr="00000000">
            <w:rPr>
              <w:rtl w:val="0"/>
            </w:rPr>
            <w:tab/>
          </w:r>
          <w:r w:rsidDel="00000000" w:rsidR="00000000" w:rsidRPr="00000000">
            <w:fldChar w:fldCharType="begin"/>
            <w:instrText xml:space="preserve"> PAGEREF _7jc5g15fikk4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10080"/>
            </w:tabs>
            <w:spacing w:before="60" w:line="240" w:lineRule="auto"/>
            <w:ind w:left="720" w:firstLine="0"/>
            <w:rPr/>
          </w:pPr>
          <w:hyperlink w:anchor="_gs1ks0eq1j8v">
            <w:r w:rsidDel="00000000" w:rsidR="00000000" w:rsidRPr="00000000">
              <w:rPr>
                <w:rtl w:val="0"/>
              </w:rPr>
              <w:t xml:space="preserve">Propeller Assembly Instruction Master Table</w:t>
            </w:r>
          </w:hyperlink>
          <w:r w:rsidDel="00000000" w:rsidR="00000000" w:rsidRPr="00000000">
            <w:rPr>
              <w:rtl w:val="0"/>
            </w:rPr>
            <w:tab/>
          </w:r>
          <w:r w:rsidDel="00000000" w:rsidR="00000000" w:rsidRPr="00000000">
            <w:fldChar w:fldCharType="begin"/>
            <w:instrText xml:space="preserve"> PAGEREF _gs1ks0eq1j8v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10080"/>
            </w:tabs>
            <w:spacing w:before="60" w:line="240" w:lineRule="auto"/>
            <w:ind w:left="360" w:firstLine="0"/>
            <w:rPr/>
          </w:pPr>
          <w:hyperlink w:anchor="_lrvakeitwivz">
            <w:r w:rsidDel="00000000" w:rsidR="00000000" w:rsidRPr="00000000">
              <w:rPr>
                <w:rtl w:val="0"/>
              </w:rPr>
              <w:t xml:space="preserve">ABS</w:t>
            </w:r>
          </w:hyperlink>
          <w:r w:rsidDel="00000000" w:rsidR="00000000" w:rsidRPr="00000000">
            <w:rPr>
              <w:rtl w:val="0"/>
            </w:rPr>
            <w:tab/>
          </w:r>
          <w:r w:rsidDel="00000000" w:rsidR="00000000" w:rsidRPr="00000000">
            <w:fldChar w:fldCharType="begin"/>
            <w:instrText xml:space="preserve"> PAGEREF _lrvakeitwivz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10080"/>
            </w:tabs>
            <w:spacing w:before="60" w:line="240" w:lineRule="auto"/>
            <w:ind w:left="360" w:firstLine="0"/>
            <w:rPr/>
          </w:pPr>
          <w:hyperlink w:anchor="_qhneb9rqvxbb">
            <w:r w:rsidDel="00000000" w:rsidR="00000000" w:rsidRPr="00000000">
              <w:rPr>
                <w:rtl w:val="0"/>
              </w:rPr>
              <w:t xml:space="preserve">ADD</w:t>
            </w:r>
          </w:hyperlink>
          <w:r w:rsidDel="00000000" w:rsidR="00000000" w:rsidRPr="00000000">
            <w:rPr>
              <w:rtl w:val="0"/>
            </w:rPr>
            <w:tab/>
          </w:r>
          <w:r w:rsidDel="00000000" w:rsidR="00000000" w:rsidRPr="00000000">
            <w:fldChar w:fldCharType="begin"/>
            <w:instrText xml:space="preserve"> PAGEREF _qhneb9rqvxbb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10080"/>
            </w:tabs>
            <w:spacing w:before="60" w:line="240" w:lineRule="auto"/>
            <w:ind w:left="360" w:firstLine="0"/>
            <w:rPr/>
          </w:pPr>
          <w:hyperlink w:anchor="_u2xzjautl27l">
            <w:r w:rsidDel="00000000" w:rsidR="00000000" w:rsidRPr="00000000">
              <w:rPr>
                <w:rtl w:val="0"/>
              </w:rPr>
              <w:t xml:space="preserve">ADDCT1/2/3</w:t>
            </w:r>
          </w:hyperlink>
          <w:r w:rsidDel="00000000" w:rsidR="00000000" w:rsidRPr="00000000">
            <w:rPr>
              <w:rtl w:val="0"/>
            </w:rPr>
            <w:tab/>
          </w:r>
          <w:r w:rsidDel="00000000" w:rsidR="00000000" w:rsidRPr="00000000">
            <w:fldChar w:fldCharType="begin"/>
            <w:instrText xml:space="preserve"> PAGEREF _u2xzjautl27l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10080"/>
            </w:tabs>
            <w:spacing w:before="60" w:line="240" w:lineRule="auto"/>
            <w:ind w:left="360" w:firstLine="0"/>
            <w:rPr/>
          </w:pPr>
          <w:hyperlink w:anchor="_n2at4numrp4">
            <w:r w:rsidDel="00000000" w:rsidR="00000000" w:rsidRPr="00000000">
              <w:rPr>
                <w:rtl w:val="0"/>
              </w:rPr>
              <w:t xml:space="preserve">ADDPIX</w:t>
            </w:r>
          </w:hyperlink>
          <w:r w:rsidDel="00000000" w:rsidR="00000000" w:rsidRPr="00000000">
            <w:rPr>
              <w:rtl w:val="0"/>
            </w:rPr>
            <w:tab/>
          </w:r>
          <w:r w:rsidDel="00000000" w:rsidR="00000000" w:rsidRPr="00000000">
            <w:fldChar w:fldCharType="begin"/>
            <w:instrText xml:space="preserve"> PAGEREF _n2at4numrp4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10080"/>
            </w:tabs>
            <w:spacing w:before="60" w:line="240" w:lineRule="auto"/>
            <w:ind w:left="360" w:firstLine="0"/>
            <w:rPr/>
          </w:pPr>
          <w:hyperlink w:anchor="_566nu7hwsj0f">
            <w:r w:rsidDel="00000000" w:rsidR="00000000" w:rsidRPr="00000000">
              <w:rPr>
                <w:rtl w:val="0"/>
              </w:rPr>
              <w:t xml:space="preserve">ADDS</w:t>
            </w:r>
          </w:hyperlink>
          <w:r w:rsidDel="00000000" w:rsidR="00000000" w:rsidRPr="00000000">
            <w:rPr>
              <w:rtl w:val="0"/>
            </w:rPr>
            <w:tab/>
          </w:r>
          <w:r w:rsidDel="00000000" w:rsidR="00000000" w:rsidRPr="00000000">
            <w:fldChar w:fldCharType="begin"/>
            <w:instrText xml:space="preserve"> PAGEREF _566nu7hwsj0f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10080"/>
            </w:tabs>
            <w:spacing w:before="60" w:line="240" w:lineRule="auto"/>
            <w:ind w:left="360" w:firstLine="0"/>
            <w:rPr/>
          </w:pPr>
          <w:hyperlink w:anchor="_23s34xc9b4y1">
            <w:r w:rsidDel="00000000" w:rsidR="00000000" w:rsidRPr="00000000">
              <w:rPr>
                <w:rtl w:val="0"/>
              </w:rPr>
              <w:t xml:space="preserve">ADDSX</w:t>
            </w:r>
          </w:hyperlink>
          <w:r w:rsidDel="00000000" w:rsidR="00000000" w:rsidRPr="00000000">
            <w:rPr>
              <w:rtl w:val="0"/>
            </w:rPr>
            <w:tab/>
          </w:r>
          <w:r w:rsidDel="00000000" w:rsidR="00000000" w:rsidRPr="00000000">
            <w:fldChar w:fldCharType="begin"/>
            <w:instrText xml:space="preserve"> PAGEREF _23s34xc9b4y1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10080"/>
            </w:tabs>
            <w:spacing w:before="60" w:line="240" w:lineRule="auto"/>
            <w:ind w:left="360" w:firstLine="0"/>
            <w:rPr/>
          </w:pPr>
          <w:hyperlink w:anchor="_vhdbx9ift4rv">
            <w:r w:rsidDel="00000000" w:rsidR="00000000" w:rsidRPr="00000000">
              <w:rPr>
                <w:rtl w:val="0"/>
              </w:rPr>
              <w:t xml:space="preserve">ADDX</w:t>
            </w:r>
          </w:hyperlink>
          <w:r w:rsidDel="00000000" w:rsidR="00000000" w:rsidRPr="00000000">
            <w:rPr>
              <w:rtl w:val="0"/>
            </w:rPr>
            <w:tab/>
          </w:r>
          <w:r w:rsidDel="00000000" w:rsidR="00000000" w:rsidRPr="00000000">
            <w:fldChar w:fldCharType="begin"/>
            <w:instrText xml:space="preserve"> PAGEREF _vhdbx9ift4rv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10080"/>
            </w:tabs>
            <w:spacing w:before="60" w:line="240" w:lineRule="auto"/>
            <w:ind w:left="360" w:firstLine="0"/>
            <w:rPr/>
          </w:pPr>
          <w:hyperlink w:anchor="_putbdsx21wr">
            <w:r w:rsidDel="00000000" w:rsidR="00000000" w:rsidRPr="00000000">
              <w:rPr>
                <w:rtl w:val="0"/>
              </w:rPr>
              <w:t xml:space="preserve">AKPIN</w:t>
            </w:r>
          </w:hyperlink>
          <w:r w:rsidDel="00000000" w:rsidR="00000000" w:rsidRPr="00000000">
            <w:rPr>
              <w:rtl w:val="0"/>
            </w:rPr>
            <w:tab/>
          </w:r>
          <w:r w:rsidDel="00000000" w:rsidR="00000000" w:rsidRPr="00000000">
            <w:fldChar w:fldCharType="begin"/>
            <w:instrText xml:space="preserve"> PAGEREF _putbdsx21wr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10080"/>
            </w:tabs>
            <w:spacing w:before="60" w:line="240" w:lineRule="auto"/>
            <w:ind w:left="360" w:firstLine="0"/>
            <w:rPr/>
          </w:pPr>
          <w:hyperlink w:anchor="_va7a6kt7oiii">
            <w:r w:rsidDel="00000000" w:rsidR="00000000" w:rsidRPr="00000000">
              <w:rPr>
                <w:rtl w:val="0"/>
              </w:rPr>
              <w:t xml:space="preserve">ALIGNL</w:t>
            </w:r>
          </w:hyperlink>
          <w:r w:rsidDel="00000000" w:rsidR="00000000" w:rsidRPr="00000000">
            <w:rPr>
              <w:rtl w:val="0"/>
            </w:rPr>
            <w:tab/>
          </w:r>
          <w:r w:rsidDel="00000000" w:rsidR="00000000" w:rsidRPr="00000000">
            <w:fldChar w:fldCharType="begin"/>
            <w:instrText xml:space="preserve"> PAGEREF _va7a6kt7oiii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10080"/>
            </w:tabs>
            <w:spacing w:before="60" w:line="240" w:lineRule="auto"/>
            <w:ind w:left="360" w:firstLine="0"/>
            <w:rPr/>
          </w:pPr>
          <w:hyperlink w:anchor="_6y0y6yvl7r2z">
            <w:r w:rsidDel="00000000" w:rsidR="00000000" w:rsidRPr="00000000">
              <w:rPr>
                <w:rtl w:val="0"/>
              </w:rPr>
              <w:t xml:space="preserve">ALIGNW</w:t>
            </w:r>
          </w:hyperlink>
          <w:r w:rsidDel="00000000" w:rsidR="00000000" w:rsidRPr="00000000">
            <w:rPr>
              <w:rtl w:val="0"/>
            </w:rPr>
            <w:tab/>
          </w:r>
          <w:r w:rsidDel="00000000" w:rsidR="00000000" w:rsidRPr="00000000">
            <w:fldChar w:fldCharType="begin"/>
            <w:instrText xml:space="preserve"> PAGEREF _6y0y6yvl7r2z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10080"/>
            </w:tabs>
            <w:spacing w:before="60" w:line="240" w:lineRule="auto"/>
            <w:ind w:left="360" w:firstLine="0"/>
            <w:rPr/>
          </w:pPr>
          <w:hyperlink w:anchor="_jv88q3ni4hqo">
            <w:r w:rsidDel="00000000" w:rsidR="00000000" w:rsidRPr="00000000">
              <w:rPr>
                <w:rtl w:val="0"/>
              </w:rPr>
              <w:t xml:space="preserve">ALLOWI</w:t>
            </w:r>
          </w:hyperlink>
          <w:r w:rsidDel="00000000" w:rsidR="00000000" w:rsidRPr="00000000">
            <w:rPr>
              <w:rtl w:val="0"/>
            </w:rPr>
            <w:tab/>
          </w:r>
          <w:r w:rsidDel="00000000" w:rsidR="00000000" w:rsidRPr="00000000">
            <w:fldChar w:fldCharType="begin"/>
            <w:instrText xml:space="preserve"> PAGEREF _jv88q3ni4hqo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10080"/>
            </w:tabs>
            <w:spacing w:before="60" w:line="240" w:lineRule="auto"/>
            <w:ind w:left="360" w:firstLine="0"/>
            <w:rPr/>
          </w:pPr>
          <w:hyperlink w:anchor="_r6knb6xhbyzp">
            <w:r w:rsidDel="00000000" w:rsidR="00000000" w:rsidRPr="00000000">
              <w:rPr>
                <w:rtl w:val="0"/>
              </w:rPr>
              <w:t xml:space="preserve">ALTB</w:t>
            </w:r>
          </w:hyperlink>
          <w:r w:rsidDel="00000000" w:rsidR="00000000" w:rsidRPr="00000000">
            <w:rPr>
              <w:rtl w:val="0"/>
            </w:rPr>
            <w:tab/>
          </w:r>
          <w:r w:rsidDel="00000000" w:rsidR="00000000" w:rsidRPr="00000000">
            <w:fldChar w:fldCharType="begin"/>
            <w:instrText xml:space="preserve"> PAGEREF _r6knb6xhbyzp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10080"/>
            </w:tabs>
            <w:spacing w:before="60" w:line="240" w:lineRule="auto"/>
            <w:ind w:left="360" w:firstLine="0"/>
            <w:rPr/>
          </w:pPr>
          <w:hyperlink w:anchor="_6iq3v0fpyc3a">
            <w:r w:rsidDel="00000000" w:rsidR="00000000" w:rsidRPr="00000000">
              <w:rPr>
                <w:rtl w:val="0"/>
              </w:rPr>
              <w:t xml:space="preserve">ALTD</w:t>
            </w:r>
          </w:hyperlink>
          <w:r w:rsidDel="00000000" w:rsidR="00000000" w:rsidRPr="00000000">
            <w:rPr>
              <w:rtl w:val="0"/>
            </w:rPr>
            <w:tab/>
          </w:r>
          <w:r w:rsidDel="00000000" w:rsidR="00000000" w:rsidRPr="00000000">
            <w:fldChar w:fldCharType="begin"/>
            <w:instrText xml:space="preserve"> PAGEREF _6iq3v0fpyc3a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10080"/>
            </w:tabs>
            <w:spacing w:before="60" w:line="240" w:lineRule="auto"/>
            <w:ind w:left="360" w:firstLine="0"/>
            <w:rPr/>
          </w:pPr>
          <w:hyperlink w:anchor="_q234901aifm8">
            <w:r w:rsidDel="00000000" w:rsidR="00000000" w:rsidRPr="00000000">
              <w:rPr>
                <w:rtl w:val="0"/>
              </w:rPr>
              <w:t xml:space="preserve">ALTGB</w:t>
            </w:r>
          </w:hyperlink>
          <w:r w:rsidDel="00000000" w:rsidR="00000000" w:rsidRPr="00000000">
            <w:rPr>
              <w:rtl w:val="0"/>
            </w:rPr>
            <w:tab/>
          </w:r>
          <w:r w:rsidDel="00000000" w:rsidR="00000000" w:rsidRPr="00000000">
            <w:fldChar w:fldCharType="begin"/>
            <w:instrText xml:space="preserve"> PAGEREF _q234901aifm8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10080"/>
            </w:tabs>
            <w:spacing w:before="60" w:line="240" w:lineRule="auto"/>
            <w:ind w:left="360" w:firstLine="0"/>
            <w:rPr/>
          </w:pPr>
          <w:hyperlink w:anchor="_asw5rsrcqtpn">
            <w:r w:rsidDel="00000000" w:rsidR="00000000" w:rsidRPr="00000000">
              <w:rPr>
                <w:rtl w:val="0"/>
              </w:rPr>
              <w:t xml:space="preserve">ALTGN</w:t>
            </w:r>
          </w:hyperlink>
          <w:r w:rsidDel="00000000" w:rsidR="00000000" w:rsidRPr="00000000">
            <w:rPr>
              <w:rtl w:val="0"/>
            </w:rPr>
            <w:tab/>
          </w:r>
          <w:r w:rsidDel="00000000" w:rsidR="00000000" w:rsidRPr="00000000">
            <w:fldChar w:fldCharType="begin"/>
            <w:instrText xml:space="preserve"> PAGEREF _asw5rsrcqtpn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10080"/>
            </w:tabs>
            <w:spacing w:before="60" w:line="240" w:lineRule="auto"/>
            <w:ind w:left="360" w:firstLine="0"/>
            <w:rPr/>
          </w:pPr>
          <w:hyperlink w:anchor="_hahk50n443um">
            <w:r w:rsidDel="00000000" w:rsidR="00000000" w:rsidRPr="00000000">
              <w:rPr>
                <w:rtl w:val="0"/>
              </w:rPr>
              <w:t xml:space="preserve">ALTGW</w:t>
            </w:r>
          </w:hyperlink>
          <w:r w:rsidDel="00000000" w:rsidR="00000000" w:rsidRPr="00000000">
            <w:rPr>
              <w:rtl w:val="0"/>
            </w:rPr>
            <w:tab/>
          </w:r>
          <w:r w:rsidDel="00000000" w:rsidR="00000000" w:rsidRPr="00000000">
            <w:fldChar w:fldCharType="begin"/>
            <w:instrText xml:space="preserve"> PAGEREF _hahk50n443um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10080"/>
            </w:tabs>
            <w:spacing w:before="60" w:line="240" w:lineRule="auto"/>
            <w:ind w:left="360" w:firstLine="0"/>
            <w:rPr/>
          </w:pPr>
          <w:hyperlink w:anchor="_ttudk0n3xdym">
            <w:r w:rsidDel="00000000" w:rsidR="00000000" w:rsidRPr="00000000">
              <w:rPr>
                <w:rtl w:val="0"/>
              </w:rPr>
              <w:t xml:space="preserve">ALTI</w:t>
            </w:r>
          </w:hyperlink>
          <w:r w:rsidDel="00000000" w:rsidR="00000000" w:rsidRPr="00000000">
            <w:rPr>
              <w:rtl w:val="0"/>
            </w:rPr>
            <w:tab/>
          </w:r>
          <w:r w:rsidDel="00000000" w:rsidR="00000000" w:rsidRPr="00000000">
            <w:fldChar w:fldCharType="begin"/>
            <w:instrText xml:space="preserve"> PAGEREF _ttudk0n3xdym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10080"/>
            </w:tabs>
            <w:spacing w:before="60" w:line="240" w:lineRule="auto"/>
            <w:ind w:left="360" w:firstLine="0"/>
            <w:rPr/>
          </w:pPr>
          <w:hyperlink w:anchor="_3cn9gj4kxitq">
            <w:r w:rsidDel="00000000" w:rsidR="00000000" w:rsidRPr="00000000">
              <w:rPr>
                <w:rtl w:val="0"/>
              </w:rPr>
              <w:t xml:space="preserve">ALTR</w:t>
            </w:r>
          </w:hyperlink>
          <w:r w:rsidDel="00000000" w:rsidR="00000000" w:rsidRPr="00000000">
            <w:rPr>
              <w:rtl w:val="0"/>
            </w:rPr>
            <w:tab/>
          </w:r>
          <w:r w:rsidDel="00000000" w:rsidR="00000000" w:rsidRPr="00000000">
            <w:fldChar w:fldCharType="begin"/>
            <w:instrText xml:space="preserve"> PAGEREF _3cn9gj4kxitq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10080"/>
            </w:tabs>
            <w:spacing w:before="60" w:line="240" w:lineRule="auto"/>
            <w:ind w:left="360" w:firstLine="0"/>
            <w:rPr/>
          </w:pPr>
          <w:hyperlink w:anchor="_f2hcvwgutfa0">
            <w:r w:rsidDel="00000000" w:rsidR="00000000" w:rsidRPr="00000000">
              <w:rPr>
                <w:rtl w:val="0"/>
              </w:rPr>
              <w:t xml:space="preserve">ALTS</w:t>
            </w:r>
          </w:hyperlink>
          <w:r w:rsidDel="00000000" w:rsidR="00000000" w:rsidRPr="00000000">
            <w:rPr>
              <w:rtl w:val="0"/>
            </w:rPr>
            <w:tab/>
          </w:r>
          <w:r w:rsidDel="00000000" w:rsidR="00000000" w:rsidRPr="00000000">
            <w:fldChar w:fldCharType="begin"/>
            <w:instrText xml:space="preserve"> PAGEREF _f2hcvwgutfa0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10080"/>
            </w:tabs>
            <w:spacing w:before="60" w:line="240" w:lineRule="auto"/>
            <w:ind w:left="360" w:firstLine="0"/>
            <w:rPr/>
          </w:pPr>
          <w:hyperlink w:anchor="_2jkx93n2978v">
            <w:r w:rsidDel="00000000" w:rsidR="00000000" w:rsidRPr="00000000">
              <w:rPr>
                <w:rtl w:val="0"/>
              </w:rPr>
              <w:t xml:space="preserve">ALTSB</w:t>
            </w:r>
          </w:hyperlink>
          <w:r w:rsidDel="00000000" w:rsidR="00000000" w:rsidRPr="00000000">
            <w:rPr>
              <w:rtl w:val="0"/>
            </w:rPr>
            <w:tab/>
          </w:r>
          <w:r w:rsidDel="00000000" w:rsidR="00000000" w:rsidRPr="00000000">
            <w:fldChar w:fldCharType="begin"/>
            <w:instrText xml:space="preserve"> PAGEREF _2jkx93n2978v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10080"/>
            </w:tabs>
            <w:spacing w:before="60" w:line="240" w:lineRule="auto"/>
            <w:ind w:left="360" w:firstLine="0"/>
            <w:rPr/>
          </w:pPr>
          <w:hyperlink w:anchor="_o72f3jsaebvh">
            <w:r w:rsidDel="00000000" w:rsidR="00000000" w:rsidRPr="00000000">
              <w:rPr>
                <w:rtl w:val="0"/>
              </w:rPr>
              <w:t xml:space="preserve">ALTSN</w:t>
            </w:r>
          </w:hyperlink>
          <w:r w:rsidDel="00000000" w:rsidR="00000000" w:rsidRPr="00000000">
            <w:rPr>
              <w:rtl w:val="0"/>
            </w:rPr>
            <w:tab/>
          </w:r>
          <w:r w:rsidDel="00000000" w:rsidR="00000000" w:rsidRPr="00000000">
            <w:fldChar w:fldCharType="begin"/>
            <w:instrText xml:space="preserve"> PAGEREF _o72f3jsaebvh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10080"/>
            </w:tabs>
            <w:spacing w:before="60" w:line="240" w:lineRule="auto"/>
            <w:ind w:left="360" w:firstLine="0"/>
            <w:rPr/>
          </w:pPr>
          <w:hyperlink w:anchor="_90jw6j8128ot">
            <w:r w:rsidDel="00000000" w:rsidR="00000000" w:rsidRPr="00000000">
              <w:rPr>
                <w:rtl w:val="0"/>
              </w:rPr>
              <w:t xml:space="preserve">ALTSW</w:t>
            </w:r>
          </w:hyperlink>
          <w:r w:rsidDel="00000000" w:rsidR="00000000" w:rsidRPr="00000000">
            <w:rPr>
              <w:rtl w:val="0"/>
            </w:rPr>
            <w:tab/>
          </w:r>
          <w:r w:rsidDel="00000000" w:rsidR="00000000" w:rsidRPr="00000000">
            <w:fldChar w:fldCharType="begin"/>
            <w:instrText xml:space="preserve"> PAGEREF _90jw6j8128ot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10080"/>
            </w:tabs>
            <w:spacing w:before="60" w:line="240" w:lineRule="auto"/>
            <w:ind w:left="360" w:firstLine="0"/>
            <w:rPr/>
          </w:pPr>
          <w:hyperlink w:anchor="_ry94d81q3emx">
            <w:r w:rsidDel="00000000" w:rsidR="00000000" w:rsidRPr="00000000">
              <w:rPr>
                <w:rtl w:val="0"/>
              </w:rPr>
              <w:t xml:space="preserve">AND / ANDN</w:t>
            </w:r>
          </w:hyperlink>
          <w:r w:rsidDel="00000000" w:rsidR="00000000" w:rsidRPr="00000000">
            <w:rPr>
              <w:rtl w:val="0"/>
            </w:rPr>
            <w:tab/>
          </w:r>
          <w:r w:rsidDel="00000000" w:rsidR="00000000" w:rsidRPr="00000000">
            <w:fldChar w:fldCharType="begin"/>
            <w:instrText xml:space="preserve"> PAGEREF _ry94d81q3emx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10080"/>
            </w:tabs>
            <w:spacing w:before="60" w:line="240" w:lineRule="auto"/>
            <w:ind w:left="360" w:firstLine="0"/>
            <w:rPr/>
          </w:pPr>
          <w:hyperlink w:anchor="_qxo6681ulhaj">
            <w:r w:rsidDel="00000000" w:rsidR="00000000" w:rsidRPr="00000000">
              <w:rPr>
                <w:rtl w:val="0"/>
              </w:rPr>
              <w:t xml:space="preserve">AUGD</w:t>
            </w:r>
          </w:hyperlink>
          <w:r w:rsidDel="00000000" w:rsidR="00000000" w:rsidRPr="00000000">
            <w:rPr>
              <w:rtl w:val="0"/>
            </w:rPr>
            <w:tab/>
          </w:r>
          <w:r w:rsidDel="00000000" w:rsidR="00000000" w:rsidRPr="00000000">
            <w:fldChar w:fldCharType="begin"/>
            <w:instrText xml:space="preserve"> PAGEREF _qxo6681ulhaj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10080"/>
            </w:tabs>
            <w:spacing w:before="60" w:line="240" w:lineRule="auto"/>
            <w:ind w:left="360" w:firstLine="0"/>
            <w:rPr/>
          </w:pPr>
          <w:hyperlink w:anchor="_b6omkiqrkged">
            <w:r w:rsidDel="00000000" w:rsidR="00000000" w:rsidRPr="00000000">
              <w:rPr>
                <w:rtl w:val="0"/>
              </w:rPr>
              <w:t xml:space="preserve">AUGS</w:t>
            </w:r>
          </w:hyperlink>
          <w:r w:rsidDel="00000000" w:rsidR="00000000" w:rsidRPr="00000000">
            <w:rPr>
              <w:rtl w:val="0"/>
            </w:rPr>
            <w:tab/>
          </w:r>
          <w:r w:rsidDel="00000000" w:rsidR="00000000" w:rsidRPr="00000000">
            <w:fldChar w:fldCharType="begin"/>
            <w:instrText xml:space="preserve"> PAGEREF _b6omkiqrkged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10080"/>
            </w:tabs>
            <w:spacing w:before="60" w:line="240" w:lineRule="auto"/>
            <w:ind w:left="360" w:firstLine="0"/>
            <w:rPr/>
          </w:pPr>
          <w:hyperlink w:anchor="_3gamq9k207in">
            <w:r w:rsidDel="00000000" w:rsidR="00000000" w:rsidRPr="00000000">
              <w:rPr>
                <w:rtl w:val="0"/>
              </w:rPr>
              <w:t xml:space="preserve">BITC / BITNC</w:t>
            </w:r>
          </w:hyperlink>
          <w:r w:rsidDel="00000000" w:rsidR="00000000" w:rsidRPr="00000000">
            <w:rPr>
              <w:rtl w:val="0"/>
            </w:rPr>
            <w:tab/>
          </w:r>
          <w:r w:rsidDel="00000000" w:rsidR="00000000" w:rsidRPr="00000000">
            <w:fldChar w:fldCharType="begin"/>
            <w:instrText xml:space="preserve"> PAGEREF _3gamq9k207in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10080"/>
            </w:tabs>
            <w:spacing w:before="60" w:line="240" w:lineRule="auto"/>
            <w:ind w:left="360" w:firstLine="0"/>
            <w:rPr/>
          </w:pPr>
          <w:hyperlink w:anchor="_pbf6oqcly2oa">
            <w:r w:rsidDel="00000000" w:rsidR="00000000" w:rsidRPr="00000000">
              <w:rPr>
                <w:rtl w:val="0"/>
              </w:rPr>
              <w:t xml:space="preserve">BITH / BITL</w:t>
            </w:r>
          </w:hyperlink>
          <w:r w:rsidDel="00000000" w:rsidR="00000000" w:rsidRPr="00000000">
            <w:rPr>
              <w:rtl w:val="0"/>
            </w:rPr>
            <w:tab/>
          </w:r>
          <w:r w:rsidDel="00000000" w:rsidR="00000000" w:rsidRPr="00000000">
            <w:fldChar w:fldCharType="begin"/>
            <w:instrText xml:space="preserve"> PAGEREF _pbf6oqcly2oa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10080"/>
            </w:tabs>
            <w:spacing w:before="60" w:line="240" w:lineRule="auto"/>
            <w:ind w:left="360" w:firstLine="0"/>
            <w:rPr/>
          </w:pPr>
          <w:hyperlink w:anchor="_hgixqtr6y6sz">
            <w:r w:rsidDel="00000000" w:rsidR="00000000" w:rsidRPr="00000000">
              <w:rPr>
                <w:rtl w:val="0"/>
              </w:rPr>
              <w:t xml:space="preserve">BITNOT</w:t>
            </w:r>
          </w:hyperlink>
          <w:r w:rsidDel="00000000" w:rsidR="00000000" w:rsidRPr="00000000">
            <w:rPr>
              <w:rtl w:val="0"/>
            </w:rPr>
            <w:tab/>
          </w:r>
          <w:r w:rsidDel="00000000" w:rsidR="00000000" w:rsidRPr="00000000">
            <w:fldChar w:fldCharType="begin"/>
            <w:instrText xml:space="preserve"> PAGEREF _hgixqtr6y6sz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10080"/>
            </w:tabs>
            <w:spacing w:before="60" w:line="240" w:lineRule="auto"/>
            <w:ind w:left="360" w:firstLine="0"/>
            <w:rPr/>
          </w:pPr>
          <w:hyperlink w:anchor="_v3oe9q9od6uf">
            <w:r w:rsidDel="00000000" w:rsidR="00000000" w:rsidRPr="00000000">
              <w:rPr>
                <w:rtl w:val="0"/>
              </w:rPr>
              <w:t xml:space="preserve">BITRND</w:t>
            </w:r>
          </w:hyperlink>
          <w:r w:rsidDel="00000000" w:rsidR="00000000" w:rsidRPr="00000000">
            <w:rPr>
              <w:rtl w:val="0"/>
            </w:rPr>
            <w:tab/>
          </w:r>
          <w:r w:rsidDel="00000000" w:rsidR="00000000" w:rsidRPr="00000000">
            <w:fldChar w:fldCharType="begin"/>
            <w:instrText xml:space="preserve"> PAGEREF _v3oe9q9od6uf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10080"/>
            </w:tabs>
            <w:spacing w:before="60" w:line="240" w:lineRule="auto"/>
            <w:ind w:left="360" w:firstLine="0"/>
            <w:rPr/>
          </w:pPr>
          <w:hyperlink w:anchor="_3961stdwxxh2">
            <w:r w:rsidDel="00000000" w:rsidR="00000000" w:rsidRPr="00000000">
              <w:rPr>
                <w:rtl w:val="0"/>
              </w:rPr>
              <w:t xml:space="preserve">BITZ / BITNZ</w:t>
            </w:r>
          </w:hyperlink>
          <w:r w:rsidDel="00000000" w:rsidR="00000000" w:rsidRPr="00000000">
            <w:rPr>
              <w:rtl w:val="0"/>
            </w:rPr>
            <w:tab/>
          </w:r>
          <w:r w:rsidDel="00000000" w:rsidR="00000000" w:rsidRPr="00000000">
            <w:fldChar w:fldCharType="begin"/>
            <w:instrText xml:space="preserve"> PAGEREF _3961stdwxxh2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10080"/>
            </w:tabs>
            <w:spacing w:before="60" w:line="240" w:lineRule="auto"/>
            <w:ind w:left="360" w:firstLine="0"/>
            <w:rPr/>
          </w:pPr>
          <w:hyperlink w:anchor="_nui8bnpnjowd">
            <w:r w:rsidDel="00000000" w:rsidR="00000000" w:rsidRPr="00000000">
              <w:rPr>
                <w:rtl w:val="0"/>
              </w:rPr>
              <w:t xml:space="preserve">BMASK</w:t>
            </w:r>
          </w:hyperlink>
          <w:r w:rsidDel="00000000" w:rsidR="00000000" w:rsidRPr="00000000">
            <w:rPr>
              <w:rtl w:val="0"/>
            </w:rPr>
            <w:tab/>
          </w:r>
          <w:r w:rsidDel="00000000" w:rsidR="00000000" w:rsidRPr="00000000">
            <w:fldChar w:fldCharType="begin"/>
            <w:instrText xml:space="preserve"> PAGEREF _nui8bnpnjowd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10080"/>
            </w:tabs>
            <w:spacing w:before="60" w:line="240" w:lineRule="auto"/>
            <w:ind w:left="360" w:firstLine="0"/>
            <w:rPr/>
          </w:pPr>
          <w:hyperlink w:anchor="_d8ho6miavbop">
            <w:r w:rsidDel="00000000" w:rsidR="00000000" w:rsidRPr="00000000">
              <w:rPr>
                <w:rtl w:val="0"/>
              </w:rPr>
              <w:t xml:space="preserve">BRK</w:t>
            </w:r>
          </w:hyperlink>
          <w:r w:rsidDel="00000000" w:rsidR="00000000" w:rsidRPr="00000000">
            <w:rPr>
              <w:rtl w:val="0"/>
            </w:rPr>
            <w:tab/>
          </w:r>
          <w:r w:rsidDel="00000000" w:rsidR="00000000" w:rsidRPr="00000000">
            <w:fldChar w:fldCharType="begin"/>
            <w:instrText xml:space="preserve"> PAGEREF _d8ho6miavbop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10080"/>
            </w:tabs>
            <w:spacing w:before="60" w:line="240" w:lineRule="auto"/>
            <w:ind w:left="360" w:firstLine="0"/>
            <w:rPr/>
          </w:pPr>
          <w:hyperlink w:anchor="_lrwvkfn726tn">
            <w:r w:rsidDel="00000000" w:rsidR="00000000" w:rsidRPr="00000000">
              <w:rPr>
                <w:rtl w:val="0"/>
              </w:rPr>
              <w:t xml:space="preserve">CALL</w:t>
            </w:r>
          </w:hyperlink>
          <w:r w:rsidDel="00000000" w:rsidR="00000000" w:rsidRPr="00000000">
            <w:rPr>
              <w:rtl w:val="0"/>
            </w:rPr>
            <w:tab/>
          </w:r>
          <w:r w:rsidDel="00000000" w:rsidR="00000000" w:rsidRPr="00000000">
            <w:fldChar w:fldCharType="begin"/>
            <w:instrText xml:space="preserve"> PAGEREF _lrwvkfn726tn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10080"/>
            </w:tabs>
            <w:spacing w:before="60" w:line="240" w:lineRule="auto"/>
            <w:ind w:left="360" w:firstLine="0"/>
            <w:rPr/>
          </w:pPr>
          <w:hyperlink w:anchor="_9bxg6hr5ntaa">
            <w:r w:rsidDel="00000000" w:rsidR="00000000" w:rsidRPr="00000000">
              <w:rPr>
                <w:rtl w:val="0"/>
              </w:rPr>
              <w:t xml:space="preserve">CALLA / CALLB</w:t>
            </w:r>
          </w:hyperlink>
          <w:r w:rsidDel="00000000" w:rsidR="00000000" w:rsidRPr="00000000">
            <w:rPr>
              <w:rtl w:val="0"/>
            </w:rPr>
            <w:tab/>
          </w:r>
          <w:r w:rsidDel="00000000" w:rsidR="00000000" w:rsidRPr="00000000">
            <w:fldChar w:fldCharType="begin"/>
            <w:instrText xml:space="preserve"> PAGEREF _9bxg6hr5ntaa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10080"/>
            </w:tabs>
            <w:spacing w:before="60" w:line="240" w:lineRule="auto"/>
            <w:ind w:left="360" w:firstLine="0"/>
            <w:rPr/>
          </w:pPr>
          <w:hyperlink w:anchor="_y34ndvfdx6a">
            <w:r w:rsidDel="00000000" w:rsidR="00000000" w:rsidRPr="00000000">
              <w:rPr>
                <w:rtl w:val="0"/>
              </w:rPr>
              <w:t xml:space="preserve">CALLD</w:t>
            </w:r>
          </w:hyperlink>
          <w:r w:rsidDel="00000000" w:rsidR="00000000" w:rsidRPr="00000000">
            <w:rPr>
              <w:rtl w:val="0"/>
            </w:rPr>
            <w:tab/>
          </w:r>
          <w:r w:rsidDel="00000000" w:rsidR="00000000" w:rsidRPr="00000000">
            <w:fldChar w:fldCharType="begin"/>
            <w:instrText xml:space="preserve"> PAGEREF _y34ndvfdx6a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10080"/>
            </w:tabs>
            <w:spacing w:before="60" w:line="240" w:lineRule="auto"/>
            <w:ind w:left="360" w:firstLine="0"/>
            <w:rPr/>
          </w:pPr>
          <w:hyperlink w:anchor="_11plynh8xrpt">
            <w:r w:rsidDel="00000000" w:rsidR="00000000" w:rsidRPr="00000000">
              <w:rPr>
                <w:rtl w:val="0"/>
              </w:rPr>
              <w:t xml:space="preserve">CALLPA / CALLPB</w:t>
            </w:r>
          </w:hyperlink>
          <w:r w:rsidDel="00000000" w:rsidR="00000000" w:rsidRPr="00000000">
            <w:rPr>
              <w:rtl w:val="0"/>
            </w:rPr>
            <w:tab/>
          </w:r>
          <w:r w:rsidDel="00000000" w:rsidR="00000000" w:rsidRPr="00000000">
            <w:fldChar w:fldCharType="begin"/>
            <w:instrText xml:space="preserve"> PAGEREF _11plynh8xrpt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10080"/>
            </w:tabs>
            <w:spacing w:before="60" w:line="240" w:lineRule="auto"/>
            <w:ind w:left="360" w:firstLine="0"/>
            <w:rPr/>
          </w:pPr>
          <w:hyperlink w:anchor="_jw7rhjdisro0">
            <w:r w:rsidDel="00000000" w:rsidR="00000000" w:rsidRPr="00000000">
              <w:rPr>
                <w:rtl w:val="0"/>
              </w:rPr>
              <w:t xml:space="preserve">CMP</w:t>
            </w:r>
          </w:hyperlink>
          <w:r w:rsidDel="00000000" w:rsidR="00000000" w:rsidRPr="00000000">
            <w:rPr>
              <w:rtl w:val="0"/>
            </w:rPr>
            <w:tab/>
          </w:r>
          <w:r w:rsidDel="00000000" w:rsidR="00000000" w:rsidRPr="00000000">
            <w:fldChar w:fldCharType="begin"/>
            <w:instrText xml:space="preserve"> PAGEREF _jw7rhjdisro0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10080"/>
            </w:tabs>
            <w:spacing w:before="60" w:line="240" w:lineRule="auto"/>
            <w:ind w:left="360" w:firstLine="0"/>
            <w:rPr/>
          </w:pPr>
          <w:hyperlink w:anchor="_xxivkrt1rtt">
            <w:r w:rsidDel="00000000" w:rsidR="00000000" w:rsidRPr="00000000">
              <w:rPr>
                <w:rtl w:val="0"/>
              </w:rPr>
              <w:t xml:space="preserve">CMPM</w:t>
            </w:r>
          </w:hyperlink>
          <w:r w:rsidDel="00000000" w:rsidR="00000000" w:rsidRPr="00000000">
            <w:rPr>
              <w:rtl w:val="0"/>
            </w:rPr>
            <w:tab/>
          </w:r>
          <w:r w:rsidDel="00000000" w:rsidR="00000000" w:rsidRPr="00000000">
            <w:fldChar w:fldCharType="begin"/>
            <w:instrText xml:space="preserve"> PAGEREF _xxivkrt1rtt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10080"/>
            </w:tabs>
            <w:spacing w:before="60" w:line="240" w:lineRule="auto"/>
            <w:ind w:left="360" w:firstLine="0"/>
            <w:rPr/>
          </w:pPr>
          <w:hyperlink w:anchor="_6j1a3848ozh3">
            <w:r w:rsidDel="00000000" w:rsidR="00000000" w:rsidRPr="00000000">
              <w:rPr>
                <w:rtl w:val="0"/>
              </w:rPr>
              <w:t xml:space="preserve">CMPR</w:t>
            </w:r>
          </w:hyperlink>
          <w:r w:rsidDel="00000000" w:rsidR="00000000" w:rsidRPr="00000000">
            <w:rPr>
              <w:rtl w:val="0"/>
            </w:rPr>
            <w:tab/>
          </w:r>
          <w:r w:rsidDel="00000000" w:rsidR="00000000" w:rsidRPr="00000000">
            <w:fldChar w:fldCharType="begin"/>
            <w:instrText xml:space="preserve"> PAGEREF _6j1a3848ozh3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10080"/>
            </w:tabs>
            <w:spacing w:before="60" w:line="240" w:lineRule="auto"/>
            <w:ind w:left="360" w:firstLine="0"/>
            <w:rPr/>
          </w:pPr>
          <w:hyperlink w:anchor="_nd6caax9v0zg">
            <w:r w:rsidDel="00000000" w:rsidR="00000000" w:rsidRPr="00000000">
              <w:rPr>
                <w:rtl w:val="0"/>
              </w:rPr>
              <w:t xml:space="preserve">CMPS</w:t>
            </w:r>
          </w:hyperlink>
          <w:r w:rsidDel="00000000" w:rsidR="00000000" w:rsidRPr="00000000">
            <w:rPr>
              <w:rtl w:val="0"/>
            </w:rPr>
            <w:tab/>
          </w:r>
          <w:r w:rsidDel="00000000" w:rsidR="00000000" w:rsidRPr="00000000">
            <w:fldChar w:fldCharType="begin"/>
            <w:instrText xml:space="preserve"> PAGEREF _nd6caax9v0zg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10080"/>
            </w:tabs>
            <w:spacing w:before="60" w:line="240" w:lineRule="auto"/>
            <w:ind w:left="360" w:firstLine="0"/>
            <w:rPr/>
          </w:pPr>
          <w:hyperlink w:anchor="_tvdyh2esm2qw">
            <w:r w:rsidDel="00000000" w:rsidR="00000000" w:rsidRPr="00000000">
              <w:rPr>
                <w:rtl w:val="0"/>
              </w:rPr>
              <w:t xml:space="preserve">CMPSUB</w:t>
            </w:r>
          </w:hyperlink>
          <w:r w:rsidDel="00000000" w:rsidR="00000000" w:rsidRPr="00000000">
            <w:rPr>
              <w:rtl w:val="0"/>
            </w:rPr>
            <w:tab/>
          </w:r>
          <w:r w:rsidDel="00000000" w:rsidR="00000000" w:rsidRPr="00000000">
            <w:fldChar w:fldCharType="begin"/>
            <w:instrText xml:space="preserve"> PAGEREF _tvdyh2esm2qw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10080"/>
            </w:tabs>
            <w:spacing w:before="60" w:line="240" w:lineRule="auto"/>
            <w:ind w:left="360" w:firstLine="0"/>
            <w:rPr/>
          </w:pPr>
          <w:hyperlink w:anchor="_ccc7sdk782ug">
            <w:r w:rsidDel="00000000" w:rsidR="00000000" w:rsidRPr="00000000">
              <w:rPr>
                <w:rtl w:val="0"/>
              </w:rPr>
              <w:t xml:space="preserve">CMPSX</w:t>
            </w:r>
          </w:hyperlink>
          <w:r w:rsidDel="00000000" w:rsidR="00000000" w:rsidRPr="00000000">
            <w:rPr>
              <w:rtl w:val="0"/>
            </w:rPr>
            <w:tab/>
          </w:r>
          <w:r w:rsidDel="00000000" w:rsidR="00000000" w:rsidRPr="00000000">
            <w:fldChar w:fldCharType="begin"/>
            <w:instrText xml:space="preserve"> PAGEREF _ccc7sdk782ug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10080"/>
            </w:tabs>
            <w:spacing w:before="60" w:line="240" w:lineRule="auto"/>
            <w:ind w:left="360" w:firstLine="0"/>
            <w:rPr/>
          </w:pPr>
          <w:hyperlink w:anchor="_3w81cwnriog1">
            <w:r w:rsidDel="00000000" w:rsidR="00000000" w:rsidRPr="00000000">
              <w:rPr>
                <w:rtl w:val="0"/>
              </w:rPr>
              <w:t xml:space="preserve">CMPX</w:t>
            </w:r>
          </w:hyperlink>
          <w:r w:rsidDel="00000000" w:rsidR="00000000" w:rsidRPr="00000000">
            <w:rPr>
              <w:rtl w:val="0"/>
            </w:rPr>
            <w:tab/>
          </w:r>
          <w:r w:rsidDel="00000000" w:rsidR="00000000" w:rsidRPr="00000000">
            <w:fldChar w:fldCharType="begin"/>
            <w:instrText xml:space="preserve"> PAGEREF _3w81cwnriog1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10080"/>
            </w:tabs>
            <w:spacing w:before="60" w:line="240" w:lineRule="auto"/>
            <w:ind w:left="360" w:firstLine="0"/>
            <w:rPr/>
          </w:pPr>
          <w:hyperlink w:anchor="_wx29grvrexs">
            <w:r w:rsidDel="00000000" w:rsidR="00000000" w:rsidRPr="00000000">
              <w:rPr>
                <w:rtl w:val="0"/>
              </w:rPr>
              <w:t xml:space="preserve">COGATN</w:t>
            </w:r>
          </w:hyperlink>
          <w:r w:rsidDel="00000000" w:rsidR="00000000" w:rsidRPr="00000000">
            <w:rPr>
              <w:rtl w:val="0"/>
            </w:rPr>
            <w:tab/>
          </w:r>
          <w:r w:rsidDel="00000000" w:rsidR="00000000" w:rsidRPr="00000000">
            <w:fldChar w:fldCharType="begin"/>
            <w:instrText xml:space="preserve"> PAGEREF _wx29grvrexs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10080"/>
            </w:tabs>
            <w:spacing w:before="60" w:line="240" w:lineRule="auto"/>
            <w:ind w:left="360" w:firstLine="0"/>
            <w:rPr/>
          </w:pPr>
          <w:hyperlink w:anchor="_okd9uhh52aur">
            <w:r w:rsidDel="00000000" w:rsidR="00000000" w:rsidRPr="00000000">
              <w:rPr>
                <w:rtl w:val="0"/>
              </w:rPr>
              <w:t xml:space="preserve">COGBRK</w:t>
            </w:r>
          </w:hyperlink>
          <w:r w:rsidDel="00000000" w:rsidR="00000000" w:rsidRPr="00000000">
            <w:rPr>
              <w:rtl w:val="0"/>
            </w:rPr>
            <w:tab/>
          </w:r>
          <w:r w:rsidDel="00000000" w:rsidR="00000000" w:rsidRPr="00000000">
            <w:fldChar w:fldCharType="begin"/>
            <w:instrText xml:space="preserve"> PAGEREF _okd9uhh52aur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10080"/>
            </w:tabs>
            <w:spacing w:before="60" w:line="240" w:lineRule="auto"/>
            <w:ind w:left="360" w:firstLine="0"/>
            <w:rPr/>
          </w:pPr>
          <w:hyperlink w:anchor="_uy4mwi8z5ww4">
            <w:r w:rsidDel="00000000" w:rsidR="00000000" w:rsidRPr="00000000">
              <w:rPr>
                <w:rtl w:val="0"/>
              </w:rPr>
              <w:t xml:space="preserve">COGID</w:t>
            </w:r>
          </w:hyperlink>
          <w:r w:rsidDel="00000000" w:rsidR="00000000" w:rsidRPr="00000000">
            <w:rPr>
              <w:rtl w:val="0"/>
            </w:rPr>
            <w:tab/>
          </w:r>
          <w:r w:rsidDel="00000000" w:rsidR="00000000" w:rsidRPr="00000000">
            <w:fldChar w:fldCharType="begin"/>
            <w:instrText xml:space="preserve"> PAGEREF _uy4mwi8z5ww4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10080"/>
            </w:tabs>
            <w:spacing w:before="60" w:line="240" w:lineRule="auto"/>
            <w:ind w:left="360" w:firstLine="0"/>
            <w:rPr/>
          </w:pPr>
          <w:hyperlink w:anchor="_5knlosjgh2sz">
            <w:r w:rsidDel="00000000" w:rsidR="00000000" w:rsidRPr="00000000">
              <w:rPr>
                <w:rtl w:val="0"/>
              </w:rPr>
              <w:t xml:space="preserve">COGINIT</w:t>
            </w:r>
          </w:hyperlink>
          <w:r w:rsidDel="00000000" w:rsidR="00000000" w:rsidRPr="00000000">
            <w:rPr>
              <w:rtl w:val="0"/>
            </w:rPr>
            <w:tab/>
          </w:r>
          <w:r w:rsidDel="00000000" w:rsidR="00000000" w:rsidRPr="00000000">
            <w:fldChar w:fldCharType="begin"/>
            <w:instrText xml:space="preserve"> PAGEREF _5knlosjgh2sz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10080"/>
            </w:tabs>
            <w:spacing w:before="60" w:line="240" w:lineRule="auto"/>
            <w:ind w:left="360" w:firstLine="0"/>
            <w:rPr/>
          </w:pPr>
          <w:hyperlink w:anchor="_eg5nftcbzayn">
            <w:r w:rsidDel="00000000" w:rsidR="00000000" w:rsidRPr="00000000">
              <w:rPr>
                <w:rtl w:val="0"/>
              </w:rPr>
              <w:t xml:space="preserve">COGSTOP</w:t>
            </w:r>
          </w:hyperlink>
          <w:r w:rsidDel="00000000" w:rsidR="00000000" w:rsidRPr="00000000">
            <w:rPr>
              <w:rtl w:val="0"/>
            </w:rPr>
            <w:tab/>
          </w:r>
          <w:r w:rsidDel="00000000" w:rsidR="00000000" w:rsidRPr="00000000">
            <w:fldChar w:fldCharType="begin"/>
            <w:instrText xml:space="preserve"> PAGEREF _eg5nftcbzayn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10080"/>
            </w:tabs>
            <w:spacing w:before="60" w:line="240" w:lineRule="auto"/>
            <w:ind w:left="360" w:firstLine="0"/>
            <w:rPr/>
          </w:pPr>
          <w:hyperlink w:anchor="_ofohv8f4qicc">
            <w:r w:rsidDel="00000000" w:rsidR="00000000" w:rsidRPr="00000000">
              <w:rPr>
                <w:rtl w:val="0"/>
              </w:rPr>
              <w:t xml:space="preserve">Conditions ( IF_x )</w:t>
            </w:r>
          </w:hyperlink>
          <w:r w:rsidDel="00000000" w:rsidR="00000000" w:rsidRPr="00000000">
            <w:rPr>
              <w:rtl w:val="0"/>
            </w:rPr>
            <w:tab/>
          </w:r>
          <w:r w:rsidDel="00000000" w:rsidR="00000000" w:rsidRPr="00000000">
            <w:fldChar w:fldCharType="begin"/>
            <w:instrText xml:space="preserve"> PAGEREF _ofohv8f4qicc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10080"/>
            </w:tabs>
            <w:spacing w:before="60" w:line="240" w:lineRule="auto"/>
            <w:ind w:left="360" w:firstLine="0"/>
            <w:rPr/>
          </w:pPr>
          <w:hyperlink w:anchor="_jjzqxknhgv63">
            <w:r w:rsidDel="00000000" w:rsidR="00000000" w:rsidRPr="00000000">
              <w:rPr>
                <w:rtl w:val="0"/>
              </w:rPr>
              <w:t xml:space="preserve">DECMOD</w:t>
            </w:r>
          </w:hyperlink>
          <w:r w:rsidDel="00000000" w:rsidR="00000000" w:rsidRPr="00000000">
            <w:rPr>
              <w:rtl w:val="0"/>
            </w:rPr>
            <w:tab/>
          </w:r>
          <w:r w:rsidDel="00000000" w:rsidR="00000000" w:rsidRPr="00000000">
            <w:fldChar w:fldCharType="begin"/>
            <w:instrText xml:space="preserve"> PAGEREF _jjzqxknhgv63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10080"/>
            </w:tabs>
            <w:spacing w:before="60" w:line="240" w:lineRule="auto"/>
            <w:ind w:left="360" w:firstLine="0"/>
            <w:rPr/>
          </w:pPr>
          <w:hyperlink w:anchor="_vp3efvde1vn6">
            <w:r w:rsidDel="00000000" w:rsidR="00000000" w:rsidRPr="00000000">
              <w:rPr>
                <w:rtl w:val="0"/>
              </w:rPr>
              <w:t xml:space="preserve">DECOD</w:t>
            </w:r>
          </w:hyperlink>
          <w:r w:rsidDel="00000000" w:rsidR="00000000" w:rsidRPr="00000000">
            <w:rPr>
              <w:rtl w:val="0"/>
            </w:rPr>
            <w:tab/>
          </w:r>
          <w:r w:rsidDel="00000000" w:rsidR="00000000" w:rsidRPr="00000000">
            <w:fldChar w:fldCharType="begin"/>
            <w:instrText xml:space="preserve"> PAGEREF _vp3efvde1vn6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10080"/>
            </w:tabs>
            <w:spacing w:before="60" w:line="240" w:lineRule="auto"/>
            <w:ind w:left="360" w:firstLine="0"/>
            <w:rPr/>
          </w:pPr>
          <w:hyperlink w:anchor="_q5818ady3ccx">
            <w:r w:rsidDel="00000000" w:rsidR="00000000" w:rsidRPr="00000000">
              <w:rPr>
                <w:rtl w:val="0"/>
              </w:rPr>
              <w:t xml:space="preserve">DIRC / DIRNC</w:t>
            </w:r>
          </w:hyperlink>
          <w:r w:rsidDel="00000000" w:rsidR="00000000" w:rsidRPr="00000000">
            <w:rPr>
              <w:rtl w:val="0"/>
            </w:rPr>
            <w:tab/>
          </w:r>
          <w:r w:rsidDel="00000000" w:rsidR="00000000" w:rsidRPr="00000000">
            <w:fldChar w:fldCharType="begin"/>
            <w:instrText xml:space="preserve"> PAGEREF _q5818ady3ccx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10080"/>
            </w:tabs>
            <w:spacing w:before="60" w:line="240" w:lineRule="auto"/>
            <w:ind w:left="360" w:firstLine="0"/>
            <w:rPr/>
          </w:pPr>
          <w:hyperlink w:anchor="_adfu0crzr5tx">
            <w:r w:rsidDel="00000000" w:rsidR="00000000" w:rsidRPr="00000000">
              <w:rPr>
                <w:rtl w:val="0"/>
              </w:rPr>
              <w:t xml:space="preserve">DIRH / DIRL</w:t>
            </w:r>
          </w:hyperlink>
          <w:r w:rsidDel="00000000" w:rsidR="00000000" w:rsidRPr="00000000">
            <w:rPr>
              <w:rtl w:val="0"/>
            </w:rPr>
            <w:tab/>
          </w:r>
          <w:r w:rsidDel="00000000" w:rsidR="00000000" w:rsidRPr="00000000">
            <w:fldChar w:fldCharType="begin"/>
            <w:instrText xml:space="preserve"> PAGEREF _adfu0crzr5tx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10080"/>
            </w:tabs>
            <w:spacing w:before="60" w:line="240" w:lineRule="auto"/>
            <w:ind w:left="360" w:firstLine="0"/>
            <w:rPr/>
          </w:pPr>
          <w:hyperlink w:anchor="_8cdi9p9b7vgm">
            <w:r w:rsidDel="00000000" w:rsidR="00000000" w:rsidRPr="00000000">
              <w:rPr>
                <w:rtl w:val="0"/>
              </w:rPr>
              <w:t xml:space="preserve">DIRNOT</w:t>
            </w:r>
          </w:hyperlink>
          <w:r w:rsidDel="00000000" w:rsidR="00000000" w:rsidRPr="00000000">
            <w:rPr>
              <w:rtl w:val="0"/>
            </w:rPr>
            <w:tab/>
          </w:r>
          <w:r w:rsidDel="00000000" w:rsidR="00000000" w:rsidRPr="00000000">
            <w:fldChar w:fldCharType="begin"/>
            <w:instrText xml:space="preserve"> PAGEREF _8cdi9p9b7vgm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10080"/>
            </w:tabs>
            <w:spacing w:before="60" w:line="240" w:lineRule="auto"/>
            <w:ind w:left="360" w:firstLine="0"/>
            <w:rPr/>
          </w:pPr>
          <w:hyperlink w:anchor="_5p7siddmqpeb">
            <w:r w:rsidDel="00000000" w:rsidR="00000000" w:rsidRPr="00000000">
              <w:rPr>
                <w:rtl w:val="0"/>
              </w:rPr>
              <w:t xml:space="preserve">DIRRND</w:t>
            </w:r>
          </w:hyperlink>
          <w:r w:rsidDel="00000000" w:rsidR="00000000" w:rsidRPr="00000000">
            <w:rPr>
              <w:rtl w:val="0"/>
            </w:rPr>
            <w:tab/>
          </w:r>
          <w:r w:rsidDel="00000000" w:rsidR="00000000" w:rsidRPr="00000000">
            <w:fldChar w:fldCharType="begin"/>
            <w:instrText xml:space="preserve"> PAGEREF _5p7siddmqpeb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10080"/>
            </w:tabs>
            <w:spacing w:before="60" w:line="240" w:lineRule="auto"/>
            <w:ind w:left="360" w:firstLine="0"/>
            <w:rPr/>
          </w:pPr>
          <w:hyperlink w:anchor="_eaobslhzfr83">
            <w:r w:rsidDel="00000000" w:rsidR="00000000" w:rsidRPr="00000000">
              <w:rPr>
                <w:rtl w:val="0"/>
              </w:rPr>
              <w:t xml:space="preserve">DIRZ / DIRNZ</w:t>
            </w:r>
          </w:hyperlink>
          <w:r w:rsidDel="00000000" w:rsidR="00000000" w:rsidRPr="00000000">
            <w:rPr>
              <w:rtl w:val="0"/>
            </w:rPr>
            <w:tab/>
          </w:r>
          <w:r w:rsidDel="00000000" w:rsidR="00000000" w:rsidRPr="00000000">
            <w:fldChar w:fldCharType="begin"/>
            <w:instrText xml:space="preserve"> PAGEREF _eaobslhzfr83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10080"/>
            </w:tabs>
            <w:spacing w:before="60" w:line="240" w:lineRule="auto"/>
            <w:ind w:left="360" w:firstLine="0"/>
            <w:rPr/>
          </w:pPr>
          <w:hyperlink w:anchor="_jdehvyhk3dz3">
            <w:r w:rsidDel="00000000" w:rsidR="00000000" w:rsidRPr="00000000">
              <w:rPr>
                <w:rtl w:val="0"/>
              </w:rPr>
              <w:t xml:space="preserve">DJF / DJNF</w:t>
            </w:r>
          </w:hyperlink>
          <w:r w:rsidDel="00000000" w:rsidR="00000000" w:rsidRPr="00000000">
            <w:rPr>
              <w:rtl w:val="0"/>
            </w:rPr>
            <w:tab/>
          </w:r>
          <w:r w:rsidDel="00000000" w:rsidR="00000000" w:rsidRPr="00000000">
            <w:fldChar w:fldCharType="begin"/>
            <w:instrText xml:space="preserve"> PAGEREF _jdehvyhk3dz3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10080"/>
            </w:tabs>
            <w:spacing w:before="60" w:line="240" w:lineRule="auto"/>
            <w:ind w:left="360" w:firstLine="0"/>
            <w:rPr/>
          </w:pPr>
          <w:hyperlink w:anchor="_dm4flu2kbbs">
            <w:r w:rsidDel="00000000" w:rsidR="00000000" w:rsidRPr="00000000">
              <w:rPr>
                <w:rtl w:val="0"/>
              </w:rPr>
              <w:t xml:space="preserve">DJZ / DJNZ</w:t>
            </w:r>
          </w:hyperlink>
          <w:r w:rsidDel="00000000" w:rsidR="00000000" w:rsidRPr="00000000">
            <w:rPr>
              <w:rtl w:val="0"/>
            </w:rPr>
            <w:tab/>
          </w:r>
          <w:r w:rsidDel="00000000" w:rsidR="00000000" w:rsidRPr="00000000">
            <w:fldChar w:fldCharType="begin"/>
            <w:instrText xml:space="preserve"> PAGEREF _dm4flu2kbbs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10080"/>
            </w:tabs>
            <w:spacing w:before="60" w:line="240" w:lineRule="auto"/>
            <w:ind w:left="360" w:firstLine="0"/>
            <w:rPr/>
          </w:pPr>
          <w:hyperlink w:anchor="_odv0wkzdsytw">
            <w:r w:rsidDel="00000000" w:rsidR="00000000" w:rsidRPr="00000000">
              <w:rPr>
                <w:rtl w:val="0"/>
              </w:rPr>
              <w:t xml:space="preserve">DRVC / DRVNC</w:t>
            </w:r>
          </w:hyperlink>
          <w:r w:rsidDel="00000000" w:rsidR="00000000" w:rsidRPr="00000000">
            <w:rPr>
              <w:rtl w:val="0"/>
            </w:rPr>
            <w:tab/>
          </w:r>
          <w:r w:rsidDel="00000000" w:rsidR="00000000" w:rsidRPr="00000000">
            <w:fldChar w:fldCharType="begin"/>
            <w:instrText xml:space="preserve"> PAGEREF _odv0wkzdsytw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10080"/>
            </w:tabs>
            <w:spacing w:before="60" w:line="240" w:lineRule="auto"/>
            <w:ind w:left="360" w:firstLine="0"/>
            <w:rPr/>
          </w:pPr>
          <w:hyperlink w:anchor="_cuc8iv9j9262">
            <w:r w:rsidDel="00000000" w:rsidR="00000000" w:rsidRPr="00000000">
              <w:rPr>
                <w:rtl w:val="0"/>
              </w:rPr>
              <w:t xml:space="preserve">DRVH / DRVL</w:t>
            </w:r>
          </w:hyperlink>
          <w:r w:rsidDel="00000000" w:rsidR="00000000" w:rsidRPr="00000000">
            <w:rPr>
              <w:rtl w:val="0"/>
            </w:rPr>
            <w:tab/>
          </w:r>
          <w:r w:rsidDel="00000000" w:rsidR="00000000" w:rsidRPr="00000000">
            <w:fldChar w:fldCharType="begin"/>
            <w:instrText xml:space="preserve"> PAGEREF _cuc8iv9j9262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10080"/>
            </w:tabs>
            <w:spacing w:before="60" w:line="240" w:lineRule="auto"/>
            <w:ind w:left="360" w:firstLine="0"/>
            <w:rPr/>
          </w:pPr>
          <w:hyperlink w:anchor="_ra3uexs4cuzi">
            <w:r w:rsidDel="00000000" w:rsidR="00000000" w:rsidRPr="00000000">
              <w:rPr>
                <w:rtl w:val="0"/>
              </w:rPr>
              <w:t xml:space="preserve">DRVNOT</w:t>
            </w:r>
          </w:hyperlink>
          <w:r w:rsidDel="00000000" w:rsidR="00000000" w:rsidRPr="00000000">
            <w:rPr>
              <w:rtl w:val="0"/>
            </w:rPr>
            <w:tab/>
          </w:r>
          <w:r w:rsidDel="00000000" w:rsidR="00000000" w:rsidRPr="00000000">
            <w:fldChar w:fldCharType="begin"/>
            <w:instrText xml:space="preserve"> PAGEREF _ra3uexs4cuzi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10080"/>
            </w:tabs>
            <w:spacing w:before="60" w:line="240" w:lineRule="auto"/>
            <w:ind w:left="360" w:firstLine="0"/>
            <w:rPr/>
          </w:pPr>
          <w:hyperlink w:anchor="_cfks3rynv54x">
            <w:r w:rsidDel="00000000" w:rsidR="00000000" w:rsidRPr="00000000">
              <w:rPr>
                <w:rtl w:val="0"/>
              </w:rPr>
              <w:t xml:space="preserve">DRVRND</w:t>
            </w:r>
          </w:hyperlink>
          <w:r w:rsidDel="00000000" w:rsidR="00000000" w:rsidRPr="00000000">
            <w:rPr>
              <w:rtl w:val="0"/>
            </w:rPr>
            <w:tab/>
          </w:r>
          <w:r w:rsidDel="00000000" w:rsidR="00000000" w:rsidRPr="00000000">
            <w:fldChar w:fldCharType="begin"/>
            <w:instrText xml:space="preserve"> PAGEREF _cfks3rynv54x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10080"/>
            </w:tabs>
            <w:spacing w:before="60" w:line="240" w:lineRule="auto"/>
            <w:ind w:left="360" w:firstLine="0"/>
            <w:rPr/>
          </w:pPr>
          <w:hyperlink w:anchor="_g20ikbjddn3e">
            <w:r w:rsidDel="00000000" w:rsidR="00000000" w:rsidRPr="00000000">
              <w:rPr>
                <w:rtl w:val="0"/>
              </w:rPr>
              <w:t xml:space="preserve">DRVZ / DRVNZ</w:t>
            </w:r>
          </w:hyperlink>
          <w:r w:rsidDel="00000000" w:rsidR="00000000" w:rsidRPr="00000000">
            <w:rPr>
              <w:rtl w:val="0"/>
            </w:rPr>
            <w:tab/>
          </w:r>
          <w:r w:rsidDel="00000000" w:rsidR="00000000" w:rsidRPr="00000000">
            <w:fldChar w:fldCharType="begin"/>
            <w:instrText xml:space="preserve"> PAGEREF _g20ikbjddn3e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10080"/>
            </w:tabs>
            <w:spacing w:before="60" w:line="240" w:lineRule="auto"/>
            <w:ind w:left="360" w:firstLine="0"/>
            <w:rPr/>
          </w:pPr>
          <w:hyperlink w:anchor="_brfhxn6t7t41">
            <w:r w:rsidDel="00000000" w:rsidR="00000000" w:rsidRPr="00000000">
              <w:rPr>
                <w:rtl w:val="0"/>
              </w:rPr>
              <w:t xml:space="preserve">ENCOD</w:t>
            </w:r>
          </w:hyperlink>
          <w:r w:rsidDel="00000000" w:rsidR="00000000" w:rsidRPr="00000000">
            <w:rPr>
              <w:rtl w:val="0"/>
            </w:rPr>
            <w:tab/>
          </w:r>
          <w:r w:rsidDel="00000000" w:rsidR="00000000" w:rsidRPr="00000000">
            <w:fldChar w:fldCharType="begin"/>
            <w:instrText xml:space="preserve"> PAGEREF _brfhxn6t7t41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10080"/>
            </w:tabs>
            <w:spacing w:before="60" w:line="240" w:lineRule="auto"/>
            <w:ind w:left="360" w:firstLine="0"/>
            <w:rPr/>
          </w:pPr>
          <w:hyperlink w:anchor="_2qhfue5jrv4x">
            <w:r w:rsidDel="00000000" w:rsidR="00000000" w:rsidRPr="00000000">
              <w:rPr>
                <w:rtl w:val="0"/>
              </w:rPr>
              <w:t xml:space="preserve">Effects ( WC, WZ, WCZ, ANDC, etc. )</w:t>
            </w:r>
          </w:hyperlink>
          <w:r w:rsidDel="00000000" w:rsidR="00000000" w:rsidRPr="00000000">
            <w:rPr>
              <w:rtl w:val="0"/>
            </w:rPr>
            <w:tab/>
          </w:r>
          <w:r w:rsidDel="00000000" w:rsidR="00000000" w:rsidRPr="00000000">
            <w:fldChar w:fldCharType="begin"/>
            <w:instrText xml:space="preserve"> PAGEREF _2qhfue5jrv4x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10080"/>
            </w:tabs>
            <w:spacing w:before="60" w:line="240" w:lineRule="auto"/>
            <w:ind w:left="360" w:firstLine="0"/>
            <w:rPr/>
          </w:pPr>
          <w:hyperlink w:anchor="_4qzq1q9ohttb">
            <w:r w:rsidDel="00000000" w:rsidR="00000000" w:rsidRPr="00000000">
              <w:rPr>
                <w:rtl w:val="0"/>
              </w:rPr>
              <w:t xml:space="preserve">FGE</w:t>
            </w:r>
          </w:hyperlink>
          <w:r w:rsidDel="00000000" w:rsidR="00000000" w:rsidRPr="00000000">
            <w:rPr>
              <w:rtl w:val="0"/>
            </w:rPr>
            <w:tab/>
          </w:r>
          <w:r w:rsidDel="00000000" w:rsidR="00000000" w:rsidRPr="00000000">
            <w:fldChar w:fldCharType="begin"/>
            <w:instrText xml:space="preserve"> PAGEREF _4qzq1q9ohttb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10080"/>
            </w:tabs>
            <w:spacing w:before="60" w:line="240" w:lineRule="auto"/>
            <w:ind w:left="360" w:firstLine="0"/>
            <w:rPr/>
          </w:pPr>
          <w:hyperlink w:anchor="_6pb8tmuj8hrq">
            <w:r w:rsidDel="00000000" w:rsidR="00000000" w:rsidRPr="00000000">
              <w:rPr>
                <w:rtl w:val="0"/>
              </w:rPr>
              <w:t xml:space="preserve">FGES</w:t>
            </w:r>
          </w:hyperlink>
          <w:r w:rsidDel="00000000" w:rsidR="00000000" w:rsidRPr="00000000">
            <w:rPr>
              <w:rtl w:val="0"/>
            </w:rPr>
            <w:tab/>
          </w:r>
          <w:r w:rsidDel="00000000" w:rsidR="00000000" w:rsidRPr="00000000">
            <w:fldChar w:fldCharType="begin"/>
            <w:instrText xml:space="preserve"> PAGEREF _6pb8tmuj8hrq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10080"/>
            </w:tabs>
            <w:spacing w:before="60" w:line="240" w:lineRule="auto"/>
            <w:ind w:left="360" w:firstLine="0"/>
            <w:rPr/>
          </w:pPr>
          <w:hyperlink w:anchor="_kjr0bke2otvv">
            <w:r w:rsidDel="00000000" w:rsidR="00000000" w:rsidRPr="00000000">
              <w:rPr>
                <w:rtl w:val="0"/>
              </w:rPr>
              <w:t xml:space="preserve">FLE</w:t>
            </w:r>
          </w:hyperlink>
          <w:r w:rsidDel="00000000" w:rsidR="00000000" w:rsidRPr="00000000">
            <w:rPr>
              <w:rtl w:val="0"/>
            </w:rPr>
            <w:tab/>
          </w:r>
          <w:r w:rsidDel="00000000" w:rsidR="00000000" w:rsidRPr="00000000">
            <w:fldChar w:fldCharType="begin"/>
            <w:instrText xml:space="preserve"> PAGEREF _kjr0bke2otvv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10080"/>
            </w:tabs>
            <w:spacing w:before="60" w:line="240" w:lineRule="auto"/>
            <w:ind w:left="360" w:firstLine="0"/>
            <w:rPr/>
          </w:pPr>
          <w:hyperlink w:anchor="_oo1zbqj5xudg">
            <w:r w:rsidDel="00000000" w:rsidR="00000000" w:rsidRPr="00000000">
              <w:rPr>
                <w:rtl w:val="0"/>
              </w:rPr>
              <w:t xml:space="preserve">FLES</w:t>
            </w:r>
          </w:hyperlink>
          <w:r w:rsidDel="00000000" w:rsidR="00000000" w:rsidRPr="00000000">
            <w:rPr>
              <w:rtl w:val="0"/>
            </w:rPr>
            <w:tab/>
          </w:r>
          <w:r w:rsidDel="00000000" w:rsidR="00000000" w:rsidRPr="00000000">
            <w:fldChar w:fldCharType="begin"/>
            <w:instrText xml:space="preserve"> PAGEREF _oo1zbqj5xudg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10080"/>
            </w:tabs>
            <w:spacing w:before="60" w:line="240" w:lineRule="auto"/>
            <w:ind w:left="360" w:firstLine="0"/>
            <w:rPr/>
          </w:pPr>
          <w:hyperlink w:anchor="_1lkdbkm563zm">
            <w:r w:rsidDel="00000000" w:rsidR="00000000" w:rsidRPr="00000000">
              <w:rPr>
                <w:rtl w:val="0"/>
              </w:rPr>
              <w:t xml:space="preserve">FLTC / FLTNC</w:t>
            </w:r>
          </w:hyperlink>
          <w:r w:rsidDel="00000000" w:rsidR="00000000" w:rsidRPr="00000000">
            <w:rPr>
              <w:rtl w:val="0"/>
            </w:rPr>
            <w:tab/>
          </w:r>
          <w:r w:rsidDel="00000000" w:rsidR="00000000" w:rsidRPr="00000000">
            <w:fldChar w:fldCharType="begin"/>
            <w:instrText xml:space="preserve"> PAGEREF _1lkdbkm563zm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10080"/>
            </w:tabs>
            <w:spacing w:before="60" w:line="240" w:lineRule="auto"/>
            <w:ind w:left="360" w:firstLine="0"/>
            <w:rPr/>
          </w:pPr>
          <w:hyperlink w:anchor="_rg1q051ww7h1">
            <w:r w:rsidDel="00000000" w:rsidR="00000000" w:rsidRPr="00000000">
              <w:rPr>
                <w:rtl w:val="0"/>
              </w:rPr>
              <w:t xml:space="preserve">FLTH / FLTL</w:t>
            </w:r>
          </w:hyperlink>
          <w:r w:rsidDel="00000000" w:rsidR="00000000" w:rsidRPr="00000000">
            <w:rPr>
              <w:rtl w:val="0"/>
            </w:rPr>
            <w:tab/>
          </w:r>
          <w:r w:rsidDel="00000000" w:rsidR="00000000" w:rsidRPr="00000000">
            <w:fldChar w:fldCharType="begin"/>
            <w:instrText xml:space="preserve"> PAGEREF _rg1q051ww7h1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10080"/>
            </w:tabs>
            <w:spacing w:before="60" w:line="240" w:lineRule="auto"/>
            <w:ind w:left="360" w:firstLine="0"/>
            <w:rPr/>
          </w:pPr>
          <w:hyperlink w:anchor="_3llxk0tkveub">
            <w:r w:rsidDel="00000000" w:rsidR="00000000" w:rsidRPr="00000000">
              <w:rPr>
                <w:rtl w:val="0"/>
              </w:rPr>
              <w:t xml:space="preserve">FLTNOT</w:t>
            </w:r>
          </w:hyperlink>
          <w:r w:rsidDel="00000000" w:rsidR="00000000" w:rsidRPr="00000000">
            <w:rPr>
              <w:rtl w:val="0"/>
            </w:rPr>
            <w:tab/>
          </w:r>
          <w:r w:rsidDel="00000000" w:rsidR="00000000" w:rsidRPr="00000000">
            <w:fldChar w:fldCharType="begin"/>
            <w:instrText xml:space="preserve"> PAGEREF _3llxk0tkveub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10080"/>
            </w:tabs>
            <w:spacing w:before="60" w:line="240" w:lineRule="auto"/>
            <w:ind w:left="360" w:firstLine="0"/>
            <w:rPr/>
          </w:pPr>
          <w:hyperlink w:anchor="_8wfub36x4ss6">
            <w:r w:rsidDel="00000000" w:rsidR="00000000" w:rsidRPr="00000000">
              <w:rPr>
                <w:rtl w:val="0"/>
              </w:rPr>
              <w:t xml:space="preserve">FLTRND</w:t>
            </w:r>
          </w:hyperlink>
          <w:r w:rsidDel="00000000" w:rsidR="00000000" w:rsidRPr="00000000">
            <w:rPr>
              <w:rtl w:val="0"/>
            </w:rPr>
            <w:tab/>
          </w:r>
          <w:r w:rsidDel="00000000" w:rsidR="00000000" w:rsidRPr="00000000">
            <w:fldChar w:fldCharType="begin"/>
            <w:instrText xml:space="preserve"> PAGEREF _8wfub36x4ss6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10080"/>
            </w:tabs>
            <w:spacing w:before="60" w:line="240" w:lineRule="auto"/>
            <w:ind w:left="360" w:firstLine="0"/>
            <w:rPr/>
          </w:pPr>
          <w:hyperlink w:anchor="_enfuevkmlntw">
            <w:r w:rsidDel="00000000" w:rsidR="00000000" w:rsidRPr="00000000">
              <w:rPr>
                <w:rtl w:val="0"/>
              </w:rPr>
              <w:t xml:space="preserve">FLTZ / FLTNZ</w:t>
            </w:r>
          </w:hyperlink>
          <w:r w:rsidDel="00000000" w:rsidR="00000000" w:rsidRPr="00000000">
            <w:rPr>
              <w:rtl w:val="0"/>
            </w:rPr>
            <w:tab/>
          </w:r>
          <w:r w:rsidDel="00000000" w:rsidR="00000000" w:rsidRPr="00000000">
            <w:fldChar w:fldCharType="begin"/>
            <w:instrText xml:space="preserve"> PAGEREF _enfuevkmlntw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10080"/>
            </w:tabs>
            <w:spacing w:before="60" w:line="240" w:lineRule="auto"/>
            <w:ind w:left="360" w:firstLine="0"/>
            <w:rPr/>
          </w:pPr>
          <w:hyperlink w:anchor="_t84l3o6tozfm">
            <w:r w:rsidDel="00000000" w:rsidR="00000000" w:rsidRPr="00000000">
              <w:rPr>
                <w:rtl w:val="0"/>
              </w:rPr>
              <w:t xml:space="preserve">GETBYTE</w:t>
            </w:r>
          </w:hyperlink>
          <w:r w:rsidDel="00000000" w:rsidR="00000000" w:rsidRPr="00000000">
            <w:rPr>
              <w:rtl w:val="0"/>
            </w:rPr>
            <w:tab/>
          </w:r>
          <w:r w:rsidDel="00000000" w:rsidR="00000000" w:rsidRPr="00000000">
            <w:fldChar w:fldCharType="begin"/>
            <w:instrText xml:space="preserve"> PAGEREF _t84l3o6tozfm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10080"/>
            </w:tabs>
            <w:spacing w:before="60" w:line="240" w:lineRule="auto"/>
            <w:ind w:left="360" w:firstLine="0"/>
            <w:rPr/>
          </w:pPr>
          <w:hyperlink w:anchor="_8yjp9q7d9ncx">
            <w:r w:rsidDel="00000000" w:rsidR="00000000" w:rsidRPr="00000000">
              <w:rPr>
                <w:rtl w:val="0"/>
              </w:rPr>
              <w:t xml:space="preserve">GETNIB</w:t>
            </w:r>
          </w:hyperlink>
          <w:r w:rsidDel="00000000" w:rsidR="00000000" w:rsidRPr="00000000">
            <w:rPr>
              <w:rtl w:val="0"/>
            </w:rPr>
            <w:tab/>
          </w:r>
          <w:r w:rsidDel="00000000" w:rsidR="00000000" w:rsidRPr="00000000">
            <w:fldChar w:fldCharType="begin"/>
            <w:instrText xml:space="preserve"> PAGEREF _8yjp9q7d9ncx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10080"/>
            </w:tabs>
            <w:spacing w:before="60" w:line="240" w:lineRule="auto"/>
            <w:ind w:left="360" w:firstLine="0"/>
            <w:rPr/>
          </w:pPr>
          <w:hyperlink w:anchor="_ppayepmbzjsl">
            <w:r w:rsidDel="00000000" w:rsidR="00000000" w:rsidRPr="00000000">
              <w:rPr>
                <w:rtl w:val="0"/>
              </w:rPr>
              <w:t xml:space="preserve">GETWORD</w:t>
            </w:r>
          </w:hyperlink>
          <w:r w:rsidDel="00000000" w:rsidR="00000000" w:rsidRPr="00000000">
            <w:rPr>
              <w:rtl w:val="0"/>
            </w:rPr>
            <w:tab/>
          </w:r>
          <w:r w:rsidDel="00000000" w:rsidR="00000000" w:rsidRPr="00000000">
            <w:fldChar w:fldCharType="begin"/>
            <w:instrText xml:space="preserve"> PAGEREF _ppayepmbzjsl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10080"/>
            </w:tabs>
            <w:spacing w:before="60" w:line="240" w:lineRule="auto"/>
            <w:ind w:left="360" w:firstLine="0"/>
            <w:rPr/>
          </w:pPr>
          <w:hyperlink w:anchor="_9k1omnbvvbdl">
            <w:r w:rsidDel="00000000" w:rsidR="00000000" w:rsidRPr="00000000">
              <w:rPr>
                <w:rtl w:val="0"/>
              </w:rPr>
              <w:t xml:space="preserve">IF_x (Conditions)</w:t>
            </w:r>
          </w:hyperlink>
          <w:r w:rsidDel="00000000" w:rsidR="00000000" w:rsidRPr="00000000">
            <w:rPr>
              <w:rtl w:val="0"/>
            </w:rPr>
            <w:tab/>
          </w:r>
          <w:r w:rsidDel="00000000" w:rsidR="00000000" w:rsidRPr="00000000">
            <w:fldChar w:fldCharType="begin"/>
            <w:instrText xml:space="preserve"> PAGEREF _9k1omnbvvbdl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10080"/>
            </w:tabs>
            <w:spacing w:before="60" w:line="240" w:lineRule="auto"/>
            <w:ind w:left="360" w:firstLine="0"/>
            <w:rPr/>
          </w:pPr>
          <w:hyperlink w:anchor="_q67no8uizffw">
            <w:r w:rsidDel="00000000" w:rsidR="00000000" w:rsidRPr="00000000">
              <w:rPr>
                <w:rtl w:val="0"/>
              </w:rPr>
              <w:t xml:space="preserve">IJZ / IJNZ</w:t>
            </w:r>
          </w:hyperlink>
          <w:r w:rsidDel="00000000" w:rsidR="00000000" w:rsidRPr="00000000">
            <w:rPr>
              <w:rtl w:val="0"/>
            </w:rPr>
            <w:tab/>
          </w:r>
          <w:r w:rsidDel="00000000" w:rsidR="00000000" w:rsidRPr="00000000">
            <w:fldChar w:fldCharType="begin"/>
            <w:instrText xml:space="preserve"> PAGEREF _q67no8uizffw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10080"/>
            </w:tabs>
            <w:spacing w:before="60" w:line="240" w:lineRule="auto"/>
            <w:ind w:left="360" w:firstLine="0"/>
            <w:rPr/>
          </w:pPr>
          <w:hyperlink w:anchor="_ln0kx81xiaak">
            <w:r w:rsidDel="00000000" w:rsidR="00000000" w:rsidRPr="00000000">
              <w:rPr>
                <w:rtl w:val="0"/>
              </w:rPr>
              <w:t xml:space="preserve">INCMOD</w:t>
            </w:r>
          </w:hyperlink>
          <w:r w:rsidDel="00000000" w:rsidR="00000000" w:rsidRPr="00000000">
            <w:rPr>
              <w:rtl w:val="0"/>
            </w:rPr>
            <w:tab/>
          </w:r>
          <w:r w:rsidDel="00000000" w:rsidR="00000000" w:rsidRPr="00000000">
            <w:fldChar w:fldCharType="begin"/>
            <w:instrText xml:space="preserve"> PAGEREF _ln0kx81xiaak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10080"/>
            </w:tabs>
            <w:spacing w:before="60" w:line="240" w:lineRule="auto"/>
            <w:ind w:left="360" w:firstLine="0"/>
            <w:rPr/>
          </w:pPr>
          <w:hyperlink w:anchor="_yfon3snogp62">
            <w:r w:rsidDel="00000000" w:rsidR="00000000" w:rsidRPr="00000000">
              <w:rPr>
                <w:rtl w:val="0"/>
              </w:rPr>
              <w:t xml:space="preserve">JATN / JNATN</w:t>
            </w:r>
          </w:hyperlink>
          <w:r w:rsidDel="00000000" w:rsidR="00000000" w:rsidRPr="00000000">
            <w:rPr>
              <w:rtl w:val="0"/>
            </w:rPr>
            <w:tab/>
          </w:r>
          <w:r w:rsidDel="00000000" w:rsidR="00000000" w:rsidRPr="00000000">
            <w:fldChar w:fldCharType="begin"/>
            <w:instrText xml:space="preserve"> PAGEREF _yfon3snogp62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10080"/>
            </w:tabs>
            <w:spacing w:before="60" w:line="240" w:lineRule="auto"/>
            <w:ind w:left="360" w:firstLine="0"/>
            <w:rPr/>
          </w:pPr>
          <w:hyperlink w:anchor="_fryvonwfped0">
            <w:r w:rsidDel="00000000" w:rsidR="00000000" w:rsidRPr="00000000">
              <w:rPr>
                <w:rtl w:val="0"/>
              </w:rPr>
              <w:t xml:space="preserve">JCT1/2/3 / JNCT1/2/3</w:t>
            </w:r>
          </w:hyperlink>
          <w:r w:rsidDel="00000000" w:rsidR="00000000" w:rsidRPr="00000000">
            <w:rPr>
              <w:rtl w:val="0"/>
            </w:rPr>
            <w:tab/>
          </w:r>
          <w:r w:rsidDel="00000000" w:rsidR="00000000" w:rsidRPr="00000000">
            <w:fldChar w:fldCharType="begin"/>
            <w:instrText xml:space="preserve"> PAGEREF _fryvonwfped0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10080"/>
            </w:tabs>
            <w:spacing w:before="60" w:line="240" w:lineRule="auto"/>
            <w:ind w:left="360" w:firstLine="0"/>
            <w:rPr/>
          </w:pPr>
          <w:hyperlink w:anchor="_miks298accr1">
            <w:r w:rsidDel="00000000" w:rsidR="00000000" w:rsidRPr="00000000">
              <w:rPr>
                <w:rtl w:val="0"/>
              </w:rPr>
              <w:t xml:space="preserve">JFBW / JNFBW</w:t>
            </w:r>
          </w:hyperlink>
          <w:r w:rsidDel="00000000" w:rsidR="00000000" w:rsidRPr="00000000">
            <w:rPr>
              <w:rtl w:val="0"/>
            </w:rPr>
            <w:tab/>
          </w:r>
          <w:r w:rsidDel="00000000" w:rsidR="00000000" w:rsidRPr="00000000">
            <w:fldChar w:fldCharType="begin"/>
            <w:instrText xml:space="preserve"> PAGEREF _miks298accr1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10080"/>
            </w:tabs>
            <w:spacing w:before="60" w:line="240" w:lineRule="auto"/>
            <w:ind w:left="360" w:firstLine="0"/>
            <w:rPr/>
          </w:pPr>
          <w:hyperlink w:anchor="_wzi7hl4t1ffr">
            <w:r w:rsidDel="00000000" w:rsidR="00000000" w:rsidRPr="00000000">
              <w:rPr>
                <w:rtl w:val="0"/>
              </w:rPr>
              <w:t xml:space="preserve">JINT / JNINT</w:t>
            </w:r>
          </w:hyperlink>
          <w:r w:rsidDel="00000000" w:rsidR="00000000" w:rsidRPr="00000000">
            <w:rPr>
              <w:rtl w:val="0"/>
            </w:rPr>
            <w:tab/>
          </w:r>
          <w:r w:rsidDel="00000000" w:rsidR="00000000" w:rsidRPr="00000000">
            <w:fldChar w:fldCharType="begin"/>
            <w:instrText xml:space="preserve"> PAGEREF _wzi7hl4t1ffr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10080"/>
            </w:tabs>
            <w:spacing w:before="60" w:line="240" w:lineRule="auto"/>
            <w:ind w:left="360" w:firstLine="0"/>
            <w:rPr/>
          </w:pPr>
          <w:hyperlink w:anchor="_dpv2q3yh9cay">
            <w:r w:rsidDel="00000000" w:rsidR="00000000" w:rsidRPr="00000000">
              <w:rPr>
                <w:rtl w:val="0"/>
              </w:rPr>
              <w:t xml:space="preserve">JPAT / JNPAT</w:t>
            </w:r>
          </w:hyperlink>
          <w:r w:rsidDel="00000000" w:rsidR="00000000" w:rsidRPr="00000000">
            <w:rPr>
              <w:rtl w:val="0"/>
            </w:rPr>
            <w:tab/>
          </w:r>
          <w:r w:rsidDel="00000000" w:rsidR="00000000" w:rsidRPr="00000000">
            <w:fldChar w:fldCharType="begin"/>
            <w:instrText xml:space="preserve"> PAGEREF _dpv2q3yh9cay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10080"/>
            </w:tabs>
            <w:spacing w:before="60" w:line="240" w:lineRule="auto"/>
            <w:ind w:left="360" w:firstLine="0"/>
            <w:rPr/>
          </w:pPr>
          <w:hyperlink w:anchor="_fik5o0ebifr2">
            <w:r w:rsidDel="00000000" w:rsidR="00000000" w:rsidRPr="00000000">
              <w:rPr>
                <w:rtl w:val="0"/>
              </w:rPr>
              <w:t xml:space="preserve">JQMT / JNQMT</w:t>
            </w:r>
          </w:hyperlink>
          <w:r w:rsidDel="00000000" w:rsidR="00000000" w:rsidRPr="00000000">
            <w:rPr>
              <w:rtl w:val="0"/>
            </w:rPr>
            <w:tab/>
          </w:r>
          <w:r w:rsidDel="00000000" w:rsidR="00000000" w:rsidRPr="00000000">
            <w:fldChar w:fldCharType="begin"/>
            <w:instrText xml:space="preserve"> PAGEREF _fik5o0ebifr2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10080"/>
            </w:tabs>
            <w:spacing w:before="60" w:line="240" w:lineRule="auto"/>
            <w:ind w:left="360" w:firstLine="0"/>
            <w:rPr/>
          </w:pPr>
          <w:hyperlink w:anchor="_nv0zohzajupf">
            <w:r w:rsidDel="00000000" w:rsidR="00000000" w:rsidRPr="00000000">
              <w:rPr>
                <w:rtl w:val="0"/>
              </w:rPr>
              <w:t xml:space="preserve">JSE1/2/3/4 / JNSE1/2/3/4</w:t>
            </w:r>
          </w:hyperlink>
          <w:r w:rsidDel="00000000" w:rsidR="00000000" w:rsidRPr="00000000">
            <w:rPr>
              <w:rtl w:val="0"/>
            </w:rPr>
            <w:tab/>
          </w:r>
          <w:r w:rsidDel="00000000" w:rsidR="00000000" w:rsidRPr="00000000">
            <w:fldChar w:fldCharType="begin"/>
            <w:instrText xml:space="preserve"> PAGEREF _nv0zohzajupf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10080"/>
            </w:tabs>
            <w:spacing w:before="60" w:line="240" w:lineRule="auto"/>
            <w:ind w:left="360" w:firstLine="0"/>
            <w:rPr/>
          </w:pPr>
          <w:hyperlink w:anchor="_k5iotkp9d869">
            <w:r w:rsidDel="00000000" w:rsidR="00000000" w:rsidRPr="00000000">
              <w:rPr>
                <w:rtl w:val="0"/>
              </w:rPr>
              <w:t xml:space="preserve">JXFI / JNXFI</w:t>
            </w:r>
          </w:hyperlink>
          <w:r w:rsidDel="00000000" w:rsidR="00000000" w:rsidRPr="00000000">
            <w:rPr>
              <w:rtl w:val="0"/>
            </w:rPr>
            <w:tab/>
          </w:r>
          <w:r w:rsidDel="00000000" w:rsidR="00000000" w:rsidRPr="00000000">
            <w:fldChar w:fldCharType="begin"/>
            <w:instrText xml:space="preserve"> PAGEREF _k5iotkp9d869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10080"/>
            </w:tabs>
            <w:spacing w:before="60" w:line="240" w:lineRule="auto"/>
            <w:ind w:left="360" w:firstLine="0"/>
            <w:rPr/>
          </w:pPr>
          <w:hyperlink w:anchor="_izeyc7za5235">
            <w:r w:rsidDel="00000000" w:rsidR="00000000" w:rsidRPr="00000000">
              <w:rPr>
                <w:rtl w:val="0"/>
              </w:rPr>
              <w:t xml:space="preserve">JXMT / JNXMT</w:t>
            </w:r>
          </w:hyperlink>
          <w:r w:rsidDel="00000000" w:rsidR="00000000" w:rsidRPr="00000000">
            <w:rPr>
              <w:rtl w:val="0"/>
            </w:rPr>
            <w:tab/>
          </w:r>
          <w:r w:rsidDel="00000000" w:rsidR="00000000" w:rsidRPr="00000000">
            <w:fldChar w:fldCharType="begin"/>
            <w:instrText xml:space="preserve"> PAGEREF _izeyc7za5235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10080"/>
            </w:tabs>
            <w:spacing w:before="60" w:line="240" w:lineRule="auto"/>
            <w:ind w:left="360" w:firstLine="0"/>
            <w:rPr/>
          </w:pPr>
          <w:hyperlink w:anchor="_43ntogxc32ez">
            <w:r w:rsidDel="00000000" w:rsidR="00000000" w:rsidRPr="00000000">
              <w:rPr>
                <w:rtl w:val="0"/>
              </w:rPr>
              <w:t xml:space="preserve">JXRL / JNXRL</w:t>
            </w:r>
          </w:hyperlink>
          <w:r w:rsidDel="00000000" w:rsidR="00000000" w:rsidRPr="00000000">
            <w:rPr>
              <w:rtl w:val="0"/>
            </w:rPr>
            <w:tab/>
          </w:r>
          <w:r w:rsidDel="00000000" w:rsidR="00000000" w:rsidRPr="00000000">
            <w:fldChar w:fldCharType="begin"/>
            <w:instrText xml:space="preserve"> PAGEREF _43ntogxc32ez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10080"/>
            </w:tabs>
            <w:spacing w:before="60" w:line="240" w:lineRule="auto"/>
            <w:ind w:left="360" w:firstLine="0"/>
            <w:rPr/>
          </w:pPr>
          <w:hyperlink w:anchor="_gut56vubumxk">
            <w:r w:rsidDel="00000000" w:rsidR="00000000" w:rsidRPr="00000000">
              <w:rPr>
                <w:rtl w:val="0"/>
              </w:rPr>
              <w:t xml:space="preserve">JXRO / JNXRO</w:t>
            </w:r>
          </w:hyperlink>
          <w:r w:rsidDel="00000000" w:rsidR="00000000" w:rsidRPr="00000000">
            <w:rPr>
              <w:rtl w:val="0"/>
            </w:rPr>
            <w:tab/>
          </w:r>
          <w:r w:rsidDel="00000000" w:rsidR="00000000" w:rsidRPr="00000000">
            <w:fldChar w:fldCharType="begin"/>
            <w:instrText xml:space="preserve"> PAGEREF _gut56vubumxk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10080"/>
            </w:tabs>
            <w:spacing w:before="60" w:line="240" w:lineRule="auto"/>
            <w:ind w:left="360" w:firstLine="0"/>
            <w:rPr/>
          </w:pPr>
          <w:hyperlink w:anchor="_m3xduhu6qlur">
            <w:r w:rsidDel="00000000" w:rsidR="00000000" w:rsidRPr="00000000">
              <w:rPr>
                <w:rtl w:val="0"/>
              </w:rPr>
              <w:t xml:space="preserve">MODC / MODZ / MODCZ</w:t>
            </w:r>
          </w:hyperlink>
          <w:r w:rsidDel="00000000" w:rsidR="00000000" w:rsidRPr="00000000">
            <w:rPr>
              <w:rtl w:val="0"/>
            </w:rPr>
            <w:tab/>
          </w:r>
          <w:r w:rsidDel="00000000" w:rsidR="00000000" w:rsidRPr="00000000">
            <w:fldChar w:fldCharType="begin"/>
            <w:instrText xml:space="preserve"> PAGEREF _m3xduhu6qlur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10080"/>
            </w:tabs>
            <w:spacing w:before="60" w:line="240" w:lineRule="auto"/>
            <w:ind w:left="360" w:firstLine="0"/>
            <w:rPr/>
          </w:pPr>
          <w:hyperlink w:anchor="_s858lrxz52tn">
            <w:r w:rsidDel="00000000" w:rsidR="00000000" w:rsidRPr="00000000">
              <w:rPr>
                <w:rtl w:val="0"/>
              </w:rPr>
              <w:t xml:space="preserve">MOV</w:t>
            </w:r>
          </w:hyperlink>
          <w:r w:rsidDel="00000000" w:rsidR="00000000" w:rsidRPr="00000000">
            <w:rPr>
              <w:rtl w:val="0"/>
            </w:rPr>
            <w:tab/>
          </w:r>
          <w:r w:rsidDel="00000000" w:rsidR="00000000" w:rsidRPr="00000000">
            <w:fldChar w:fldCharType="begin"/>
            <w:instrText xml:space="preserve"> PAGEREF _s858lrxz52tn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10080"/>
            </w:tabs>
            <w:spacing w:before="60" w:line="240" w:lineRule="auto"/>
            <w:ind w:left="360" w:firstLine="0"/>
            <w:rPr/>
          </w:pPr>
          <w:hyperlink w:anchor="_wv511llidyd6">
            <w:r w:rsidDel="00000000" w:rsidR="00000000" w:rsidRPr="00000000">
              <w:rPr>
                <w:rtl w:val="0"/>
              </w:rPr>
              <w:t xml:space="preserve">MUL</w:t>
            </w:r>
          </w:hyperlink>
          <w:r w:rsidDel="00000000" w:rsidR="00000000" w:rsidRPr="00000000">
            <w:rPr>
              <w:rtl w:val="0"/>
            </w:rPr>
            <w:tab/>
          </w:r>
          <w:r w:rsidDel="00000000" w:rsidR="00000000" w:rsidRPr="00000000">
            <w:fldChar w:fldCharType="begin"/>
            <w:instrText xml:space="preserve"> PAGEREF _wv511llidyd6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10080"/>
            </w:tabs>
            <w:spacing w:before="60" w:line="240" w:lineRule="auto"/>
            <w:ind w:left="360" w:firstLine="0"/>
            <w:rPr/>
          </w:pPr>
          <w:hyperlink w:anchor="_9awkxilhgl30">
            <w:r w:rsidDel="00000000" w:rsidR="00000000" w:rsidRPr="00000000">
              <w:rPr>
                <w:rtl w:val="0"/>
              </w:rPr>
              <w:t xml:space="preserve">MULS</w:t>
            </w:r>
          </w:hyperlink>
          <w:r w:rsidDel="00000000" w:rsidR="00000000" w:rsidRPr="00000000">
            <w:rPr>
              <w:rtl w:val="0"/>
            </w:rPr>
            <w:tab/>
          </w:r>
          <w:r w:rsidDel="00000000" w:rsidR="00000000" w:rsidRPr="00000000">
            <w:fldChar w:fldCharType="begin"/>
            <w:instrText xml:space="preserve"> PAGEREF _9awkxilhgl30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10080"/>
            </w:tabs>
            <w:spacing w:before="60" w:line="240" w:lineRule="auto"/>
            <w:ind w:left="360" w:firstLine="0"/>
            <w:rPr/>
          </w:pPr>
          <w:hyperlink w:anchor="_hujma23idlak">
            <w:r w:rsidDel="00000000" w:rsidR="00000000" w:rsidRPr="00000000">
              <w:rPr>
                <w:rtl w:val="0"/>
              </w:rPr>
              <w:t xml:space="preserve">MUXC / MUXNC</w:t>
            </w:r>
          </w:hyperlink>
          <w:r w:rsidDel="00000000" w:rsidR="00000000" w:rsidRPr="00000000">
            <w:rPr>
              <w:rtl w:val="0"/>
            </w:rPr>
            <w:tab/>
          </w:r>
          <w:r w:rsidDel="00000000" w:rsidR="00000000" w:rsidRPr="00000000">
            <w:fldChar w:fldCharType="begin"/>
            <w:instrText xml:space="preserve"> PAGEREF _hujma23idlak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10080"/>
            </w:tabs>
            <w:spacing w:before="60" w:line="240" w:lineRule="auto"/>
            <w:ind w:left="360" w:firstLine="0"/>
            <w:rPr/>
          </w:pPr>
          <w:hyperlink w:anchor="_so9xp16tbilq">
            <w:r w:rsidDel="00000000" w:rsidR="00000000" w:rsidRPr="00000000">
              <w:rPr>
                <w:rtl w:val="0"/>
              </w:rPr>
              <w:t xml:space="preserve">MUXNIBS</w:t>
            </w:r>
          </w:hyperlink>
          <w:r w:rsidDel="00000000" w:rsidR="00000000" w:rsidRPr="00000000">
            <w:rPr>
              <w:rtl w:val="0"/>
            </w:rPr>
            <w:tab/>
          </w:r>
          <w:r w:rsidDel="00000000" w:rsidR="00000000" w:rsidRPr="00000000">
            <w:fldChar w:fldCharType="begin"/>
            <w:instrText xml:space="preserve"> PAGEREF _so9xp16tbilq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10080"/>
            </w:tabs>
            <w:spacing w:before="60" w:line="240" w:lineRule="auto"/>
            <w:ind w:left="360" w:firstLine="0"/>
            <w:rPr/>
          </w:pPr>
          <w:hyperlink w:anchor="_xa6h00k6yh91">
            <w:r w:rsidDel="00000000" w:rsidR="00000000" w:rsidRPr="00000000">
              <w:rPr>
                <w:rtl w:val="0"/>
              </w:rPr>
              <w:t xml:space="preserve">MUXNITS</w:t>
            </w:r>
          </w:hyperlink>
          <w:r w:rsidDel="00000000" w:rsidR="00000000" w:rsidRPr="00000000">
            <w:rPr>
              <w:rtl w:val="0"/>
            </w:rPr>
            <w:tab/>
          </w:r>
          <w:r w:rsidDel="00000000" w:rsidR="00000000" w:rsidRPr="00000000">
            <w:fldChar w:fldCharType="begin"/>
            <w:instrText xml:space="preserve"> PAGEREF _xa6h00k6yh91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10080"/>
            </w:tabs>
            <w:spacing w:before="60" w:line="240" w:lineRule="auto"/>
            <w:ind w:left="360" w:firstLine="0"/>
            <w:rPr/>
          </w:pPr>
          <w:hyperlink w:anchor="_gg86hluj11kt">
            <w:r w:rsidDel="00000000" w:rsidR="00000000" w:rsidRPr="00000000">
              <w:rPr>
                <w:rtl w:val="0"/>
              </w:rPr>
              <w:t xml:space="preserve">MUXQ</w:t>
            </w:r>
          </w:hyperlink>
          <w:r w:rsidDel="00000000" w:rsidR="00000000" w:rsidRPr="00000000">
            <w:rPr>
              <w:rtl w:val="0"/>
            </w:rPr>
            <w:tab/>
          </w:r>
          <w:r w:rsidDel="00000000" w:rsidR="00000000" w:rsidRPr="00000000">
            <w:fldChar w:fldCharType="begin"/>
            <w:instrText xml:space="preserve"> PAGEREF _gg86hluj11kt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10080"/>
            </w:tabs>
            <w:spacing w:before="60" w:line="240" w:lineRule="auto"/>
            <w:ind w:left="360" w:firstLine="0"/>
            <w:rPr/>
          </w:pPr>
          <w:hyperlink w:anchor="_fsy0qkuiqsd6">
            <w:r w:rsidDel="00000000" w:rsidR="00000000" w:rsidRPr="00000000">
              <w:rPr>
                <w:rtl w:val="0"/>
              </w:rPr>
              <w:t xml:space="preserve">MUXZ / MUXNZ</w:t>
            </w:r>
          </w:hyperlink>
          <w:r w:rsidDel="00000000" w:rsidR="00000000" w:rsidRPr="00000000">
            <w:rPr>
              <w:rtl w:val="0"/>
            </w:rPr>
            <w:tab/>
          </w:r>
          <w:r w:rsidDel="00000000" w:rsidR="00000000" w:rsidRPr="00000000">
            <w:fldChar w:fldCharType="begin"/>
            <w:instrText xml:space="preserve"> PAGEREF _fsy0qkuiqsd6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10080"/>
            </w:tabs>
            <w:spacing w:before="60" w:line="240" w:lineRule="auto"/>
            <w:ind w:left="360" w:firstLine="0"/>
            <w:rPr/>
          </w:pPr>
          <w:hyperlink w:anchor="_ied83z8c60zq">
            <w:r w:rsidDel="00000000" w:rsidR="00000000" w:rsidRPr="00000000">
              <w:rPr>
                <w:rtl w:val="0"/>
              </w:rPr>
              <w:t xml:space="preserve">NEG</w:t>
            </w:r>
          </w:hyperlink>
          <w:r w:rsidDel="00000000" w:rsidR="00000000" w:rsidRPr="00000000">
            <w:rPr>
              <w:rtl w:val="0"/>
            </w:rPr>
            <w:tab/>
          </w:r>
          <w:r w:rsidDel="00000000" w:rsidR="00000000" w:rsidRPr="00000000">
            <w:fldChar w:fldCharType="begin"/>
            <w:instrText xml:space="preserve"> PAGEREF _ied83z8c60zq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10080"/>
            </w:tabs>
            <w:spacing w:before="60" w:line="240" w:lineRule="auto"/>
            <w:ind w:left="360" w:firstLine="0"/>
            <w:rPr/>
          </w:pPr>
          <w:hyperlink w:anchor="_jlhwuat7bnkq">
            <w:r w:rsidDel="00000000" w:rsidR="00000000" w:rsidRPr="00000000">
              <w:rPr>
                <w:rtl w:val="0"/>
              </w:rPr>
              <w:t xml:space="preserve">NEGC</w:t>
            </w:r>
          </w:hyperlink>
          <w:r w:rsidDel="00000000" w:rsidR="00000000" w:rsidRPr="00000000">
            <w:rPr>
              <w:rtl w:val="0"/>
            </w:rPr>
            <w:tab/>
          </w:r>
          <w:r w:rsidDel="00000000" w:rsidR="00000000" w:rsidRPr="00000000">
            <w:fldChar w:fldCharType="begin"/>
            <w:instrText xml:space="preserve"> PAGEREF _jlhwuat7bnkq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10080"/>
            </w:tabs>
            <w:spacing w:before="60" w:line="240" w:lineRule="auto"/>
            <w:ind w:left="360" w:firstLine="0"/>
            <w:rPr/>
          </w:pPr>
          <w:hyperlink w:anchor="_323cveis97t7">
            <w:r w:rsidDel="00000000" w:rsidR="00000000" w:rsidRPr="00000000">
              <w:rPr>
                <w:rtl w:val="0"/>
              </w:rPr>
              <w:t xml:space="preserve">NEGNC</w:t>
            </w:r>
          </w:hyperlink>
          <w:r w:rsidDel="00000000" w:rsidR="00000000" w:rsidRPr="00000000">
            <w:rPr>
              <w:rtl w:val="0"/>
            </w:rPr>
            <w:tab/>
          </w:r>
          <w:r w:rsidDel="00000000" w:rsidR="00000000" w:rsidRPr="00000000">
            <w:fldChar w:fldCharType="begin"/>
            <w:instrText xml:space="preserve"> PAGEREF _323cveis97t7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10080"/>
            </w:tabs>
            <w:spacing w:before="60" w:line="240" w:lineRule="auto"/>
            <w:ind w:left="360" w:firstLine="0"/>
            <w:rPr/>
          </w:pPr>
          <w:hyperlink w:anchor="_z1ulw37qnpt4">
            <w:r w:rsidDel="00000000" w:rsidR="00000000" w:rsidRPr="00000000">
              <w:rPr>
                <w:rtl w:val="0"/>
              </w:rPr>
              <w:t xml:space="preserve">NEGNZ</w:t>
            </w:r>
          </w:hyperlink>
          <w:r w:rsidDel="00000000" w:rsidR="00000000" w:rsidRPr="00000000">
            <w:rPr>
              <w:rtl w:val="0"/>
            </w:rPr>
            <w:tab/>
          </w:r>
          <w:r w:rsidDel="00000000" w:rsidR="00000000" w:rsidRPr="00000000">
            <w:fldChar w:fldCharType="begin"/>
            <w:instrText xml:space="preserve"> PAGEREF _z1ulw37qnpt4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10080"/>
            </w:tabs>
            <w:spacing w:before="60" w:line="240" w:lineRule="auto"/>
            <w:ind w:left="360" w:firstLine="0"/>
            <w:rPr/>
          </w:pPr>
          <w:hyperlink w:anchor="_5vu7vu1xc9tm">
            <w:r w:rsidDel="00000000" w:rsidR="00000000" w:rsidRPr="00000000">
              <w:rPr>
                <w:rtl w:val="0"/>
              </w:rPr>
              <w:t xml:space="preserve">NEGZ</w:t>
            </w:r>
          </w:hyperlink>
          <w:r w:rsidDel="00000000" w:rsidR="00000000" w:rsidRPr="00000000">
            <w:rPr>
              <w:rtl w:val="0"/>
            </w:rPr>
            <w:tab/>
          </w:r>
          <w:r w:rsidDel="00000000" w:rsidR="00000000" w:rsidRPr="00000000">
            <w:fldChar w:fldCharType="begin"/>
            <w:instrText xml:space="preserve"> PAGEREF _5vu7vu1xc9tm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10080"/>
            </w:tabs>
            <w:spacing w:before="60" w:line="240" w:lineRule="auto"/>
            <w:ind w:left="360" w:firstLine="0"/>
            <w:rPr/>
          </w:pPr>
          <w:hyperlink w:anchor="_gdk4kvxdog0t">
            <w:r w:rsidDel="00000000" w:rsidR="00000000" w:rsidRPr="00000000">
              <w:rPr>
                <w:rtl w:val="0"/>
              </w:rPr>
              <w:t xml:space="preserve">NOP</w:t>
            </w:r>
          </w:hyperlink>
          <w:r w:rsidDel="00000000" w:rsidR="00000000" w:rsidRPr="00000000">
            <w:rPr>
              <w:rtl w:val="0"/>
            </w:rPr>
            <w:tab/>
          </w:r>
          <w:r w:rsidDel="00000000" w:rsidR="00000000" w:rsidRPr="00000000">
            <w:fldChar w:fldCharType="begin"/>
            <w:instrText xml:space="preserve"> PAGEREF _gdk4kvxdog0t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10080"/>
            </w:tabs>
            <w:spacing w:before="60" w:line="240" w:lineRule="auto"/>
            <w:ind w:left="360" w:firstLine="0"/>
            <w:rPr/>
          </w:pPr>
          <w:hyperlink w:anchor="_7x0wsorjlaru">
            <w:r w:rsidDel="00000000" w:rsidR="00000000" w:rsidRPr="00000000">
              <w:rPr>
                <w:rtl w:val="0"/>
              </w:rPr>
              <w:t xml:space="preserve">NOT</w:t>
            </w:r>
          </w:hyperlink>
          <w:r w:rsidDel="00000000" w:rsidR="00000000" w:rsidRPr="00000000">
            <w:rPr>
              <w:rtl w:val="0"/>
            </w:rPr>
            <w:tab/>
          </w:r>
          <w:r w:rsidDel="00000000" w:rsidR="00000000" w:rsidRPr="00000000">
            <w:fldChar w:fldCharType="begin"/>
            <w:instrText xml:space="preserve"> PAGEREF _7x0wsorjlaru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10080"/>
            </w:tabs>
            <w:spacing w:before="60" w:line="240" w:lineRule="auto"/>
            <w:ind w:left="360" w:firstLine="0"/>
            <w:rPr/>
          </w:pPr>
          <w:hyperlink w:anchor="_49iljyigagii">
            <w:r w:rsidDel="00000000" w:rsidR="00000000" w:rsidRPr="00000000">
              <w:rPr>
                <w:rtl w:val="0"/>
              </w:rPr>
              <w:t xml:space="preserve">OR</w:t>
            </w:r>
          </w:hyperlink>
          <w:r w:rsidDel="00000000" w:rsidR="00000000" w:rsidRPr="00000000">
            <w:rPr>
              <w:rtl w:val="0"/>
            </w:rPr>
            <w:tab/>
          </w:r>
          <w:r w:rsidDel="00000000" w:rsidR="00000000" w:rsidRPr="00000000">
            <w:fldChar w:fldCharType="begin"/>
            <w:instrText xml:space="preserve"> PAGEREF _49iljyigagii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10080"/>
            </w:tabs>
            <w:spacing w:before="60" w:line="240" w:lineRule="auto"/>
            <w:ind w:left="360" w:firstLine="0"/>
            <w:rPr/>
          </w:pPr>
          <w:hyperlink w:anchor="_1ezqugv82636">
            <w:r w:rsidDel="00000000" w:rsidR="00000000" w:rsidRPr="00000000">
              <w:rPr>
                <w:rtl w:val="0"/>
              </w:rPr>
              <w:t xml:space="preserve">ONES</w:t>
            </w:r>
          </w:hyperlink>
          <w:r w:rsidDel="00000000" w:rsidR="00000000" w:rsidRPr="00000000">
            <w:rPr>
              <w:rtl w:val="0"/>
            </w:rPr>
            <w:tab/>
          </w:r>
          <w:r w:rsidDel="00000000" w:rsidR="00000000" w:rsidRPr="00000000">
            <w:fldChar w:fldCharType="begin"/>
            <w:instrText xml:space="preserve"> PAGEREF _1ezqugv82636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10080"/>
            </w:tabs>
            <w:spacing w:before="60" w:line="240" w:lineRule="auto"/>
            <w:ind w:left="360" w:firstLine="0"/>
            <w:rPr/>
          </w:pPr>
          <w:hyperlink w:anchor="_73z1ljpedf7w">
            <w:r w:rsidDel="00000000" w:rsidR="00000000" w:rsidRPr="00000000">
              <w:rPr>
                <w:rtl w:val="0"/>
              </w:rPr>
              <w:t xml:space="preserve">OUTC / OUTNC</w:t>
            </w:r>
          </w:hyperlink>
          <w:r w:rsidDel="00000000" w:rsidR="00000000" w:rsidRPr="00000000">
            <w:rPr>
              <w:rtl w:val="0"/>
            </w:rPr>
            <w:tab/>
          </w:r>
          <w:r w:rsidDel="00000000" w:rsidR="00000000" w:rsidRPr="00000000">
            <w:fldChar w:fldCharType="begin"/>
            <w:instrText xml:space="preserve"> PAGEREF _73z1ljpedf7w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10080"/>
            </w:tabs>
            <w:spacing w:before="60" w:line="240" w:lineRule="auto"/>
            <w:ind w:left="360" w:firstLine="0"/>
            <w:rPr/>
          </w:pPr>
          <w:hyperlink w:anchor="_40vs5rlpgy9a">
            <w:r w:rsidDel="00000000" w:rsidR="00000000" w:rsidRPr="00000000">
              <w:rPr>
                <w:rtl w:val="0"/>
              </w:rPr>
              <w:t xml:space="preserve">OUTH / OUTL</w:t>
            </w:r>
          </w:hyperlink>
          <w:r w:rsidDel="00000000" w:rsidR="00000000" w:rsidRPr="00000000">
            <w:rPr>
              <w:rtl w:val="0"/>
            </w:rPr>
            <w:tab/>
          </w:r>
          <w:r w:rsidDel="00000000" w:rsidR="00000000" w:rsidRPr="00000000">
            <w:fldChar w:fldCharType="begin"/>
            <w:instrText xml:space="preserve"> PAGEREF _40vs5rlpgy9a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10080"/>
            </w:tabs>
            <w:spacing w:before="60" w:line="240" w:lineRule="auto"/>
            <w:ind w:left="360" w:firstLine="0"/>
            <w:rPr/>
          </w:pPr>
          <w:hyperlink w:anchor="_mll0nu2hed2z">
            <w:r w:rsidDel="00000000" w:rsidR="00000000" w:rsidRPr="00000000">
              <w:rPr>
                <w:rtl w:val="0"/>
              </w:rPr>
              <w:t xml:space="preserve">OUTNOT</w:t>
            </w:r>
          </w:hyperlink>
          <w:r w:rsidDel="00000000" w:rsidR="00000000" w:rsidRPr="00000000">
            <w:rPr>
              <w:rtl w:val="0"/>
            </w:rPr>
            <w:tab/>
          </w:r>
          <w:r w:rsidDel="00000000" w:rsidR="00000000" w:rsidRPr="00000000">
            <w:fldChar w:fldCharType="begin"/>
            <w:instrText xml:space="preserve"> PAGEREF _mll0nu2hed2z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10080"/>
            </w:tabs>
            <w:spacing w:before="60" w:line="240" w:lineRule="auto"/>
            <w:ind w:left="360" w:firstLine="0"/>
            <w:rPr/>
          </w:pPr>
          <w:hyperlink w:anchor="_rxjj8bmeue2f">
            <w:r w:rsidDel="00000000" w:rsidR="00000000" w:rsidRPr="00000000">
              <w:rPr>
                <w:rtl w:val="0"/>
              </w:rPr>
              <w:t xml:space="preserve">OUTRND</w:t>
            </w:r>
          </w:hyperlink>
          <w:r w:rsidDel="00000000" w:rsidR="00000000" w:rsidRPr="00000000">
            <w:rPr>
              <w:rtl w:val="0"/>
            </w:rPr>
            <w:tab/>
          </w:r>
          <w:r w:rsidDel="00000000" w:rsidR="00000000" w:rsidRPr="00000000">
            <w:fldChar w:fldCharType="begin"/>
            <w:instrText xml:space="preserve"> PAGEREF _rxjj8bmeue2f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10080"/>
            </w:tabs>
            <w:spacing w:before="60" w:line="240" w:lineRule="auto"/>
            <w:ind w:left="360" w:firstLine="0"/>
            <w:rPr/>
          </w:pPr>
          <w:hyperlink w:anchor="_16ycek7kzbz5">
            <w:r w:rsidDel="00000000" w:rsidR="00000000" w:rsidRPr="00000000">
              <w:rPr>
                <w:rtl w:val="0"/>
              </w:rPr>
              <w:t xml:space="preserve">OUTZ / OUTNZ</w:t>
            </w:r>
          </w:hyperlink>
          <w:r w:rsidDel="00000000" w:rsidR="00000000" w:rsidRPr="00000000">
            <w:rPr>
              <w:rtl w:val="0"/>
            </w:rPr>
            <w:tab/>
          </w:r>
          <w:r w:rsidDel="00000000" w:rsidR="00000000" w:rsidRPr="00000000">
            <w:fldChar w:fldCharType="begin"/>
            <w:instrText xml:space="preserve"> PAGEREF _16ycek7kzbz5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10080"/>
            </w:tabs>
            <w:spacing w:before="60" w:line="240" w:lineRule="auto"/>
            <w:ind w:left="360" w:firstLine="0"/>
            <w:rPr/>
          </w:pPr>
          <w:hyperlink w:anchor="_ref43okqtzzr">
            <w:r w:rsidDel="00000000" w:rsidR="00000000" w:rsidRPr="00000000">
              <w:rPr>
                <w:rtl w:val="0"/>
              </w:rPr>
              <w:t xml:space="preserve">POLLATN</w:t>
            </w:r>
          </w:hyperlink>
          <w:r w:rsidDel="00000000" w:rsidR="00000000" w:rsidRPr="00000000">
            <w:rPr>
              <w:rtl w:val="0"/>
            </w:rPr>
            <w:tab/>
          </w:r>
          <w:r w:rsidDel="00000000" w:rsidR="00000000" w:rsidRPr="00000000">
            <w:fldChar w:fldCharType="begin"/>
            <w:instrText xml:space="preserve"> PAGEREF _ref43okqtzzr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10080"/>
            </w:tabs>
            <w:spacing w:before="60" w:line="240" w:lineRule="auto"/>
            <w:ind w:left="360" w:firstLine="0"/>
            <w:rPr/>
          </w:pPr>
          <w:hyperlink w:anchor="_dgitqmcw0hm">
            <w:r w:rsidDel="00000000" w:rsidR="00000000" w:rsidRPr="00000000">
              <w:rPr>
                <w:rtl w:val="0"/>
              </w:rPr>
              <w:t xml:space="preserve">POLLCT1/2/3</w:t>
            </w:r>
          </w:hyperlink>
          <w:r w:rsidDel="00000000" w:rsidR="00000000" w:rsidRPr="00000000">
            <w:rPr>
              <w:rtl w:val="0"/>
            </w:rPr>
            <w:tab/>
          </w:r>
          <w:r w:rsidDel="00000000" w:rsidR="00000000" w:rsidRPr="00000000">
            <w:fldChar w:fldCharType="begin"/>
            <w:instrText xml:space="preserve"> PAGEREF _dgitqmcw0hm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10080"/>
            </w:tabs>
            <w:spacing w:before="60" w:line="240" w:lineRule="auto"/>
            <w:ind w:left="360" w:firstLine="0"/>
            <w:rPr/>
          </w:pPr>
          <w:hyperlink w:anchor="_86ta1z2g86ao">
            <w:r w:rsidDel="00000000" w:rsidR="00000000" w:rsidRPr="00000000">
              <w:rPr>
                <w:rtl w:val="0"/>
              </w:rPr>
              <w:t xml:space="preserve">POLLFBW</w:t>
            </w:r>
          </w:hyperlink>
          <w:r w:rsidDel="00000000" w:rsidR="00000000" w:rsidRPr="00000000">
            <w:rPr>
              <w:rtl w:val="0"/>
            </w:rPr>
            <w:tab/>
          </w:r>
          <w:r w:rsidDel="00000000" w:rsidR="00000000" w:rsidRPr="00000000">
            <w:fldChar w:fldCharType="begin"/>
            <w:instrText xml:space="preserve"> PAGEREF _86ta1z2g86ao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10080"/>
            </w:tabs>
            <w:spacing w:before="60" w:line="240" w:lineRule="auto"/>
            <w:ind w:left="360" w:firstLine="0"/>
            <w:rPr/>
          </w:pPr>
          <w:hyperlink w:anchor="_m2gclmhbm44b">
            <w:r w:rsidDel="00000000" w:rsidR="00000000" w:rsidRPr="00000000">
              <w:rPr>
                <w:rtl w:val="0"/>
              </w:rPr>
              <w:t xml:space="preserve">POLLINT</w:t>
            </w:r>
          </w:hyperlink>
          <w:r w:rsidDel="00000000" w:rsidR="00000000" w:rsidRPr="00000000">
            <w:rPr>
              <w:rtl w:val="0"/>
            </w:rPr>
            <w:tab/>
          </w:r>
          <w:r w:rsidDel="00000000" w:rsidR="00000000" w:rsidRPr="00000000">
            <w:fldChar w:fldCharType="begin"/>
            <w:instrText xml:space="preserve"> PAGEREF _m2gclmhbm44b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10080"/>
            </w:tabs>
            <w:spacing w:before="60" w:line="240" w:lineRule="auto"/>
            <w:ind w:left="360" w:firstLine="0"/>
            <w:rPr/>
          </w:pPr>
          <w:hyperlink w:anchor="_2sqdtda5rj0e">
            <w:r w:rsidDel="00000000" w:rsidR="00000000" w:rsidRPr="00000000">
              <w:rPr>
                <w:rtl w:val="0"/>
              </w:rPr>
              <w:t xml:space="preserve">POLLPAT</w:t>
            </w:r>
          </w:hyperlink>
          <w:r w:rsidDel="00000000" w:rsidR="00000000" w:rsidRPr="00000000">
            <w:rPr>
              <w:rtl w:val="0"/>
            </w:rPr>
            <w:tab/>
          </w:r>
          <w:r w:rsidDel="00000000" w:rsidR="00000000" w:rsidRPr="00000000">
            <w:fldChar w:fldCharType="begin"/>
            <w:instrText xml:space="preserve"> PAGEREF _2sqdtda5rj0e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10080"/>
            </w:tabs>
            <w:spacing w:before="60" w:line="240" w:lineRule="auto"/>
            <w:ind w:left="360" w:firstLine="0"/>
            <w:rPr/>
          </w:pPr>
          <w:hyperlink w:anchor="_ge1n23vwgw41">
            <w:r w:rsidDel="00000000" w:rsidR="00000000" w:rsidRPr="00000000">
              <w:rPr>
                <w:rtl w:val="0"/>
              </w:rPr>
              <w:t xml:space="preserve">POLLQMT</w:t>
            </w:r>
          </w:hyperlink>
          <w:r w:rsidDel="00000000" w:rsidR="00000000" w:rsidRPr="00000000">
            <w:rPr>
              <w:rtl w:val="0"/>
            </w:rPr>
            <w:tab/>
          </w:r>
          <w:r w:rsidDel="00000000" w:rsidR="00000000" w:rsidRPr="00000000">
            <w:fldChar w:fldCharType="begin"/>
            <w:instrText xml:space="preserve"> PAGEREF _ge1n23vwgw41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10080"/>
            </w:tabs>
            <w:spacing w:before="60" w:line="240" w:lineRule="auto"/>
            <w:ind w:left="360" w:firstLine="0"/>
            <w:rPr/>
          </w:pPr>
          <w:hyperlink w:anchor="_n3mua6rjfhxs">
            <w:r w:rsidDel="00000000" w:rsidR="00000000" w:rsidRPr="00000000">
              <w:rPr>
                <w:rtl w:val="0"/>
              </w:rPr>
              <w:t xml:space="preserve">POLLSE1/2/3/4</w:t>
            </w:r>
          </w:hyperlink>
          <w:r w:rsidDel="00000000" w:rsidR="00000000" w:rsidRPr="00000000">
            <w:rPr>
              <w:rtl w:val="0"/>
            </w:rPr>
            <w:tab/>
          </w:r>
          <w:r w:rsidDel="00000000" w:rsidR="00000000" w:rsidRPr="00000000">
            <w:fldChar w:fldCharType="begin"/>
            <w:instrText xml:space="preserve"> PAGEREF _n3mua6rjfhxs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10080"/>
            </w:tabs>
            <w:spacing w:before="60" w:line="240" w:lineRule="auto"/>
            <w:ind w:left="360" w:firstLine="0"/>
            <w:rPr/>
          </w:pPr>
          <w:hyperlink w:anchor="_r7m2wcrdq00o">
            <w:r w:rsidDel="00000000" w:rsidR="00000000" w:rsidRPr="00000000">
              <w:rPr>
                <w:rtl w:val="0"/>
              </w:rPr>
              <w:t xml:space="preserve">POLLXFI</w:t>
            </w:r>
          </w:hyperlink>
          <w:r w:rsidDel="00000000" w:rsidR="00000000" w:rsidRPr="00000000">
            <w:rPr>
              <w:rtl w:val="0"/>
            </w:rPr>
            <w:tab/>
          </w:r>
          <w:r w:rsidDel="00000000" w:rsidR="00000000" w:rsidRPr="00000000">
            <w:fldChar w:fldCharType="begin"/>
            <w:instrText xml:space="preserve"> PAGEREF _r7m2wcrdq00o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10080"/>
            </w:tabs>
            <w:spacing w:before="60" w:line="240" w:lineRule="auto"/>
            <w:ind w:left="360" w:firstLine="0"/>
            <w:rPr/>
          </w:pPr>
          <w:hyperlink w:anchor="_mg19wcqd1pjt">
            <w:r w:rsidDel="00000000" w:rsidR="00000000" w:rsidRPr="00000000">
              <w:rPr>
                <w:rtl w:val="0"/>
              </w:rPr>
              <w:t xml:space="preserve">POLLXMT</w:t>
            </w:r>
          </w:hyperlink>
          <w:r w:rsidDel="00000000" w:rsidR="00000000" w:rsidRPr="00000000">
            <w:rPr>
              <w:rtl w:val="0"/>
            </w:rPr>
            <w:tab/>
          </w:r>
          <w:r w:rsidDel="00000000" w:rsidR="00000000" w:rsidRPr="00000000">
            <w:fldChar w:fldCharType="begin"/>
            <w:instrText xml:space="preserve"> PAGEREF _mg19wcqd1pjt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10080"/>
            </w:tabs>
            <w:spacing w:before="60" w:line="240" w:lineRule="auto"/>
            <w:ind w:left="360" w:firstLine="0"/>
            <w:rPr/>
          </w:pPr>
          <w:hyperlink w:anchor="_63dai97cdrvc">
            <w:r w:rsidDel="00000000" w:rsidR="00000000" w:rsidRPr="00000000">
              <w:rPr>
                <w:rtl w:val="0"/>
              </w:rPr>
              <w:t xml:space="preserve">POLLXRL</w:t>
            </w:r>
          </w:hyperlink>
          <w:r w:rsidDel="00000000" w:rsidR="00000000" w:rsidRPr="00000000">
            <w:rPr>
              <w:rtl w:val="0"/>
            </w:rPr>
            <w:tab/>
          </w:r>
          <w:r w:rsidDel="00000000" w:rsidR="00000000" w:rsidRPr="00000000">
            <w:fldChar w:fldCharType="begin"/>
            <w:instrText xml:space="preserve"> PAGEREF _63dai97cdrvc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10080"/>
            </w:tabs>
            <w:spacing w:before="60" w:line="240" w:lineRule="auto"/>
            <w:ind w:left="360" w:firstLine="0"/>
            <w:rPr/>
          </w:pPr>
          <w:hyperlink w:anchor="_n123uusqspjd">
            <w:r w:rsidDel="00000000" w:rsidR="00000000" w:rsidRPr="00000000">
              <w:rPr>
                <w:rtl w:val="0"/>
              </w:rPr>
              <w:t xml:space="preserve">POLLXRO</w:t>
            </w:r>
          </w:hyperlink>
          <w:r w:rsidDel="00000000" w:rsidR="00000000" w:rsidRPr="00000000">
            <w:rPr>
              <w:rtl w:val="0"/>
            </w:rPr>
            <w:tab/>
          </w:r>
          <w:r w:rsidDel="00000000" w:rsidR="00000000" w:rsidRPr="00000000">
            <w:fldChar w:fldCharType="begin"/>
            <w:instrText xml:space="preserve"> PAGEREF _n123uusqspjd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10080"/>
            </w:tabs>
            <w:spacing w:before="60" w:line="240" w:lineRule="auto"/>
            <w:ind w:left="360" w:firstLine="0"/>
            <w:rPr/>
          </w:pPr>
          <w:hyperlink w:anchor="_75xnwhklnjzs">
            <w:r w:rsidDel="00000000" w:rsidR="00000000" w:rsidRPr="00000000">
              <w:rPr>
                <w:rtl w:val="0"/>
              </w:rPr>
              <w:t xml:space="preserve">RCL</w:t>
            </w:r>
          </w:hyperlink>
          <w:r w:rsidDel="00000000" w:rsidR="00000000" w:rsidRPr="00000000">
            <w:rPr>
              <w:rtl w:val="0"/>
            </w:rPr>
            <w:tab/>
          </w:r>
          <w:r w:rsidDel="00000000" w:rsidR="00000000" w:rsidRPr="00000000">
            <w:fldChar w:fldCharType="begin"/>
            <w:instrText xml:space="preserve"> PAGEREF _75xnwhklnjzs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10080"/>
            </w:tabs>
            <w:spacing w:before="60" w:line="240" w:lineRule="auto"/>
            <w:ind w:left="360" w:firstLine="0"/>
            <w:rPr/>
          </w:pPr>
          <w:hyperlink w:anchor="_fbag5uwbvmwv">
            <w:r w:rsidDel="00000000" w:rsidR="00000000" w:rsidRPr="00000000">
              <w:rPr>
                <w:rtl w:val="0"/>
              </w:rPr>
              <w:t xml:space="preserve">RCR</w:t>
            </w:r>
          </w:hyperlink>
          <w:r w:rsidDel="00000000" w:rsidR="00000000" w:rsidRPr="00000000">
            <w:rPr>
              <w:rtl w:val="0"/>
            </w:rPr>
            <w:tab/>
          </w:r>
          <w:r w:rsidDel="00000000" w:rsidR="00000000" w:rsidRPr="00000000">
            <w:fldChar w:fldCharType="begin"/>
            <w:instrText xml:space="preserve"> PAGEREF _fbag5uwbvmwv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10080"/>
            </w:tabs>
            <w:spacing w:before="60" w:line="240" w:lineRule="auto"/>
            <w:ind w:left="360" w:firstLine="0"/>
            <w:rPr/>
          </w:pPr>
          <w:hyperlink w:anchor="_bl2w5tdjasam">
            <w:r w:rsidDel="00000000" w:rsidR="00000000" w:rsidRPr="00000000">
              <w:rPr>
                <w:rtl w:val="0"/>
              </w:rPr>
              <w:t xml:space="preserve">RCZL</w:t>
            </w:r>
          </w:hyperlink>
          <w:r w:rsidDel="00000000" w:rsidR="00000000" w:rsidRPr="00000000">
            <w:rPr>
              <w:rtl w:val="0"/>
            </w:rPr>
            <w:tab/>
          </w:r>
          <w:r w:rsidDel="00000000" w:rsidR="00000000" w:rsidRPr="00000000">
            <w:fldChar w:fldCharType="begin"/>
            <w:instrText xml:space="preserve"> PAGEREF _bl2w5tdjasam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10080"/>
            </w:tabs>
            <w:spacing w:before="60" w:line="240" w:lineRule="auto"/>
            <w:ind w:left="360" w:firstLine="0"/>
            <w:rPr/>
          </w:pPr>
          <w:hyperlink w:anchor="_efvpakcsdenq">
            <w:r w:rsidDel="00000000" w:rsidR="00000000" w:rsidRPr="00000000">
              <w:rPr>
                <w:rtl w:val="0"/>
              </w:rPr>
              <w:t xml:space="preserve">RCZR</w:t>
            </w:r>
          </w:hyperlink>
          <w:r w:rsidDel="00000000" w:rsidR="00000000" w:rsidRPr="00000000">
            <w:rPr>
              <w:rtl w:val="0"/>
            </w:rPr>
            <w:tab/>
          </w:r>
          <w:r w:rsidDel="00000000" w:rsidR="00000000" w:rsidRPr="00000000">
            <w:fldChar w:fldCharType="begin"/>
            <w:instrText xml:space="preserve"> PAGEREF _efvpakcsdenq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10080"/>
            </w:tabs>
            <w:spacing w:before="60" w:line="240" w:lineRule="auto"/>
            <w:ind w:left="360" w:firstLine="0"/>
            <w:rPr/>
          </w:pPr>
          <w:hyperlink w:anchor="_6ift2cu57w3u">
            <w:r w:rsidDel="00000000" w:rsidR="00000000" w:rsidRPr="00000000">
              <w:rPr>
                <w:rtl w:val="0"/>
              </w:rPr>
              <w:t xml:space="preserve">Registers</w:t>
            </w:r>
          </w:hyperlink>
          <w:r w:rsidDel="00000000" w:rsidR="00000000" w:rsidRPr="00000000">
            <w:rPr>
              <w:rtl w:val="0"/>
            </w:rPr>
            <w:tab/>
          </w:r>
          <w:r w:rsidDel="00000000" w:rsidR="00000000" w:rsidRPr="00000000">
            <w:fldChar w:fldCharType="begin"/>
            <w:instrText xml:space="preserve"> PAGEREF _6ift2cu57w3u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10080"/>
            </w:tabs>
            <w:spacing w:before="60" w:line="240" w:lineRule="auto"/>
            <w:ind w:left="360" w:firstLine="0"/>
            <w:rPr/>
          </w:pPr>
          <w:hyperlink w:anchor="_8x2v3buaskxv">
            <w:r w:rsidDel="00000000" w:rsidR="00000000" w:rsidRPr="00000000">
              <w:rPr>
                <w:rtl w:val="0"/>
              </w:rPr>
              <w:t xml:space="preserve">REV</w:t>
            </w:r>
          </w:hyperlink>
          <w:r w:rsidDel="00000000" w:rsidR="00000000" w:rsidRPr="00000000">
            <w:rPr>
              <w:rtl w:val="0"/>
            </w:rPr>
            <w:tab/>
          </w:r>
          <w:r w:rsidDel="00000000" w:rsidR="00000000" w:rsidRPr="00000000">
            <w:fldChar w:fldCharType="begin"/>
            <w:instrText xml:space="preserve"> PAGEREF _8x2v3buaskxv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leader="none" w:pos="10080"/>
            </w:tabs>
            <w:spacing w:before="60" w:line="240" w:lineRule="auto"/>
            <w:ind w:left="360" w:firstLine="0"/>
            <w:rPr/>
          </w:pPr>
          <w:hyperlink w:anchor="_e76w2o7qsgpp">
            <w:r w:rsidDel="00000000" w:rsidR="00000000" w:rsidRPr="00000000">
              <w:rPr>
                <w:rtl w:val="0"/>
              </w:rPr>
              <w:t xml:space="preserve">ROL</w:t>
            </w:r>
          </w:hyperlink>
          <w:r w:rsidDel="00000000" w:rsidR="00000000" w:rsidRPr="00000000">
            <w:rPr>
              <w:rtl w:val="0"/>
            </w:rPr>
            <w:tab/>
          </w:r>
          <w:r w:rsidDel="00000000" w:rsidR="00000000" w:rsidRPr="00000000">
            <w:fldChar w:fldCharType="begin"/>
            <w:instrText xml:space="preserve"> PAGEREF _e76w2o7qsgpp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leader="none" w:pos="10080"/>
            </w:tabs>
            <w:spacing w:before="60" w:line="240" w:lineRule="auto"/>
            <w:ind w:left="360" w:firstLine="0"/>
            <w:rPr/>
          </w:pPr>
          <w:hyperlink w:anchor="_9ruumu1gk11b">
            <w:r w:rsidDel="00000000" w:rsidR="00000000" w:rsidRPr="00000000">
              <w:rPr>
                <w:rtl w:val="0"/>
              </w:rPr>
              <w:t xml:space="preserve">ROLBYTE</w:t>
            </w:r>
          </w:hyperlink>
          <w:r w:rsidDel="00000000" w:rsidR="00000000" w:rsidRPr="00000000">
            <w:rPr>
              <w:rtl w:val="0"/>
            </w:rPr>
            <w:tab/>
          </w:r>
          <w:r w:rsidDel="00000000" w:rsidR="00000000" w:rsidRPr="00000000">
            <w:fldChar w:fldCharType="begin"/>
            <w:instrText xml:space="preserve"> PAGEREF _9ruumu1gk11b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leader="none" w:pos="10080"/>
            </w:tabs>
            <w:spacing w:before="60" w:line="240" w:lineRule="auto"/>
            <w:ind w:left="360" w:firstLine="0"/>
            <w:rPr/>
          </w:pPr>
          <w:hyperlink w:anchor="_5imtv7yml80t">
            <w:r w:rsidDel="00000000" w:rsidR="00000000" w:rsidRPr="00000000">
              <w:rPr>
                <w:rtl w:val="0"/>
              </w:rPr>
              <w:t xml:space="preserve">ROLNIB</w:t>
            </w:r>
          </w:hyperlink>
          <w:r w:rsidDel="00000000" w:rsidR="00000000" w:rsidRPr="00000000">
            <w:rPr>
              <w:rtl w:val="0"/>
            </w:rPr>
            <w:tab/>
          </w:r>
          <w:r w:rsidDel="00000000" w:rsidR="00000000" w:rsidRPr="00000000">
            <w:fldChar w:fldCharType="begin"/>
            <w:instrText xml:space="preserve"> PAGEREF _5imtv7yml80t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leader="none" w:pos="10080"/>
            </w:tabs>
            <w:spacing w:before="60" w:line="240" w:lineRule="auto"/>
            <w:ind w:left="360" w:firstLine="0"/>
            <w:rPr/>
          </w:pPr>
          <w:hyperlink w:anchor="_lhi32k9v1cp3">
            <w:r w:rsidDel="00000000" w:rsidR="00000000" w:rsidRPr="00000000">
              <w:rPr>
                <w:rtl w:val="0"/>
              </w:rPr>
              <w:t xml:space="preserve">ROLWORD</w:t>
            </w:r>
          </w:hyperlink>
          <w:r w:rsidDel="00000000" w:rsidR="00000000" w:rsidRPr="00000000">
            <w:rPr>
              <w:rtl w:val="0"/>
            </w:rPr>
            <w:tab/>
          </w:r>
          <w:r w:rsidDel="00000000" w:rsidR="00000000" w:rsidRPr="00000000">
            <w:fldChar w:fldCharType="begin"/>
            <w:instrText xml:space="preserve"> PAGEREF _lhi32k9v1cp3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leader="none" w:pos="10080"/>
            </w:tabs>
            <w:spacing w:before="60" w:line="240" w:lineRule="auto"/>
            <w:ind w:left="360" w:firstLine="0"/>
            <w:rPr/>
          </w:pPr>
          <w:hyperlink w:anchor="_urnydzozfyv8">
            <w:r w:rsidDel="00000000" w:rsidR="00000000" w:rsidRPr="00000000">
              <w:rPr>
                <w:rtl w:val="0"/>
              </w:rPr>
              <w:t xml:space="preserve">ROR</w:t>
            </w:r>
          </w:hyperlink>
          <w:r w:rsidDel="00000000" w:rsidR="00000000" w:rsidRPr="00000000">
            <w:rPr>
              <w:rtl w:val="0"/>
            </w:rPr>
            <w:tab/>
          </w:r>
          <w:r w:rsidDel="00000000" w:rsidR="00000000" w:rsidRPr="00000000">
            <w:fldChar w:fldCharType="begin"/>
            <w:instrText xml:space="preserve"> PAGEREF _urnydzozfyv8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leader="none" w:pos="10080"/>
            </w:tabs>
            <w:spacing w:before="60" w:line="240" w:lineRule="auto"/>
            <w:ind w:left="360" w:firstLine="0"/>
            <w:rPr/>
          </w:pPr>
          <w:hyperlink w:anchor="_dflmaw9re4j">
            <w:r w:rsidDel="00000000" w:rsidR="00000000" w:rsidRPr="00000000">
              <w:rPr>
                <w:rtl w:val="0"/>
              </w:rPr>
              <w:t xml:space="preserve">SAL</w:t>
            </w:r>
          </w:hyperlink>
          <w:r w:rsidDel="00000000" w:rsidR="00000000" w:rsidRPr="00000000">
            <w:rPr>
              <w:rtl w:val="0"/>
            </w:rPr>
            <w:tab/>
          </w:r>
          <w:r w:rsidDel="00000000" w:rsidR="00000000" w:rsidRPr="00000000">
            <w:fldChar w:fldCharType="begin"/>
            <w:instrText xml:space="preserve"> PAGEREF _dflmaw9re4j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leader="none" w:pos="10080"/>
            </w:tabs>
            <w:spacing w:before="60" w:line="240" w:lineRule="auto"/>
            <w:ind w:left="360" w:firstLine="0"/>
            <w:rPr/>
          </w:pPr>
          <w:hyperlink w:anchor="_er4hl0kfn1wn">
            <w:r w:rsidDel="00000000" w:rsidR="00000000" w:rsidRPr="00000000">
              <w:rPr>
                <w:rtl w:val="0"/>
              </w:rPr>
              <w:t xml:space="preserve">SAR</w:t>
            </w:r>
          </w:hyperlink>
          <w:r w:rsidDel="00000000" w:rsidR="00000000" w:rsidRPr="00000000">
            <w:rPr>
              <w:rtl w:val="0"/>
            </w:rPr>
            <w:tab/>
          </w:r>
          <w:r w:rsidDel="00000000" w:rsidR="00000000" w:rsidRPr="00000000">
            <w:fldChar w:fldCharType="begin"/>
            <w:instrText xml:space="preserve"> PAGEREF _er4hl0kfn1wn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leader="none" w:pos="10080"/>
            </w:tabs>
            <w:spacing w:before="60" w:line="240" w:lineRule="auto"/>
            <w:ind w:left="360" w:firstLine="0"/>
            <w:rPr/>
          </w:pPr>
          <w:hyperlink w:anchor="_72dwpag2ycaq">
            <w:r w:rsidDel="00000000" w:rsidR="00000000" w:rsidRPr="00000000">
              <w:rPr>
                <w:rtl w:val="0"/>
              </w:rPr>
              <w:t xml:space="preserve">SCA</w:t>
            </w:r>
          </w:hyperlink>
          <w:r w:rsidDel="00000000" w:rsidR="00000000" w:rsidRPr="00000000">
            <w:rPr>
              <w:rtl w:val="0"/>
            </w:rPr>
            <w:tab/>
          </w:r>
          <w:r w:rsidDel="00000000" w:rsidR="00000000" w:rsidRPr="00000000">
            <w:fldChar w:fldCharType="begin"/>
            <w:instrText xml:space="preserve"> PAGEREF _72dwpag2ycaq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leader="none" w:pos="10080"/>
            </w:tabs>
            <w:spacing w:before="60" w:line="240" w:lineRule="auto"/>
            <w:ind w:left="360" w:firstLine="0"/>
            <w:rPr/>
          </w:pPr>
          <w:hyperlink w:anchor="_eh4usclguwow">
            <w:r w:rsidDel="00000000" w:rsidR="00000000" w:rsidRPr="00000000">
              <w:rPr>
                <w:rtl w:val="0"/>
              </w:rPr>
              <w:t xml:space="preserve">SCAS</w:t>
            </w:r>
          </w:hyperlink>
          <w:r w:rsidDel="00000000" w:rsidR="00000000" w:rsidRPr="00000000">
            <w:rPr>
              <w:rtl w:val="0"/>
            </w:rPr>
            <w:tab/>
          </w:r>
          <w:r w:rsidDel="00000000" w:rsidR="00000000" w:rsidRPr="00000000">
            <w:fldChar w:fldCharType="begin"/>
            <w:instrText xml:space="preserve"> PAGEREF _eh4usclguwow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leader="none" w:pos="10080"/>
            </w:tabs>
            <w:spacing w:before="60" w:line="240" w:lineRule="auto"/>
            <w:ind w:left="360" w:firstLine="0"/>
            <w:rPr/>
          </w:pPr>
          <w:hyperlink w:anchor="_f8filcyhyg4l">
            <w:r w:rsidDel="00000000" w:rsidR="00000000" w:rsidRPr="00000000">
              <w:rPr>
                <w:rtl w:val="0"/>
              </w:rPr>
              <w:t xml:space="preserve">SETBYTE</w:t>
            </w:r>
          </w:hyperlink>
          <w:r w:rsidDel="00000000" w:rsidR="00000000" w:rsidRPr="00000000">
            <w:rPr>
              <w:rtl w:val="0"/>
            </w:rPr>
            <w:tab/>
          </w:r>
          <w:r w:rsidDel="00000000" w:rsidR="00000000" w:rsidRPr="00000000">
            <w:fldChar w:fldCharType="begin"/>
            <w:instrText xml:space="preserve"> PAGEREF _f8filcyhyg4l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leader="none" w:pos="10080"/>
            </w:tabs>
            <w:spacing w:before="60" w:line="240" w:lineRule="auto"/>
            <w:ind w:left="360" w:firstLine="0"/>
            <w:rPr/>
          </w:pPr>
          <w:hyperlink w:anchor="_jw7izhflytke">
            <w:r w:rsidDel="00000000" w:rsidR="00000000" w:rsidRPr="00000000">
              <w:rPr>
                <w:rtl w:val="0"/>
              </w:rPr>
              <w:t xml:space="preserve">SETD</w:t>
            </w:r>
          </w:hyperlink>
          <w:r w:rsidDel="00000000" w:rsidR="00000000" w:rsidRPr="00000000">
            <w:rPr>
              <w:rtl w:val="0"/>
            </w:rPr>
            <w:tab/>
          </w:r>
          <w:r w:rsidDel="00000000" w:rsidR="00000000" w:rsidRPr="00000000">
            <w:fldChar w:fldCharType="begin"/>
            <w:instrText xml:space="preserve"> PAGEREF _jw7izhflytke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leader="none" w:pos="10080"/>
            </w:tabs>
            <w:spacing w:before="60" w:line="240" w:lineRule="auto"/>
            <w:ind w:left="360" w:firstLine="0"/>
            <w:rPr/>
          </w:pPr>
          <w:hyperlink w:anchor="_dtkktvehwfob">
            <w:r w:rsidDel="00000000" w:rsidR="00000000" w:rsidRPr="00000000">
              <w:rPr>
                <w:rtl w:val="0"/>
              </w:rPr>
              <w:t xml:space="preserve">SETNIB</w:t>
            </w:r>
          </w:hyperlink>
          <w:r w:rsidDel="00000000" w:rsidR="00000000" w:rsidRPr="00000000">
            <w:rPr>
              <w:rtl w:val="0"/>
            </w:rPr>
            <w:tab/>
          </w:r>
          <w:r w:rsidDel="00000000" w:rsidR="00000000" w:rsidRPr="00000000">
            <w:fldChar w:fldCharType="begin"/>
            <w:instrText xml:space="preserve"> PAGEREF _dtkktvehwfob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leader="none" w:pos="10080"/>
            </w:tabs>
            <w:spacing w:before="60" w:line="240" w:lineRule="auto"/>
            <w:ind w:left="360" w:firstLine="0"/>
            <w:rPr/>
          </w:pPr>
          <w:hyperlink w:anchor="_brza01jtowzy">
            <w:r w:rsidDel="00000000" w:rsidR="00000000" w:rsidRPr="00000000">
              <w:rPr>
                <w:rtl w:val="0"/>
              </w:rPr>
              <w:t xml:space="preserve">SETR</w:t>
            </w:r>
          </w:hyperlink>
          <w:r w:rsidDel="00000000" w:rsidR="00000000" w:rsidRPr="00000000">
            <w:rPr>
              <w:rtl w:val="0"/>
            </w:rPr>
            <w:tab/>
          </w:r>
          <w:r w:rsidDel="00000000" w:rsidR="00000000" w:rsidRPr="00000000">
            <w:fldChar w:fldCharType="begin"/>
            <w:instrText xml:space="preserve"> PAGEREF _brza01jtowzy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leader="none" w:pos="10080"/>
            </w:tabs>
            <w:spacing w:before="60" w:line="240" w:lineRule="auto"/>
            <w:ind w:left="360" w:firstLine="0"/>
            <w:rPr/>
          </w:pPr>
          <w:hyperlink w:anchor="_94hz48griij7">
            <w:r w:rsidDel="00000000" w:rsidR="00000000" w:rsidRPr="00000000">
              <w:rPr>
                <w:rtl w:val="0"/>
              </w:rPr>
              <w:t xml:space="preserve">SETS</w:t>
            </w:r>
          </w:hyperlink>
          <w:r w:rsidDel="00000000" w:rsidR="00000000" w:rsidRPr="00000000">
            <w:rPr>
              <w:rtl w:val="0"/>
            </w:rPr>
            <w:tab/>
          </w:r>
          <w:r w:rsidDel="00000000" w:rsidR="00000000" w:rsidRPr="00000000">
            <w:fldChar w:fldCharType="begin"/>
            <w:instrText xml:space="preserve"> PAGEREF _94hz48griij7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leader="none" w:pos="10080"/>
            </w:tabs>
            <w:spacing w:before="60" w:line="240" w:lineRule="auto"/>
            <w:ind w:left="360" w:firstLine="0"/>
            <w:rPr/>
          </w:pPr>
          <w:hyperlink w:anchor="_9gwjt0ijlutf">
            <w:r w:rsidDel="00000000" w:rsidR="00000000" w:rsidRPr="00000000">
              <w:rPr>
                <w:rtl w:val="0"/>
              </w:rPr>
              <w:t xml:space="preserve">SETWORD</w:t>
            </w:r>
          </w:hyperlink>
          <w:r w:rsidDel="00000000" w:rsidR="00000000" w:rsidRPr="00000000">
            <w:rPr>
              <w:rtl w:val="0"/>
            </w:rPr>
            <w:tab/>
          </w:r>
          <w:r w:rsidDel="00000000" w:rsidR="00000000" w:rsidRPr="00000000">
            <w:fldChar w:fldCharType="begin"/>
            <w:instrText xml:space="preserve"> PAGEREF _9gwjt0ijlutf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leader="none" w:pos="10080"/>
            </w:tabs>
            <w:spacing w:before="60" w:line="240" w:lineRule="auto"/>
            <w:ind w:left="360" w:firstLine="0"/>
            <w:rPr/>
          </w:pPr>
          <w:hyperlink w:anchor="_cg4e6rxaezp">
            <w:r w:rsidDel="00000000" w:rsidR="00000000" w:rsidRPr="00000000">
              <w:rPr>
                <w:rtl w:val="0"/>
              </w:rPr>
              <w:t xml:space="preserve">SHL</w:t>
            </w:r>
          </w:hyperlink>
          <w:r w:rsidDel="00000000" w:rsidR="00000000" w:rsidRPr="00000000">
            <w:rPr>
              <w:rtl w:val="0"/>
            </w:rPr>
            <w:tab/>
          </w:r>
          <w:r w:rsidDel="00000000" w:rsidR="00000000" w:rsidRPr="00000000">
            <w:fldChar w:fldCharType="begin"/>
            <w:instrText xml:space="preserve"> PAGEREF _cg4e6rxaezp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leader="none" w:pos="10080"/>
            </w:tabs>
            <w:spacing w:before="60" w:line="240" w:lineRule="auto"/>
            <w:ind w:left="360" w:firstLine="0"/>
            <w:rPr/>
          </w:pPr>
          <w:hyperlink w:anchor="_y0jm929edm64">
            <w:r w:rsidDel="00000000" w:rsidR="00000000" w:rsidRPr="00000000">
              <w:rPr>
                <w:rtl w:val="0"/>
              </w:rPr>
              <w:t xml:space="preserve">SHR</w:t>
            </w:r>
          </w:hyperlink>
          <w:r w:rsidDel="00000000" w:rsidR="00000000" w:rsidRPr="00000000">
            <w:rPr>
              <w:rtl w:val="0"/>
            </w:rPr>
            <w:tab/>
          </w:r>
          <w:r w:rsidDel="00000000" w:rsidR="00000000" w:rsidRPr="00000000">
            <w:fldChar w:fldCharType="begin"/>
            <w:instrText xml:space="preserve"> PAGEREF _y0jm929edm64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leader="none" w:pos="10080"/>
            </w:tabs>
            <w:spacing w:before="60" w:line="240" w:lineRule="auto"/>
            <w:ind w:left="360" w:firstLine="0"/>
            <w:rPr/>
          </w:pPr>
          <w:hyperlink w:anchor="_923rdwqvf980">
            <w:r w:rsidDel="00000000" w:rsidR="00000000" w:rsidRPr="00000000">
              <w:rPr>
                <w:rtl w:val="0"/>
              </w:rPr>
              <w:t xml:space="preserve">SIGNX</w:t>
            </w:r>
          </w:hyperlink>
          <w:r w:rsidDel="00000000" w:rsidR="00000000" w:rsidRPr="00000000">
            <w:rPr>
              <w:rtl w:val="0"/>
            </w:rPr>
            <w:tab/>
          </w:r>
          <w:r w:rsidDel="00000000" w:rsidR="00000000" w:rsidRPr="00000000">
            <w:fldChar w:fldCharType="begin"/>
            <w:instrText xml:space="preserve"> PAGEREF _923rdwqvf980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leader="none" w:pos="10080"/>
            </w:tabs>
            <w:spacing w:before="60" w:line="240" w:lineRule="auto"/>
            <w:ind w:left="360" w:firstLine="0"/>
            <w:rPr/>
          </w:pPr>
          <w:hyperlink w:anchor="_4b448hiwgtyc">
            <w:r w:rsidDel="00000000" w:rsidR="00000000" w:rsidRPr="00000000">
              <w:rPr>
                <w:rtl w:val="0"/>
              </w:rPr>
              <w:t xml:space="preserve">STALLI</w:t>
            </w:r>
          </w:hyperlink>
          <w:r w:rsidDel="00000000" w:rsidR="00000000" w:rsidRPr="00000000">
            <w:rPr>
              <w:rtl w:val="0"/>
            </w:rPr>
            <w:tab/>
          </w:r>
          <w:r w:rsidDel="00000000" w:rsidR="00000000" w:rsidRPr="00000000">
            <w:fldChar w:fldCharType="begin"/>
            <w:instrText xml:space="preserve"> PAGEREF _4b448hiwgtyc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leader="none" w:pos="10080"/>
            </w:tabs>
            <w:spacing w:before="60" w:line="240" w:lineRule="auto"/>
            <w:ind w:left="360" w:firstLine="0"/>
            <w:rPr/>
          </w:pPr>
          <w:hyperlink w:anchor="_n28wi9jpddia">
            <w:r w:rsidDel="00000000" w:rsidR="00000000" w:rsidRPr="00000000">
              <w:rPr>
                <w:rtl w:val="0"/>
              </w:rPr>
              <w:t xml:space="preserve">SUB</w:t>
            </w:r>
          </w:hyperlink>
          <w:r w:rsidDel="00000000" w:rsidR="00000000" w:rsidRPr="00000000">
            <w:rPr>
              <w:rtl w:val="0"/>
            </w:rPr>
            <w:tab/>
          </w:r>
          <w:r w:rsidDel="00000000" w:rsidR="00000000" w:rsidRPr="00000000">
            <w:fldChar w:fldCharType="begin"/>
            <w:instrText xml:space="preserve"> PAGEREF _n28wi9jpddia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leader="none" w:pos="10080"/>
            </w:tabs>
            <w:spacing w:before="60" w:line="240" w:lineRule="auto"/>
            <w:ind w:left="360" w:firstLine="0"/>
            <w:rPr/>
          </w:pPr>
          <w:hyperlink w:anchor="_ss3vapy9cq1h">
            <w:r w:rsidDel="00000000" w:rsidR="00000000" w:rsidRPr="00000000">
              <w:rPr>
                <w:rtl w:val="0"/>
              </w:rPr>
              <w:t xml:space="preserve">SUBR</w:t>
            </w:r>
          </w:hyperlink>
          <w:r w:rsidDel="00000000" w:rsidR="00000000" w:rsidRPr="00000000">
            <w:rPr>
              <w:rtl w:val="0"/>
            </w:rPr>
            <w:tab/>
          </w:r>
          <w:r w:rsidDel="00000000" w:rsidR="00000000" w:rsidRPr="00000000">
            <w:fldChar w:fldCharType="begin"/>
            <w:instrText xml:space="preserve"> PAGEREF _ss3vapy9cq1h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leader="none" w:pos="10080"/>
            </w:tabs>
            <w:spacing w:before="60" w:line="240" w:lineRule="auto"/>
            <w:ind w:left="360" w:firstLine="0"/>
            <w:rPr/>
          </w:pPr>
          <w:hyperlink w:anchor="_phb5pufpspb9">
            <w:r w:rsidDel="00000000" w:rsidR="00000000" w:rsidRPr="00000000">
              <w:rPr>
                <w:rtl w:val="0"/>
              </w:rPr>
              <w:t xml:space="preserve">SUBS</w:t>
            </w:r>
          </w:hyperlink>
          <w:r w:rsidDel="00000000" w:rsidR="00000000" w:rsidRPr="00000000">
            <w:rPr>
              <w:rtl w:val="0"/>
            </w:rPr>
            <w:tab/>
          </w:r>
          <w:r w:rsidDel="00000000" w:rsidR="00000000" w:rsidRPr="00000000">
            <w:fldChar w:fldCharType="begin"/>
            <w:instrText xml:space="preserve"> PAGEREF _phb5pufpspb9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leader="none" w:pos="10080"/>
            </w:tabs>
            <w:spacing w:before="60" w:line="240" w:lineRule="auto"/>
            <w:ind w:left="360" w:firstLine="0"/>
            <w:rPr/>
          </w:pPr>
          <w:hyperlink w:anchor="_fwvdz7pvnpz3">
            <w:r w:rsidDel="00000000" w:rsidR="00000000" w:rsidRPr="00000000">
              <w:rPr>
                <w:rtl w:val="0"/>
              </w:rPr>
              <w:t xml:space="preserve">SUBSX</w:t>
            </w:r>
          </w:hyperlink>
          <w:r w:rsidDel="00000000" w:rsidR="00000000" w:rsidRPr="00000000">
            <w:rPr>
              <w:rtl w:val="0"/>
            </w:rPr>
            <w:tab/>
          </w:r>
          <w:r w:rsidDel="00000000" w:rsidR="00000000" w:rsidRPr="00000000">
            <w:fldChar w:fldCharType="begin"/>
            <w:instrText xml:space="preserve"> PAGEREF _fwvdz7pvnpz3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leader="none" w:pos="10080"/>
            </w:tabs>
            <w:spacing w:before="60" w:line="240" w:lineRule="auto"/>
            <w:ind w:left="360" w:firstLine="0"/>
            <w:rPr/>
          </w:pPr>
          <w:hyperlink w:anchor="_4wyzstsl5slq">
            <w:r w:rsidDel="00000000" w:rsidR="00000000" w:rsidRPr="00000000">
              <w:rPr>
                <w:rtl w:val="0"/>
              </w:rPr>
              <w:t xml:space="preserve">SUBX</w:t>
            </w:r>
          </w:hyperlink>
          <w:r w:rsidDel="00000000" w:rsidR="00000000" w:rsidRPr="00000000">
            <w:rPr>
              <w:rtl w:val="0"/>
            </w:rPr>
            <w:tab/>
          </w:r>
          <w:r w:rsidDel="00000000" w:rsidR="00000000" w:rsidRPr="00000000">
            <w:fldChar w:fldCharType="begin"/>
            <w:instrText xml:space="preserve"> PAGEREF _4wyzstsl5slq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leader="none" w:pos="10080"/>
            </w:tabs>
            <w:spacing w:before="60" w:line="240" w:lineRule="auto"/>
            <w:ind w:left="360" w:firstLine="0"/>
            <w:rPr/>
          </w:pPr>
          <w:hyperlink w:anchor="_8370tvf23i61">
            <w:r w:rsidDel="00000000" w:rsidR="00000000" w:rsidRPr="00000000">
              <w:rPr>
                <w:rtl w:val="0"/>
              </w:rPr>
              <w:t xml:space="preserve">SUMC / SUMNC</w:t>
            </w:r>
          </w:hyperlink>
          <w:r w:rsidDel="00000000" w:rsidR="00000000" w:rsidRPr="00000000">
            <w:rPr>
              <w:rtl w:val="0"/>
            </w:rPr>
            <w:tab/>
          </w:r>
          <w:r w:rsidDel="00000000" w:rsidR="00000000" w:rsidRPr="00000000">
            <w:fldChar w:fldCharType="begin"/>
            <w:instrText xml:space="preserve"> PAGEREF _8370tvf23i61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leader="none" w:pos="10080"/>
            </w:tabs>
            <w:spacing w:before="60" w:line="240" w:lineRule="auto"/>
            <w:ind w:left="360" w:firstLine="0"/>
            <w:rPr/>
          </w:pPr>
          <w:hyperlink w:anchor="_5u8few7uaee4">
            <w:r w:rsidDel="00000000" w:rsidR="00000000" w:rsidRPr="00000000">
              <w:rPr>
                <w:rtl w:val="0"/>
              </w:rPr>
              <w:t xml:space="preserve">SUMZ / SUMNZ</w:t>
            </w:r>
          </w:hyperlink>
          <w:r w:rsidDel="00000000" w:rsidR="00000000" w:rsidRPr="00000000">
            <w:rPr>
              <w:rtl w:val="0"/>
            </w:rPr>
            <w:tab/>
          </w:r>
          <w:r w:rsidDel="00000000" w:rsidR="00000000" w:rsidRPr="00000000">
            <w:fldChar w:fldCharType="begin"/>
            <w:instrText xml:space="preserve"> PAGEREF _5u8few7uaee4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leader="none" w:pos="10080"/>
            </w:tabs>
            <w:spacing w:before="60" w:line="240" w:lineRule="auto"/>
            <w:ind w:left="360" w:firstLine="0"/>
            <w:rPr/>
          </w:pPr>
          <w:hyperlink w:anchor="_6m4jc27v9rub">
            <w:r w:rsidDel="00000000" w:rsidR="00000000" w:rsidRPr="00000000">
              <w:rPr>
                <w:rtl w:val="0"/>
              </w:rPr>
              <w:t xml:space="preserve">TEST</w:t>
            </w:r>
          </w:hyperlink>
          <w:r w:rsidDel="00000000" w:rsidR="00000000" w:rsidRPr="00000000">
            <w:rPr>
              <w:rtl w:val="0"/>
            </w:rPr>
            <w:tab/>
          </w:r>
          <w:r w:rsidDel="00000000" w:rsidR="00000000" w:rsidRPr="00000000">
            <w:fldChar w:fldCharType="begin"/>
            <w:instrText xml:space="preserve"> PAGEREF _6m4jc27v9rub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leader="none" w:pos="10080"/>
            </w:tabs>
            <w:spacing w:before="60" w:line="240" w:lineRule="auto"/>
            <w:ind w:left="360" w:firstLine="0"/>
            <w:rPr/>
          </w:pPr>
          <w:hyperlink w:anchor="_sjy72z2klc7g">
            <w:r w:rsidDel="00000000" w:rsidR="00000000" w:rsidRPr="00000000">
              <w:rPr>
                <w:rtl w:val="0"/>
              </w:rPr>
              <w:t xml:space="preserve">TESTB / TESTBN</w:t>
            </w:r>
          </w:hyperlink>
          <w:r w:rsidDel="00000000" w:rsidR="00000000" w:rsidRPr="00000000">
            <w:rPr>
              <w:rtl w:val="0"/>
            </w:rPr>
            <w:tab/>
          </w:r>
          <w:r w:rsidDel="00000000" w:rsidR="00000000" w:rsidRPr="00000000">
            <w:fldChar w:fldCharType="begin"/>
            <w:instrText xml:space="preserve"> PAGEREF _sjy72z2klc7g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leader="none" w:pos="10080"/>
            </w:tabs>
            <w:spacing w:before="60" w:line="240" w:lineRule="auto"/>
            <w:ind w:left="360" w:firstLine="0"/>
            <w:rPr/>
          </w:pPr>
          <w:hyperlink w:anchor="_q7r5myfbnfk5">
            <w:r w:rsidDel="00000000" w:rsidR="00000000" w:rsidRPr="00000000">
              <w:rPr>
                <w:rtl w:val="0"/>
              </w:rPr>
              <w:t xml:space="preserve">TESTN</w:t>
            </w:r>
          </w:hyperlink>
          <w:r w:rsidDel="00000000" w:rsidR="00000000" w:rsidRPr="00000000">
            <w:rPr>
              <w:rtl w:val="0"/>
            </w:rPr>
            <w:tab/>
          </w:r>
          <w:r w:rsidDel="00000000" w:rsidR="00000000" w:rsidRPr="00000000">
            <w:fldChar w:fldCharType="begin"/>
            <w:instrText xml:space="preserve"> PAGEREF _q7r5myfbnfk5 \h </w:instrText>
            <w:fldChar w:fldCharType="separate"/>
          </w:r>
          <w:r w:rsidDel="00000000" w:rsidR="00000000" w:rsidRPr="00000000">
            <w:rPr>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leader="none" w:pos="10080"/>
            </w:tabs>
            <w:spacing w:before="60" w:line="240" w:lineRule="auto"/>
            <w:ind w:left="360" w:firstLine="0"/>
            <w:rPr/>
          </w:pPr>
          <w:hyperlink w:anchor="_d2afnf6ec911">
            <w:r w:rsidDel="00000000" w:rsidR="00000000" w:rsidRPr="00000000">
              <w:rPr>
                <w:rtl w:val="0"/>
              </w:rPr>
              <w:t xml:space="preserve">TESTP / TESTPN</w:t>
            </w:r>
          </w:hyperlink>
          <w:r w:rsidDel="00000000" w:rsidR="00000000" w:rsidRPr="00000000">
            <w:rPr>
              <w:rtl w:val="0"/>
            </w:rPr>
            <w:tab/>
          </w:r>
          <w:r w:rsidDel="00000000" w:rsidR="00000000" w:rsidRPr="00000000">
            <w:fldChar w:fldCharType="begin"/>
            <w:instrText xml:space="preserve"> PAGEREF _d2afnf6ec911 \h </w:instrText>
            <w:fldChar w:fldCharType="separate"/>
          </w:r>
          <w:r w:rsidDel="00000000" w:rsidR="00000000" w:rsidRPr="00000000">
            <w:rPr>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leader="none" w:pos="10080"/>
            </w:tabs>
            <w:spacing w:before="60" w:line="240" w:lineRule="auto"/>
            <w:ind w:left="360" w:firstLine="0"/>
            <w:rPr/>
          </w:pPr>
          <w:hyperlink w:anchor="_1rck8xngsheq">
            <w:r w:rsidDel="00000000" w:rsidR="00000000" w:rsidRPr="00000000">
              <w:rPr>
                <w:rtl w:val="0"/>
              </w:rPr>
              <w:t xml:space="preserve">TJF / TJNF</w:t>
            </w:r>
          </w:hyperlink>
          <w:r w:rsidDel="00000000" w:rsidR="00000000" w:rsidRPr="00000000">
            <w:rPr>
              <w:rtl w:val="0"/>
            </w:rPr>
            <w:tab/>
          </w:r>
          <w:r w:rsidDel="00000000" w:rsidR="00000000" w:rsidRPr="00000000">
            <w:fldChar w:fldCharType="begin"/>
            <w:instrText xml:space="preserve"> PAGEREF _1rck8xngsheq \h </w:instrText>
            <w:fldChar w:fldCharType="separate"/>
          </w:r>
          <w:r w:rsidDel="00000000" w:rsidR="00000000" w:rsidRPr="00000000">
            <w:rPr>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leader="none" w:pos="10080"/>
            </w:tabs>
            <w:spacing w:before="60" w:line="240" w:lineRule="auto"/>
            <w:ind w:left="360" w:firstLine="0"/>
            <w:rPr/>
          </w:pPr>
          <w:hyperlink w:anchor="_rm5pk4tx7cv6">
            <w:r w:rsidDel="00000000" w:rsidR="00000000" w:rsidRPr="00000000">
              <w:rPr>
                <w:rtl w:val="0"/>
              </w:rPr>
              <w:t xml:space="preserve">TJS / TJNS</w:t>
            </w:r>
          </w:hyperlink>
          <w:r w:rsidDel="00000000" w:rsidR="00000000" w:rsidRPr="00000000">
            <w:rPr>
              <w:rtl w:val="0"/>
            </w:rPr>
            <w:tab/>
          </w:r>
          <w:r w:rsidDel="00000000" w:rsidR="00000000" w:rsidRPr="00000000">
            <w:fldChar w:fldCharType="begin"/>
            <w:instrText xml:space="preserve"> PAGEREF _rm5pk4tx7cv6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leader="none" w:pos="10080"/>
            </w:tabs>
            <w:spacing w:before="60" w:line="240" w:lineRule="auto"/>
            <w:ind w:left="360" w:firstLine="0"/>
            <w:rPr/>
          </w:pPr>
          <w:hyperlink w:anchor="_o9pr7ygsoyes">
            <w:r w:rsidDel="00000000" w:rsidR="00000000" w:rsidRPr="00000000">
              <w:rPr>
                <w:rtl w:val="0"/>
              </w:rPr>
              <w:t xml:space="preserve">TJV</w:t>
            </w:r>
          </w:hyperlink>
          <w:r w:rsidDel="00000000" w:rsidR="00000000" w:rsidRPr="00000000">
            <w:rPr>
              <w:rtl w:val="0"/>
            </w:rPr>
            <w:tab/>
          </w:r>
          <w:r w:rsidDel="00000000" w:rsidR="00000000" w:rsidRPr="00000000">
            <w:fldChar w:fldCharType="begin"/>
            <w:instrText xml:space="preserve"> PAGEREF _o9pr7ygsoyes \h </w:instrText>
            <w:fldChar w:fldCharType="separate"/>
          </w:r>
          <w:r w:rsidDel="00000000" w:rsidR="00000000" w:rsidRPr="00000000">
            <w:rPr>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leader="none" w:pos="10080"/>
            </w:tabs>
            <w:spacing w:before="60" w:line="240" w:lineRule="auto"/>
            <w:ind w:left="360" w:firstLine="0"/>
            <w:rPr/>
          </w:pPr>
          <w:hyperlink w:anchor="_nz9y81fecbaa">
            <w:r w:rsidDel="00000000" w:rsidR="00000000" w:rsidRPr="00000000">
              <w:rPr>
                <w:rtl w:val="0"/>
              </w:rPr>
              <w:t xml:space="preserve">TJZ / TJNZ</w:t>
            </w:r>
          </w:hyperlink>
          <w:r w:rsidDel="00000000" w:rsidR="00000000" w:rsidRPr="00000000">
            <w:rPr>
              <w:rtl w:val="0"/>
            </w:rPr>
            <w:tab/>
          </w:r>
          <w:r w:rsidDel="00000000" w:rsidR="00000000" w:rsidRPr="00000000">
            <w:fldChar w:fldCharType="begin"/>
            <w:instrText xml:space="preserve"> PAGEREF _nz9y81fecbaa \h </w:instrText>
            <w:fldChar w:fldCharType="separate"/>
          </w:r>
          <w:r w:rsidDel="00000000" w:rsidR="00000000" w:rsidRPr="00000000">
            <w:rPr>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leader="none" w:pos="10080"/>
            </w:tabs>
            <w:spacing w:before="60" w:line="240" w:lineRule="auto"/>
            <w:ind w:left="360" w:firstLine="0"/>
            <w:rPr/>
          </w:pPr>
          <w:hyperlink w:anchor="_sb5186rnvudg">
            <w:r w:rsidDel="00000000" w:rsidR="00000000" w:rsidRPr="00000000">
              <w:rPr>
                <w:rtl w:val="0"/>
              </w:rPr>
              <w:t xml:space="preserve">WAITATN</w:t>
            </w:r>
          </w:hyperlink>
          <w:r w:rsidDel="00000000" w:rsidR="00000000" w:rsidRPr="00000000">
            <w:rPr>
              <w:rtl w:val="0"/>
            </w:rPr>
            <w:tab/>
          </w:r>
          <w:r w:rsidDel="00000000" w:rsidR="00000000" w:rsidRPr="00000000">
            <w:fldChar w:fldCharType="begin"/>
            <w:instrText xml:space="preserve"> PAGEREF _sb5186rnvudg \h </w:instrText>
            <w:fldChar w:fldCharType="separate"/>
          </w:r>
          <w:r w:rsidDel="00000000" w:rsidR="00000000" w:rsidRPr="00000000">
            <w:rPr>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leader="none" w:pos="10080"/>
            </w:tabs>
            <w:spacing w:before="60" w:line="240" w:lineRule="auto"/>
            <w:ind w:left="360" w:firstLine="0"/>
            <w:rPr/>
          </w:pPr>
          <w:hyperlink w:anchor="_u335ct3ffsan">
            <w:r w:rsidDel="00000000" w:rsidR="00000000" w:rsidRPr="00000000">
              <w:rPr>
                <w:rtl w:val="0"/>
              </w:rPr>
              <w:t xml:space="preserve">WAITCT1/2/3</w:t>
            </w:r>
          </w:hyperlink>
          <w:r w:rsidDel="00000000" w:rsidR="00000000" w:rsidRPr="00000000">
            <w:rPr>
              <w:rtl w:val="0"/>
            </w:rPr>
            <w:tab/>
          </w:r>
          <w:r w:rsidDel="00000000" w:rsidR="00000000" w:rsidRPr="00000000">
            <w:fldChar w:fldCharType="begin"/>
            <w:instrText xml:space="preserve"> PAGEREF _u335ct3ffsan \h </w:instrText>
            <w:fldChar w:fldCharType="separate"/>
          </w:r>
          <w:r w:rsidDel="00000000" w:rsidR="00000000" w:rsidRPr="00000000">
            <w:rPr>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leader="none" w:pos="10080"/>
            </w:tabs>
            <w:spacing w:before="60" w:line="240" w:lineRule="auto"/>
            <w:ind w:left="360" w:firstLine="0"/>
            <w:rPr/>
          </w:pPr>
          <w:hyperlink w:anchor="_qoevcy1s6y48">
            <w:r w:rsidDel="00000000" w:rsidR="00000000" w:rsidRPr="00000000">
              <w:rPr>
                <w:rtl w:val="0"/>
              </w:rPr>
              <w:t xml:space="preserve">WAITFBW</w:t>
            </w:r>
          </w:hyperlink>
          <w:r w:rsidDel="00000000" w:rsidR="00000000" w:rsidRPr="00000000">
            <w:rPr>
              <w:rtl w:val="0"/>
            </w:rPr>
            <w:tab/>
          </w:r>
          <w:r w:rsidDel="00000000" w:rsidR="00000000" w:rsidRPr="00000000">
            <w:fldChar w:fldCharType="begin"/>
            <w:instrText xml:space="preserve"> PAGEREF _qoevcy1s6y48 \h </w:instrText>
            <w:fldChar w:fldCharType="separate"/>
          </w:r>
          <w:r w:rsidDel="00000000" w:rsidR="00000000" w:rsidRPr="00000000">
            <w:rPr>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leader="none" w:pos="10080"/>
            </w:tabs>
            <w:spacing w:before="60" w:line="240" w:lineRule="auto"/>
            <w:ind w:left="360" w:firstLine="0"/>
            <w:rPr/>
          </w:pPr>
          <w:hyperlink w:anchor="_rqj7wu7kf26o">
            <w:r w:rsidDel="00000000" w:rsidR="00000000" w:rsidRPr="00000000">
              <w:rPr>
                <w:rtl w:val="0"/>
              </w:rPr>
              <w:t xml:space="preserve">WAITINT</w:t>
            </w:r>
          </w:hyperlink>
          <w:r w:rsidDel="00000000" w:rsidR="00000000" w:rsidRPr="00000000">
            <w:rPr>
              <w:rtl w:val="0"/>
            </w:rPr>
            <w:tab/>
          </w:r>
          <w:r w:rsidDel="00000000" w:rsidR="00000000" w:rsidRPr="00000000">
            <w:fldChar w:fldCharType="begin"/>
            <w:instrText xml:space="preserve"> PAGEREF _rqj7wu7kf26o \h </w:instrText>
            <w:fldChar w:fldCharType="separate"/>
          </w:r>
          <w:r w:rsidDel="00000000" w:rsidR="00000000" w:rsidRPr="00000000">
            <w:rPr>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leader="none" w:pos="10080"/>
            </w:tabs>
            <w:spacing w:before="60" w:line="240" w:lineRule="auto"/>
            <w:ind w:left="360" w:firstLine="0"/>
            <w:rPr/>
          </w:pPr>
          <w:hyperlink w:anchor="_5i1v8ffdcpk2">
            <w:r w:rsidDel="00000000" w:rsidR="00000000" w:rsidRPr="00000000">
              <w:rPr>
                <w:rtl w:val="0"/>
              </w:rPr>
              <w:t xml:space="preserve">WAITPAT</w:t>
            </w:r>
          </w:hyperlink>
          <w:r w:rsidDel="00000000" w:rsidR="00000000" w:rsidRPr="00000000">
            <w:rPr>
              <w:rtl w:val="0"/>
            </w:rPr>
            <w:tab/>
          </w:r>
          <w:r w:rsidDel="00000000" w:rsidR="00000000" w:rsidRPr="00000000">
            <w:fldChar w:fldCharType="begin"/>
            <w:instrText xml:space="preserve"> PAGEREF _5i1v8ffdcpk2 \h </w:instrText>
            <w:fldChar w:fldCharType="separate"/>
          </w:r>
          <w:r w:rsidDel="00000000" w:rsidR="00000000" w:rsidRPr="00000000">
            <w:rPr>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leader="none" w:pos="10080"/>
            </w:tabs>
            <w:spacing w:before="60" w:line="240" w:lineRule="auto"/>
            <w:ind w:left="360" w:firstLine="0"/>
            <w:rPr/>
          </w:pPr>
          <w:hyperlink w:anchor="_43d9knl3whqm">
            <w:r w:rsidDel="00000000" w:rsidR="00000000" w:rsidRPr="00000000">
              <w:rPr>
                <w:rtl w:val="0"/>
              </w:rPr>
              <w:t xml:space="preserve">WAITSE1/2/3/4</w:t>
            </w:r>
          </w:hyperlink>
          <w:r w:rsidDel="00000000" w:rsidR="00000000" w:rsidRPr="00000000">
            <w:rPr>
              <w:rtl w:val="0"/>
            </w:rPr>
            <w:tab/>
          </w:r>
          <w:r w:rsidDel="00000000" w:rsidR="00000000" w:rsidRPr="00000000">
            <w:fldChar w:fldCharType="begin"/>
            <w:instrText xml:space="preserve"> PAGEREF _43d9knl3whqm \h </w:instrText>
            <w:fldChar w:fldCharType="separate"/>
          </w:r>
          <w:r w:rsidDel="00000000" w:rsidR="00000000" w:rsidRPr="00000000">
            <w:rPr>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leader="none" w:pos="10080"/>
            </w:tabs>
            <w:spacing w:before="60" w:line="240" w:lineRule="auto"/>
            <w:ind w:left="360" w:firstLine="0"/>
            <w:rPr/>
          </w:pPr>
          <w:hyperlink w:anchor="_zdbnefgvlfr5">
            <w:r w:rsidDel="00000000" w:rsidR="00000000" w:rsidRPr="00000000">
              <w:rPr>
                <w:rtl w:val="0"/>
              </w:rPr>
              <w:t xml:space="preserve">WAITXFI</w:t>
            </w:r>
          </w:hyperlink>
          <w:r w:rsidDel="00000000" w:rsidR="00000000" w:rsidRPr="00000000">
            <w:rPr>
              <w:rtl w:val="0"/>
            </w:rPr>
            <w:tab/>
          </w:r>
          <w:r w:rsidDel="00000000" w:rsidR="00000000" w:rsidRPr="00000000">
            <w:fldChar w:fldCharType="begin"/>
            <w:instrText xml:space="preserve"> PAGEREF _zdbnefgvlfr5 \h </w:instrText>
            <w:fldChar w:fldCharType="separate"/>
          </w:r>
          <w:r w:rsidDel="00000000" w:rsidR="00000000" w:rsidRPr="00000000">
            <w:rPr>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leader="none" w:pos="10080"/>
            </w:tabs>
            <w:spacing w:before="60" w:line="240" w:lineRule="auto"/>
            <w:ind w:left="360" w:firstLine="0"/>
            <w:rPr/>
          </w:pPr>
          <w:hyperlink w:anchor="_1ird9xvgzp82">
            <w:r w:rsidDel="00000000" w:rsidR="00000000" w:rsidRPr="00000000">
              <w:rPr>
                <w:rtl w:val="0"/>
              </w:rPr>
              <w:t xml:space="preserve">WAITXMT</w:t>
            </w:r>
          </w:hyperlink>
          <w:r w:rsidDel="00000000" w:rsidR="00000000" w:rsidRPr="00000000">
            <w:rPr>
              <w:rtl w:val="0"/>
            </w:rPr>
            <w:tab/>
          </w:r>
          <w:r w:rsidDel="00000000" w:rsidR="00000000" w:rsidRPr="00000000">
            <w:fldChar w:fldCharType="begin"/>
            <w:instrText xml:space="preserve"> PAGEREF _1ird9xvgzp82 \h </w:instrText>
            <w:fldChar w:fldCharType="separate"/>
          </w:r>
          <w:r w:rsidDel="00000000" w:rsidR="00000000" w:rsidRPr="00000000">
            <w:rPr>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leader="none" w:pos="10080"/>
            </w:tabs>
            <w:spacing w:before="60" w:line="240" w:lineRule="auto"/>
            <w:ind w:left="360" w:firstLine="0"/>
            <w:rPr/>
          </w:pPr>
          <w:hyperlink w:anchor="_nesp1ncmao0z">
            <w:r w:rsidDel="00000000" w:rsidR="00000000" w:rsidRPr="00000000">
              <w:rPr>
                <w:rtl w:val="0"/>
              </w:rPr>
              <w:t xml:space="preserve">WAITXRL</w:t>
            </w:r>
          </w:hyperlink>
          <w:r w:rsidDel="00000000" w:rsidR="00000000" w:rsidRPr="00000000">
            <w:rPr>
              <w:rtl w:val="0"/>
            </w:rPr>
            <w:tab/>
          </w:r>
          <w:r w:rsidDel="00000000" w:rsidR="00000000" w:rsidRPr="00000000">
            <w:fldChar w:fldCharType="begin"/>
            <w:instrText xml:space="preserve"> PAGEREF _nesp1ncmao0z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leader="none" w:pos="10080"/>
            </w:tabs>
            <w:spacing w:before="60" w:line="240" w:lineRule="auto"/>
            <w:ind w:left="360" w:firstLine="0"/>
            <w:rPr/>
          </w:pPr>
          <w:hyperlink w:anchor="_y7dswdrnedgw">
            <w:r w:rsidDel="00000000" w:rsidR="00000000" w:rsidRPr="00000000">
              <w:rPr>
                <w:rtl w:val="0"/>
              </w:rPr>
              <w:t xml:space="preserve">WAITXRO</w:t>
            </w:r>
          </w:hyperlink>
          <w:r w:rsidDel="00000000" w:rsidR="00000000" w:rsidRPr="00000000">
            <w:rPr>
              <w:rtl w:val="0"/>
            </w:rPr>
            <w:tab/>
          </w:r>
          <w:r w:rsidDel="00000000" w:rsidR="00000000" w:rsidRPr="00000000">
            <w:fldChar w:fldCharType="begin"/>
            <w:instrText xml:space="preserve"> PAGEREF _y7dswdrnedgw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leader="none" w:pos="10080"/>
            </w:tabs>
            <w:spacing w:before="60" w:line="240" w:lineRule="auto"/>
            <w:ind w:left="360" w:firstLine="0"/>
            <w:rPr/>
          </w:pPr>
          <w:hyperlink w:anchor="_70my8h1n5l99">
            <w:r w:rsidDel="00000000" w:rsidR="00000000" w:rsidRPr="00000000">
              <w:rPr>
                <w:rtl w:val="0"/>
              </w:rPr>
              <w:t xml:space="preserve">WRC / WRNC</w:t>
            </w:r>
          </w:hyperlink>
          <w:r w:rsidDel="00000000" w:rsidR="00000000" w:rsidRPr="00000000">
            <w:rPr>
              <w:rtl w:val="0"/>
            </w:rPr>
            <w:tab/>
          </w:r>
          <w:r w:rsidDel="00000000" w:rsidR="00000000" w:rsidRPr="00000000">
            <w:fldChar w:fldCharType="begin"/>
            <w:instrText xml:space="preserve"> PAGEREF _70my8h1n5l99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leader="none" w:pos="10080"/>
            </w:tabs>
            <w:spacing w:before="60" w:line="240" w:lineRule="auto"/>
            <w:ind w:left="360" w:firstLine="0"/>
            <w:rPr/>
          </w:pPr>
          <w:hyperlink w:anchor="_4rwgnzl2tfbc">
            <w:r w:rsidDel="00000000" w:rsidR="00000000" w:rsidRPr="00000000">
              <w:rPr>
                <w:rtl w:val="0"/>
              </w:rPr>
              <w:t xml:space="preserve">WRZ / WRNZ</w:t>
            </w:r>
          </w:hyperlink>
          <w:r w:rsidDel="00000000" w:rsidR="00000000" w:rsidRPr="00000000">
            <w:rPr>
              <w:rtl w:val="0"/>
            </w:rPr>
            <w:tab/>
          </w:r>
          <w:r w:rsidDel="00000000" w:rsidR="00000000" w:rsidRPr="00000000">
            <w:fldChar w:fldCharType="begin"/>
            <w:instrText xml:space="preserve"> PAGEREF _4rwgnzl2tfbc \h </w:instrText>
            <w:fldChar w:fldCharType="separate"/>
          </w:r>
          <w:r w:rsidDel="00000000" w:rsidR="00000000" w:rsidRPr="00000000">
            <w:rPr>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leader="none" w:pos="10080"/>
            </w:tabs>
            <w:spacing w:before="60" w:line="240" w:lineRule="auto"/>
            <w:ind w:left="360" w:firstLine="0"/>
            <w:rPr/>
          </w:pPr>
          <w:hyperlink w:anchor="_ci31vbchcwxx">
            <w:r w:rsidDel="00000000" w:rsidR="00000000" w:rsidRPr="00000000">
              <w:rPr>
                <w:rtl w:val="0"/>
              </w:rPr>
              <w:t xml:space="preserve">XOR</w:t>
            </w:r>
          </w:hyperlink>
          <w:r w:rsidDel="00000000" w:rsidR="00000000" w:rsidRPr="00000000">
            <w:rPr>
              <w:rtl w:val="0"/>
            </w:rPr>
            <w:tab/>
          </w:r>
          <w:r w:rsidDel="00000000" w:rsidR="00000000" w:rsidRPr="00000000">
            <w:fldChar w:fldCharType="begin"/>
            <w:instrText xml:space="preserve"> PAGEREF _ci31vbchcwxx \h </w:instrText>
            <w:fldChar w:fldCharType="separate"/>
          </w:r>
          <w:r w:rsidDel="00000000" w:rsidR="00000000" w:rsidRPr="00000000">
            <w:rPr>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leader="none" w:pos="10080"/>
            </w:tabs>
            <w:spacing w:before="60" w:line="240" w:lineRule="auto"/>
            <w:ind w:left="360" w:firstLine="0"/>
            <w:rPr/>
          </w:pPr>
          <w:hyperlink w:anchor="_9rn21a3cv769">
            <w:r w:rsidDel="00000000" w:rsidR="00000000" w:rsidRPr="00000000">
              <w:rPr>
                <w:rtl w:val="0"/>
              </w:rPr>
              <w:t xml:space="preserve">ZEROX</w:t>
            </w:r>
          </w:hyperlink>
          <w:r w:rsidDel="00000000" w:rsidR="00000000" w:rsidRPr="00000000">
            <w:rPr>
              <w:rtl w:val="0"/>
            </w:rPr>
            <w:tab/>
          </w:r>
          <w:r w:rsidDel="00000000" w:rsidR="00000000" w:rsidRPr="00000000">
            <w:fldChar w:fldCharType="begin"/>
            <w:instrText xml:space="preserve"> PAGEREF _9rn21a3cv769 \h </w:instrText>
            <w:fldChar w:fldCharType="separate"/>
          </w:r>
          <w:r w:rsidDel="00000000" w:rsidR="00000000" w:rsidRPr="00000000">
            <w:rPr>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leader="none" w:pos="10080"/>
            </w:tabs>
            <w:spacing w:before="200" w:line="240" w:lineRule="auto"/>
            <w:rPr>
              <w:b w:val="1"/>
            </w:rPr>
          </w:pPr>
          <w:hyperlink w:anchor="_em2rds3ngnl0">
            <w:r w:rsidDel="00000000" w:rsidR="00000000" w:rsidRPr="00000000">
              <w:rPr>
                <w:b w:val="1"/>
                <w:rtl w:val="0"/>
              </w:rPr>
              <w:t xml:space="preserve">PROPELLER 2 ASSEMBLY LANGUAGE (PASM2) IN BRIEF</w:t>
            </w:r>
          </w:hyperlink>
          <w:r w:rsidDel="00000000" w:rsidR="00000000" w:rsidRPr="00000000">
            <w:rPr>
              <w:b w:val="1"/>
              <w:rtl w:val="0"/>
            </w:rPr>
            <w:tab/>
          </w:r>
          <w:r w:rsidDel="00000000" w:rsidR="00000000" w:rsidRPr="00000000">
            <w:fldChar w:fldCharType="begin"/>
            <w:instrText xml:space="preserve"> PAGEREF _em2rds3ngnl0 \h </w:instrText>
            <w:fldChar w:fldCharType="separate"/>
          </w:r>
          <w:r w:rsidDel="00000000" w:rsidR="00000000" w:rsidRPr="00000000">
            <w:rPr>
              <w:b w:val="1"/>
              <w:rtl w:val="0"/>
            </w:rPr>
            <w:t xml:space="preserve">148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leader="none" w:pos="10080"/>
            </w:tabs>
            <w:spacing w:before="200" w:line="240" w:lineRule="auto"/>
            <w:rPr/>
          </w:pPr>
          <w:hyperlink w:anchor="_76srt37q0r25">
            <w:r w:rsidDel="00000000" w:rsidR="00000000" w:rsidRPr="00000000">
              <w:rPr>
                <w:b w:val="1"/>
                <w:rtl w:val="0"/>
              </w:rPr>
              <w:t xml:space="preserve">PROPELLER 2 RESERVED WORDS (SPIN2 + PASM2)</w:t>
            </w:r>
          </w:hyperlink>
          <w:r w:rsidDel="00000000" w:rsidR="00000000" w:rsidRPr="00000000">
            <w:rPr>
              <w:b w:val="1"/>
              <w:rtl w:val="0"/>
            </w:rPr>
            <w:tab/>
          </w:r>
          <w:r w:rsidDel="00000000" w:rsidR="00000000" w:rsidRPr="00000000">
            <w:fldChar w:fldCharType="begin"/>
            <w:instrText xml:space="preserve"> PAGEREF _76srt37q0r25 \h </w:instrText>
            <w:fldChar w:fldCharType="separate"/>
          </w:r>
          <w:r w:rsidDel="00000000" w:rsidR="00000000" w:rsidRPr="00000000">
            <w:rPr>
              <w:b w:val="1"/>
              <w:rtl w:val="0"/>
            </w:rPr>
            <w:t xml:space="preserve">160</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leader="none" w:pos="10080"/>
            </w:tabs>
            <w:spacing w:before="200" w:line="240" w:lineRule="auto"/>
            <w:rPr>
              <w:b w:val="1"/>
            </w:rPr>
          </w:pPr>
          <w:hyperlink w:anchor="_swmvo3n67qaa">
            <w:r w:rsidDel="00000000" w:rsidR="00000000" w:rsidRPr="00000000">
              <w:rPr>
                <w:b w:val="1"/>
                <w:rtl w:val="0"/>
              </w:rPr>
              <w:t xml:space="preserve">CHANGE LOG</w:t>
            </w:r>
          </w:hyperlink>
          <w:r w:rsidDel="00000000" w:rsidR="00000000" w:rsidRPr="00000000">
            <w:rPr>
              <w:b w:val="1"/>
              <w:rtl w:val="0"/>
            </w:rPr>
            <w:tab/>
          </w:r>
          <w:r w:rsidDel="00000000" w:rsidR="00000000" w:rsidRPr="00000000">
            <w:fldChar w:fldCharType="begin"/>
            <w:instrText xml:space="preserve"> PAGEREF _swmvo3n67qaa \h </w:instrText>
            <w:fldChar w:fldCharType="separate"/>
          </w:r>
          <w:r w:rsidDel="00000000" w:rsidR="00000000" w:rsidRPr="00000000">
            <w:rPr>
              <w:b w:val="1"/>
              <w:rtl w:val="0"/>
            </w:rPr>
            <w:t xml:space="preserve">162</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leader="none" w:pos="10080"/>
            </w:tabs>
            <w:spacing w:after="80" w:before="200" w:line="240" w:lineRule="auto"/>
            <w:rPr>
              <w:b w:val="1"/>
            </w:rPr>
          </w:pPr>
          <w:hyperlink w:anchor="_cenlv5sy0ptb">
            <w:r w:rsidDel="00000000" w:rsidR="00000000" w:rsidRPr="00000000">
              <w:rPr>
                <w:b w:val="1"/>
                <w:rtl w:val="0"/>
              </w:rPr>
              <w:t xml:space="preserve">PARALLAX INCORPORATED</w:t>
            </w:r>
          </w:hyperlink>
          <w:r w:rsidDel="00000000" w:rsidR="00000000" w:rsidRPr="00000000">
            <w:rPr>
              <w:b w:val="1"/>
              <w:rtl w:val="0"/>
            </w:rPr>
            <w:tab/>
          </w:r>
          <w:r w:rsidDel="00000000" w:rsidR="00000000" w:rsidRPr="00000000">
            <w:fldChar w:fldCharType="begin"/>
            <w:instrText xml:space="preserve"> PAGEREF _cenlv5sy0ptb \h </w:instrText>
            <w:fldChar w:fldCharType="separate"/>
          </w:r>
          <w:r w:rsidDel="00000000" w:rsidR="00000000" w:rsidRPr="00000000">
            <w:rPr>
              <w:b w:val="1"/>
              <w:rtl w:val="0"/>
            </w:rPr>
            <w:t xml:space="preserve">162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Style w:val="Heading1"/>
        <w:pageBreakBefore w:val="0"/>
        <w:rPr/>
        <w:sectPr>
          <w:footerReference r:id="rId12" w:type="default"/>
          <w:type w:val="nextPage"/>
          <w:pgSz w:h="15840" w:w="12240" w:orient="portrait"/>
          <w:pgMar w:bottom="720" w:top="720" w:left="1080" w:right="1080" w:header="720" w:footer="720"/>
        </w:sectPr>
      </w:pPr>
      <w:bookmarkStart w:colFirst="0" w:colLast="0" w:name="_ogdq4x2znqss" w:id="12"/>
      <w:bookmarkEnd w:id="12"/>
      <w:r w:rsidDel="00000000" w:rsidR="00000000" w:rsidRPr="00000000">
        <w:rPr>
          <w:rtl w:val="0"/>
        </w:rPr>
      </w:r>
    </w:p>
    <w:p w:rsidR="00000000" w:rsidDel="00000000" w:rsidP="00000000" w:rsidRDefault="00000000" w:rsidRPr="00000000" w14:paraId="000000F7">
      <w:pPr>
        <w:pStyle w:val="Heading1"/>
        <w:pageBreakBefore w:val="0"/>
        <w:rPr/>
      </w:pPr>
      <w:bookmarkStart w:colFirst="0" w:colLast="0" w:name="_zyeu5q2a3jl" w:id="13"/>
      <w:bookmarkEnd w:id="13"/>
      <w:r w:rsidDel="00000000" w:rsidR="00000000" w:rsidRPr="00000000">
        <w:rPr>
          <w:rtl w:val="0"/>
        </w:rPr>
        <w:t xml:space="preserve">PREFACE</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This</w:t>
      </w:r>
      <w:r w:rsidDel="00000000" w:rsidR="00000000" w:rsidRPr="00000000">
        <w:rPr>
          <w:rtl w:val="0"/>
        </w:rPr>
        <w:t xml:space="preserve"> guide is an in-depth description of the Propeller 2 PASM2 language (Propeller 2 Assembly Language).  It serves as a full reference to the language and techniques for its use.</w:t>
      </w:r>
      <w:r w:rsidDel="00000000" w:rsidR="00000000" w:rsidRPr="00000000">
        <w:rPr>
          <w:rtl w:val="0"/>
        </w:rPr>
      </w:r>
    </w:p>
    <w:p w:rsidR="00000000" w:rsidDel="00000000" w:rsidP="00000000" w:rsidRDefault="00000000" w:rsidRPr="00000000" w14:paraId="000000F9">
      <w:pPr>
        <w:pageBreakBefore w:val="0"/>
        <w:rPr>
          <w:i w:val="1"/>
          <w:highlight w:val="yellow"/>
        </w:rPr>
      </w:pPr>
      <w:r w:rsidDel="00000000" w:rsidR="00000000" w:rsidRPr="00000000">
        <w:rPr>
          <w:rtl w:val="0"/>
        </w:rPr>
        <w:t xml:space="preserve">For additional documentation and resources, including programming tools, visit </w:t>
      </w:r>
      <w:hyperlink r:id="rId13">
        <w:r w:rsidDel="00000000" w:rsidR="00000000" w:rsidRPr="00000000">
          <w:rPr>
            <w:color w:val="1155cc"/>
            <w:u w:val="single"/>
            <w:rtl w:val="0"/>
          </w:rPr>
          <w:t xml:space="preserve">www.parallax.com/P2</w:t>
        </w:r>
      </w:hyperlink>
      <w:r w:rsidDel="00000000" w:rsidR="00000000" w:rsidRPr="00000000">
        <w:rPr>
          <w:rtl w:val="0"/>
        </w:rPr>
        <w:t xml:space="preserve">. The latest version of this guide, along with links to a commentable Google Doc version, are available from the Documentation section. In addition, there are links to other references </w:t>
      </w:r>
      <w:r w:rsidDel="00000000" w:rsidR="00000000" w:rsidRPr="00000000">
        <w:rPr>
          <w:rtl w:val="0"/>
        </w:rPr>
        <w:t xml:space="preserve">for the Propeller</w:t>
      </w:r>
      <w:r w:rsidDel="00000000" w:rsidR="00000000" w:rsidRPr="00000000">
        <w:rPr>
          <w:rtl w:val="0"/>
        </w:rPr>
        <w:t xml:space="preserve"> 2 and its Spin2 language, which may include commentable Google Docs.</w:t>
      </w:r>
      <w:r w:rsidDel="00000000" w:rsidR="00000000" w:rsidRPr="00000000">
        <w:rPr>
          <w:rtl w:val="0"/>
        </w:rPr>
      </w:r>
    </w:p>
    <w:p w:rsidR="00000000" w:rsidDel="00000000" w:rsidP="00000000" w:rsidRDefault="00000000" w:rsidRPr="00000000" w14:paraId="000000FA">
      <w:pPr>
        <w:pStyle w:val="Heading1"/>
        <w:rPr/>
      </w:pPr>
      <w:bookmarkStart w:colFirst="0" w:colLast="0" w:name="_12fh0v8mc8fz" w:id="14"/>
      <w:bookmarkEnd w:id="14"/>
      <w:r w:rsidDel="00000000" w:rsidR="00000000" w:rsidRPr="00000000">
        <w:rPr>
          <w:rtl w:val="0"/>
        </w:rPr>
        <w:t xml:space="preserve">CONVENTIONS</w:t>
      </w:r>
      <w:r w:rsidDel="00000000" w:rsidR="00000000" w:rsidRPr="00000000">
        <w:rPr>
          <w:rtl w:val="0"/>
        </w:rPr>
      </w:r>
    </w:p>
    <w:p w:rsidR="00000000" w:rsidDel="00000000" w:rsidP="00000000" w:rsidRDefault="00000000" w:rsidRPr="00000000" w14:paraId="000000FB">
      <w:pPr>
        <w:numPr>
          <w:ilvl w:val="0"/>
          <w:numId w:val="8"/>
        </w:numPr>
        <w:spacing w:after="0" w:afterAutospacing="0"/>
        <w:ind w:left="720" w:hanging="360"/>
        <w:rPr>
          <w:b w:val="0"/>
          <w:sz w:val="20"/>
          <w:szCs w:val="20"/>
        </w:rPr>
      </w:pPr>
      <w:r w:rsidDel="00000000" w:rsidR="00000000" w:rsidRPr="00000000">
        <w:rPr>
          <w:rtl w:val="0"/>
        </w:rPr>
        <w:t xml:space="preserve">% - indicates a binary number (containing the digits 0 and 1, and underscore "_" characters)</w:t>
      </w:r>
    </w:p>
    <w:p w:rsidR="00000000" w:rsidDel="00000000" w:rsidP="00000000" w:rsidRDefault="00000000" w:rsidRPr="00000000" w14:paraId="000000FC">
      <w:pPr>
        <w:numPr>
          <w:ilvl w:val="1"/>
          <w:numId w:val="8"/>
        </w:numPr>
        <w:spacing w:after="0" w:afterAutospacing="0"/>
        <w:ind w:left="1440" w:hanging="360"/>
        <w:rPr>
          <w:b w:val="0"/>
          <w:sz w:val="20"/>
          <w:szCs w:val="20"/>
        </w:rPr>
      </w:pPr>
      <w:r w:rsidDel="00000000" w:rsidR="00000000" w:rsidRPr="00000000">
        <w:rPr>
          <w:rtl w:val="0"/>
        </w:rPr>
        <w:t xml:space="preserve">ex: </w:t>
      </w:r>
      <w:r w:rsidDel="00000000" w:rsidR="00000000" w:rsidRPr="00000000">
        <w:rPr>
          <w:rFonts w:ascii="Roboto Mono" w:cs="Roboto Mono" w:eastAsia="Roboto Mono" w:hAnsi="Roboto Mono"/>
          <w:rtl w:val="0"/>
        </w:rPr>
        <w:t xml:space="preserve">%0101 </w:t>
      </w:r>
      <w:r w:rsidDel="00000000" w:rsidR="00000000" w:rsidRPr="00000000">
        <w:rPr>
          <w:rtl w:val="0"/>
        </w:rPr>
        <w:t xml:space="preserve">and</w:t>
      </w:r>
      <w:r w:rsidDel="00000000" w:rsidR="00000000" w:rsidRPr="00000000">
        <w:rPr>
          <w:rFonts w:ascii="Roboto Mono" w:cs="Roboto Mono" w:eastAsia="Roboto Mono" w:hAnsi="Roboto Mono"/>
          <w:rtl w:val="0"/>
        </w:rPr>
        <w:t xml:space="preserve"> %11000111</w:t>
      </w:r>
      <w:r w:rsidDel="00000000" w:rsidR="00000000" w:rsidRPr="00000000">
        <w:rPr>
          <w:rtl w:val="0"/>
        </w:rPr>
      </w:r>
    </w:p>
    <w:p w:rsidR="00000000" w:rsidDel="00000000" w:rsidP="00000000" w:rsidRDefault="00000000" w:rsidRPr="00000000" w14:paraId="000000FD">
      <w:pPr>
        <w:numPr>
          <w:ilvl w:val="0"/>
          <w:numId w:val="8"/>
        </w:numPr>
        <w:spacing w:after="0" w:afterAutospacing="0"/>
        <w:ind w:left="720" w:hanging="360"/>
        <w:rPr>
          <w:b w:val="0"/>
          <w:sz w:val="20"/>
          <w:szCs w:val="20"/>
        </w:rPr>
      </w:pPr>
      <w:r w:rsidDel="00000000" w:rsidR="00000000" w:rsidRPr="00000000">
        <w:rPr>
          <w:rtl w:val="0"/>
        </w:rPr>
        <w:t xml:space="preserve">$ - indicates either a hexadecimal number (containing the digits 0–9, A–F, and underscore "_" characters) or the current address (the address of the current instruction)</w:t>
      </w:r>
    </w:p>
    <w:p w:rsidR="00000000" w:rsidDel="00000000" w:rsidP="00000000" w:rsidRDefault="00000000" w:rsidRPr="00000000" w14:paraId="000000FE">
      <w:pPr>
        <w:numPr>
          <w:ilvl w:val="1"/>
          <w:numId w:val="8"/>
        </w:numPr>
        <w:spacing w:after="0" w:afterAutospacing="0"/>
        <w:ind w:left="1440" w:hanging="360"/>
        <w:rPr>
          <w:b w:val="0"/>
          <w:sz w:val="20"/>
          <w:szCs w:val="20"/>
        </w:rPr>
      </w:pPr>
      <w:r w:rsidDel="00000000" w:rsidR="00000000" w:rsidRPr="00000000">
        <w:rPr>
          <w:rtl w:val="0"/>
        </w:rPr>
        <w:t xml:space="preserve">ex: </w:t>
      </w:r>
      <w:r w:rsidDel="00000000" w:rsidR="00000000" w:rsidRPr="00000000">
        <w:rPr>
          <w:rFonts w:ascii="Roboto Mono" w:cs="Roboto Mono" w:eastAsia="Roboto Mono" w:hAnsi="Roboto Mono"/>
          <w:rtl w:val="0"/>
        </w:rPr>
        <w:t xml:space="preserve">$2AF </w:t>
      </w:r>
      <w:r w:rsidDel="00000000" w:rsidR="00000000" w:rsidRPr="00000000">
        <w:rPr>
          <w:rtl w:val="0"/>
        </w:rPr>
        <w:t xml:space="preserve">and</w:t>
      </w:r>
      <w:r w:rsidDel="00000000" w:rsidR="00000000" w:rsidRPr="00000000">
        <w:rPr>
          <w:rFonts w:ascii="Roboto Mono" w:cs="Roboto Mono" w:eastAsia="Roboto Mono" w:hAnsi="Roboto Mono"/>
          <w:rtl w:val="0"/>
        </w:rPr>
        <w:t xml:space="preserve"> $0D816</w:t>
      </w:r>
    </w:p>
    <w:p w:rsidR="00000000" w:rsidDel="00000000" w:rsidP="00000000" w:rsidRDefault="00000000" w:rsidRPr="00000000" w14:paraId="000000FF">
      <w:pPr>
        <w:numPr>
          <w:ilvl w:val="1"/>
          <w:numId w:val="8"/>
        </w:numPr>
        <w:spacing w:after="0" w:afterAutospacing="0"/>
        <w:ind w:left="1440" w:hanging="360"/>
        <w:rPr>
          <w:rFonts w:ascii="Roboto Mono" w:cs="Roboto Mono" w:eastAsia="Roboto Mono" w:hAnsi="Roboto Mono"/>
        </w:rPr>
      </w:pPr>
      <w:r w:rsidDel="00000000" w:rsidR="00000000" w:rsidRPr="00000000">
        <w:rPr>
          <w:rtl w:val="0"/>
        </w:rPr>
        <w:t xml:space="preserve">ex: </w:t>
      </w:r>
      <w:r w:rsidDel="00000000" w:rsidR="00000000" w:rsidRPr="00000000">
        <w:rPr>
          <w:rFonts w:ascii="Roboto Mono" w:cs="Roboto Mono" w:eastAsia="Roboto Mono" w:hAnsi="Roboto Mono"/>
          <w:rtl w:val="0"/>
        </w:rPr>
        <w:t xml:space="preserve">$</w:t>
      </w:r>
      <w:r w:rsidDel="00000000" w:rsidR="00000000" w:rsidRPr="00000000">
        <w:rPr>
          <w:rtl w:val="0"/>
        </w:rPr>
        <w:t xml:space="preserve"> (in an instruction's destination or source field)</w:t>
      </w:r>
      <w:r w:rsidDel="00000000" w:rsidR="00000000" w:rsidRPr="00000000">
        <w:rPr>
          <w:rtl w:val="0"/>
        </w:rPr>
      </w:r>
    </w:p>
    <w:p w:rsidR="00000000" w:rsidDel="00000000" w:rsidP="00000000" w:rsidRDefault="00000000" w:rsidRPr="00000000" w14:paraId="00000100">
      <w:pPr>
        <w:numPr>
          <w:ilvl w:val="0"/>
          <w:numId w:val="8"/>
        </w:numPr>
        <w:spacing w:after="0" w:afterAutospacing="0"/>
        <w:ind w:left="720" w:hanging="360"/>
        <w:rPr>
          <w:b w:val="0"/>
          <w:sz w:val="20"/>
          <w:szCs w:val="20"/>
        </w:rPr>
      </w:pPr>
      <w:r w:rsidDel="00000000" w:rsidR="00000000" w:rsidRPr="00000000">
        <w:rPr>
          <w:rtl w:val="0"/>
        </w:rPr>
        <w:t xml:space="preserve">_ - (underscore) is a visual separator in numbers and in certain symbols.  Occasionally they are used as the leading or trailing character of a symbol to make it unique while keeping it similar to a same-named symbol that may already exist, or may be used in a syntax description to separate words of an all-lowercase phrase meant to be replaced by the reader when typing.  In numbers (i.e. decimal, hexadecimal, and binary values) they are group indicators that may separate natural boundaries (like groups of 3 digits in decimal or 8 bits in binary) or may separate context-specific fields of a value (like smart mode bits and drive level bits in an I/O pin configuration value)</w:t>
      </w:r>
    </w:p>
    <w:p w:rsidR="00000000" w:rsidDel="00000000" w:rsidP="00000000" w:rsidRDefault="00000000" w:rsidRPr="00000000" w14:paraId="00000101">
      <w:pPr>
        <w:numPr>
          <w:ilvl w:val="1"/>
          <w:numId w:val="8"/>
        </w:numPr>
        <w:spacing w:after="0" w:afterAutospacing="0"/>
        <w:ind w:left="1440" w:hanging="360"/>
        <w:rPr>
          <w:b w:val="0"/>
          <w:sz w:val="20"/>
          <w:szCs w:val="20"/>
        </w:rPr>
      </w:pPr>
      <w:r w:rsidDel="00000000" w:rsidR="00000000" w:rsidRPr="00000000">
        <w:rPr>
          <w:rtl w:val="0"/>
        </w:rPr>
        <w:t xml:space="preserve">ex: </w:t>
      </w:r>
      <w:r w:rsidDel="00000000" w:rsidR="00000000" w:rsidRPr="00000000">
        <w:rPr>
          <w:rFonts w:ascii="Roboto Mono" w:cs="Roboto Mono" w:eastAsia="Roboto Mono" w:hAnsi="Roboto Mono"/>
          <w:rtl w:val="0"/>
        </w:rPr>
        <w:t xml:space="preserve">%00111010_01011101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$4C1F_0D816</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2_328_476</w:t>
      </w:r>
    </w:p>
    <w:p w:rsidR="00000000" w:rsidDel="00000000" w:rsidP="00000000" w:rsidRDefault="00000000" w:rsidRPr="00000000" w14:paraId="00000102">
      <w:pPr>
        <w:numPr>
          <w:ilvl w:val="1"/>
          <w:numId w:val="8"/>
        </w:numPr>
        <w:spacing w:after="0" w:afterAutospacing="0"/>
        <w:ind w:left="1440" w:hanging="360"/>
        <w:rPr>
          <w:rFonts w:ascii="Roboto Mono" w:cs="Roboto Mono" w:eastAsia="Roboto Mono" w:hAnsi="Roboto Mono"/>
          <w:b w:val="0"/>
          <w:sz w:val="20"/>
          <w:szCs w:val="20"/>
        </w:rPr>
      </w:pPr>
      <w:r w:rsidDel="00000000" w:rsidR="00000000" w:rsidRPr="00000000">
        <w:rPr>
          <w:rtl w:val="0"/>
        </w:rPr>
        <w:t xml:space="preserve">ex: &lt;low_byte&gt;  and  </w:t>
      </w:r>
      <w:r w:rsidDel="00000000" w:rsidR="00000000" w:rsidRPr="00000000">
        <w:rPr>
          <w:rFonts w:ascii="Roboto Mono Medium" w:cs="Roboto Mono Medium" w:eastAsia="Roboto Mono Medium" w:hAnsi="Roboto Mono Medium"/>
          <w:rtl w:val="0"/>
        </w:rPr>
        <w:t xml:space="preserve">IF_C_AND_Z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ZSTR_</w:t>
      </w:r>
      <w:r w:rsidDel="00000000" w:rsidR="00000000" w:rsidRPr="00000000">
        <w:rPr>
          <w:rtl w:val="0"/>
        </w:rPr>
      </w:r>
    </w:p>
    <w:p w:rsidR="00000000" w:rsidDel="00000000" w:rsidP="00000000" w:rsidRDefault="00000000" w:rsidRPr="00000000" w14:paraId="00000103">
      <w:pPr>
        <w:numPr>
          <w:ilvl w:val="0"/>
          <w:numId w:val="8"/>
        </w:numPr>
        <w:spacing w:after="0" w:afterAutospacing="0"/>
        <w:ind w:left="720" w:hanging="360"/>
        <w:rPr>
          <w:b w:val="0"/>
          <w:sz w:val="20"/>
          <w:szCs w:val="20"/>
        </w:rPr>
      </w:pPr>
      <w:r w:rsidDel="00000000" w:rsidR="00000000" w:rsidRPr="00000000">
        <w:rPr>
          <w:rtl w:val="0"/>
        </w:rPr>
        <w:t xml:space="preserve">x - indicates a group of symbols where the x-part can vary</w:t>
      </w:r>
    </w:p>
    <w:p w:rsidR="00000000" w:rsidDel="00000000" w:rsidP="00000000" w:rsidRDefault="00000000" w:rsidRPr="00000000" w14:paraId="00000104">
      <w:pPr>
        <w:numPr>
          <w:ilvl w:val="1"/>
          <w:numId w:val="8"/>
        </w:numPr>
        <w:spacing w:after="0" w:afterAutospacing="0"/>
        <w:ind w:left="1440" w:hanging="360"/>
        <w:rPr>
          <w:b w:val="0"/>
          <w:sz w:val="20"/>
          <w:szCs w:val="20"/>
        </w:rPr>
      </w:pPr>
      <w:r w:rsidDel="00000000" w:rsidR="00000000" w:rsidRPr="00000000">
        <w:rPr>
          <w:rtl w:val="0"/>
        </w:rPr>
        <w:t xml:space="preserve">ex: </w:t>
      </w:r>
      <w:r w:rsidDel="00000000" w:rsidR="00000000" w:rsidRPr="00000000">
        <w:rPr>
          <w:rFonts w:ascii="Roboto Mono Medium" w:cs="Roboto Mono Medium" w:eastAsia="Roboto Mono Medium" w:hAnsi="Roboto Mono Medium"/>
          <w:rtl w:val="0"/>
        </w:rPr>
        <w:t xml:space="preserve">INx</w:t>
      </w:r>
      <w:r w:rsidDel="00000000" w:rsidR="00000000" w:rsidRPr="00000000">
        <w:rPr>
          <w:rtl w:val="0"/>
        </w:rPr>
        <w:t xml:space="preserve"> means both </w:t>
      </w:r>
      <w:r w:rsidDel="00000000" w:rsidR="00000000" w:rsidRPr="00000000">
        <w:rPr>
          <w:rFonts w:ascii="Roboto Mono Medium" w:cs="Roboto Mono Medium" w:eastAsia="Roboto Mono Medium" w:hAnsi="Roboto Mono Medium"/>
          <w:rtl w:val="0"/>
        </w:rPr>
        <w:t xml:space="preserve">INA</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r>
    </w:p>
    <w:p w:rsidR="00000000" w:rsidDel="00000000" w:rsidP="00000000" w:rsidRDefault="00000000" w:rsidRPr="00000000" w14:paraId="00000105">
      <w:pPr>
        <w:numPr>
          <w:ilvl w:val="1"/>
          <w:numId w:val="8"/>
        </w:numPr>
        <w:ind w:left="1440" w:hanging="360"/>
        <w:rPr>
          <w:b w:val="0"/>
          <w:sz w:val="20"/>
          <w:szCs w:val="20"/>
        </w:rPr>
      </w:pPr>
      <w:r w:rsidDel="00000000" w:rsidR="00000000" w:rsidRPr="00000000">
        <w:rPr>
          <w:rtl w:val="0"/>
        </w:rPr>
        <w:t xml:space="preserve">ex: </w:t>
      </w:r>
      <w:r w:rsidDel="00000000" w:rsidR="00000000" w:rsidRPr="00000000">
        <w:rPr>
          <w:rFonts w:ascii="Roboto Mono Medium" w:cs="Roboto Mono Medium" w:eastAsia="Roboto Mono Medium" w:hAnsi="Roboto Mono Medium"/>
          <w:rtl w:val="0"/>
        </w:rPr>
        <w:t xml:space="preserve">RDxxxx</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WRxxx</w:t>
      </w:r>
      <w:r w:rsidDel="00000000" w:rsidR="00000000" w:rsidRPr="00000000">
        <w:rPr>
          <w:rtl w:val="0"/>
        </w:rPr>
        <w:t xml:space="preserve"> means </w:t>
      </w:r>
      <w:r w:rsidDel="00000000" w:rsidR="00000000" w:rsidRPr="00000000">
        <w:rPr>
          <w:rFonts w:ascii="Roboto Mono Medium" w:cs="Roboto Mono Medium" w:eastAsia="Roboto Mono Medium" w:hAnsi="Roboto Mono Medium"/>
          <w:rtl w:val="0"/>
        </w:rPr>
        <w:t xml:space="preserve">RDBYTE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RDWORD</w:t>
      </w:r>
      <w:r w:rsidDel="00000000" w:rsidR="00000000" w:rsidRPr="00000000">
        <w:rPr>
          <w:rtl w:val="0"/>
        </w:rPr>
        <w:t xml:space="preserve">, etc. and </w:t>
      </w:r>
      <w:r w:rsidDel="00000000" w:rsidR="00000000" w:rsidRPr="00000000">
        <w:rPr>
          <w:rFonts w:ascii="Roboto Mono Medium" w:cs="Roboto Mono Medium" w:eastAsia="Roboto Mono Medium" w:hAnsi="Roboto Mono Medium"/>
          <w:rtl w:val="0"/>
        </w:rPr>
        <w:t xml:space="preserve">WRBYTE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WRWORD</w:t>
      </w:r>
      <w:r w:rsidDel="00000000" w:rsidR="00000000" w:rsidRPr="00000000">
        <w:rPr>
          <w:rtl w:val="0"/>
        </w:rPr>
        <w:t xml:space="preserve">, etc.</w:t>
      </w:r>
    </w:p>
    <w:p w:rsidR="00000000" w:rsidDel="00000000" w:rsidP="00000000" w:rsidRDefault="00000000" w:rsidRPr="00000000" w14:paraId="00000106">
      <w:pPr>
        <w:ind w:left="720" w:firstLine="0"/>
        <w:rPr/>
      </w:pPr>
      <w:r w:rsidDel="00000000" w:rsidR="00000000" w:rsidRPr="00000000">
        <w:rPr>
          <w:rtl w:val="0"/>
        </w:rPr>
        <w:t xml:space="preserve">-- or --</w:t>
      </w:r>
    </w:p>
    <w:p w:rsidR="00000000" w:rsidDel="00000000" w:rsidP="00000000" w:rsidRDefault="00000000" w:rsidRPr="00000000" w14:paraId="00000107">
      <w:pPr>
        <w:ind w:left="720" w:firstLine="0"/>
        <w:rPr/>
      </w:pPr>
      <w:r w:rsidDel="00000000" w:rsidR="00000000" w:rsidRPr="00000000">
        <w:rPr>
          <w:rtl w:val="0"/>
        </w:rPr>
        <w:t xml:space="preserve">x - indicates a </w:t>
      </w:r>
      <w:r w:rsidDel="00000000" w:rsidR="00000000" w:rsidRPr="00000000">
        <w:rPr>
          <w:i w:val="1"/>
          <w:rtl w:val="0"/>
        </w:rPr>
        <w:t xml:space="preserve">don't care</w:t>
      </w:r>
      <w:r w:rsidDel="00000000" w:rsidR="00000000" w:rsidRPr="00000000">
        <w:rPr>
          <w:rtl w:val="0"/>
        </w:rPr>
        <w:t xml:space="preserve"> bit in a binary number (a bit that can be 0 or 1 without affecting the execution context nor the explanation)</w:t>
      </w:r>
    </w:p>
    <w:p w:rsidR="00000000" w:rsidDel="00000000" w:rsidP="00000000" w:rsidRDefault="00000000" w:rsidRPr="00000000" w14:paraId="00000108">
      <w:pPr>
        <w:numPr>
          <w:ilvl w:val="1"/>
          <w:numId w:val="8"/>
        </w:numPr>
        <w:spacing w:after="0" w:afterAutospacing="0"/>
        <w:ind w:left="1440" w:hanging="360"/>
        <w:rPr>
          <w:b w:val="0"/>
          <w:sz w:val="20"/>
          <w:szCs w:val="20"/>
        </w:rPr>
      </w:pPr>
      <w:r w:rsidDel="00000000" w:rsidR="00000000" w:rsidRPr="00000000">
        <w:rPr>
          <w:rtl w:val="0"/>
        </w:rPr>
        <w:t xml:space="preserve">ex: </w:t>
      </w:r>
      <w:r w:rsidDel="00000000" w:rsidR="00000000" w:rsidRPr="00000000">
        <w:rPr>
          <w:rFonts w:ascii="Roboto Mono" w:cs="Roboto Mono" w:eastAsia="Roboto Mono" w:hAnsi="Roboto Mono"/>
          <w:rtl w:val="0"/>
        </w:rPr>
        <w:t xml:space="preserve">%x_1_xxx0 </w:t>
      </w:r>
      <w:r w:rsidDel="00000000" w:rsidR="00000000" w:rsidRPr="00000000">
        <w:rPr>
          <w:rtl w:val="0"/>
        </w:rPr>
        <w:t xml:space="preserve">and</w:t>
      </w:r>
      <w:r w:rsidDel="00000000" w:rsidR="00000000" w:rsidRPr="00000000">
        <w:rPr>
          <w:rFonts w:ascii="Roboto Mono" w:cs="Roboto Mono" w:eastAsia="Roboto Mono" w:hAnsi="Roboto Mono"/>
          <w:rtl w:val="0"/>
        </w:rPr>
        <w:t xml:space="preserve"> %xxxx10</w:t>
      </w:r>
    </w:p>
    <w:p w:rsidR="00000000" w:rsidDel="00000000" w:rsidP="00000000" w:rsidRDefault="00000000" w:rsidRPr="00000000" w14:paraId="00000109">
      <w:pPr>
        <w:numPr>
          <w:ilvl w:val="0"/>
          <w:numId w:val="8"/>
        </w:numPr>
        <w:spacing w:after="0" w:afterAutospacing="0"/>
        <w:ind w:left="720" w:hanging="360"/>
        <w:rPr>
          <w:rFonts w:ascii="Roboto Mono" w:cs="Roboto Mono" w:eastAsia="Roboto Mono" w:hAnsi="Roboto Mono"/>
          <w:b w:val="0"/>
          <w:sz w:val="20"/>
          <w:szCs w:val="20"/>
        </w:rPr>
      </w:pPr>
      <w:r w:rsidDel="00000000" w:rsidR="00000000" w:rsidRPr="00000000">
        <w:rPr>
          <w:rtl w:val="0"/>
        </w:rPr>
        <w:t xml:space="preserve">ALL CAPS or </w:t>
      </w:r>
      <w:r w:rsidDel="00000000" w:rsidR="00000000" w:rsidRPr="00000000">
        <w:rPr>
          <w:rFonts w:ascii="Roboto Mono Medium" w:cs="Roboto Mono Medium" w:eastAsia="Roboto Mono Medium" w:hAnsi="Roboto Mono Medium"/>
          <w:rtl w:val="0"/>
        </w:rPr>
        <w:t xml:space="preserve">ALL_CAPS</w:t>
      </w:r>
      <w:r w:rsidDel="00000000" w:rsidR="00000000" w:rsidRPr="00000000">
        <w:rPr>
          <w:rtl w:val="0"/>
        </w:rPr>
        <w:t xml:space="preserve"> - indicates the item has special meaning, such as a reference to a label in a diagram, or a component in the Propeller 2, or is a predefined symbol (reserved word) such as a command, condition, register name, etc.</w:t>
      </w:r>
    </w:p>
    <w:p w:rsidR="00000000" w:rsidDel="00000000" w:rsidP="00000000" w:rsidRDefault="00000000" w:rsidRPr="00000000" w14:paraId="0000010A">
      <w:pPr>
        <w:numPr>
          <w:ilvl w:val="0"/>
          <w:numId w:val="8"/>
        </w:numPr>
        <w:spacing w:after="0" w:afterAutospacing="0"/>
        <w:ind w:left="720" w:hanging="360"/>
        <w:rPr/>
      </w:pPr>
      <w:r w:rsidDel="00000000" w:rsidR="00000000" w:rsidRPr="00000000">
        <w:rPr>
          <w:rtl w:val="0"/>
        </w:rPr>
        <w:t xml:space="preserve">&lt;all_lowercase&gt; - indicates an item meant to be completely replaced by the user when typing code; the phrase in brackets "&lt;&gt;" describes the intent of the specific item.</w:t>
      </w:r>
    </w:p>
    <w:p w:rsidR="00000000" w:rsidDel="00000000" w:rsidP="00000000" w:rsidRDefault="00000000" w:rsidRPr="00000000" w14:paraId="0000010B">
      <w:pPr>
        <w:numPr>
          <w:ilvl w:val="0"/>
          <w:numId w:val="8"/>
        </w:numPr>
        <w:spacing w:after="0" w:afterAutospacing="0"/>
        <w:ind w:left="720" w:hanging="360"/>
        <w:rPr>
          <w:u w:val="none"/>
        </w:rPr>
      </w:pPr>
      <w:r w:rsidDel="00000000" w:rsidR="00000000" w:rsidRPr="00000000">
        <w:rPr>
          <w:rtl w:val="0"/>
        </w:rPr>
        <w:t xml:space="preserve">{item} or { item1 | item2 | item3 } - denotes an optional item or items.  Either zero or one of the items can exist at the noted place; don't type the brackets "{}" or pipe symbol "|".</w:t>
      </w:r>
    </w:p>
    <w:p w:rsidR="00000000" w:rsidDel="00000000" w:rsidP="00000000" w:rsidRDefault="00000000" w:rsidRPr="00000000" w14:paraId="0000010C">
      <w:pPr>
        <w:numPr>
          <w:ilvl w:val="0"/>
          <w:numId w:val="8"/>
        </w:numPr>
        <w:ind w:left="720" w:hanging="360"/>
        <w:rPr>
          <w:u w:val="none"/>
        </w:rPr>
      </w:pPr>
      <w:r w:rsidDel="00000000" w:rsidR="00000000" w:rsidRPr="00000000">
        <w:rPr>
          <w:rtl w:val="0"/>
        </w:rPr>
        <w:t xml:space="preserve">item1 | item2 | item3 - denotes a single item, chosen from the list, that must be at the noted place; don't type the pipe symbol "|".</w:t>
      </w:r>
      <w:r w:rsidDel="00000000" w:rsidR="00000000" w:rsidRPr="00000000">
        <w:rPr>
          <w:rtl w:val="0"/>
        </w:rPr>
      </w:r>
    </w:p>
    <w:p w:rsidR="00000000" w:rsidDel="00000000" w:rsidP="00000000" w:rsidRDefault="00000000" w:rsidRPr="00000000" w14:paraId="0000010D">
      <w:pPr>
        <w:pStyle w:val="Heading1"/>
        <w:pageBreakBefore w:val="0"/>
        <w:rPr/>
      </w:pPr>
      <w:bookmarkStart w:colFirst="0" w:colLast="0" w:name="_9qqqmspnmzjp" w:id="15"/>
      <w:bookmarkEnd w:id="15"/>
      <w:r w:rsidDel="00000000" w:rsidR="00000000" w:rsidRPr="00000000">
        <w:rPr>
          <w:rtl w:val="0"/>
        </w:rPr>
        <w:t xml:space="preserve">ASSEMBLY LANGUAGE REFERENCE</w:t>
      </w:r>
      <w:r w:rsidDel="00000000" w:rsidR="00000000" w:rsidRPr="00000000">
        <w:rPr>
          <w:rtl w:val="0"/>
        </w:rPr>
      </w:r>
    </w:p>
    <w:p w:rsidR="00000000" w:rsidDel="00000000" w:rsidP="00000000" w:rsidRDefault="00000000" w:rsidRPr="00000000" w14:paraId="0000010E">
      <w:pPr>
        <w:pStyle w:val="Heading2"/>
        <w:rPr/>
      </w:pPr>
      <w:bookmarkStart w:colFirst="0" w:colLast="0" w:name="_uxtmxdreoq2s" w:id="16"/>
      <w:bookmarkEnd w:id="16"/>
      <w:r w:rsidDel="00000000" w:rsidR="00000000" w:rsidRPr="00000000">
        <w:rPr>
          <w:rtl w:val="0"/>
        </w:rPr>
        <w:t xml:space="preserve">Multi-Long ADD/SUB/CMP </w:t>
      </w:r>
      <w:r w:rsidDel="00000000" w:rsidR="00000000" w:rsidRPr="00000000">
        <w:rPr>
          <w:rtl w:val="0"/>
        </w:rPr>
        <w:t xml:space="preserve">Operations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Many useful integer quantities fit within 32 bits of space (0 to 4,294,967,295 or -2,147,483,648 to +2,147,483,647).  This wide range means the majority of integer add/subtract/compare operations are achieved in just one step using a single 32-bit signed or unsigned math instruction; a </w:t>
      </w:r>
      <w:r w:rsidDel="00000000" w:rsidR="00000000" w:rsidRPr="00000000">
        <w:rPr>
          <w:i w:val="1"/>
          <w:rtl w:val="0"/>
        </w:rPr>
        <w:t xml:space="preserve">single-long</w:t>
      </w:r>
      <w:r w:rsidDel="00000000" w:rsidR="00000000" w:rsidRPr="00000000">
        <w:rPr>
          <w:rtl w:val="0"/>
        </w:rPr>
        <w:t xml:space="preserve"> operation.  However, if any such operation will use or create values larger than 32 bits, multiple math instructions must be chained together to form a </w:t>
      </w:r>
      <w:r w:rsidDel="00000000" w:rsidR="00000000" w:rsidRPr="00000000">
        <w:rPr>
          <w:i w:val="1"/>
          <w:rtl w:val="0"/>
        </w:rPr>
        <w:t xml:space="preserve">multi-long</w:t>
      </w:r>
      <w:r w:rsidDel="00000000" w:rsidR="00000000" w:rsidRPr="00000000">
        <w:rPr>
          <w:rtl w:val="0"/>
        </w:rPr>
        <w:t xml:space="preserve"> "extended" operation; two instructions for 64-bits, three instructions for 96-bits, etc.  </w:t>
      </w:r>
    </w:p>
    <w:p w:rsidR="00000000" w:rsidDel="00000000" w:rsidP="00000000" w:rsidRDefault="00000000" w:rsidRPr="00000000" w14:paraId="00000110">
      <w:pPr>
        <w:pStyle w:val="Heading3"/>
        <w:rPr/>
      </w:pPr>
      <w:bookmarkStart w:colFirst="0" w:colLast="0" w:name="_qt1j03hxivpt" w:id="17"/>
      <w:bookmarkEnd w:id="17"/>
      <w:r w:rsidDel="00000000" w:rsidR="00000000" w:rsidRPr="00000000">
        <w:rPr>
          <w:rtl w:val="0"/>
        </w:rPr>
        <w:t xml:space="preserve">Adding Two Multi-Long Values</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t xml:space="preserve">To add two 64-bit values, use an unsigned </w:t>
      </w:r>
      <w:hyperlink w:anchor="_qhneb9rqvxbb">
        <w:r w:rsidDel="00000000" w:rsidR="00000000" w:rsidRPr="00000000">
          <w:rPr>
            <w:rFonts w:ascii="Roboto Mono Medium" w:cs="Roboto Mono Medium" w:eastAsia="Roboto Mono Medium" w:hAnsi="Roboto Mono Medium"/>
            <w:color w:val="1155cc"/>
            <w:u w:val="single"/>
            <w:rtl w:val="0"/>
          </w:rPr>
          <w:t xml:space="preserve">ADD</w:t>
        </w:r>
      </w:hyperlink>
      <w:r w:rsidDel="00000000" w:rsidR="00000000" w:rsidRPr="00000000">
        <w:rPr>
          <w:rtl w:val="0"/>
        </w:rPr>
        <w:t xml:space="preserve"> instruction (regardless of the values' unsigned or signed nature) followed by either an unsigned-extended </w:t>
      </w:r>
      <w:hyperlink w:anchor="_vhdbx9ift4rv">
        <w:r w:rsidDel="00000000" w:rsidR="00000000" w:rsidRPr="00000000">
          <w:rPr>
            <w:rFonts w:ascii="Roboto Mono Medium" w:cs="Roboto Mono Medium" w:eastAsia="Roboto Mono Medium" w:hAnsi="Roboto Mono Medium"/>
            <w:color w:val="1155cc"/>
            <w:u w:val="single"/>
            <w:rtl w:val="0"/>
          </w:rPr>
          <w:t xml:space="preserve">ADDX</w:t>
        </w:r>
      </w:hyperlink>
      <w:r w:rsidDel="00000000" w:rsidR="00000000" w:rsidRPr="00000000">
        <w:rPr>
          <w:rtl w:val="0"/>
        </w:rPr>
        <w:t xml:space="preserve"> or signed-extended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t xml:space="preserve"> instruction, for unsigned or signed numbers, respectively.  </w:t>
      </w:r>
      <w:r w:rsidDel="00000000" w:rsidR="00000000" w:rsidRPr="00000000">
        <w:rPr>
          <w:i w:val="1"/>
          <w:rtl w:val="0"/>
        </w:rPr>
        <w:t xml:space="preserve">If the two values are larger than 64 bits in size (regardless of their signed/unsigned format) insert one </w:t>
      </w:r>
      <w:r w:rsidDel="00000000" w:rsidR="00000000" w:rsidRPr="00000000">
        <w:rPr>
          <w:rFonts w:ascii="Roboto Mono Medium" w:cs="Roboto Mono Medium" w:eastAsia="Roboto Mono Medium" w:hAnsi="Roboto Mono Medium"/>
          <w:i w:val="1"/>
          <w:rtl w:val="0"/>
        </w:rPr>
        <w:t xml:space="preserve">ADDX</w:t>
      </w:r>
      <w:r w:rsidDel="00000000" w:rsidR="00000000" w:rsidRPr="00000000">
        <w:rPr>
          <w:i w:val="1"/>
          <w:rtl w:val="0"/>
        </w:rPr>
        <w:t xml:space="preserve"> instruction per extra 32-bits in-between the first and last instruction.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Make sure to also use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on the leading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 so that the final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instruction works properly.</w:t>
      </w:r>
    </w:p>
    <w:p w:rsidR="00000000" w:rsidDel="00000000" w:rsidP="00000000" w:rsidRDefault="00000000" w:rsidRPr="00000000" w14:paraId="00000113">
      <w:pPr>
        <w:pStyle w:val="Heading4"/>
        <w:rPr/>
      </w:pPr>
      <w:bookmarkStart w:colFirst="0" w:colLast="0" w:name="_dghoripkiyu0" w:id="18"/>
      <w:bookmarkEnd w:id="18"/>
      <w:r w:rsidDel="00000000" w:rsidR="00000000" w:rsidRPr="00000000">
        <w:rPr>
          <w:rtl w:val="0"/>
        </w:rPr>
        <w:t xml:space="preserve">64-bit Unsigned Add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w:t>
      </w:r>
      <w:r w:rsidDel="00000000" w:rsidR="00000000" w:rsidRPr="00000000">
        <w:rPr>
          <w:rtl w:val="0"/>
        </w:rPr>
        <w:t xml:space="preserve">n unsigned double-long (64-bit) addition looks like this: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add   XLow,  YLow    wcz</w:t>
      </w:r>
      <w:r w:rsidDel="00000000" w:rsidR="00000000" w:rsidRPr="00000000">
        <w:rPr>
          <w:rtl w:val="0"/>
        </w:rPr>
        <w:tab/>
        <w:t xml:space="preserve">'Add low longs; save C (required) and Z (optional)</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s>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addx  XHigh, YHigh   wcz</w:t>
      </w:r>
      <w:r w:rsidDel="00000000" w:rsidR="00000000" w:rsidRPr="00000000">
        <w:rPr>
          <w:rtl w:val="0"/>
        </w:rPr>
        <w:tab/>
        <w:t xml:space="preserve">'Add high longs; save C and Z (both optional)</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Note: the optional flag effects are only required if the intent is to monitor for zero or an unsigned overflow.</w:t>
      </w:r>
    </w:p>
    <w:p w:rsidR="00000000" w:rsidDel="00000000" w:rsidP="00000000" w:rsidRDefault="00000000" w:rsidRPr="00000000" w14:paraId="00000118">
      <w:pPr>
        <w:rPr/>
      </w:pPr>
      <w:r w:rsidDel="00000000" w:rsidR="00000000" w:rsidRPr="00000000">
        <w:rPr>
          <w:rtl w:val="0"/>
        </w:rPr>
        <w:t xml:space="preserve">After executing the above, the full double-long (64-bit) result is in the </w:t>
      </w:r>
      <w:r w:rsidDel="00000000" w:rsidR="00000000" w:rsidRPr="00000000">
        <w:rPr>
          <w:rtl w:val="0"/>
        </w:rPr>
        <w:t xml:space="preserve">registers</w:t>
      </w:r>
      <w:r w:rsidDel="00000000" w:rsidR="00000000" w:rsidRPr="00000000">
        <w:rPr>
          <w:rtl w:val="0"/>
        </w:rPr>
        <w:t xml:space="preserve"> XHigh:XLow. If XHigh:XLow started out as $0000_0000:FFFF_FFFF (4,294,967,295) and YHigh:YLow was $0000_0000:0000_0001 (1), the result in XHigh:XLow would be $0000_0001:0000_0000 (4,294,967,296). This is demonstrated below.</w:t>
      </w:r>
    </w:p>
    <w:p w:rsidR="00000000" w:rsidDel="00000000" w:rsidP="00000000" w:rsidRDefault="00000000" w:rsidRPr="00000000" w14:paraId="00000119">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Hexadecimal                  Decimal</w:t>
      </w:r>
    </w:p>
    <w:p w:rsidR="00000000" w:rsidDel="00000000" w:rsidP="00000000" w:rsidRDefault="00000000" w:rsidRPr="00000000" w14:paraId="0000011A">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(high)     (low)</w:t>
      </w:r>
    </w:p>
    <w:p w:rsidR="00000000" w:rsidDel="00000000" w:rsidP="00000000" w:rsidRDefault="00000000" w:rsidRPr="00000000" w14:paraId="0000011B">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(XHigh:XLow)     $0000_0000:FFFF_FFFF           4,294,967,295</w:t>
      </w:r>
    </w:p>
    <w:p w:rsidR="00000000" w:rsidDel="00000000" w:rsidP="00000000" w:rsidRDefault="00000000" w:rsidRPr="00000000" w14:paraId="0000011C">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YHigh</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YLow</w:t>
      </w:r>
      <w:r w:rsidDel="00000000" w:rsidR="00000000" w:rsidRPr="00000000">
        <w:rPr>
          <w:rFonts w:ascii="Roboto Mono" w:cs="Roboto Mono" w:eastAsia="Roboto Mono" w:hAnsi="Roboto Mono"/>
          <w:rtl w:val="0"/>
        </w:rPr>
        <w:t xml:space="preserve">)   + $0000_0000:0000_0001         +             1</w:t>
      </w:r>
    </w:p>
    <w:p w:rsidR="00000000" w:rsidDel="00000000" w:rsidP="00000000" w:rsidRDefault="00000000" w:rsidRPr="00000000" w14:paraId="0000011D">
      <w:pPr>
        <w:spacing w:after="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11E">
      <w:pPr>
        <w:rPr>
          <w:rFonts w:ascii="Roboto Mono" w:cs="Roboto Mono" w:eastAsia="Roboto Mono" w:hAnsi="Roboto Mono"/>
        </w:rPr>
      </w:pPr>
      <w:r w:rsidDel="00000000" w:rsidR="00000000" w:rsidRPr="00000000">
        <w:rPr>
          <w:rFonts w:ascii="Roboto Mono" w:cs="Roboto Mono" w:eastAsia="Roboto Mono" w:hAnsi="Roboto Mono"/>
          <w:rtl w:val="0"/>
        </w:rPr>
        <w:t xml:space="preserve">                   = $0000_0001:0000_0000         = 4,294,967,296</w:t>
      </w:r>
    </w:p>
    <w:p w:rsidR="00000000" w:rsidDel="00000000" w:rsidP="00000000" w:rsidRDefault="00000000" w:rsidRPr="00000000" w14:paraId="0000011F">
      <w:pPr>
        <w:tabs>
          <w:tab w:val="left" w:leader="none" w:pos="3600"/>
        </w:tabs>
        <w:spacing w:after="0" w:lineRule="auto"/>
        <w:rPr/>
      </w:pPr>
      <w:r w:rsidDel="00000000" w:rsidR="00000000" w:rsidRPr="00000000">
        <w:rPr>
          <w:rtl w:val="0"/>
        </w:rPr>
        <w:t xml:space="preserve">An unsigned triple-long (96-bit) addition would look similar but with another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 inserted between the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w:t>
      </w:r>
    </w:p>
    <w:p w:rsidR="00000000" w:rsidDel="00000000" w:rsidP="00000000" w:rsidRDefault="00000000" w:rsidRPr="00000000" w14:paraId="00000120">
      <w:pPr>
        <w:tabs>
          <w:tab w:val="left" w:leader="none" w:pos="3600"/>
        </w:tabs>
        <w:spacing w:after="0" w:lineRule="auto"/>
        <w:rPr/>
      </w:pPr>
      <w:r w:rsidDel="00000000" w:rsidR="00000000" w:rsidRPr="00000000">
        <w:rPr>
          <w:rtl w:val="0"/>
        </w:rPr>
      </w:r>
    </w:p>
    <w:p w:rsidR="00000000" w:rsidDel="00000000" w:rsidP="00000000" w:rsidRDefault="00000000" w:rsidRPr="00000000" w14:paraId="00000121">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add   XLow,  YLow    wcz</w:t>
        <w:tab/>
      </w:r>
      <w:r w:rsidDel="00000000" w:rsidR="00000000" w:rsidRPr="00000000">
        <w:rPr>
          <w:rtl w:val="0"/>
        </w:rPr>
        <w:t xml:space="preserve">'Add low longs; save C (required) and Z (optional)</w:t>
      </w:r>
    </w:p>
    <w:p w:rsidR="00000000" w:rsidDel="00000000" w:rsidP="00000000" w:rsidRDefault="00000000" w:rsidRPr="00000000" w14:paraId="00000122">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addx</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XMid</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YMid</w:t>
      </w:r>
      <w:r w:rsidDel="00000000" w:rsidR="00000000" w:rsidRPr="00000000">
        <w:rPr>
          <w:rFonts w:ascii="Roboto Mono Medium" w:cs="Roboto Mono Medium" w:eastAsia="Roboto Mono Medium" w:hAnsi="Roboto Mono Medium"/>
          <w:rtl w:val="0"/>
        </w:rPr>
        <w:t xml:space="preserve">    wcz</w:t>
        <w:tab/>
      </w:r>
      <w:r w:rsidDel="00000000" w:rsidR="00000000" w:rsidRPr="00000000">
        <w:rPr>
          <w:rtl w:val="0"/>
        </w:rPr>
        <w:t xml:space="preserve">'Add middle longs; save C (required) and Z (optional)</w:t>
      </w:r>
    </w:p>
    <w:p w:rsidR="00000000" w:rsidDel="00000000" w:rsidP="00000000" w:rsidRDefault="00000000" w:rsidRPr="00000000" w14:paraId="00000123">
      <w:pPr>
        <w:tabs>
          <w:tab w:val="left" w:leader="none" w:pos="3600"/>
        </w:tabs>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addx</w:t>
      </w:r>
      <w:r w:rsidDel="00000000" w:rsidR="00000000" w:rsidRPr="00000000">
        <w:rPr>
          <w:rFonts w:ascii="Roboto Mono Medium" w:cs="Roboto Mono Medium" w:eastAsia="Roboto Mono Medium" w:hAnsi="Roboto Mono Medium"/>
          <w:rtl w:val="0"/>
        </w:rPr>
        <w:t xml:space="preserve">  XHigh, YHigh   wcz</w:t>
        <w:tab/>
      </w:r>
      <w:r w:rsidDel="00000000" w:rsidR="00000000" w:rsidRPr="00000000">
        <w:rPr>
          <w:rtl w:val="0"/>
        </w:rPr>
        <w:t xml:space="preserve">'Add high longs; save C and Z (both optional)</w:t>
      </w:r>
    </w:p>
    <w:p w:rsidR="00000000" w:rsidDel="00000000" w:rsidP="00000000" w:rsidRDefault="00000000" w:rsidRPr="00000000" w14:paraId="00000124">
      <w:pPr>
        <w:rPr/>
      </w:pPr>
      <w:r w:rsidDel="00000000" w:rsidR="00000000" w:rsidRPr="00000000">
        <w:rPr>
          <w:rtl w:val="0"/>
        </w:rPr>
        <w:t xml:space="preserve">During this multi-step operation, the Z flag always indicates if the result is turning out to be zero, but the C flag indicates unsigned carries until the final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 in which it indicates unsigned overflow (if any).</w:t>
      </w:r>
    </w:p>
    <w:p w:rsidR="00000000" w:rsidDel="00000000" w:rsidP="00000000" w:rsidRDefault="00000000" w:rsidRPr="00000000" w14:paraId="00000125">
      <w:pPr>
        <w:pStyle w:val="Heading4"/>
        <w:rPr/>
      </w:pPr>
      <w:bookmarkStart w:colFirst="0" w:colLast="0" w:name="_k6p1zzt8mn8a" w:id="19"/>
      <w:bookmarkEnd w:id="19"/>
      <w:r w:rsidDel="00000000" w:rsidR="00000000" w:rsidRPr="00000000">
        <w:rPr>
          <w:rtl w:val="0"/>
        </w:rPr>
        <w:t xml:space="preserve">64-bit Signed Add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comparison to the above, a</w:t>
      </w:r>
      <w:r w:rsidDel="00000000" w:rsidR="00000000" w:rsidRPr="00000000">
        <w:rPr>
          <w:rtl w:val="0"/>
        </w:rPr>
        <w:t xml:space="preserve"> signed double-long (64-bit) addition uses an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instead of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as the last instruction:</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add   XLow,  YLow    wcz</w:t>
      </w:r>
      <w:r w:rsidDel="00000000" w:rsidR="00000000" w:rsidRPr="00000000">
        <w:rPr>
          <w:rtl w:val="0"/>
        </w:rPr>
        <w:tab/>
        <w:t xml:space="preserve">'Add low longs; save C (required) and Z (optional)</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s>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addsx</w:t>
      </w:r>
      <w:r w:rsidDel="00000000" w:rsidR="00000000" w:rsidRPr="00000000">
        <w:rPr>
          <w:rFonts w:ascii="Roboto Mono Medium" w:cs="Roboto Mono Medium" w:eastAsia="Roboto Mono Medium" w:hAnsi="Roboto Mono Medium"/>
          <w:rtl w:val="0"/>
        </w:rPr>
        <w:t xml:space="preserve"> XHigh, YHigh   wcz</w:t>
      </w:r>
      <w:r w:rsidDel="00000000" w:rsidR="00000000" w:rsidRPr="00000000">
        <w:rPr>
          <w:rtl w:val="0"/>
        </w:rPr>
        <w:tab/>
        <w:t xml:space="preserve">'Add high longs; save C and Z (both optional)</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Note: the optional flag effects are only required if the intent is to monitor for zero or the final sign.</w:t>
      </w:r>
    </w:p>
    <w:p w:rsidR="00000000" w:rsidDel="00000000" w:rsidP="00000000" w:rsidRDefault="00000000" w:rsidRPr="00000000" w14:paraId="0000012A">
      <w:pPr>
        <w:rPr/>
      </w:pPr>
      <w:r w:rsidDel="00000000" w:rsidR="00000000" w:rsidRPr="00000000">
        <w:rPr>
          <w:rtl w:val="0"/>
        </w:rPr>
        <w:t xml:space="preserve">After executing the above, the full double-long (64-bit) result is in the </w:t>
      </w:r>
      <w:r w:rsidDel="00000000" w:rsidR="00000000" w:rsidRPr="00000000">
        <w:rPr>
          <w:rtl w:val="0"/>
        </w:rPr>
        <w:t xml:space="preserve">registers</w:t>
      </w:r>
      <w:r w:rsidDel="00000000" w:rsidR="00000000" w:rsidRPr="00000000">
        <w:rPr>
          <w:rtl w:val="0"/>
        </w:rPr>
        <w:t xml:space="preserve"> XHigh:XLow.  If XHigh:XLow started out as $0000_0001:0000_0000 (4,294,967,296) and YHigh:YLow was $FFFF_FFFF:FFFF_FFFF (-1), the result in XHigh:XLow would be $0000_0000:FFFF_FFFF (4,294,967,295). This is demonstrated below.</w:t>
      </w:r>
    </w:p>
    <w:p w:rsidR="00000000" w:rsidDel="00000000" w:rsidP="00000000" w:rsidRDefault="00000000" w:rsidRPr="00000000" w14:paraId="0000012B">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Hexadecimal                  Decimal</w:t>
      </w:r>
    </w:p>
    <w:p w:rsidR="00000000" w:rsidDel="00000000" w:rsidP="00000000" w:rsidRDefault="00000000" w:rsidRPr="00000000" w14:paraId="0000012C">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(high)     (low)</w:t>
      </w:r>
    </w:p>
    <w:p w:rsidR="00000000" w:rsidDel="00000000" w:rsidP="00000000" w:rsidRDefault="00000000" w:rsidRPr="00000000" w14:paraId="0000012D">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(XHigh:XLow)     $0000_0001:0000_0000           4,294,967,296</w:t>
      </w:r>
    </w:p>
    <w:p w:rsidR="00000000" w:rsidDel="00000000" w:rsidP="00000000" w:rsidRDefault="00000000" w:rsidRPr="00000000" w14:paraId="0000012E">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YHigh</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YLow</w:t>
      </w:r>
      <w:r w:rsidDel="00000000" w:rsidR="00000000" w:rsidRPr="00000000">
        <w:rPr>
          <w:rFonts w:ascii="Roboto Mono" w:cs="Roboto Mono" w:eastAsia="Roboto Mono" w:hAnsi="Roboto Mono"/>
          <w:rtl w:val="0"/>
        </w:rPr>
        <w:t xml:space="preserve">)   + $FFFF_FFFF:FFFF_FFFF         +            -1</w:t>
      </w:r>
    </w:p>
    <w:p w:rsidR="00000000" w:rsidDel="00000000" w:rsidP="00000000" w:rsidRDefault="00000000" w:rsidRPr="00000000" w14:paraId="0000012F">
      <w:pPr>
        <w:spacing w:after="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130">
      <w:pPr>
        <w:rPr>
          <w:rFonts w:ascii="Roboto Mono" w:cs="Roboto Mono" w:eastAsia="Roboto Mono" w:hAnsi="Roboto Mono"/>
        </w:rPr>
      </w:pPr>
      <w:r w:rsidDel="00000000" w:rsidR="00000000" w:rsidRPr="00000000">
        <w:rPr>
          <w:rFonts w:ascii="Roboto Mono" w:cs="Roboto Mono" w:eastAsia="Roboto Mono" w:hAnsi="Roboto Mono"/>
          <w:rtl w:val="0"/>
        </w:rPr>
        <w:t xml:space="preserve">                   = $0000_0000:FFFF_FFFF         = 4,294,967,295</w:t>
      </w:r>
    </w:p>
    <w:p w:rsidR="00000000" w:rsidDel="00000000" w:rsidP="00000000" w:rsidRDefault="00000000" w:rsidRPr="00000000" w14:paraId="00000131">
      <w:pPr>
        <w:tabs>
          <w:tab w:val="left" w:leader="none" w:pos="3600"/>
        </w:tabs>
        <w:spacing w:after="0" w:lineRule="auto"/>
        <w:rPr/>
      </w:pPr>
      <w:r w:rsidDel="00000000" w:rsidR="00000000" w:rsidRPr="00000000">
        <w:rPr>
          <w:rtl w:val="0"/>
        </w:rPr>
        <w:t xml:space="preserve">A signed triple-long (96-bit) addition </w:t>
      </w:r>
      <w:r w:rsidDel="00000000" w:rsidR="00000000" w:rsidRPr="00000000">
        <w:rPr>
          <w:rtl w:val="0"/>
        </w:rPr>
        <w:t xml:space="preserve">is similar, but</w:t>
      </w:r>
      <w:r w:rsidDel="00000000" w:rsidR="00000000" w:rsidRPr="00000000">
        <w:rPr>
          <w:rtl w:val="0"/>
        </w:rPr>
        <w:t xml:space="preserve"> with an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 inserted between the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instructions:</w:t>
      </w:r>
    </w:p>
    <w:p w:rsidR="00000000" w:rsidDel="00000000" w:rsidP="00000000" w:rsidRDefault="00000000" w:rsidRPr="00000000" w14:paraId="00000132">
      <w:pPr>
        <w:tabs>
          <w:tab w:val="left" w:leader="none" w:pos="3600"/>
        </w:tabs>
        <w:spacing w:after="0" w:lineRule="auto"/>
        <w:rPr/>
      </w:pPr>
      <w:r w:rsidDel="00000000" w:rsidR="00000000" w:rsidRPr="00000000">
        <w:rPr>
          <w:rtl w:val="0"/>
        </w:rPr>
      </w:r>
    </w:p>
    <w:p w:rsidR="00000000" w:rsidDel="00000000" w:rsidP="00000000" w:rsidRDefault="00000000" w:rsidRPr="00000000" w14:paraId="00000133">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add   XLow,  YLow    wcz</w:t>
        <w:tab/>
      </w:r>
      <w:r w:rsidDel="00000000" w:rsidR="00000000" w:rsidRPr="00000000">
        <w:rPr>
          <w:rtl w:val="0"/>
        </w:rPr>
        <w:t xml:space="preserve">'Add low longs; save C (required) and Z (optional)</w:t>
      </w:r>
    </w:p>
    <w:p w:rsidR="00000000" w:rsidDel="00000000" w:rsidP="00000000" w:rsidRDefault="00000000" w:rsidRPr="00000000" w14:paraId="00000134">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addx</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XMid</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YMid</w:t>
      </w:r>
      <w:r w:rsidDel="00000000" w:rsidR="00000000" w:rsidRPr="00000000">
        <w:rPr>
          <w:rFonts w:ascii="Roboto Mono Medium" w:cs="Roboto Mono Medium" w:eastAsia="Roboto Mono Medium" w:hAnsi="Roboto Mono Medium"/>
          <w:rtl w:val="0"/>
        </w:rPr>
        <w:t xml:space="preserve">    wcz</w:t>
        <w:tab/>
      </w:r>
      <w:r w:rsidDel="00000000" w:rsidR="00000000" w:rsidRPr="00000000">
        <w:rPr>
          <w:rtl w:val="0"/>
        </w:rPr>
        <w:t xml:space="preserve">'Add middle longs; save C (required) and Z (optional)</w:t>
      </w:r>
    </w:p>
    <w:p w:rsidR="00000000" w:rsidDel="00000000" w:rsidP="00000000" w:rsidRDefault="00000000" w:rsidRPr="00000000" w14:paraId="00000135">
      <w:pPr>
        <w:tabs>
          <w:tab w:val="left" w:leader="none" w:pos="3600"/>
        </w:tabs>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addsx</w:t>
      </w:r>
      <w:r w:rsidDel="00000000" w:rsidR="00000000" w:rsidRPr="00000000">
        <w:rPr>
          <w:rFonts w:ascii="Roboto Mono Medium" w:cs="Roboto Mono Medium" w:eastAsia="Roboto Mono Medium" w:hAnsi="Roboto Mono Medium"/>
          <w:rtl w:val="0"/>
        </w:rPr>
        <w:t xml:space="preserve"> XHigh, YHigh   wcz</w:t>
        <w:tab/>
      </w:r>
      <w:r w:rsidDel="00000000" w:rsidR="00000000" w:rsidRPr="00000000">
        <w:rPr>
          <w:rtl w:val="0"/>
        </w:rPr>
        <w:t xml:space="preserve">'Add high longs; save C and Z (both optional)</w:t>
      </w:r>
    </w:p>
    <w:p w:rsidR="00000000" w:rsidDel="00000000" w:rsidP="00000000" w:rsidRDefault="00000000" w:rsidRPr="00000000" w14:paraId="00000136">
      <w:pPr>
        <w:rPr/>
      </w:pPr>
      <w:r w:rsidDel="00000000" w:rsidR="00000000" w:rsidRPr="00000000">
        <w:rPr>
          <w:rtl w:val="0"/>
        </w:rPr>
        <w:t xml:space="preserve">During this multi-step operation, the Z flag always indicates if the result is turning out to be zero, but the C flag indicates unsigned carries until the final instruction,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in which it indicates the final result's sign.</w:t>
      </w:r>
    </w:p>
    <w:p w:rsidR="00000000" w:rsidDel="00000000" w:rsidP="00000000" w:rsidRDefault="00000000" w:rsidRPr="00000000" w14:paraId="00000137">
      <w:pPr>
        <w:pStyle w:val="Heading3"/>
        <w:rPr/>
      </w:pPr>
      <w:bookmarkStart w:colFirst="0" w:colLast="0" w:name="_19e0pvyp0h0x" w:id="20"/>
      <w:bookmarkEnd w:id="20"/>
      <w:r w:rsidDel="00000000" w:rsidR="00000000" w:rsidRPr="00000000">
        <w:rPr>
          <w:rtl w:val="0"/>
        </w:rPr>
        <w:t xml:space="preserve">Subtracting Two Multi-Long Values</w:t>
      </w:r>
    </w:p>
    <w:p w:rsidR="00000000" w:rsidDel="00000000" w:rsidP="00000000" w:rsidRDefault="00000000" w:rsidRPr="00000000" w14:paraId="00000138">
      <w:pPr>
        <w:rPr>
          <w:i w:val="1"/>
        </w:rPr>
      </w:pPr>
      <w:r w:rsidDel="00000000" w:rsidR="00000000" w:rsidRPr="00000000">
        <w:rPr>
          <w:rtl w:val="0"/>
        </w:rPr>
        <w:t xml:space="preserve">To subtract two 64-bit values, use an unsigned </w:t>
      </w: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tl w:val="0"/>
        </w:rPr>
        <w:t xml:space="preserve"> instruction (regardless of the values' unsigned or signed nature) followed by either an unsigned-extended </w:t>
      </w:r>
      <w:hyperlink w:anchor="_4wyzstsl5slq">
        <w:r w:rsidDel="00000000" w:rsidR="00000000" w:rsidRPr="00000000">
          <w:rPr>
            <w:rFonts w:ascii="Roboto Mono Medium" w:cs="Roboto Mono Medium" w:eastAsia="Roboto Mono Medium" w:hAnsi="Roboto Mono Medium"/>
            <w:color w:val="1155cc"/>
            <w:u w:val="single"/>
            <w:rtl w:val="0"/>
          </w:rPr>
          <w:t xml:space="preserve">SUBX</w:t>
        </w:r>
      </w:hyperlink>
      <w:r w:rsidDel="00000000" w:rsidR="00000000" w:rsidRPr="00000000">
        <w:rPr>
          <w:rtl w:val="0"/>
        </w:rPr>
        <w:t xml:space="preserve"> or signed-extended </w:t>
      </w:r>
      <w:hyperlink w:anchor="_fwvdz7pvnpz3">
        <w:r w:rsidDel="00000000" w:rsidR="00000000" w:rsidRPr="00000000">
          <w:rPr>
            <w:rFonts w:ascii="Roboto Mono Medium" w:cs="Roboto Mono Medium" w:eastAsia="Roboto Mono Medium" w:hAnsi="Roboto Mono Medium"/>
            <w:color w:val="1155cc"/>
            <w:u w:val="single"/>
            <w:rtl w:val="0"/>
          </w:rPr>
          <w:t xml:space="preserve">SUB</w:t>
        </w:r>
      </w:hyperlink>
      <w:hyperlink w:anchor="_fwvdz7pvnpz3">
        <w:r w:rsidDel="00000000" w:rsidR="00000000" w:rsidRPr="00000000">
          <w:rPr>
            <w:rFonts w:ascii="Roboto Mono Medium" w:cs="Roboto Mono Medium" w:eastAsia="Roboto Mono Medium" w:hAnsi="Roboto Mono Medium"/>
            <w:color w:val="1155cc"/>
            <w:u w:val="single"/>
            <w:rtl w:val="0"/>
          </w:rPr>
          <w:t xml:space="preserve">SX</w:t>
        </w:r>
      </w:hyperlink>
      <w:r w:rsidDel="00000000" w:rsidR="00000000" w:rsidRPr="00000000">
        <w:rPr>
          <w:rtl w:val="0"/>
        </w:rPr>
        <w:t xml:space="preserve"> instruction, for unsigned or signed numbers, respectively.  </w:t>
      </w:r>
      <w:r w:rsidDel="00000000" w:rsidR="00000000" w:rsidRPr="00000000">
        <w:rPr>
          <w:i w:val="1"/>
          <w:rtl w:val="0"/>
        </w:rPr>
        <w:t xml:space="preserve">If the two values are larger than 64 bits in size (regardless of their signed/unsigned format) insert one </w:t>
      </w:r>
      <w:r w:rsidDel="00000000" w:rsidR="00000000" w:rsidRPr="00000000">
        <w:rPr>
          <w:rFonts w:ascii="Roboto Mono Medium" w:cs="Roboto Mono Medium" w:eastAsia="Roboto Mono Medium" w:hAnsi="Roboto Mono Medium"/>
          <w:i w:val="1"/>
          <w:rtl w:val="0"/>
        </w:rPr>
        <w:t xml:space="preserve">SUBX</w:t>
      </w:r>
      <w:r w:rsidDel="00000000" w:rsidR="00000000" w:rsidRPr="00000000">
        <w:rPr>
          <w:i w:val="1"/>
          <w:rtl w:val="0"/>
        </w:rPr>
        <w:t xml:space="preserve"> instruction per extra 32-bits in-between the first and last instruction.</w:t>
      </w:r>
    </w:p>
    <w:p w:rsidR="00000000" w:rsidDel="00000000" w:rsidP="00000000" w:rsidRDefault="00000000" w:rsidRPr="00000000" w14:paraId="00000139">
      <w:pPr>
        <w:rPr/>
      </w:pPr>
      <w:r w:rsidDel="00000000" w:rsidR="00000000" w:rsidRPr="00000000">
        <w:rPr>
          <w:rtl w:val="0"/>
        </w:rPr>
        <w:t xml:space="preserve">Make sure to also use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on the leading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X</w:t>
      </w:r>
      <w:r w:rsidDel="00000000" w:rsidR="00000000" w:rsidRPr="00000000">
        <w:rPr>
          <w:rtl w:val="0"/>
        </w:rPr>
        <w:t xml:space="preserve"> instructions so that the final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SX</w:t>
      </w:r>
      <w:r w:rsidDel="00000000" w:rsidR="00000000" w:rsidRPr="00000000">
        <w:rPr>
          <w:rtl w:val="0"/>
        </w:rPr>
        <w:t xml:space="preserve"> instruction works properly.</w:t>
      </w:r>
    </w:p>
    <w:p w:rsidR="00000000" w:rsidDel="00000000" w:rsidP="00000000" w:rsidRDefault="00000000" w:rsidRPr="00000000" w14:paraId="0000013A">
      <w:pPr>
        <w:pStyle w:val="Heading4"/>
        <w:rPr/>
      </w:pPr>
      <w:bookmarkStart w:colFirst="0" w:colLast="0" w:name="_tijj80gu3f4l" w:id="21"/>
      <w:bookmarkEnd w:id="21"/>
      <w:r w:rsidDel="00000000" w:rsidR="00000000" w:rsidRPr="00000000">
        <w:rPr>
          <w:rtl w:val="0"/>
        </w:rPr>
        <w:t xml:space="preserve">64-bit Unsigned Subtraction</w:t>
      </w:r>
    </w:p>
    <w:p w:rsidR="00000000" w:rsidDel="00000000" w:rsidP="00000000" w:rsidRDefault="00000000" w:rsidRPr="00000000" w14:paraId="0000013B">
      <w:pPr>
        <w:rPr/>
      </w:pPr>
      <w:r w:rsidDel="00000000" w:rsidR="00000000" w:rsidRPr="00000000">
        <w:rPr>
          <w:rtl w:val="0"/>
        </w:rPr>
        <w:t xml:space="preserve">An unsigned double-long (64-bit) subtraction looks like this:</w:t>
      </w:r>
    </w:p>
    <w:p w:rsidR="00000000" w:rsidDel="00000000" w:rsidP="00000000" w:rsidRDefault="00000000" w:rsidRPr="00000000" w14:paraId="0000013C">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sub   XLow,  YLow    wcz</w:t>
      </w:r>
      <w:r w:rsidDel="00000000" w:rsidR="00000000" w:rsidRPr="00000000">
        <w:rPr>
          <w:rtl w:val="0"/>
        </w:rPr>
        <w:tab/>
        <w:t xml:space="preserve">'Subtract low longs; save C (required) and Z (optional)</w:t>
      </w:r>
    </w:p>
    <w:p w:rsidR="00000000" w:rsidDel="00000000" w:rsidP="00000000" w:rsidRDefault="00000000" w:rsidRPr="00000000" w14:paraId="0000013D">
      <w:pPr>
        <w:tabs>
          <w:tab w:val="left" w:leader="none" w:pos="3600"/>
        </w:tabs>
        <w:rPr/>
      </w:pPr>
      <w:r w:rsidDel="00000000" w:rsidR="00000000" w:rsidRPr="00000000">
        <w:rPr>
          <w:rFonts w:ascii="Roboto Mono Medium" w:cs="Roboto Mono Medium" w:eastAsia="Roboto Mono Medium" w:hAnsi="Roboto Mono Medium"/>
          <w:rtl w:val="0"/>
        </w:rPr>
        <w:t xml:space="preserve">  subx  XHigh, YHigh   wcz</w:t>
      </w:r>
      <w:r w:rsidDel="00000000" w:rsidR="00000000" w:rsidRPr="00000000">
        <w:rPr>
          <w:rtl w:val="0"/>
        </w:rPr>
        <w:tab/>
        <w:t xml:space="preserve">'Subtract high longs; save C and Z (both optional)</w:t>
      </w:r>
    </w:p>
    <w:p w:rsidR="00000000" w:rsidDel="00000000" w:rsidP="00000000" w:rsidRDefault="00000000" w:rsidRPr="00000000" w14:paraId="0000013E">
      <w:pPr>
        <w:rPr/>
      </w:pPr>
      <w:r w:rsidDel="00000000" w:rsidR="00000000" w:rsidRPr="00000000">
        <w:rPr>
          <w:rtl w:val="0"/>
        </w:rPr>
        <w:t xml:space="preserve">Note: the optional flag effects are only required if the intent is to monitor for zero or an unsigned underflow.</w:t>
      </w:r>
    </w:p>
    <w:p w:rsidR="00000000" w:rsidDel="00000000" w:rsidP="00000000" w:rsidRDefault="00000000" w:rsidRPr="00000000" w14:paraId="0000013F">
      <w:pPr>
        <w:rPr/>
      </w:pPr>
      <w:r w:rsidDel="00000000" w:rsidR="00000000" w:rsidRPr="00000000">
        <w:rPr>
          <w:rtl w:val="0"/>
        </w:rPr>
        <w:t xml:space="preserve">After executing the above, the full double-long (64-bit) result is in the </w:t>
      </w:r>
      <w:r w:rsidDel="00000000" w:rsidR="00000000" w:rsidRPr="00000000">
        <w:rPr>
          <w:rtl w:val="0"/>
        </w:rPr>
        <w:t xml:space="preserve">registers</w:t>
      </w:r>
      <w:r w:rsidDel="00000000" w:rsidR="00000000" w:rsidRPr="00000000">
        <w:rPr>
          <w:rtl w:val="0"/>
        </w:rPr>
        <w:t xml:space="preserve"> XHigh:XLow. If XHigh:XLow started out as $0000_0001:0000_0000 (4,294,967,296) and YHigh:YLow was $0000_0000:0000_0001 (1), the result in XHigh:XLow would be $0000_0000:FFFF_FFFF (4,294,967,295). This is demonstrated below.</w:t>
      </w:r>
    </w:p>
    <w:p w:rsidR="00000000" w:rsidDel="00000000" w:rsidP="00000000" w:rsidRDefault="00000000" w:rsidRPr="00000000" w14:paraId="00000140">
      <w:pPr>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Hexadecimal                  Decimal</w:t>
      </w:r>
    </w:p>
    <w:p w:rsidR="00000000" w:rsidDel="00000000" w:rsidP="00000000" w:rsidRDefault="00000000" w:rsidRPr="00000000" w14:paraId="00000143">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(high)     (low)</w:t>
      </w:r>
    </w:p>
    <w:p w:rsidR="00000000" w:rsidDel="00000000" w:rsidP="00000000" w:rsidRDefault="00000000" w:rsidRPr="00000000" w14:paraId="00000144">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(XHigh:XLow)     $0000_0001:0000_0000           4,294,967,296</w:t>
      </w:r>
    </w:p>
    <w:p w:rsidR="00000000" w:rsidDel="00000000" w:rsidP="00000000" w:rsidRDefault="00000000" w:rsidRPr="00000000" w14:paraId="00000145">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YHigh</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YLow</w:t>
      </w:r>
      <w:r w:rsidDel="00000000" w:rsidR="00000000" w:rsidRPr="00000000">
        <w:rPr>
          <w:rFonts w:ascii="Roboto Mono" w:cs="Roboto Mono" w:eastAsia="Roboto Mono" w:hAnsi="Roboto Mono"/>
          <w:rtl w:val="0"/>
        </w:rPr>
        <w:t xml:space="preserve">)   - $0000_0000:0000_0001         -             1</w:t>
      </w:r>
    </w:p>
    <w:p w:rsidR="00000000" w:rsidDel="00000000" w:rsidP="00000000" w:rsidRDefault="00000000" w:rsidRPr="00000000" w14:paraId="00000146">
      <w:pPr>
        <w:spacing w:after="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147">
      <w:pPr>
        <w:rPr>
          <w:rFonts w:ascii="Roboto Mono" w:cs="Roboto Mono" w:eastAsia="Roboto Mono" w:hAnsi="Roboto Mono"/>
        </w:rPr>
      </w:pPr>
      <w:r w:rsidDel="00000000" w:rsidR="00000000" w:rsidRPr="00000000">
        <w:rPr>
          <w:rFonts w:ascii="Roboto Mono" w:cs="Roboto Mono" w:eastAsia="Roboto Mono" w:hAnsi="Roboto Mono"/>
          <w:rtl w:val="0"/>
        </w:rPr>
        <w:t xml:space="preserve">                   = $0000_0000:FFFF_FFFF         = 4,294,967,295</w:t>
      </w:r>
    </w:p>
    <w:p w:rsidR="00000000" w:rsidDel="00000000" w:rsidP="00000000" w:rsidRDefault="00000000" w:rsidRPr="00000000" w14:paraId="00000148">
      <w:pPr>
        <w:tabs>
          <w:tab w:val="left" w:leader="none" w:pos="3600"/>
        </w:tabs>
        <w:spacing w:after="0" w:lineRule="auto"/>
        <w:rPr/>
      </w:pPr>
      <w:r w:rsidDel="00000000" w:rsidR="00000000" w:rsidRPr="00000000">
        <w:rPr>
          <w:rtl w:val="0"/>
        </w:rPr>
        <w:t xml:space="preserve">An unsigned triple-long (96-bit)</w:t>
      </w:r>
      <w:ins w:author="James Rike" w:id="0" w:date="2025-05-05T01:15:37Z">
        <w:r w:rsidDel="00000000" w:rsidR="00000000" w:rsidRPr="00000000">
          <w:rPr>
            <w:rtl w:val="0"/>
          </w:rPr>
          <w:t xml:space="preserve"> subtraction</w:t>
        </w:r>
      </w:ins>
      <w:del w:author="James Rike" w:id="0" w:date="2025-05-05T01:15:37Z">
        <w:r w:rsidDel="00000000" w:rsidR="00000000" w:rsidRPr="00000000">
          <w:rPr>
            <w:rtl w:val="0"/>
          </w:rPr>
          <w:delText xml:space="preserve"> </w:delText>
        </w:r>
        <w:r w:rsidDel="00000000" w:rsidR="00000000" w:rsidRPr="00000000">
          <w:rPr>
            <w:highlight w:val="yellow"/>
            <w:rtl w:val="0"/>
            <w:rPrChange w:author="James Rike" w:id="1" w:date="2025-05-05T01:15:06Z">
              <w:rPr/>
            </w:rPrChange>
          </w:rPr>
          <w:delText xml:space="preserve">addition</w:delText>
        </w:r>
      </w:del>
      <w:r w:rsidDel="00000000" w:rsidR="00000000" w:rsidRPr="00000000">
        <w:rPr>
          <w:rtl w:val="0"/>
        </w:rPr>
        <w:t xml:space="preserve"> is similar, but with another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 inserted between the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X</w:t>
      </w:r>
      <w:r w:rsidDel="00000000" w:rsidR="00000000" w:rsidRPr="00000000">
        <w:rPr>
          <w:rtl w:val="0"/>
        </w:rPr>
        <w:t xml:space="preserve"> instructions:</w:t>
      </w:r>
    </w:p>
    <w:p w:rsidR="00000000" w:rsidDel="00000000" w:rsidP="00000000" w:rsidRDefault="00000000" w:rsidRPr="00000000" w14:paraId="00000149">
      <w:pPr>
        <w:tabs>
          <w:tab w:val="left" w:leader="none" w:pos="3600"/>
        </w:tabs>
        <w:spacing w:after="0" w:lineRule="auto"/>
        <w:rPr/>
      </w:pPr>
      <w:r w:rsidDel="00000000" w:rsidR="00000000" w:rsidRPr="00000000">
        <w:rPr>
          <w:rtl w:val="0"/>
        </w:rPr>
      </w:r>
    </w:p>
    <w:p w:rsidR="00000000" w:rsidDel="00000000" w:rsidP="00000000" w:rsidRDefault="00000000" w:rsidRPr="00000000" w14:paraId="0000014A">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sub   XLow,  YLow    wcz</w:t>
        <w:tab/>
      </w:r>
      <w:r w:rsidDel="00000000" w:rsidR="00000000" w:rsidRPr="00000000">
        <w:rPr>
          <w:rtl w:val="0"/>
        </w:rPr>
        <w:t xml:space="preserve">'Subtract low longs; save C (required) and Z (optional)</w:t>
      </w:r>
    </w:p>
    <w:p w:rsidR="00000000" w:rsidDel="00000000" w:rsidP="00000000" w:rsidRDefault="00000000" w:rsidRPr="00000000" w14:paraId="0000014B">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sub</w:t>
      </w:r>
      <w:r w:rsidDel="00000000" w:rsidR="00000000" w:rsidRPr="00000000">
        <w:rPr>
          <w:rFonts w:ascii="Roboto Mono Medium" w:cs="Roboto Mono Medium" w:eastAsia="Roboto Mono Medium" w:hAnsi="Roboto Mono Medium"/>
          <w:rtl w:val="0"/>
        </w:rPr>
        <w:t xml:space="preserve">x</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XMid</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YMid</w:t>
      </w:r>
      <w:r w:rsidDel="00000000" w:rsidR="00000000" w:rsidRPr="00000000">
        <w:rPr>
          <w:rFonts w:ascii="Roboto Mono Medium" w:cs="Roboto Mono Medium" w:eastAsia="Roboto Mono Medium" w:hAnsi="Roboto Mono Medium"/>
          <w:rtl w:val="0"/>
        </w:rPr>
        <w:t xml:space="preserve">    wcz</w:t>
        <w:tab/>
      </w:r>
      <w:r w:rsidDel="00000000" w:rsidR="00000000" w:rsidRPr="00000000">
        <w:rPr>
          <w:rtl w:val="0"/>
        </w:rPr>
        <w:t xml:space="preserve">'Subtract </w:t>
      </w:r>
      <w:r w:rsidDel="00000000" w:rsidR="00000000" w:rsidRPr="00000000">
        <w:rPr>
          <w:rtl w:val="0"/>
        </w:rPr>
        <w:t xml:space="preserve">middle longs; save C (required) and Z (optional)</w:t>
      </w:r>
    </w:p>
    <w:p w:rsidR="00000000" w:rsidDel="00000000" w:rsidP="00000000" w:rsidRDefault="00000000" w:rsidRPr="00000000" w14:paraId="0000014C">
      <w:pPr>
        <w:tabs>
          <w:tab w:val="left" w:leader="none" w:pos="3600"/>
        </w:tabs>
        <w:rPr/>
      </w:pPr>
      <w:r w:rsidDel="00000000" w:rsidR="00000000" w:rsidRPr="00000000">
        <w:rPr>
          <w:rFonts w:ascii="Roboto Mono Medium" w:cs="Roboto Mono Medium" w:eastAsia="Roboto Mono Medium" w:hAnsi="Roboto Mono Medium"/>
          <w:rtl w:val="0"/>
        </w:rPr>
        <w:t xml:space="preserve">  sub</w:t>
      </w:r>
      <w:r w:rsidDel="00000000" w:rsidR="00000000" w:rsidRPr="00000000">
        <w:rPr>
          <w:rFonts w:ascii="Roboto Mono Medium" w:cs="Roboto Mono Medium" w:eastAsia="Roboto Mono Medium" w:hAnsi="Roboto Mono Medium"/>
          <w:rtl w:val="0"/>
        </w:rPr>
        <w:t xml:space="preserve">x</w:t>
      </w:r>
      <w:r w:rsidDel="00000000" w:rsidR="00000000" w:rsidRPr="00000000">
        <w:rPr>
          <w:rFonts w:ascii="Roboto Mono Medium" w:cs="Roboto Mono Medium" w:eastAsia="Roboto Mono Medium" w:hAnsi="Roboto Mono Medium"/>
          <w:rtl w:val="0"/>
        </w:rPr>
        <w:t xml:space="preserve">  XHigh, YHigh   wcz</w:t>
        <w:tab/>
      </w:r>
      <w:r w:rsidDel="00000000" w:rsidR="00000000" w:rsidRPr="00000000">
        <w:rPr>
          <w:rtl w:val="0"/>
        </w:rPr>
        <w:t xml:space="preserve">'Subtract </w:t>
      </w:r>
      <w:r w:rsidDel="00000000" w:rsidR="00000000" w:rsidRPr="00000000">
        <w:rPr>
          <w:rtl w:val="0"/>
        </w:rPr>
        <w:t xml:space="preserve">high longs; save C and Z (both optional)</w:t>
      </w:r>
    </w:p>
    <w:p w:rsidR="00000000" w:rsidDel="00000000" w:rsidP="00000000" w:rsidRDefault="00000000" w:rsidRPr="00000000" w14:paraId="0000014D">
      <w:pPr>
        <w:rPr/>
      </w:pPr>
      <w:r w:rsidDel="00000000" w:rsidR="00000000" w:rsidRPr="00000000">
        <w:rPr>
          <w:rtl w:val="0"/>
        </w:rPr>
        <w:t xml:space="preserve">During this multi-step operation, the Z flag always indicates if the result is turning out to be zero, but the C flag indicates unsigned </w:t>
      </w:r>
      <w:r w:rsidDel="00000000" w:rsidR="00000000" w:rsidRPr="00000000">
        <w:rPr>
          <w:rtl w:val="0"/>
        </w:rPr>
        <w:t xml:space="preserve">borrows</w:t>
      </w:r>
      <w:r w:rsidDel="00000000" w:rsidR="00000000" w:rsidRPr="00000000">
        <w:rPr>
          <w:rtl w:val="0"/>
        </w:rPr>
        <w:t xml:space="preserve"> until the final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 in which it indicates unsigned underflow (if any).</w:t>
      </w:r>
    </w:p>
    <w:p w:rsidR="00000000" w:rsidDel="00000000" w:rsidP="00000000" w:rsidRDefault="00000000" w:rsidRPr="00000000" w14:paraId="0000014E">
      <w:pPr>
        <w:pStyle w:val="Heading4"/>
        <w:rPr/>
      </w:pPr>
      <w:bookmarkStart w:colFirst="0" w:colLast="0" w:name="_jlui12mqcdgw" w:id="22"/>
      <w:bookmarkEnd w:id="22"/>
      <w:r w:rsidDel="00000000" w:rsidR="00000000" w:rsidRPr="00000000">
        <w:rPr>
          <w:rtl w:val="0"/>
        </w:rPr>
        <w:t xml:space="preserve">64-bit Signed Subtraction</w:t>
      </w:r>
    </w:p>
    <w:p w:rsidR="00000000" w:rsidDel="00000000" w:rsidP="00000000" w:rsidRDefault="00000000" w:rsidRPr="00000000" w14:paraId="0000014F">
      <w:pPr>
        <w:rPr/>
      </w:pPr>
      <w:r w:rsidDel="00000000" w:rsidR="00000000" w:rsidRPr="00000000">
        <w:rPr>
          <w:rtl w:val="0"/>
        </w:rPr>
        <w:t xml:space="preserve">In comparison to the above, a signed double-long (64-bit) subtraction uses a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SX</w:t>
      </w:r>
      <w:r w:rsidDel="00000000" w:rsidR="00000000" w:rsidRPr="00000000">
        <w:rPr>
          <w:rtl w:val="0"/>
        </w:rPr>
        <w:t xml:space="preserve"> instead of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as the last instruction:</w:t>
      </w:r>
    </w:p>
    <w:p w:rsidR="00000000" w:rsidDel="00000000" w:rsidP="00000000" w:rsidRDefault="00000000" w:rsidRPr="00000000" w14:paraId="00000150">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sub   XLow,  YLow    wcz</w:t>
      </w:r>
      <w:r w:rsidDel="00000000" w:rsidR="00000000" w:rsidRPr="00000000">
        <w:rPr>
          <w:rtl w:val="0"/>
        </w:rPr>
        <w:tab/>
        <w:t xml:space="preserve">'Subtract low longs; save C (required) and Z (optional)</w:t>
      </w:r>
    </w:p>
    <w:p w:rsidR="00000000" w:rsidDel="00000000" w:rsidP="00000000" w:rsidRDefault="00000000" w:rsidRPr="00000000" w14:paraId="00000151">
      <w:pPr>
        <w:tabs>
          <w:tab w:val="left" w:leader="none" w:pos="3600"/>
        </w:tabs>
        <w:rPr/>
      </w:pPr>
      <w:r w:rsidDel="00000000" w:rsidR="00000000" w:rsidRPr="00000000">
        <w:rPr>
          <w:rFonts w:ascii="Roboto Mono Medium" w:cs="Roboto Mono Medium" w:eastAsia="Roboto Mono Medium" w:hAnsi="Roboto Mono Medium"/>
          <w:rtl w:val="0"/>
        </w:rPr>
        <w:t xml:space="preserve">  sub</w:t>
      </w:r>
      <w:r w:rsidDel="00000000" w:rsidR="00000000" w:rsidRPr="00000000">
        <w:rPr>
          <w:rFonts w:ascii="Roboto Mono Medium" w:cs="Roboto Mono Medium" w:eastAsia="Roboto Mono Medium" w:hAnsi="Roboto Mono Medium"/>
          <w:rtl w:val="0"/>
        </w:rPr>
        <w:t xml:space="preserve">sx</w:t>
      </w:r>
      <w:r w:rsidDel="00000000" w:rsidR="00000000" w:rsidRPr="00000000">
        <w:rPr>
          <w:rFonts w:ascii="Roboto Mono Medium" w:cs="Roboto Mono Medium" w:eastAsia="Roboto Mono Medium" w:hAnsi="Roboto Mono Medium"/>
          <w:rtl w:val="0"/>
        </w:rPr>
        <w:t xml:space="preserve"> XHigh, YHigh   wcz</w:t>
      </w:r>
      <w:r w:rsidDel="00000000" w:rsidR="00000000" w:rsidRPr="00000000">
        <w:rPr>
          <w:rtl w:val="0"/>
        </w:rPr>
        <w:tab/>
        <w:t xml:space="preserve">'Subtract high longs; save C and Z (both optional)</w:t>
      </w:r>
    </w:p>
    <w:p w:rsidR="00000000" w:rsidDel="00000000" w:rsidP="00000000" w:rsidRDefault="00000000" w:rsidRPr="00000000" w14:paraId="00000152">
      <w:pPr>
        <w:rPr/>
      </w:pPr>
      <w:r w:rsidDel="00000000" w:rsidR="00000000" w:rsidRPr="00000000">
        <w:rPr>
          <w:rtl w:val="0"/>
        </w:rPr>
        <w:t xml:space="preserve">Note: the optional flag effects are only required if the intent is to monitor for zero or the final sign.</w:t>
      </w:r>
    </w:p>
    <w:p w:rsidR="00000000" w:rsidDel="00000000" w:rsidP="00000000" w:rsidRDefault="00000000" w:rsidRPr="00000000" w14:paraId="00000153">
      <w:pPr>
        <w:rPr/>
      </w:pPr>
      <w:r w:rsidDel="00000000" w:rsidR="00000000" w:rsidRPr="00000000">
        <w:rPr>
          <w:rtl w:val="0"/>
        </w:rPr>
        <w:t xml:space="preserve">After executing the above, the full double-long (64-bit) result is in the </w:t>
      </w:r>
      <w:r w:rsidDel="00000000" w:rsidR="00000000" w:rsidRPr="00000000">
        <w:rPr>
          <w:rtl w:val="0"/>
        </w:rPr>
        <w:t xml:space="preserve">registers</w:t>
      </w:r>
      <w:r w:rsidDel="00000000" w:rsidR="00000000" w:rsidRPr="00000000">
        <w:rPr>
          <w:rtl w:val="0"/>
        </w:rPr>
        <w:t xml:space="preserve"> XHigh:XLow.  If XHigh:XLow started out as $0000_0000:0000_0001 (1) and YHigh:YLow was $0000_0000:0000_0002 (2), the result in XHigh:XLow would be $FFFF_FFFF:FFFF_FFFF (-1). This is demonstrated below.</w:t>
      </w:r>
    </w:p>
    <w:p w:rsidR="00000000" w:rsidDel="00000000" w:rsidP="00000000" w:rsidRDefault="00000000" w:rsidRPr="00000000" w14:paraId="00000154">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Hexadecimal                  Decimal</w:t>
      </w:r>
    </w:p>
    <w:p w:rsidR="00000000" w:rsidDel="00000000" w:rsidP="00000000" w:rsidRDefault="00000000" w:rsidRPr="00000000" w14:paraId="00000155">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(high)     (low)</w:t>
      </w:r>
    </w:p>
    <w:p w:rsidR="00000000" w:rsidDel="00000000" w:rsidP="00000000" w:rsidRDefault="00000000" w:rsidRPr="00000000" w14:paraId="00000156">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(XHigh:XLow)     $0000_0000:0000_0001                       1</w:t>
      </w:r>
    </w:p>
    <w:p w:rsidR="00000000" w:rsidDel="00000000" w:rsidP="00000000" w:rsidRDefault="00000000" w:rsidRPr="00000000" w14:paraId="00000157">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YHigh</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YLow</w:t>
      </w:r>
      <w:r w:rsidDel="00000000" w:rsidR="00000000" w:rsidRPr="00000000">
        <w:rPr>
          <w:rFonts w:ascii="Roboto Mono" w:cs="Roboto Mono" w:eastAsia="Roboto Mono" w:hAnsi="Roboto Mono"/>
          <w:rtl w:val="0"/>
        </w:rPr>
        <w:t xml:space="preserve">)   - $0000_0000:0000_0002         -             2</w:t>
      </w:r>
    </w:p>
    <w:p w:rsidR="00000000" w:rsidDel="00000000" w:rsidP="00000000" w:rsidRDefault="00000000" w:rsidRPr="00000000" w14:paraId="00000158">
      <w:pPr>
        <w:spacing w:after="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159">
      <w:pPr>
        <w:rPr>
          <w:rFonts w:ascii="Roboto Mono" w:cs="Roboto Mono" w:eastAsia="Roboto Mono" w:hAnsi="Roboto Mono"/>
        </w:rPr>
      </w:pPr>
      <w:r w:rsidDel="00000000" w:rsidR="00000000" w:rsidRPr="00000000">
        <w:rPr>
          <w:rFonts w:ascii="Roboto Mono" w:cs="Roboto Mono" w:eastAsia="Roboto Mono" w:hAnsi="Roboto Mono"/>
          <w:rtl w:val="0"/>
        </w:rPr>
        <w:t xml:space="preserve">                   = $FFFF_FFFF:FFFF_FFFF         =            -1</w:t>
      </w:r>
    </w:p>
    <w:p w:rsidR="00000000" w:rsidDel="00000000" w:rsidP="00000000" w:rsidRDefault="00000000" w:rsidRPr="00000000" w14:paraId="0000015A">
      <w:pPr>
        <w:tabs>
          <w:tab w:val="left" w:leader="none" w:pos="3600"/>
        </w:tabs>
        <w:spacing w:after="0" w:lineRule="auto"/>
        <w:rPr/>
      </w:pPr>
      <w:r w:rsidDel="00000000" w:rsidR="00000000" w:rsidRPr="00000000">
        <w:rPr>
          <w:rtl w:val="0"/>
        </w:rPr>
        <w:t xml:space="preserve">A signed triple-long (96-bit) subtraction would look similar but with a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 inserted between the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SX</w:t>
      </w:r>
      <w:r w:rsidDel="00000000" w:rsidR="00000000" w:rsidRPr="00000000">
        <w:rPr>
          <w:rtl w:val="0"/>
        </w:rPr>
        <w:t xml:space="preserve"> instructions:</w:t>
      </w:r>
    </w:p>
    <w:p w:rsidR="00000000" w:rsidDel="00000000" w:rsidP="00000000" w:rsidRDefault="00000000" w:rsidRPr="00000000" w14:paraId="0000015B">
      <w:pPr>
        <w:tabs>
          <w:tab w:val="left" w:leader="none" w:pos="3600"/>
        </w:tabs>
        <w:spacing w:after="0" w:lineRule="auto"/>
        <w:rPr/>
      </w:pPr>
      <w:r w:rsidDel="00000000" w:rsidR="00000000" w:rsidRPr="00000000">
        <w:rPr>
          <w:rtl w:val="0"/>
        </w:rPr>
      </w:r>
    </w:p>
    <w:p w:rsidR="00000000" w:rsidDel="00000000" w:rsidP="00000000" w:rsidRDefault="00000000" w:rsidRPr="00000000" w14:paraId="0000015C">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sub   XLow,  YLow    wcz</w:t>
        <w:tab/>
      </w:r>
      <w:r w:rsidDel="00000000" w:rsidR="00000000" w:rsidRPr="00000000">
        <w:rPr>
          <w:rtl w:val="0"/>
        </w:rPr>
        <w:t xml:space="preserve">'Subtract low longs; save C (required) and Z (optional)</w:t>
      </w:r>
    </w:p>
    <w:p w:rsidR="00000000" w:rsidDel="00000000" w:rsidP="00000000" w:rsidRDefault="00000000" w:rsidRPr="00000000" w14:paraId="0000015D">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sub</w:t>
      </w:r>
      <w:r w:rsidDel="00000000" w:rsidR="00000000" w:rsidRPr="00000000">
        <w:rPr>
          <w:rFonts w:ascii="Roboto Mono Medium" w:cs="Roboto Mono Medium" w:eastAsia="Roboto Mono Medium" w:hAnsi="Roboto Mono Medium"/>
          <w:rtl w:val="0"/>
        </w:rPr>
        <w:t xml:space="preserve">x</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XMid</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YMid</w:t>
      </w:r>
      <w:r w:rsidDel="00000000" w:rsidR="00000000" w:rsidRPr="00000000">
        <w:rPr>
          <w:rFonts w:ascii="Roboto Mono Medium" w:cs="Roboto Mono Medium" w:eastAsia="Roboto Mono Medium" w:hAnsi="Roboto Mono Medium"/>
          <w:rtl w:val="0"/>
        </w:rPr>
        <w:t xml:space="preserve">    wcz</w:t>
        <w:tab/>
      </w:r>
      <w:r w:rsidDel="00000000" w:rsidR="00000000" w:rsidRPr="00000000">
        <w:rPr>
          <w:rtl w:val="0"/>
        </w:rPr>
        <w:t xml:space="preserve">'Subtract middle longs; save C (required) and Z (optional)</w:t>
      </w:r>
    </w:p>
    <w:p w:rsidR="00000000" w:rsidDel="00000000" w:rsidP="00000000" w:rsidRDefault="00000000" w:rsidRPr="00000000" w14:paraId="0000015E">
      <w:pPr>
        <w:tabs>
          <w:tab w:val="left" w:leader="none" w:pos="3600"/>
        </w:tabs>
        <w:rPr/>
      </w:pPr>
      <w:r w:rsidDel="00000000" w:rsidR="00000000" w:rsidRPr="00000000">
        <w:rPr>
          <w:rFonts w:ascii="Roboto Mono Medium" w:cs="Roboto Mono Medium" w:eastAsia="Roboto Mono Medium" w:hAnsi="Roboto Mono Medium"/>
          <w:rtl w:val="0"/>
        </w:rPr>
        <w:t xml:space="preserve">  sub</w:t>
      </w:r>
      <w:r w:rsidDel="00000000" w:rsidR="00000000" w:rsidRPr="00000000">
        <w:rPr>
          <w:rFonts w:ascii="Roboto Mono Medium" w:cs="Roboto Mono Medium" w:eastAsia="Roboto Mono Medium" w:hAnsi="Roboto Mono Medium"/>
          <w:rtl w:val="0"/>
        </w:rPr>
        <w:t xml:space="preserve">sx</w:t>
      </w:r>
      <w:r w:rsidDel="00000000" w:rsidR="00000000" w:rsidRPr="00000000">
        <w:rPr>
          <w:rFonts w:ascii="Roboto Mono Medium" w:cs="Roboto Mono Medium" w:eastAsia="Roboto Mono Medium" w:hAnsi="Roboto Mono Medium"/>
          <w:rtl w:val="0"/>
        </w:rPr>
        <w:t xml:space="preserve"> XHigh, YHigh   wcz</w:t>
        <w:tab/>
      </w:r>
      <w:r w:rsidDel="00000000" w:rsidR="00000000" w:rsidRPr="00000000">
        <w:rPr>
          <w:rtl w:val="0"/>
        </w:rPr>
        <w:t xml:space="preserve">'Subtract high longs; save C and Z (both optional)</w:t>
      </w:r>
    </w:p>
    <w:p w:rsidR="00000000" w:rsidDel="00000000" w:rsidP="00000000" w:rsidRDefault="00000000" w:rsidRPr="00000000" w14:paraId="0000015F">
      <w:pPr>
        <w:rPr/>
      </w:pPr>
      <w:r w:rsidDel="00000000" w:rsidR="00000000" w:rsidRPr="00000000">
        <w:rPr>
          <w:rtl w:val="0"/>
        </w:rPr>
        <w:t xml:space="preserve">During this multi-step operation, the Z flag always indicates if the result is turning out to be zero, but the C flag indicates unsigned </w:t>
      </w:r>
      <w:r w:rsidDel="00000000" w:rsidR="00000000" w:rsidRPr="00000000">
        <w:rPr>
          <w:rtl w:val="0"/>
        </w:rPr>
        <w:t xml:space="preserve">borrows</w:t>
      </w:r>
      <w:r w:rsidDel="00000000" w:rsidR="00000000" w:rsidRPr="00000000">
        <w:rPr>
          <w:rtl w:val="0"/>
        </w:rPr>
        <w:t xml:space="preserve"> until the final instruction, </w:t>
      </w:r>
      <w:r w:rsidDel="00000000" w:rsidR="00000000" w:rsidRPr="00000000">
        <w:rPr>
          <w:rFonts w:ascii="Roboto Mono Medium" w:cs="Roboto Mono Medium" w:eastAsia="Roboto Mono Medium" w:hAnsi="Roboto Mono Medium"/>
          <w:rtl w:val="0"/>
        </w:rPr>
        <w:t xml:space="preserve">SUBSX</w:t>
      </w:r>
      <w:r w:rsidDel="00000000" w:rsidR="00000000" w:rsidRPr="00000000">
        <w:rPr>
          <w:rtl w:val="0"/>
        </w:rPr>
        <w:t xml:space="preserve">, in which it indicates the final result's sign.</w:t>
      </w:r>
    </w:p>
    <w:p w:rsidR="00000000" w:rsidDel="00000000" w:rsidP="00000000" w:rsidRDefault="00000000" w:rsidRPr="00000000" w14:paraId="00000160">
      <w:pPr>
        <w:pStyle w:val="Heading3"/>
        <w:rPr/>
      </w:pPr>
      <w:bookmarkStart w:colFirst="0" w:colLast="0" w:name="_kjzu1wz1qct1" w:id="23"/>
      <w:bookmarkEnd w:id="23"/>
      <w:r w:rsidDel="00000000" w:rsidR="00000000" w:rsidRPr="00000000">
        <w:rPr>
          <w:rtl w:val="0"/>
        </w:rPr>
        <w:t xml:space="preserve">Comparing Two Multi-Long Values</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t xml:space="preserve">The process of comparing multi-long values is similar to subtracting them.  To compare two 64-bit values, use an unsigned </w:t>
      </w:r>
      <w:hyperlink w:anchor="_jw7rhjdisro0">
        <w:r w:rsidDel="00000000" w:rsidR="00000000" w:rsidRPr="00000000">
          <w:rPr>
            <w:rFonts w:ascii="Roboto Mono Medium" w:cs="Roboto Mono Medium" w:eastAsia="Roboto Mono Medium" w:hAnsi="Roboto Mono Medium"/>
            <w:color w:val="1155cc"/>
            <w:u w:val="single"/>
            <w:rtl w:val="0"/>
          </w:rPr>
          <w:t xml:space="preserve">CMP</w:t>
        </w:r>
      </w:hyperlink>
      <w:r w:rsidDel="00000000" w:rsidR="00000000" w:rsidRPr="00000000">
        <w:rPr>
          <w:rtl w:val="0"/>
        </w:rPr>
        <w:t xml:space="preserve"> instruction (regardless of their unsigned or signed form) followed by either an unsigned-extended </w:t>
      </w:r>
      <w:hyperlink w:anchor="_3w81cwnriog1">
        <w:r w:rsidDel="00000000" w:rsidR="00000000" w:rsidRPr="00000000">
          <w:rPr>
            <w:rFonts w:ascii="Roboto Mono Medium" w:cs="Roboto Mono Medium" w:eastAsia="Roboto Mono Medium" w:hAnsi="Roboto Mono Medium"/>
            <w:color w:val="1155cc"/>
            <w:u w:val="single"/>
            <w:rtl w:val="0"/>
          </w:rPr>
          <w:t xml:space="preserve">CMPX</w:t>
        </w:r>
      </w:hyperlink>
      <w:r w:rsidDel="00000000" w:rsidR="00000000" w:rsidRPr="00000000">
        <w:rPr>
          <w:rtl w:val="0"/>
        </w:rPr>
        <w:t xml:space="preserve"> or signed-extended </w:t>
      </w:r>
      <w:hyperlink w:anchor="_ccc7sdk782ug">
        <w:r w:rsidDel="00000000" w:rsidR="00000000" w:rsidRPr="00000000">
          <w:rPr>
            <w:rFonts w:ascii="Roboto Mono Medium" w:cs="Roboto Mono Medium" w:eastAsia="Roboto Mono Medium" w:hAnsi="Roboto Mono Medium"/>
            <w:color w:val="1155cc"/>
            <w:u w:val="single"/>
            <w:rtl w:val="0"/>
          </w:rPr>
          <w:t xml:space="preserve">CMPSX</w:t>
        </w:r>
      </w:hyperlink>
      <w:r w:rsidDel="00000000" w:rsidR="00000000" w:rsidRPr="00000000">
        <w:rPr>
          <w:rtl w:val="0"/>
        </w:rPr>
        <w:t xml:space="preserve"> instruction, for unsigned or signed numbers, respectively.  </w:t>
      </w:r>
      <w:r w:rsidDel="00000000" w:rsidR="00000000" w:rsidRPr="00000000">
        <w:rPr>
          <w:i w:val="1"/>
          <w:rtl w:val="0"/>
        </w:rPr>
        <w:t xml:space="preserve">If the two values are larger than 64 bits in size (regardless of their signed/unsigned format) insert one </w:t>
      </w:r>
      <w:r w:rsidDel="00000000" w:rsidR="00000000" w:rsidRPr="00000000">
        <w:rPr>
          <w:rFonts w:ascii="Roboto Mono Medium" w:cs="Roboto Mono Medium" w:eastAsia="Roboto Mono Medium" w:hAnsi="Roboto Mono Medium"/>
          <w:i w:val="1"/>
          <w:rtl w:val="0"/>
        </w:rPr>
        <w:t xml:space="preserve">CMPX</w:t>
      </w:r>
      <w:r w:rsidDel="00000000" w:rsidR="00000000" w:rsidRPr="00000000">
        <w:rPr>
          <w:i w:val="1"/>
          <w:rtl w:val="0"/>
        </w:rPr>
        <w:t xml:space="preserve"> instruction per extra 32-bits in-between the first and last instruction.</w:t>
      </w:r>
    </w:p>
    <w:p w:rsidR="00000000" w:rsidDel="00000000" w:rsidP="00000000" w:rsidRDefault="00000000" w:rsidRPr="00000000" w14:paraId="00000162">
      <w:pPr>
        <w:rPr>
          <w:highlight w:val="yellow"/>
        </w:rPr>
      </w:pPr>
      <w:r w:rsidDel="00000000" w:rsidR="00000000" w:rsidRPr="00000000">
        <w:rPr>
          <w:rtl w:val="0"/>
        </w:rPr>
        <w:t xml:space="preserve">Make sure to also use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on the leading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CMP</w:t>
      </w:r>
      <w:r w:rsidDel="00000000" w:rsidR="00000000" w:rsidRPr="00000000">
        <w:rPr>
          <w:rFonts w:ascii="Roboto Mono Medium" w:cs="Roboto Mono Medium" w:eastAsia="Roboto Mono Medium" w:hAnsi="Roboto Mono Medium"/>
          <w:rtl w:val="0"/>
        </w:rPr>
        <w:t xml:space="preserve">X</w:t>
      </w:r>
      <w:r w:rsidDel="00000000" w:rsidR="00000000" w:rsidRPr="00000000">
        <w:rPr>
          <w:rtl w:val="0"/>
        </w:rPr>
        <w:t xml:space="preserve"> instructions so the final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instruction works properly.</w:t>
      </w:r>
      <w:r w:rsidDel="00000000" w:rsidR="00000000" w:rsidRPr="00000000">
        <w:rPr>
          <w:rtl w:val="0"/>
        </w:rPr>
      </w:r>
    </w:p>
    <w:p w:rsidR="00000000" w:rsidDel="00000000" w:rsidP="00000000" w:rsidRDefault="00000000" w:rsidRPr="00000000" w14:paraId="00000163">
      <w:pPr>
        <w:pStyle w:val="Heading4"/>
        <w:rPr/>
      </w:pPr>
      <w:bookmarkStart w:colFirst="0" w:colLast="0" w:name="_dvcr6kvm0fmh" w:id="24"/>
      <w:bookmarkEnd w:id="24"/>
      <w:r w:rsidDel="00000000" w:rsidR="00000000" w:rsidRPr="00000000">
        <w:rPr>
          <w:rtl w:val="0"/>
        </w:rPr>
        <w:t xml:space="preserve">64-bit Unsigned Compare</w:t>
      </w:r>
    </w:p>
    <w:p w:rsidR="00000000" w:rsidDel="00000000" w:rsidP="00000000" w:rsidRDefault="00000000" w:rsidRPr="00000000" w14:paraId="00000164">
      <w:pPr>
        <w:rPr/>
      </w:pPr>
      <w:r w:rsidDel="00000000" w:rsidR="00000000" w:rsidRPr="00000000">
        <w:rPr>
          <w:rtl w:val="0"/>
        </w:rPr>
        <w:t xml:space="preserve">An unsigned double-long (64-bit) compare looks like this:</w:t>
      </w:r>
    </w:p>
    <w:p w:rsidR="00000000" w:rsidDel="00000000" w:rsidP="00000000" w:rsidRDefault="00000000" w:rsidRPr="00000000" w14:paraId="00000165">
      <w:pPr>
        <w:tabs>
          <w:tab w:val="left" w:leader="none" w:pos="3600"/>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cmp   XLow,  YLow    wcz</w:t>
      </w:r>
      <w:r w:rsidDel="00000000" w:rsidR="00000000" w:rsidRPr="00000000">
        <w:rPr>
          <w:rtl w:val="0"/>
        </w:rPr>
        <w:tab/>
      </w:r>
      <w:r w:rsidDel="00000000" w:rsidR="00000000" w:rsidRPr="00000000">
        <w:rPr>
          <w:rtl w:val="0"/>
        </w:rPr>
        <w:t xml:space="preserve">'Compare low longs; save C and Z (required)</w:t>
      </w:r>
    </w:p>
    <w:p w:rsidR="00000000" w:rsidDel="00000000" w:rsidP="00000000" w:rsidRDefault="00000000" w:rsidRPr="00000000" w14:paraId="00000166">
      <w:pPr>
        <w:tabs>
          <w:tab w:val="left" w:leader="none" w:pos="3600"/>
        </w:tabs>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cmpx</w:t>
      </w:r>
      <w:r w:rsidDel="00000000" w:rsidR="00000000" w:rsidRPr="00000000">
        <w:rPr>
          <w:rFonts w:ascii="Roboto Mono Medium" w:cs="Roboto Mono Medium" w:eastAsia="Roboto Mono Medium" w:hAnsi="Roboto Mono Medium"/>
          <w:rtl w:val="0"/>
        </w:rPr>
        <w:t xml:space="preserve">  XHigh, YHigh   wcz</w:t>
      </w:r>
      <w:r w:rsidDel="00000000" w:rsidR="00000000" w:rsidRPr="00000000">
        <w:rPr>
          <w:rtl w:val="0"/>
        </w:rPr>
        <w:tab/>
      </w:r>
      <w:r w:rsidDel="00000000" w:rsidR="00000000" w:rsidRPr="00000000">
        <w:rPr>
          <w:rtl w:val="0"/>
        </w:rPr>
        <w:t xml:space="preserve">'Compare high longs; save C and Z (required)</w:t>
      </w:r>
    </w:p>
    <w:p w:rsidR="00000000" w:rsidDel="00000000" w:rsidP="00000000" w:rsidRDefault="00000000" w:rsidRPr="00000000" w14:paraId="00000167">
      <w:pPr>
        <w:rPr/>
      </w:pPr>
      <w:r w:rsidDel="00000000" w:rsidR="00000000" w:rsidRPr="00000000">
        <w:rPr>
          <w:rtl w:val="0"/>
        </w:rPr>
        <w:t xml:space="preserve">Note: both C and Z flags are required to discern the possible outcomes of the comparison; X &lt; Y, X = Y, or X &gt; Y.</w:t>
      </w:r>
    </w:p>
    <w:p w:rsidR="00000000" w:rsidDel="00000000" w:rsidP="00000000" w:rsidRDefault="00000000" w:rsidRPr="00000000" w14:paraId="00000168">
      <w:pPr>
        <w:rPr/>
      </w:pPr>
      <w:r w:rsidDel="00000000" w:rsidR="00000000" w:rsidRPr="00000000">
        <w:rPr>
          <w:rtl w:val="0"/>
        </w:rPr>
        <w:t xml:space="preserve">After executing the above, the C and Z flags will indicate the relationship between the two unsigned double-long (64-bit) values.  If XHigh:XLow started as $0000_0001:0000_0000 (4,294,967,296) and YHigh:YLow was $0000_0000:0000_0001 (1) the resulting flags would be: Z = 0 and C = 0; (X &gt; Y). This is demonstrated below. Note that the comparison is really just a subtraction with the result not written and the Z and C flags updated.</w:t>
      </w:r>
    </w:p>
    <w:p w:rsidR="00000000" w:rsidDel="00000000" w:rsidP="00000000" w:rsidRDefault="00000000" w:rsidRPr="00000000" w14:paraId="00000169">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Hexadecimal                  Decimal           Flags</w:t>
      </w:r>
    </w:p>
    <w:p w:rsidR="00000000" w:rsidDel="00000000" w:rsidP="00000000" w:rsidRDefault="00000000" w:rsidRPr="00000000" w14:paraId="0000016A">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(high)     (low)</w:t>
      </w:r>
    </w:p>
    <w:p w:rsidR="00000000" w:rsidDel="00000000" w:rsidP="00000000" w:rsidRDefault="00000000" w:rsidRPr="00000000" w14:paraId="0000016B">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(XHigh:XLow)     $0000_0001:0000_0000           4,294,967,296         n/a</w:t>
      </w:r>
    </w:p>
    <w:p w:rsidR="00000000" w:rsidDel="00000000" w:rsidP="00000000" w:rsidRDefault="00000000" w:rsidRPr="00000000" w14:paraId="0000016C">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YHigh</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YLow</w:t>
      </w:r>
      <w:r w:rsidDel="00000000" w:rsidR="00000000" w:rsidRPr="00000000">
        <w:rPr>
          <w:rFonts w:ascii="Roboto Mono" w:cs="Roboto Mono" w:eastAsia="Roboto Mono" w:hAnsi="Roboto Mono"/>
          <w:rtl w:val="0"/>
        </w:rPr>
        <w:t xml:space="preserve">)   - $0000_0000:0000_0001         -             1         n/a</w:t>
      </w:r>
    </w:p>
    <w:p w:rsidR="00000000" w:rsidDel="00000000" w:rsidP="00000000" w:rsidRDefault="00000000" w:rsidRPr="00000000" w14:paraId="0000016D">
      <w:pPr>
        <w:spacing w:after="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        ──────────────     ───────</w:t>
      </w:r>
    </w:p>
    <w:p w:rsidR="00000000" w:rsidDel="00000000" w:rsidP="00000000" w:rsidRDefault="00000000" w:rsidRPr="00000000" w14:paraId="0000016E">
      <w:pPr>
        <w:rPr>
          <w:rFonts w:ascii="Roboto Mono" w:cs="Roboto Mono" w:eastAsia="Roboto Mono" w:hAnsi="Roboto Mono"/>
        </w:rPr>
      </w:pPr>
      <w:r w:rsidDel="00000000" w:rsidR="00000000" w:rsidRPr="00000000">
        <w:rPr>
          <w:rFonts w:ascii="Roboto Mono" w:cs="Roboto Mono" w:eastAsia="Roboto Mono" w:hAnsi="Roboto Mono"/>
          <w:rtl w:val="0"/>
        </w:rPr>
        <w:t xml:space="preserve">                   = $0000_0000:FFFF_FFFF         = 4,294,967,295      Z=0, C=0</w:t>
      </w:r>
    </w:p>
    <w:p w:rsidR="00000000" w:rsidDel="00000000" w:rsidP="00000000" w:rsidRDefault="00000000" w:rsidRPr="00000000" w14:paraId="0000016F">
      <w:pPr>
        <w:pStyle w:val="Heading4"/>
        <w:rPr/>
      </w:pPr>
      <w:bookmarkStart w:colFirst="0" w:colLast="0" w:name="_pfkuf7d0utez" w:id="25"/>
      <w:bookmarkEnd w:id="25"/>
      <w:r w:rsidDel="00000000" w:rsidR="00000000" w:rsidRPr="00000000">
        <w:rPr>
          <w:rtl w:val="0"/>
        </w:rPr>
        <w:t xml:space="preserve">64-bit Signed Compare</w:t>
      </w:r>
    </w:p>
    <w:p w:rsidR="00000000" w:rsidDel="00000000" w:rsidP="00000000" w:rsidRDefault="00000000" w:rsidRPr="00000000" w14:paraId="00000170">
      <w:pPr>
        <w:rPr/>
      </w:pPr>
      <w:r w:rsidDel="00000000" w:rsidR="00000000" w:rsidRPr="00000000">
        <w:rPr>
          <w:rtl w:val="0"/>
        </w:rPr>
        <w:t xml:space="preserve">In comparison to the above, a signed double-long (64-bit) comparison uses a </w:t>
      </w: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instead of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as the last instruction:</w:t>
      </w:r>
    </w:p>
    <w:p w:rsidR="00000000" w:rsidDel="00000000" w:rsidP="00000000" w:rsidRDefault="00000000" w:rsidRPr="00000000" w14:paraId="00000171">
      <w:pPr>
        <w:tabs>
          <w:tab w:val="left" w:leader="none" w:pos="3600"/>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cmp   XLow,  YLow    wcz</w:t>
      </w:r>
      <w:r w:rsidDel="00000000" w:rsidR="00000000" w:rsidRPr="00000000">
        <w:rPr>
          <w:rtl w:val="0"/>
        </w:rPr>
        <w:tab/>
        <w:t xml:space="preserve">'Compare low longs; save C and Z (required)</w:t>
      </w:r>
    </w:p>
    <w:p w:rsidR="00000000" w:rsidDel="00000000" w:rsidP="00000000" w:rsidRDefault="00000000" w:rsidRPr="00000000" w14:paraId="00000172">
      <w:pPr>
        <w:tabs>
          <w:tab w:val="left" w:leader="none" w:pos="3600"/>
        </w:tabs>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cmpsx</w:t>
      </w:r>
      <w:r w:rsidDel="00000000" w:rsidR="00000000" w:rsidRPr="00000000">
        <w:rPr>
          <w:rFonts w:ascii="Roboto Mono Medium" w:cs="Roboto Mono Medium" w:eastAsia="Roboto Mono Medium" w:hAnsi="Roboto Mono Medium"/>
          <w:rtl w:val="0"/>
        </w:rPr>
        <w:t xml:space="preserve"> XHigh, YHigh   wcz</w:t>
      </w:r>
      <w:r w:rsidDel="00000000" w:rsidR="00000000" w:rsidRPr="00000000">
        <w:rPr>
          <w:rtl w:val="0"/>
        </w:rPr>
        <w:tab/>
        <w:t xml:space="preserve">'Compare high longs; save C and Z (required)</w:t>
      </w:r>
    </w:p>
    <w:p w:rsidR="00000000" w:rsidDel="00000000" w:rsidP="00000000" w:rsidRDefault="00000000" w:rsidRPr="00000000" w14:paraId="00000173">
      <w:pPr>
        <w:rPr/>
      </w:pPr>
      <w:r w:rsidDel="00000000" w:rsidR="00000000" w:rsidRPr="00000000">
        <w:rPr>
          <w:rtl w:val="0"/>
        </w:rPr>
        <w:t xml:space="preserve">Note: both C and Z flags are required to discern the possible outcomes of the comparison; X &lt; Y, X = Y, or X &gt; Y.</w:t>
      </w:r>
    </w:p>
    <w:p w:rsidR="00000000" w:rsidDel="00000000" w:rsidP="00000000" w:rsidRDefault="00000000" w:rsidRPr="00000000" w14:paraId="00000174">
      <w:pPr>
        <w:rPr/>
      </w:pPr>
      <w:r w:rsidDel="00000000" w:rsidR="00000000" w:rsidRPr="00000000">
        <w:rPr>
          <w:rtl w:val="0"/>
        </w:rPr>
        <w:t xml:space="preserve">After executing the above, the C and Z flags indicate the relationship between the two signed double-long (64-bit) values.  If XHigh:XLow started as $FFFF_FFFF:FFFF_FFFF (-1) and YHigh:YLow was $0000_0000:0000_0001 (1) the resulting flags would be: Z = 0 and C = 1; (Value1 &lt; Value2). This is demonstrated below.  Note that the comparison is really just a subtraction with the result not written and the Z and C flags updated.</w:t>
      </w:r>
    </w:p>
    <w:p w:rsidR="00000000" w:rsidDel="00000000" w:rsidP="00000000" w:rsidRDefault="00000000" w:rsidRPr="00000000" w14:paraId="00000175">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Hexadecimal                  Decimal           Flags</w:t>
      </w:r>
    </w:p>
    <w:p w:rsidR="00000000" w:rsidDel="00000000" w:rsidP="00000000" w:rsidRDefault="00000000" w:rsidRPr="00000000" w14:paraId="00000176">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(high)     (low)</w:t>
      </w:r>
    </w:p>
    <w:p w:rsidR="00000000" w:rsidDel="00000000" w:rsidP="00000000" w:rsidRDefault="00000000" w:rsidRPr="00000000" w14:paraId="00000177">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(XHigh:XLow)     $FFFF_FFFF:FFFF_FFFF                      -1         n/a</w:t>
      </w:r>
    </w:p>
    <w:p w:rsidR="00000000" w:rsidDel="00000000" w:rsidP="00000000" w:rsidRDefault="00000000" w:rsidRPr="00000000" w14:paraId="00000178">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YHigh</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YLow</w:t>
      </w:r>
      <w:r w:rsidDel="00000000" w:rsidR="00000000" w:rsidRPr="00000000">
        <w:rPr>
          <w:rFonts w:ascii="Roboto Mono" w:cs="Roboto Mono" w:eastAsia="Roboto Mono" w:hAnsi="Roboto Mono"/>
          <w:rtl w:val="0"/>
        </w:rPr>
        <w:t xml:space="preserve">)   - $0000_0000:0000_0001         -             1         n/a</w:t>
      </w:r>
    </w:p>
    <w:p w:rsidR="00000000" w:rsidDel="00000000" w:rsidP="00000000" w:rsidRDefault="00000000" w:rsidRPr="00000000" w14:paraId="00000179">
      <w:pPr>
        <w:spacing w:after="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        ──────────────     ───────</w:t>
      </w:r>
    </w:p>
    <w:p w:rsidR="00000000" w:rsidDel="00000000" w:rsidP="00000000" w:rsidRDefault="00000000" w:rsidRPr="00000000" w14:paraId="0000017A">
      <w:pPr>
        <w:rPr>
          <w:rFonts w:ascii="Roboto Mono" w:cs="Roboto Mono" w:eastAsia="Roboto Mono" w:hAnsi="Roboto Mono"/>
        </w:rPr>
      </w:pPr>
      <w:r w:rsidDel="00000000" w:rsidR="00000000" w:rsidRPr="00000000">
        <w:rPr>
          <w:rFonts w:ascii="Roboto Mono" w:cs="Roboto Mono" w:eastAsia="Roboto Mono" w:hAnsi="Roboto Mono"/>
          <w:rtl w:val="0"/>
        </w:rPr>
        <w:t xml:space="preserve">                   = $FFFF_FFFF:FFFF_FFFE         =            -2      Z=0, C=1</w:t>
      </w:r>
    </w:p>
    <w:p w:rsidR="00000000" w:rsidDel="00000000" w:rsidP="00000000" w:rsidRDefault="00000000" w:rsidRPr="00000000" w14:paraId="0000017B">
      <w:pPr>
        <w:rPr/>
      </w:pPr>
      <w:r w:rsidDel="00000000" w:rsidR="00000000" w:rsidRPr="00000000">
        <w:rPr>
          <w:rtl w:val="0"/>
        </w:rPr>
        <w:t xml:space="preserve">A signed triple-long (96-bit) comparison would look similar but with a CMPX  instruction inserted between the CMP and </w:t>
      </w:r>
      <w:r w:rsidDel="00000000" w:rsidR="00000000" w:rsidRPr="00000000">
        <w:rPr>
          <w:rtl w:val="0"/>
        </w:rPr>
        <w:t xml:space="preserve">CMPSX</w:t>
      </w:r>
      <w:r w:rsidDel="00000000" w:rsidR="00000000" w:rsidRPr="00000000">
        <w:rPr>
          <w:rtl w:val="0"/>
        </w:rPr>
        <w:t xml:space="preserve"> instructions:</w:t>
      </w:r>
    </w:p>
    <w:p w:rsidR="00000000" w:rsidDel="00000000" w:rsidP="00000000" w:rsidRDefault="00000000" w:rsidRPr="00000000" w14:paraId="0000017C">
      <w:pPr>
        <w:tabs>
          <w:tab w:val="left" w:leader="none" w:pos="3600"/>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cmp   XLow,  YLow    wcz</w:t>
      </w:r>
      <w:r w:rsidDel="00000000" w:rsidR="00000000" w:rsidRPr="00000000">
        <w:rPr>
          <w:rtl w:val="0"/>
        </w:rPr>
        <w:tab/>
      </w:r>
      <w:r w:rsidDel="00000000" w:rsidR="00000000" w:rsidRPr="00000000">
        <w:rPr>
          <w:rtl w:val="0"/>
        </w:rPr>
        <w:t xml:space="preserve">'Compare low longs; save C and Z (required)</w:t>
      </w:r>
    </w:p>
    <w:p w:rsidR="00000000" w:rsidDel="00000000" w:rsidP="00000000" w:rsidRDefault="00000000" w:rsidRPr="00000000" w14:paraId="0000017D">
      <w:pPr>
        <w:tabs>
          <w:tab w:val="left" w:leader="none" w:pos="3600"/>
        </w:tabs>
        <w:spacing w:after="0" w:lineRule="auto"/>
        <w:rPr/>
      </w:pPr>
      <w:r w:rsidDel="00000000" w:rsidR="00000000" w:rsidRPr="00000000">
        <w:rPr>
          <w:rFonts w:ascii="Roboto Mono Medium" w:cs="Roboto Mono Medium" w:eastAsia="Roboto Mono Medium" w:hAnsi="Roboto Mono Medium"/>
          <w:rtl w:val="0"/>
        </w:rPr>
        <w:t xml:space="preserve">  cmpx  XMid,  YMid    wcz</w:t>
      </w:r>
      <w:r w:rsidDel="00000000" w:rsidR="00000000" w:rsidRPr="00000000">
        <w:rPr>
          <w:rtl w:val="0"/>
        </w:rPr>
        <w:tab/>
        <w:t xml:space="preserve">'Compare middle longs; save C and Z (required)</w:t>
      </w:r>
    </w:p>
    <w:p w:rsidR="00000000" w:rsidDel="00000000" w:rsidP="00000000" w:rsidRDefault="00000000" w:rsidRPr="00000000" w14:paraId="0000017E">
      <w:pPr>
        <w:tabs>
          <w:tab w:val="left" w:leader="none" w:pos="3600"/>
        </w:tabs>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cmpsx</w:t>
      </w:r>
      <w:r w:rsidDel="00000000" w:rsidR="00000000" w:rsidRPr="00000000">
        <w:rPr>
          <w:rFonts w:ascii="Roboto Mono Medium" w:cs="Roboto Mono Medium" w:eastAsia="Roboto Mono Medium" w:hAnsi="Roboto Mono Medium"/>
          <w:rtl w:val="0"/>
        </w:rPr>
        <w:t xml:space="preserve"> XHigh, YHigh   wcz</w:t>
      </w:r>
      <w:r w:rsidDel="00000000" w:rsidR="00000000" w:rsidRPr="00000000">
        <w:rPr>
          <w:rtl w:val="0"/>
        </w:rPr>
        <w:tab/>
        <w:t xml:space="preserve">'Compare high longs; save C and Z (required)</w:t>
      </w:r>
    </w:p>
    <w:p w:rsidR="00000000" w:rsidDel="00000000" w:rsidP="00000000" w:rsidRDefault="00000000" w:rsidRPr="00000000" w14:paraId="0000017F">
      <w:pPr>
        <w:pStyle w:val="Heading2"/>
        <w:rPr/>
      </w:pPr>
      <w:bookmarkStart w:colFirst="0" w:colLast="0" w:name="_je0gsyt7f7wn" w:id="26"/>
      <w:bookmarkEnd w:id="26"/>
      <w:r w:rsidDel="00000000" w:rsidR="00000000" w:rsidRPr="00000000">
        <w:rPr>
          <w:rtl w:val="0"/>
        </w:rPr>
        <w:t xml:space="preserve">Categorical Listing Of Propeller 2 Assembly Language</w:t>
      </w:r>
    </w:p>
    <w:p w:rsidR="00000000" w:rsidDel="00000000" w:rsidP="00000000" w:rsidRDefault="00000000" w:rsidRPr="00000000" w14:paraId="00000180">
      <w:pPr>
        <w:pageBreakBefore w:val="0"/>
        <w:rPr>
          <w:rFonts w:ascii="Arial" w:cs="Arial" w:eastAsia="Arial" w:hAnsi="Arial"/>
          <w:b w:val="0"/>
          <w:color w:val="000000"/>
          <w:sz w:val="22"/>
          <w:szCs w:val="22"/>
        </w:rPr>
      </w:pPr>
      <w:r w:rsidDel="00000000" w:rsidR="00000000" w:rsidRPr="00000000">
        <w:rPr>
          <w:rtl w:val="0"/>
        </w:rPr>
        <w:t xml:space="preserve">The following is a list of all elements of the PASM2 language grouped by category and ordered by type or frequency-of-use within each category.</w:t>
      </w:r>
      <w:r w:rsidDel="00000000" w:rsidR="00000000" w:rsidRPr="00000000">
        <w:rPr>
          <w:rtl w:val="0"/>
        </w:rPr>
      </w:r>
    </w:p>
    <w:p w:rsidR="00000000" w:rsidDel="00000000" w:rsidP="00000000" w:rsidRDefault="00000000" w:rsidRPr="00000000" w14:paraId="00000181">
      <w:pPr>
        <w:pStyle w:val="Heading3"/>
        <w:pageBreakBefore w:val="0"/>
        <w:rPr/>
      </w:pPr>
      <w:bookmarkStart w:colFirst="0" w:colLast="0" w:name="_dq838bc22zwt" w:id="27"/>
      <w:bookmarkEnd w:id="27"/>
      <w:r w:rsidDel="00000000" w:rsidR="00000000" w:rsidRPr="00000000">
        <w:rPr>
          <w:rtl w:val="0"/>
        </w:rPr>
        <w:t xml:space="preserve">Directives</w:t>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PASM2 directives instruct the compiler how to configure assembly code.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hyperlink w:anchor="_6y0y6yvl7r2z">
        <w:r w:rsidDel="00000000" w:rsidR="00000000" w:rsidRPr="00000000">
          <w:rPr>
            <w:rFonts w:ascii="Roboto Mono Medium" w:cs="Roboto Mono Medium" w:eastAsia="Roboto Mono Medium" w:hAnsi="Roboto Mono Medium"/>
            <w:color w:val="1155cc"/>
            <w:u w:val="single"/>
            <w:rtl w:val="0"/>
          </w:rPr>
          <w:t xml:space="preserve">ALIGNW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Align to next word in Hub</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hyperlink w:anchor="_va7a6kt7oiii">
        <w:r w:rsidDel="00000000" w:rsidR="00000000" w:rsidRPr="00000000">
          <w:rPr>
            <w:rFonts w:ascii="Roboto Mono Medium" w:cs="Roboto Mono Medium" w:eastAsia="Roboto Mono Medium" w:hAnsi="Roboto Mono Medium"/>
            <w:color w:val="1155cc"/>
            <w:u w:val="single"/>
            <w:rtl w:val="0"/>
          </w:rPr>
          <w:t xml:space="preserve">ALIGNL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Align to next long in Hub</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BYTE</w:t>
        <w:tab/>
      </w:r>
      <w:r w:rsidDel="00000000" w:rsidR="00000000" w:rsidRPr="00000000">
        <w:rPr>
          <w:rtl w:val="0"/>
        </w:rPr>
        <w:t xml:space="preserve">Insert byte data</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WORD</w:t>
        <w:tab/>
      </w:r>
      <w:r w:rsidDel="00000000" w:rsidR="00000000" w:rsidRPr="00000000">
        <w:rPr>
          <w:rtl w:val="0"/>
        </w:rPr>
        <w:t xml:space="preserve">Insert word data</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LONG</w:t>
        <w:tab/>
      </w:r>
      <w:r w:rsidDel="00000000" w:rsidR="00000000" w:rsidRPr="00000000">
        <w:rPr>
          <w:rtl w:val="0"/>
        </w:rPr>
        <w:t xml:space="preserve">Insert long data</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ORG</w:t>
        <w:tab/>
      </w:r>
      <w:r w:rsidDel="00000000" w:rsidR="00000000" w:rsidRPr="00000000">
        <w:rPr>
          <w:rtl w:val="0"/>
        </w:rPr>
        <w:t xml:space="preserve">Set code for Cog RAM</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ORGH</w:t>
        <w:tab/>
      </w:r>
      <w:r w:rsidDel="00000000" w:rsidR="00000000" w:rsidRPr="00000000">
        <w:rPr>
          <w:rtl w:val="0"/>
        </w:rPr>
        <w:t xml:space="preserve">Set code for Hub RAM</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ORGF</w:t>
        <w:tab/>
      </w:r>
      <w:r w:rsidDel="00000000" w:rsidR="00000000" w:rsidRPr="00000000">
        <w:rPr>
          <w:rtl w:val="0"/>
        </w:rPr>
        <w:t xml:space="preserve">Fill Cog RAM with zeros</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FIT</w:t>
        <w:tab/>
      </w:r>
      <w:r w:rsidDel="00000000" w:rsidR="00000000" w:rsidRPr="00000000">
        <w:rPr>
          <w:rtl w:val="0"/>
        </w:rPr>
        <w:t xml:space="preserve">Validate that code fits within Cog RAM or Hub RAM</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RES</w:t>
        <w:tab/>
      </w:r>
      <w:r w:rsidDel="00000000" w:rsidR="00000000" w:rsidRPr="00000000">
        <w:rPr>
          <w:rtl w:val="0"/>
        </w:rPr>
        <w:t xml:space="preserve">Reserve long registers for symbol</w:t>
      </w:r>
    </w:p>
    <w:p w:rsidR="00000000" w:rsidDel="00000000" w:rsidP="00000000" w:rsidRDefault="00000000" w:rsidRPr="00000000" w14:paraId="0000018D">
      <w:pPr>
        <w:pStyle w:val="Heading3"/>
        <w:rPr>
          <w:i w:val="1"/>
          <w:highlight w:val="yellow"/>
        </w:rPr>
      </w:pPr>
      <w:bookmarkStart w:colFirst="0" w:colLast="0" w:name="_ki1kkm7brm59" w:id="28"/>
      <w:bookmarkEnd w:id="28"/>
      <w:r w:rsidDel="00000000" w:rsidR="00000000" w:rsidRPr="00000000">
        <w:rPr>
          <w:rtl w:val="0"/>
        </w:rPr>
        <w:t xml:space="preserve">Conditions</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Conditions are placed in front of instructions ( {Label}  {Condition}  Instruction  Operands  {Effect} ) to conditionally execute or exclude that instruction based on flag settings at runtime.  Conditions are optional; omitting the condition means "always execute" the instruction (the default behavior). </w:t>
      </w:r>
    </w:p>
    <w:p w:rsidR="00000000" w:rsidDel="00000000" w:rsidP="00000000" w:rsidRDefault="00000000" w:rsidRPr="00000000" w14:paraId="0000018F">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equal (Z = 1)</w:t>
      </w:r>
      <w:r w:rsidDel="00000000" w:rsidR="00000000" w:rsidRPr="00000000">
        <w:rPr>
          <w:rtl w:val="0"/>
        </w:rPr>
      </w:r>
    </w:p>
    <w:p w:rsidR="00000000" w:rsidDel="00000000" w:rsidP="00000000" w:rsidRDefault="00000000" w:rsidRPr="00000000" w14:paraId="00000190">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not equal (Z = 0)</w:t>
      </w:r>
      <w:r w:rsidDel="00000000" w:rsidR="00000000" w:rsidRPr="00000000">
        <w:rPr>
          <w:rtl w:val="0"/>
        </w:rPr>
      </w:r>
    </w:p>
    <w:p w:rsidR="00000000" w:rsidDel="00000000" w:rsidP="00000000" w:rsidRDefault="00000000" w:rsidRPr="00000000" w14:paraId="00000191">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comparison/subtraction was </w:t>
      </w:r>
      <w:r w:rsidDel="00000000" w:rsidR="00000000" w:rsidRPr="00000000">
        <w:rPr>
          <w:rtl w:val="0"/>
        </w:rPr>
        <w:t xml:space="preserve">above</w:t>
      </w:r>
      <w:r w:rsidDel="00000000" w:rsidR="00000000" w:rsidRPr="00000000">
        <w:rPr>
          <w:rtl w:val="0"/>
        </w:rPr>
        <w:t xml:space="preserve"> (C = 0 and Z = 0)</w:t>
      </w:r>
      <w:r w:rsidDel="00000000" w:rsidR="00000000" w:rsidRPr="00000000">
        <w:rPr>
          <w:rtl w:val="0"/>
        </w:rPr>
      </w:r>
    </w:p>
    <w:p w:rsidR="00000000" w:rsidDel="00000000" w:rsidP="00000000" w:rsidRDefault="00000000" w:rsidRPr="00000000" w14:paraId="00000192">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IF_AE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above or equal (C = 0)</w:t>
      </w:r>
      <w:r w:rsidDel="00000000" w:rsidR="00000000" w:rsidRPr="00000000">
        <w:rPr>
          <w:rtl w:val="0"/>
        </w:rPr>
      </w:r>
    </w:p>
    <w:p w:rsidR="00000000" w:rsidDel="00000000" w:rsidP="00000000" w:rsidRDefault="00000000" w:rsidRPr="00000000" w14:paraId="00000193">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below (C = 1)</w:t>
      </w:r>
      <w:r w:rsidDel="00000000" w:rsidR="00000000" w:rsidRPr="00000000">
        <w:rPr>
          <w:rtl w:val="0"/>
        </w:rPr>
      </w:r>
    </w:p>
    <w:p w:rsidR="00000000" w:rsidDel="00000000" w:rsidP="00000000" w:rsidRDefault="00000000" w:rsidRPr="00000000" w14:paraId="00000194">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IF_BE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below or equal (C = 1 or Z = 1)</w:t>
      </w:r>
    </w:p>
    <w:p w:rsidR="00000000" w:rsidDel="00000000" w:rsidP="00000000" w:rsidRDefault="00000000" w:rsidRPr="00000000" w14:paraId="00000195">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IF_GT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greater than (C = 0 and Z = 0)</w:t>
      </w:r>
      <w:r w:rsidDel="00000000" w:rsidR="00000000" w:rsidRPr="00000000">
        <w:rPr>
          <w:rtl w:val="0"/>
        </w:rPr>
      </w:r>
    </w:p>
    <w:p w:rsidR="00000000" w:rsidDel="00000000" w:rsidP="00000000" w:rsidRDefault="00000000" w:rsidRPr="00000000" w14:paraId="00000196">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IF_GE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greater than or equal (C = 0)</w:t>
      </w:r>
      <w:r w:rsidDel="00000000" w:rsidR="00000000" w:rsidRPr="00000000">
        <w:rPr>
          <w:rtl w:val="0"/>
        </w:rPr>
      </w:r>
    </w:p>
    <w:p w:rsidR="00000000" w:rsidDel="00000000" w:rsidP="00000000" w:rsidRDefault="00000000" w:rsidRPr="00000000" w14:paraId="00000197">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IF_LT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less than (C = 1)</w:t>
      </w:r>
      <w:r w:rsidDel="00000000" w:rsidR="00000000" w:rsidRPr="00000000">
        <w:rPr>
          <w:rtl w:val="0"/>
        </w:rPr>
      </w:r>
    </w:p>
    <w:p w:rsidR="00000000" w:rsidDel="00000000" w:rsidP="00000000" w:rsidRDefault="00000000" w:rsidRPr="00000000" w14:paraId="00000198">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IF_LE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comparison/subtraction was less than or equal (C = 1 or Z = 1) </w:t>
      </w:r>
      <w:r w:rsidDel="00000000" w:rsidR="00000000" w:rsidRPr="00000000">
        <w:rPr>
          <w:rtl w:val="0"/>
        </w:rPr>
      </w:r>
    </w:p>
    <w:p w:rsidR="00000000" w:rsidDel="00000000" w:rsidP="00000000" w:rsidRDefault="00000000" w:rsidRPr="00000000" w14:paraId="00000199">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set (C = 1)</w:t>
      </w:r>
      <w:r w:rsidDel="00000000" w:rsidR="00000000" w:rsidRPr="00000000">
        <w:rPr>
          <w:rtl w:val="0"/>
        </w:rPr>
      </w:r>
    </w:p>
    <w:p w:rsidR="00000000" w:rsidDel="00000000" w:rsidP="00000000" w:rsidRDefault="00000000" w:rsidRPr="00000000" w14:paraId="0000019A">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(C = 0)</w:t>
      </w:r>
      <w:r w:rsidDel="00000000" w:rsidR="00000000" w:rsidRPr="00000000">
        <w:rPr>
          <w:rtl w:val="0"/>
        </w:rPr>
      </w:r>
    </w:p>
    <w:p w:rsidR="00000000" w:rsidDel="00000000" w:rsidP="00000000" w:rsidRDefault="00000000" w:rsidRPr="00000000" w14:paraId="0000019B">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set (Z = 1)</w:t>
      </w:r>
      <w:r w:rsidDel="00000000" w:rsidR="00000000" w:rsidRPr="00000000">
        <w:rPr>
          <w:rtl w:val="0"/>
        </w:rPr>
      </w:r>
    </w:p>
    <w:p w:rsidR="00000000" w:rsidDel="00000000" w:rsidP="00000000" w:rsidRDefault="00000000" w:rsidRPr="00000000" w14:paraId="0000019C">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clear (Z = 0)</w:t>
      </w:r>
      <w:r w:rsidDel="00000000" w:rsidR="00000000" w:rsidRPr="00000000">
        <w:rPr>
          <w:rtl w:val="0"/>
        </w:rPr>
      </w:r>
    </w:p>
    <w:p w:rsidR="00000000" w:rsidDel="00000000" w:rsidP="00000000" w:rsidRDefault="00000000" w:rsidRPr="00000000" w14:paraId="0000019D">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IF_C_EQ_Z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equal</w:t>
      </w:r>
      <w:r w:rsidDel="00000000" w:rsidR="00000000" w:rsidRPr="00000000">
        <w:rPr>
          <w:rtl w:val="0"/>
        </w:rPr>
        <w:t xml:space="preserve"> to Z (C = 0 and Z = 0 --or-- C = 1 and Z = 1)</w:t>
      </w:r>
      <w:r w:rsidDel="00000000" w:rsidR="00000000" w:rsidRPr="00000000">
        <w:rPr>
          <w:rtl w:val="0"/>
        </w:rPr>
      </w:r>
    </w:p>
    <w:p w:rsidR="00000000" w:rsidDel="00000000" w:rsidP="00000000" w:rsidRDefault="00000000" w:rsidRPr="00000000" w14:paraId="0000019E">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IF_C_NE_Z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not</w:t>
      </w:r>
      <w:r w:rsidDel="00000000" w:rsidR="00000000" w:rsidRPr="00000000">
        <w:rPr>
          <w:rtl w:val="0"/>
        </w:rPr>
        <w:t xml:space="preserve"> equal to Z (C = 0 and Z = 1 --or-- C = 1 and Z = 0)</w:t>
      </w:r>
      <w:r w:rsidDel="00000000" w:rsidR="00000000" w:rsidRPr="00000000">
        <w:rPr>
          <w:rtl w:val="0"/>
        </w:rPr>
      </w:r>
    </w:p>
    <w:p w:rsidR="00000000" w:rsidDel="00000000" w:rsidP="00000000" w:rsidRDefault="00000000" w:rsidRPr="00000000" w14:paraId="0000019F">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IF_C_AND_Z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set and Z set (C = 1 and Z = 1)</w:t>
      </w:r>
      <w:r w:rsidDel="00000000" w:rsidR="00000000" w:rsidRPr="00000000">
        <w:rPr>
          <w:rtl w:val="0"/>
        </w:rPr>
      </w:r>
    </w:p>
    <w:p w:rsidR="00000000" w:rsidDel="00000000" w:rsidP="00000000" w:rsidRDefault="00000000" w:rsidRPr="00000000" w14:paraId="000001A0">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IF_C_AND_NZ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set</w:t>
      </w:r>
      <w:r w:rsidDel="00000000" w:rsidR="00000000" w:rsidRPr="00000000">
        <w:rPr>
          <w:rtl w:val="0"/>
        </w:rPr>
        <w:t xml:space="preserve"> and </w:t>
      </w:r>
      <w:r w:rsidDel="00000000" w:rsidR="00000000" w:rsidRPr="00000000">
        <w:rPr>
          <w:rtl w:val="0"/>
        </w:rPr>
        <w:t xml:space="preserve">Z clear</w:t>
      </w:r>
      <w:r w:rsidDel="00000000" w:rsidR="00000000" w:rsidRPr="00000000">
        <w:rPr>
          <w:rtl w:val="0"/>
        </w:rPr>
        <w:t xml:space="preserve"> (C = 1 and Z = 0)</w:t>
      </w:r>
      <w:r w:rsidDel="00000000" w:rsidR="00000000" w:rsidRPr="00000000">
        <w:rPr>
          <w:rtl w:val="0"/>
        </w:rPr>
      </w:r>
    </w:p>
    <w:p w:rsidR="00000000" w:rsidDel="00000000" w:rsidP="00000000" w:rsidRDefault="00000000" w:rsidRPr="00000000" w14:paraId="000001A1">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IF_NC_AND_Z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clear</w:t>
      </w:r>
      <w:r w:rsidDel="00000000" w:rsidR="00000000" w:rsidRPr="00000000">
        <w:rPr>
          <w:rtl w:val="0"/>
        </w:rPr>
        <w:t xml:space="preserve"> and </w:t>
      </w:r>
      <w:r w:rsidDel="00000000" w:rsidR="00000000" w:rsidRPr="00000000">
        <w:rPr>
          <w:rtl w:val="0"/>
        </w:rPr>
        <w:t xml:space="preserve">Z set</w:t>
      </w:r>
      <w:r w:rsidDel="00000000" w:rsidR="00000000" w:rsidRPr="00000000">
        <w:rPr>
          <w:rtl w:val="0"/>
        </w:rPr>
        <w:t xml:space="preserve"> (C = 0 and Z = 1)</w:t>
      </w:r>
    </w:p>
    <w:p w:rsidR="00000000" w:rsidDel="00000000" w:rsidP="00000000" w:rsidRDefault="00000000" w:rsidRPr="00000000" w14:paraId="000001A2">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IF_NC_AND_NZ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and Z clear (C = 0 and Z = 0)</w:t>
      </w:r>
    </w:p>
    <w:p w:rsidR="00000000" w:rsidDel="00000000" w:rsidP="00000000" w:rsidRDefault="00000000" w:rsidRPr="00000000" w14:paraId="000001A3">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IF_C_OR_Z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set or Z set (C = 1 or Z = 1)</w:t>
      </w:r>
      <w:r w:rsidDel="00000000" w:rsidR="00000000" w:rsidRPr="00000000">
        <w:rPr>
          <w:rtl w:val="0"/>
        </w:rPr>
      </w:r>
    </w:p>
    <w:p w:rsidR="00000000" w:rsidDel="00000000" w:rsidP="00000000" w:rsidRDefault="00000000" w:rsidRPr="00000000" w14:paraId="000001A4">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IF_C_OR_NZ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set</w:t>
      </w:r>
      <w:r w:rsidDel="00000000" w:rsidR="00000000" w:rsidRPr="00000000">
        <w:rPr>
          <w:rtl w:val="0"/>
        </w:rPr>
        <w:t xml:space="preserve"> or </w:t>
      </w:r>
      <w:r w:rsidDel="00000000" w:rsidR="00000000" w:rsidRPr="00000000">
        <w:rPr>
          <w:rtl w:val="0"/>
        </w:rPr>
        <w:t xml:space="preserve">Z clear</w:t>
      </w:r>
      <w:r w:rsidDel="00000000" w:rsidR="00000000" w:rsidRPr="00000000">
        <w:rPr>
          <w:rtl w:val="0"/>
        </w:rPr>
        <w:t xml:space="preserve"> (C = 1 or Z = 0)</w:t>
      </w:r>
      <w:r w:rsidDel="00000000" w:rsidR="00000000" w:rsidRPr="00000000">
        <w:rPr>
          <w:rtl w:val="0"/>
        </w:rPr>
      </w:r>
    </w:p>
    <w:p w:rsidR="00000000" w:rsidDel="00000000" w:rsidP="00000000" w:rsidRDefault="00000000" w:rsidRPr="00000000" w14:paraId="000001A5">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IF_NC_OR_Z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clear</w:t>
      </w:r>
      <w:r w:rsidDel="00000000" w:rsidR="00000000" w:rsidRPr="00000000">
        <w:rPr>
          <w:rtl w:val="0"/>
        </w:rPr>
        <w:t xml:space="preserve"> or </w:t>
      </w:r>
      <w:r w:rsidDel="00000000" w:rsidR="00000000" w:rsidRPr="00000000">
        <w:rPr>
          <w:rtl w:val="0"/>
        </w:rPr>
        <w:t xml:space="preserve">Z set</w:t>
      </w:r>
      <w:r w:rsidDel="00000000" w:rsidR="00000000" w:rsidRPr="00000000">
        <w:rPr>
          <w:rtl w:val="0"/>
        </w:rPr>
        <w:t xml:space="preserve"> (C = 0 or Z = 1)</w:t>
      </w:r>
      <w:r w:rsidDel="00000000" w:rsidR="00000000" w:rsidRPr="00000000">
        <w:rPr>
          <w:rtl w:val="0"/>
        </w:rPr>
      </w:r>
    </w:p>
    <w:p w:rsidR="00000000" w:rsidDel="00000000" w:rsidP="00000000" w:rsidRDefault="00000000" w:rsidRPr="00000000" w14:paraId="000001A6">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IF_NC_OR_NZ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or Z clear (C = 1 or Z = 0)</w:t>
      </w:r>
      <w:r w:rsidDel="00000000" w:rsidR="00000000" w:rsidRPr="00000000">
        <w:rPr>
          <w:rtl w:val="0"/>
        </w:rPr>
      </w:r>
    </w:p>
    <w:p w:rsidR="00000000" w:rsidDel="00000000" w:rsidP="00000000" w:rsidRDefault="00000000" w:rsidRPr="00000000" w14:paraId="000001A7">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IF_Z_EQ_C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Z equal</w:t>
      </w:r>
      <w:r w:rsidDel="00000000" w:rsidR="00000000" w:rsidRPr="00000000">
        <w:rPr>
          <w:rtl w:val="0"/>
        </w:rPr>
        <w:t xml:space="preserve"> to C (Z = 0 and C = 0 --or-- Z = 1 and C = 1)</w:t>
      </w:r>
      <w:r w:rsidDel="00000000" w:rsidR="00000000" w:rsidRPr="00000000">
        <w:rPr>
          <w:rtl w:val="0"/>
        </w:rPr>
      </w:r>
    </w:p>
    <w:p w:rsidR="00000000" w:rsidDel="00000000" w:rsidP="00000000" w:rsidRDefault="00000000" w:rsidRPr="00000000" w14:paraId="000001A8">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IF_Z_NE_C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Z not</w:t>
      </w:r>
      <w:r w:rsidDel="00000000" w:rsidR="00000000" w:rsidRPr="00000000">
        <w:rPr>
          <w:rtl w:val="0"/>
        </w:rPr>
        <w:t xml:space="preserve"> equal to C (Z = 0 and C = 1 --or-- Z = 1 and C = 0)</w:t>
      </w:r>
      <w:r w:rsidDel="00000000" w:rsidR="00000000" w:rsidRPr="00000000">
        <w:rPr>
          <w:rtl w:val="0"/>
        </w:rPr>
      </w:r>
    </w:p>
    <w:p w:rsidR="00000000" w:rsidDel="00000000" w:rsidP="00000000" w:rsidRDefault="00000000" w:rsidRPr="00000000" w14:paraId="000001A9">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IF_Z_AND_C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set and C set (Z = 1 and C = 1)</w:t>
      </w:r>
      <w:r w:rsidDel="00000000" w:rsidR="00000000" w:rsidRPr="00000000">
        <w:rPr>
          <w:rtl w:val="0"/>
        </w:rPr>
      </w:r>
    </w:p>
    <w:p w:rsidR="00000000" w:rsidDel="00000000" w:rsidP="00000000" w:rsidRDefault="00000000" w:rsidRPr="00000000" w14:paraId="000001AA">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IF_Z_AND_NC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Z set</w:t>
      </w:r>
      <w:r w:rsidDel="00000000" w:rsidR="00000000" w:rsidRPr="00000000">
        <w:rPr>
          <w:rtl w:val="0"/>
        </w:rPr>
        <w:t xml:space="preserve"> and </w:t>
      </w:r>
      <w:r w:rsidDel="00000000" w:rsidR="00000000" w:rsidRPr="00000000">
        <w:rPr>
          <w:rtl w:val="0"/>
        </w:rPr>
        <w:t xml:space="preserve">C clear</w:t>
      </w:r>
      <w:r w:rsidDel="00000000" w:rsidR="00000000" w:rsidRPr="00000000">
        <w:rPr>
          <w:rtl w:val="0"/>
        </w:rPr>
        <w:t xml:space="preserve"> (Z = 1 and C = 0)</w:t>
      </w:r>
      <w:r w:rsidDel="00000000" w:rsidR="00000000" w:rsidRPr="00000000">
        <w:rPr>
          <w:rtl w:val="0"/>
        </w:rPr>
      </w:r>
    </w:p>
    <w:p w:rsidR="00000000" w:rsidDel="00000000" w:rsidP="00000000" w:rsidRDefault="00000000" w:rsidRPr="00000000" w14:paraId="000001AB">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IF_NZ_AND_C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clear and C set (Z = 0 and C = 1)</w:t>
      </w:r>
      <w:r w:rsidDel="00000000" w:rsidR="00000000" w:rsidRPr="00000000">
        <w:rPr>
          <w:rtl w:val="0"/>
        </w:rPr>
      </w:r>
    </w:p>
    <w:p w:rsidR="00000000" w:rsidDel="00000000" w:rsidP="00000000" w:rsidRDefault="00000000" w:rsidRPr="00000000" w14:paraId="000001AC">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IF_NZ_AND_NC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clear and C clear (Z = 0 and C = 0)</w:t>
      </w:r>
      <w:r w:rsidDel="00000000" w:rsidR="00000000" w:rsidRPr="00000000">
        <w:rPr>
          <w:rtl w:val="0"/>
        </w:rPr>
      </w:r>
    </w:p>
    <w:p w:rsidR="00000000" w:rsidDel="00000000" w:rsidP="00000000" w:rsidRDefault="00000000" w:rsidRPr="00000000" w14:paraId="000001AD">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IF_Z_OR_C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set or C set (Z = 1 or C = 1)</w:t>
      </w:r>
      <w:r w:rsidDel="00000000" w:rsidR="00000000" w:rsidRPr="00000000">
        <w:rPr>
          <w:rtl w:val="0"/>
        </w:rPr>
      </w:r>
    </w:p>
    <w:p w:rsidR="00000000" w:rsidDel="00000000" w:rsidP="00000000" w:rsidRDefault="00000000" w:rsidRPr="00000000" w14:paraId="000001AE">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IF_Z_OR_NC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Z set</w:t>
      </w:r>
      <w:r w:rsidDel="00000000" w:rsidR="00000000" w:rsidRPr="00000000">
        <w:rPr>
          <w:rtl w:val="0"/>
        </w:rPr>
        <w:t xml:space="preserve"> or </w:t>
      </w:r>
      <w:r w:rsidDel="00000000" w:rsidR="00000000" w:rsidRPr="00000000">
        <w:rPr>
          <w:rtl w:val="0"/>
        </w:rPr>
        <w:t xml:space="preserve">C clear</w:t>
      </w:r>
      <w:r w:rsidDel="00000000" w:rsidR="00000000" w:rsidRPr="00000000">
        <w:rPr>
          <w:rtl w:val="0"/>
        </w:rPr>
        <w:t xml:space="preserve"> (Z = 1 or C = 0) </w:t>
      </w:r>
      <w:r w:rsidDel="00000000" w:rsidR="00000000" w:rsidRPr="00000000">
        <w:rPr>
          <w:rtl w:val="0"/>
        </w:rPr>
      </w:r>
    </w:p>
    <w:p w:rsidR="00000000" w:rsidDel="00000000" w:rsidP="00000000" w:rsidRDefault="00000000" w:rsidRPr="00000000" w14:paraId="000001AF">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IF_NZ_OR_C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Z clear</w:t>
      </w:r>
      <w:r w:rsidDel="00000000" w:rsidR="00000000" w:rsidRPr="00000000">
        <w:rPr>
          <w:rtl w:val="0"/>
        </w:rPr>
        <w:t xml:space="preserve"> or </w:t>
      </w:r>
      <w:r w:rsidDel="00000000" w:rsidR="00000000" w:rsidRPr="00000000">
        <w:rPr>
          <w:rtl w:val="0"/>
        </w:rPr>
        <w:t xml:space="preserve">C set</w:t>
      </w:r>
      <w:r w:rsidDel="00000000" w:rsidR="00000000" w:rsidRPr="00000000">
        <w:rPr>
          <w:rtl w:val="0"/>
        </w:rPr>
        <w:t xml:space="preserve"> (Z = 0 or C = 1) </w:t>
      </w:r>
      <w:r w:rsidDel="00000000" w:rsidR="00000000" w:rsidRPr="00000000">
        <w:rPr>
          <w:rtl w:val="0"/>
        </w:rPr>
      </w:r>
    </w:p>
    <w:p w:rsidR="00000000" w:rsidDel="00000000" w:rsidP="00000000" w:rsidRDefault="00000000" w:rsidRPr="00000000" w14:paraId="000001B0">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IF_NZ_OR_NC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clear or C clear (Z = 0 or C = 0) </w:t>
      </w:r>
      <w:r w:rsidDel="00000000" w:rsidR="00000000" w:rsidRPr="00000000">
        <w:rPr>
          <w:rtl w:val="0"/>
        </w:rPr>
      </w:r>
    </w:p>
    <w:p w:rsidR="00000000" w:rsidDel="00000000" w:rsidP="00000000" w:rsidRDefault="00000000" w:rsidRPr="00000000" w14:paraId="000001B1">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IF_00</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and Z clear (C = 0 and Z = 0) </w:t>
      </w:r>
      <w:r w:rsidDel="00000000" w:rsidR="00000000" w:rsidRPr="00000000">
        <w:rPr>
          <w:rtl w:val="0"/>
        </w:rPr>
      </w:r>
    </w:p>
    <w:p w:rsidR="00000000" w:rsidDel="00000000" w:rsidP="00000000" w:rsidRDefault="00000000" w:rsidRPr="00000000" w14:paraId="000001B2">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IF_01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clear</w:t>
      </w:r>
      <w:r w:rsidDel="00000000" w:rsidR="00000000" w:rsidRPr="00000000">
        <w:rPr>
          <w:rtl w:val="0"/>
        </w:rPr>
        <w:t xml:space="preserve"> and </w:t>
      </w:r>
      <w:r w:rsidDel="00000000" w:rsidR="00000000" w:rsidRPr="00000000">
        <w:rPr>
          <w:rtl w:val="0"/>
        </w:rPr>
        <w:t xml:space="preserve">Z set</w:t>
      </w:r>
      <w:r w:rsidDel="00000000" w:rsidR="00000000" w:rsidRPr="00000000">
        <w:rPr>
          <w:rtl w:val="0"/>
        </w:rPr>
        <w:t xml:space="preserve"> (C = 0 and Z = 1) </w:t>
      </w:r>
      <w:r w:rsidDel="00000000" w:rsidR="00000000" w:rsidRPr="00000000">
        <w:rPr>
          <w:rtl w:val="0"/>
        </w:rPr>
      </w:r>
    </w:p>
    <w:p w:rsidR="00000000" w:rsidDel="00000000" w:rsidP="00000000" w:rsidRDefault="00000000" w:rsidRPr="00000000" w14:paraId="000001B3">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IF_10</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set</w:t>
      </w:r>
      <w:r w:rsidDel="00000000" w:rsidR="00000000" w:rsidRPr="00000000">
        <w:rPr>
          <w:rtl w:val="0"/>
        </w:rPr>
        <w:t xml:space="preserve"> and </w:t>
      </w:r>
      <w:r w:rsidDel="00000000" w:rsidR="00000000" w:rsidRPr="00000000">
        <w:rPr>
          <w:rtl w:val="0"/>
        </w:rPr>
        <w:t xml:space="preserve">Z clear</w:t>
      </w:r>
      <w:r w:rsidDel="00000000" w:rsidR="00000000" w:rsidRPr="00000000">
        <w:rPr>
          <w:rtl w:val="0"/>
        </w:rPr>
        <w:t xml:space="preserve"> (C = 1 and Z = 0) </w:t>
      </w:r>
      <w:r w:rsidDel="00000000" w:rsidR="00000000" w:rsidRPr="00000000">
        <w:rPr>
          <w:rtl w:val="0"/>
        </w:rPr>
      </w:r>
    </w:p>
    <w:p w:rsidR="00000000" w:rsidDel="00000000" w:rsidP="00000000" w:rsidRDefault="00000000" w:rsidRPr="00000000" w14:paraId="000001B4">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IF_11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set and Z set (C = 1 and Z = 1)</w:t>
      </w:r>
      <w:r w:rsidDel="00000000" w:rsidR="00000000" w:rsidRPr="00000000">
        <w:rPr>
          <w:rtl w:val="0"/>
        </w:rPr>
      </w:r>
    </w:p>
    <w:p w:rsidR="00000000" w:rsidDel="00000000" w:rsidP="00000000" w:rsidRDefault="00000000" w:rsidRPr="00000000" w14:paraId="000001B5">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IF_X0</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clear (Z = 0) </w:t>
      </w:r>
      <w:r w:rsidDel="00000000" w:rsidR="00000000" w:rsidRPr="00000000">
        <w:rPr>
          <w:rtl w:val="0"/>
        </w:rPr>
      </w:r>
    </w:p>
    <w:p w:rsidR="00000000" w:rsidDel="00000000" w:rsidP="00000000" w:rsidRDefault="00000000" w:rsidRPr="00000000" w14:paraId="000001B6">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IF_X1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Z set (Z = 1) </w:t>
      </w:r>
      <w:r w:rsidDel="00000000" w:rsidR="00000000" w:rsidRPr="00000000">
        <w:rPr>
          <w:rtl w:val="0"/>
        </w:rPr>
      </w:r>
    </w:p>
    <w:p w:rsidR="00000000" w:rsidDel="00000000" w:rsidP="00000000" w:rsidRDefault="00000000" w:rsidRPr="00000000" w14:paraId="000001B7">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IF_0X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(C = 0) </w:t>
      </w:r>
      <w:r w:rsidDel="00000000" w:rsidR="00000000" w:rsidRPr="00000000">
        <w:rPr>
          <w:rtl w:val="0"/>
        </w:rPr>
      </w:r>
    </w:p>
    <w:p w:rsidR="00000000" w:rsidDel="00000000" w:rsidP="00000000" w:rsidRDefault="00000000" w:rsidRPr="00000000" w14:paraId="000001B8">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IF_1X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set (C = 1)</w:t>
      </w:r>
      <w:r w:rsidDel="00000000" w:rsidR="00000000" w:rsidRPr="00000000">
        <w:rPr>
          <w:rtl w:val="0"/>
        </w:rPr>
      </w:r>
    </w:p>
    <w:p w:rsidR="00000000" w:rsidDel="00000000" w:rsidP="00000000" w:rsidRDefault="00000000" w:rsidRPr="00000000" w14:paraId="000001B9">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IF_NOT_00</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and Z clear (C = 0 and Z = 0)  </w:t>
      </w:r>
    </w:p>
    <w:p w:rsidR="00000000" w:rsidDel="00000000" w:rsidP="00000000" w:rsidRDefault="00000000" w:rsidRPr="00000000" w14:paraId="000001BA">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IF_NOT_01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set</w:t>
      </w:r>
      <w:r w:rsidDel="00000000" w:rsidR="00000000" w:rsidRPr="00000000">
        <w:rPr>
          <w:rtl w:val="0"/>
        </w:rPr>
        <w:t xml:space="preserve"> or </w:t>
      </w:r>
      <w:r w:rsidDel="00000000" w:rsidR="00000000" w:rsidRPr="00000000">
        <w:rPr>
          <w:rtl w:val="0"/>
        </w:rPr>
        <w:t xml:space="preserve">Z clear</w:t>
      </w:r>
      <w:r w:rsidDel="00000000" w:rsidR="00000000" w:rsidRPr="00000000">
        <w:rPr>
          <w:rtl w:val="0"/>
        </w:rPr>
        <w:t xml:space="preserve"> (C = 1 or Z = 0)</w:t>
      </w:r>
      <w:r w:rsidDel="00000000" w:rsidR="00000000" w:rsidRPr="00000000">
        <w:rPr>
          <w:rtl w:val="0"/>
        </w:rPr>
      </w:r>
    </w:p>
    <w:p w:rsidR="00000000" w:rsidDel="00000000" w:rsidP="00000000" w:rsidRDefault="00000000" w:rsidRPr="00000000" w14:paraId="000001BB">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IF_NOT_10</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clear</w:t>
      </w:r>
      <w:r w:rsidDel="00000000" w:rsidR="00000000" w:rsidRPr="00000000">
        <w:rPr>
          <w:rtl w:val="0"/>
        </w:rPr>
        <w:t xml:space="preserve"> or </w:t>
      </w:r>
      <w:r w:rsidDel="00000000" w:rsidR="00000000" w:rsidRPr="00000000">
        <w:rPr>
          <w:rtl w:val="0"/>
        </w:rPr>
        <w:t xml:space="preserve">Z set</w:t>
      </w:r>
      <w:r w:rsidDel="00000000" w:rsidR="00000000" w:rsidRPr="00000000">
        <w:rPr>
          <w:rtl w:val="0"/>
        </w:rPr>
        <w:t xml:space="preserve"> (C = 0 or Z = 1)</w:t>
      </w:r>
      <w:r w:rsidDel="00000000" w:rsidR="00000000" w:rsidRPr="00000000">
        <w:rPr>
          <w:rtl w:val="0"/>
        </w:rPr>
      </w:r>
    </w:p>
    <w:p w:rsidR="00000000" w:rsidDel="00000000" w:rsidP="00000000" w:rsidRDefault="00000000" w:rsidRPr="00000000" w14:paraId="000001BC">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IF_NOT_11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C clear or Z clear (C = 0 or Z = 0)</w:t>
      </w:r>
    </w:p>
    <w:p w:rsidR="00000000" w:rsidDel="00000000" w:rsidP="00000000" w:rsidRDefault="00000000" w:rsidRPr="00000000" w14:paraId="000001BD">
      <w:pPr>
        <w:tabs>
          <w:tab w:val="left" w:leader="none" w:pos="1800"/>
        </w:tabs>
        <w:spacing w:after="0" w:lineRule="auto"/>
        <w:rPr>
          <w:rFonts w:ascii="Roboto Mono Medium" w:cs="Roboto Mono Medium" w:eastAsia="Roboto Mono Medium" w:hAnsi="Roboto Mono Medium"/>
        </w:rPr>
      </w:pPr>
      <w:hyperlink w:anchor="_ofohv8f4qicc">
        <w:r w:rsidDel="00000000" w:rsidR="00000000" w:rsidRPr="00000000">
          <w:rPr>
            <w:rFonts w:ascii="Roboto Mono Medium" w:cs="Roboto Mono Medium" w:eastAsia="Roboto Mono Medium" w:hAnsi="Roboto Mono Medium"/>
            <w:color w:val="1155cc"/>
            <w:u w:val="single"/>
            <w:rtl w:val="0"/>
          </w:rPr>
          <w:t xml:space="preserve">IF_DIFF</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not</w:t>
      </w:r>
      <w:r w:rsidDel="00000000" w:rsidR="00000000" w:rsidRPr="00000000">
        <w:rPr>
          <w:rtl w:val="0"/>
        </w:rPr>
        <w:t xml:space="preserve"> equal to Z (C = 0 and Z = 1 --or-- C = 1 and Z = 0)</w:t>
      </w:r>
      <w:r w:rsidDel="00000000" w:rsidR="00000000" w:rsidRPr="00000000">
        <w:rPr>
          <w:rtl w:val="0"/>
        </w:rPr>
      </w:r>
    </w:p>
    <w:p w:rsidR="00000000" w:rsidDel="00000000" w:rsidP="00000000" w:rsidRDefault="00000000" w:rsidRPr="00000000" w14:paraId="000001BE">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IF_SAME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If </w:t>
      </w:r>
      <w:r w:rsidDel="00000000" w:rsidR="00000000" w:rsidRPr="00000000">
        <w:rPr>
          <w:rtl w:val="0"/>
        </w:rPr>
        <w:t xml:space="preserve">C equal</w:t>
      </w:r>
      <w:r w:rsidDel="00000000" w:rsidR="00000000" w:rsidRPr="00000000">
        <w:rPr>
          <w:rtl w:val="0"/>
        </w:rPr>
        <w:t xml:space="preserve"> to Z (C = 0 and Z = 0 --or-- C = 1 and Z = 1) </w:t>
      </w:r>
    </w:p>
    <w:p w:rsidR="00000000" w:rsidDel="00000000" w:rsidP="00000000" w:rsidRDefault="00000000" w:rsidRPr="00000000" w14:paraId="000001BF">
      <w:pPr>
        <w:tabs>
          <w:tab w:val="left" w:leader="none" w:pos="1800"/>
        </w:tabs>
        <w:spacing w:after="0" w:lineRule="auto"/>
        <w:rPr/>
      </w:pPr>
      <w:hyperlink w:anchor="_ofohv8f4qicc">
        <w:r w:rsidDel="00000000" w:rsidR="00000000" w:rsidRPr="00000000">
          <w:rPr>
            <w:rFonts w:ascii="Roboto Mono Medium" w:cs="Roboto Mono Medium" w:eastAsia="Roboto Mono Medium" w:hAnsi="Roboto Mono Medium"/>
            <w:color w:val="1155cc"/>
            <w:u w:val="single"/>
            <w:rtl w:val="0"/>
          </w:rPr>
          <w:t xml:space="preserve">_RET_</w:t>
        </w:r>
      </w:hyperlink>
      <w:r w:rsidDel="00000000" w:rsidR="00000000" w:rsidRPr="00000000">
        <w:rPr>
          <w:rtl w:val="0"/>
        </w:rPr>
        <w:tab/>
        <w:t xml:space="preserve">Always execute instruction then return if no branch; no context restore</w:t>
      </w:r>
    </w:p>
    <w:p w:rsidR="00000000" w:rsidDel="00000000" w:rsidP="00000000" w:rsidRDefault="00000000" w:rsidRPr="00000000" w14:paraId="000001C0">
      <w:pPr>
        <w:pStyle w:val="Heading3"/>
        <w:rPr>
          <w:i w:val="1"/>
          <w:highlight w:val="yellow"/>
        </w:rPr>
      </w:pPr>
      <w:bookmarkStart w:colFirst="0" w:colLast="0" w:name="_4y0ciq9th2g" w:id="29"/>
      <w:bookmarkEnd w:id="29"/>
      <w:r w:rsidDel="00000000" w:rsidR="00000000" w:rsidRPr="00000000">
        <w:rPr>
          <w:rtl w:val="0"/>
        </w:rPr>
        <w:t xml:space="preserve">Effects</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Nearly half of PASM2 instructions feature optional effects to modify the C and/or Z flags.  Effects are placed at the end of such instructions ( {Label}  {Condition}  Instruction  Operands  {Effect} ) to affect flags, or omitted to leave flags as-is.</w:t>
      </w:r>
    </w:p>
    <w:p w:rsidR="00000000" w:rsidDel="00000000" w:rsidP="00000000" w:rsidRDefault="00000000" w:rsidRPr="00000000" w14:paraId="000001C2">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ANDC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AND tested bit/pin into current C</w:t>
      </w:r>
    </w:p>
    <w:p w:rsidR="00000000" w:rsidDel="00000000" w:rsidP="00000000" w:rsidRDefault="00000000" w:rsidRPr="00000000" w14:paraId="000001C3">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ANDZ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AND tested bit/pin into current Z</w:t>
      </w:r>
    </w:p>
    <w:p w:rsidR="00000000" w:rsidDel="00000000" w:rsidP="00000000" w:rsidRDefault="00000000" w:rsidRPr="00000000" w14:paraId="000001C4">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ORC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OR tested bit/pin into current C</w:t>
      </w:r>
    </w:p>
    <w:p w:rsidR="00000000" w:rsidDel="00000000" w:rsidP="00000000" w:rsidRDefault="00000000" w:rsidRPr="00000000" w14:paraId="000001C5">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ORZ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OR tested bit/pin into current Z</w:t>
      </w:r>
    </w:p>
    <w:p w:rsidR="00000000" w:rsidDel="00000000" w:rsidP="00000000" w:rsidRDefault="00000000" w:rsidRPr="00000000" w14:paraId="000001C6">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XORC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XOR tested bit/pin into current C</w:t>
      </w:r>
    </w:p>
    <w:p w:rsidR="00000000" w:rsidDel="00000000" w:rsidP="00000000" w:rsidRDefault="00000000" w:rsidRPr="00000000" w14:paraId="000001C7">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XORZ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XOR tested bit/pin into current Z</w:t>
      </w:r>
    </w:p>
    <w:p w:rsidR="00000000" w:rsidDel="00000000" w:rsidP="00000000" w:rsidRDefault="00000000" w:rsidRPr="00000000" w14:paraId="000001C8">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WC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C flag</w:t>
      </w:r>
    </w:p>
    <w:p w:rsidR="00000000" w:rsidDel="00000000" w:rsidP="00000000" w:rsidRDefault="00000000" w:rsidRPr="00000000" w14:paraId="000001C9">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WCZ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both C and Z flags</w:t>
      </w:r>
    </w:p>
    <w:p w:rsidR="00000000" w:rsidDel="00000000" w:rsidP="00000000" w:rsidRDefault="00000000" w:rsidRPr="00000000" w14:paraId="000001CA">
      <w:pPr>
        <w:tabs>
          <w:tab w:val="left" w:leader="none" w:pos="1800"/>
        </w:tabs>
        <w:spacing w:after="0" w:lineRule="auto"/>
        <w:rPr/>
      </w:pPr>
      <w:hyperlink w:anchor="_2qhfue5jrv4x">
        <w:r w:rsidDel="00000000" w:rsidR="00000000" w:rsidRPr="00000000">
          <w:rPr>
            <w:rFonts w:ascii="Roboto Mono Medium" w:cs="Roboto Mono Medium" w:eastAsia="Roboto Mono Medium" w:hAnsi="Roboto Mono Medium"/>
            <w:color w:val="1155cc"/>
            <w:u w:val="single"/>
            <w:rtl w:val="0"/>
          </w:rPr>
          <w:t xml:space="preserve">WZ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Z flag</w:t>
      </w:r>
    </w:p>
    <w:p w:rsidR="00000000" w:rsidDel="00000000" w:rsidP="00000000" w:rsidRDefault="00000000" w:rsidRPr="00000000" w14:paraId="000001CB">
      <w:pPr>
        <w:pStyle w:val="Heading3"/>
        <w:rPr/>
        <w:sectPr>
          <w:type w:val="nextPage"/>
          <w:pgSz w:h="15840" w:w="12240" w:orient="portrait"/>
          <w:pgMar w:bottom="720" w:top="720" w:left="1080" w:right="1080" w:header="720" w:footer="720"/>
        </w:sectPr>
      </w:pPr>
      <w:bookmarkStart w:colFirst="0" w:colLast="0" w:name="_hvsfxkjbocy8" w:id="30"/>
      <w:bookmarkEnd w:id="30"/>
      <w:r w:rsidDel="00000000" w:rsidR="00000000" w:rsidRPr="00000000">
        <w:rPr>
          <w:rtl w:val="0"/>
        </w:rPr>
      </w:r>
    </w:p>
    <w:p w:rsidR="00000000" w:rsidDel="00000000" w:rsidP="00000000" w:rsidRDefault="00000000" w:rsidRPr="00000000" w14:paraId="000001CC">
      <w:pPr>
        <w:pStyle w:val="Heading3"/>
        <w:rPr>
          <w:i w:val="1"/>
          <w:highlight w:val="yellow"/>
        </w:rPr>
      </w:pPr>
      <w:bookmarkStart w:colFirst="0" w:colLast="0" w:name="_cdvnblowhyuw" w:id="31"/>
      <w:bookmarkEnd w:id="31"/>
      <w:r w:rsidDel="00000000" w:rsidR="00000000" w:rsidRPr="00000000">
        <w:rPr>
          <w:rtl w:val="0"/>
        </w:rPr>
        <w:t xml:space="preserve">Flag Modification</w:t>
      </w:r>
      <w:r w:rsidDel="00000000" w:rsidR="00000000" w:rsidRPr="00000000">
        <w:rPr>
          <w:rtl w:val="0"/>
        </w:rPr>
      </w:r>
    </w:p>
    <w:p w:rsidR="00000000" w:rsidDel="00000000" w:rsidP="00000000" w:rsidRDefault="00000000" w:rsidRPr="00000000" w14:paraId="000001CD">
      <w:pPr>
        <w:spacing w:after="0" w:lineRule="auto"/>
        <w:rPr/>
      </w:pPr>
      <w:r w:rsidDel="00000000" w:rsidR="00000000" w:rsidRPr="00000000">
        <w:rPr>
          <w:rtl w:val="0"/>
        </w:rPr>
        <w:t xml:space="preserve">Flag Modification commands (</w:t>
      </w:r>
      <w:r w:rsidDel="00000000" w:rsidR="00000000" w:rsidRPr="00000000">
        <w:rPr>
          <w:rFonts w:ascii="Roboto Mono Medium" w:cs="Roboto Mono Medium" w:eastAsia="Roboto Mono Medium" w:hAnsi="Roboto Mono Medium"/>
          <w:rtl w:val="0"/>
        </w:rPr>
        <w:t xml:space="preserve">MODxx</w:t>
      </w:r>
      <w:r w:rsidDel="00000000" w:rsidR="00000000" w:rsidRPr="00000000">
        <w:rPr>
          <w:rtl w:val="0"/>
        </w:rPr>
        <w:t xml:space="preserve">) alter the state of the C and/or Z flag according to the given modifier</w:t>
      </w:r>
    </w:p>
    <w:p w:rsidR="00000000" w:rsidDel="00000000" w:rsidP="00000000" w:rsidRDefault="00000000" w:rsidRPr="00000000" w14:paraId="000001CE">
      <w:pPr>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{Label}  {Condition}  MOD_Instruction  Modifier  {Effect} ).</w:t>
      </w:r>
    </w:p>
    <w:p w:rsidR="00000000" w:rsidDel="00000000" w:rsidP="00000000" w:rsidRDefault="00000000" w:rsidRPr="00000000" w14:paraId="000001CF">
      <w:pPr>
        <w:spacing w:after="0" w:lineRule="auto"/>
        <w:rPr>
          <w:b w:val="1"/>
        </w:rPr>
      </w:pPr>
      <w:r w:rsidDel="00000000" w:rsidR="00000000" w:rsidRPr="00000000">
        <w:rPr>
          <w:b w:val="1"/>
          <w:rtl w:val="0"/>
        </w:rPr>
        <w:t xml:space="preserve">MOD_Instruction</w:t>
      </w:r>
    </w:p>
    <w:p w:rsidR="00000000" w:rsidDel="00000000" w:rsidP="00000000" w:rsidRDefault="00000000" w:rsidRPr="00000000" w14:paraId="000001D0">
      <w:pPr>
        <w:tabs>
          <w:tab w:val="left" w:leader="none" w:pos="1800"/>
        </w:tabs>
        <w:spacing w:after="0" w:lineRule="auto"/>
        <w:rPr/>
      </w:pPr>
      <w:hyperlink w:anchor="_m3xduhu6qlur">
        <w:r w:rsidDel="00000000" w:rsidR="00000000" w:rsidRPr="00000000">
          <w:rPr>
            <w:rFonts w:ascii="Roboto Mono Medium" w:cs="Roboto Mono Medium" w:eastAsia="Roboto Mono Medium" w:hAnsi="Roboto Mono Medium"/>
            <w:color w:val="1155cc"/>
            <w:u w:val="single"/>
            <w:rtl w:val="0"/>
          </w:rPr>
          <w:t xml:space="preserve">MODC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Modify C according </w:t>
      </w:r>
      <w:r w:rsidDel="00000000" w:rsidR="00000000" w:rsidRPr="00000000">
        <w:rPr>
          <w:rtl w:val="0"/>
        </w:rPr>
        <w:t xml:space="preserve">to modifier</w:t>
      </w:r>
      <w:r w:rsidDel="00000000" w:rsidR="00000000" w:rsidRPr="00000000">
        <w:rPr>
          <w:rtl w:val="0"/>
        </w:rPr>
      </w:r>
    </w:p>
    <w:p w:rsidR="00000000" w:rsidDel="00000000" w:rsidP="00000000" w:rsidRDefault="00000000" w:rsidRPr="00000000" w14:paraId="000001D1">
      <w:pPr>
        <w:tabs>
          <w:tab w:val="left" w:leader="none" w:pos="1800"/>
        </w:tabs>
        <w:spacing w:after="0" w:lineRule="auto"/>
        <w:rPr/>
      </w:pPr>
      <w:hyperlink w:anchor="_m3xduhu6qlur">
        <w:r w:rsidDel="00000000" w:rsidR="00000000" w:rsidRPr="00000000">
          <w:rPr>
            <w:rFonts w:ascii="Roboto Mono Medium" w:cs="Roboto Mono Medium" w:eastAsia="Roboto Mono Medium" w:hAnsi="Roboto Mono Medium"/>
            <w:color w:val="1155cc"/>
            <w:u w:val="single"/>
            <w:rtl w:val="0"/>
          </w:rPr>
          <w:t xml:space="preserve">MODZ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Modify Z according </w:t>
      </w:r>
      <w:r w:rsidDel="00000000" w:rsidR="00000000" w:rsidRPr="00000000">
        <w:rPr>
          <w:rtl w:val="0"/>
        </w:rPr>
        <w:t xml:space="preserve">to modifier</w:t>
      </w:r>
      <w:r w:rsidDel="00000000" w:rsidR="00000000" w:rsidRPr="00000000">
        <w:rPr>
          <w:rtl w:val="0"/>
        </w:rPr>
      </w:r>
    </w:p>
    <w:p w:rsidR="00000000" w:rsidDel="00000000" w:rsidP="00000000" w:rsidRDefault="00000000" w:rsidRPr="00000000" w14:paraId="000001D2">
      <w:pPr>
        <w:tabs>
          <w:tab w:val="left" w:leader="none" w:pos="1800"/>
        </w:tabs>
        <w:spacing w:after="0" w:lineRule="auto"/>
        <w:rPr/>
      </w:pPr>
      <w:hyperlink w:anchor="_m3xduhu6qlur">
        <w:r w:rsidDel="00000000" w:rsidR="00000000" w:rsidRPr="00000000">
          <w:rPr>
            <w:rFonts w:ascii="Roboto Mono Medium" w:cs="Roboto Mono Medium" w:eastAsia="Roboto Mono Medium" w:hAnsi="Roboto Mono Medium"/>
            <w:color w:val="1155cc"/>
            <w:u w:val="single"/>
            <w:rtl w:val="0"/>
          </w:rPr>
          <w:t xml:space="preserve">MODCZ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Modify C and Z according </w:t>
      </w:r>
      <w:r w:rsidDel="00000000" w:rsidR="00000000" w:rsidRPr="00000000">
        <w:rPr>
          <w:rtl w:val="0"/>
        </w:rPr>
        <w:t xml:space="preserve">to modifier</w:t>
      </w:r>
      <w:r w:rsidDel="00000000" w:rsidR="00000000" w:rsidRPr="00000000">
        <w:rPr>
          <w:rtl w:val="0"/>
        </w:rPr>
      </w:r>
    </w:p>
    <w:p w:rsidR="00000000" w:rsidDel="00000000" w:rsidP="00000000" w:rsidRDefault="00000000" w:rsidRPr="00000000" w14:paraId="000001D3">
      <w:pPr>
        <w:tabs>
          <w:tab w:val="left" w:leader="none" w:pos="1800"/>
        </w:tabs>
        <w:spacing w:after="0" w:lineRule="auto"/>
        <w:rPr/>
      </w:pPr>
      <w:r w:rsidDel="00000000" w:rsidR="00000000" w:rsidRPr="00000000">
        <w:rPr>
          <w:rtl w:val="0"/>
        </w:rPr>
      </w:r>
    </w:p>
    <w:p w:rsidR="00000000" w:rsidDel="00000000" w:rsidP="00000000" w:rsidRDefault="00000000" w:rsidRPr="00000000" w14:paraId="000001D4">
      <w:pPr>
        <w:spacing w:after="0" w:lineRule="auto"/>
        <w:rPr>
          <w:b w:val="1"/>
        </w:rPr>
      </w:pPr>
      <w:r w:rsidDel="00000000" w:rsidR="00000000" w:rsidRPr="00000000">
        <w:rPr>
          <w:b w:val="1"/>
          <w:rtl w:val="0"/>
        </w:rPr>
        <w:t xml:space="preserve">Modifier</w:t>
      </w:r>
    </w:p>
    <w:p w:rsidR="00000000" w:rsidDel="00000000" w:rsidP="00000000" w:rsidRDefault="00000000" w:rsidRPr="00000000" w14:paraId="000001D5">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_CLR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Clear C/Z (C == 0 and/or Z == 0)</w:t>
      </w:r>
      <w:r w:rsidDel="00000000" w:rsidR="00000000" w:rsidRPr="00000000">
        <w:rPr>
          <w:rtl w:val="0"/>
        </w:rPr>
      </w:r>
    </w:p>
    <w:p w:rsidR="00000000" w:rsidDel="00000000" w:rsidP="00000000" w:rsidRDefault="00000000" w:rsidRPr="00000000" w14:paraId="000001D6">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w:t>
      </w:r>
      <w:r w:rsidDel="00000000" w:rsidR="00000000" w:rsidRPr="00000000">
        <w:rPr>
          <w:rtl w:val="0"/>
        </w:rPr>
        <w:t xml:space="preserve"> comparison/subtraction was equal (C == Z and/or Z == Z)</w:t>
      </w:r>
      <w:r w:rsidDel="00000000" w:rsidR="00000000" w:rsidRPr="00000000">
        <w:rPr>
          <w:rtl w:val="0"/>
        </w:rPr>
      </w:r>
    </w:p>
    <w:p w:rsidR="00000000" w:rsidDel="00000000" w:rsidP="00000000" w:rsidRDefault="00000000" w:rsidRPr="00000000" w14:paraId="000001D7">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comparison/subtraction was not equal (C == !Z and/or Z == !Z)</w:t>
      </w:r>
      <w:r w:rsidDel="00000000" w:rsidR="00000000" w:rsidRPr="00000000">
        <w:rPr>
          <w:rtl w:val="0"/>
        </w:rPr>
      </w:r>
    </w:p>
    <w:p w:rsidR="00000000" w:rsidDel="00000000" w:rsidP="00000000" w:rsidRDefault="00000000" w:rsidRPr="00000000" w14:paraId="000001D8">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_GT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comparison/subtraction was greater than (C == !C AND !Z and/or Z == !C AND !Z)</w:t>
      </w:r>
      <w:r w:rsidDel="00000000" w:rsidR="00000000" w:rsidRPr="00000000">
        <w:rPr>
          <w:rtl w:val="0"/>
        </w:rPr>
      </w:r>
    </w:p>
    <w:p w:rsidR="00000000" w:rsidDel="00000000" w:rsidP="00000000" w:rsidRDefault="00000000" w:rsidRPr="00000000" w14:paraId="000001D9">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_GE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comparison/subtraction was greater than or equal (C == !C and/or Z == !C)</w:t>
      </w:r>
      <w:r w:rsidDel="00000000" w:rsidR="00000000" w:rsidRPr="00000000">
        <w:rPr>
          <w:rtl w:val="0"/>
        </w:rPr>
      </w:r>
    </w:p>
    <w:p w:rsidR="00000000" w:rsidDel="00000000" w:rsidP="00000000" w:rsidRDefault="00000000" w:rsidRPr="00000000" w14:paraId="000001DA">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_LT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comparison/subtraction was less than (C == C and/or Z == C)</w:t>
      </w:r>
      <w:r w:rsidDel="00000000" w:rsidR="00000000" w:rsidRPr="00000000">
        <w:rPr>
          <w:rtl w:val="0"/>
        </w:rPr>
      </w:r>
    </w:p>
    <w:p w:rsidR="00000000" w:rsidDel="00000000" w:rsidP="00000000" w:rsidRDefault="00000000" w:rsidRPr="00000000" w14:paraId="000001DB">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_LE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comparison/subtraction was less than or equal (C == C OR Z and/or Z == C OR Z)</w:t>
      </w:r>
      <w:r w:rsidDel="00000000" w:rsidR="00000000" w:rsidRPr="00000000">
        <w:rPr>
          <w:rtl w:val="0"/>
        </w:rPr>
      </w:r>
    </w:p>
    <w:p w:rsidR="00000000" w:rsidDel="00000000" w:rsidP="00000000" w:rsidRDefault="00000000" w:rsidRPr="00000000" w14:paraId="000001DC">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C (C == C and/or Z == C)</w:t>
      </w:r>
      <w:r w:rsidDel="00000000" w:rsidR="00000000" w:rsidRPr="00000000">
        <w:rPr>
          <w:rtl w:val="0"/>
        </w:rPr>
      </w:r>
    </w:p>
    <w:p w:rsidR="00000000" w:rsidDel="00000000" w:rsidP="00000000" w:rsidRDefault="00000000" w:rsidRPr="00000000" w14:paraId="000001DD">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w:t>
      </w:r>
      <w:r w:rsidDel="00000000" w:rsidR="00000000" w:rsidRPr="00000000">
        <w:rPr>
          <w:rtl w:val="0"/>
        </w:rPr>
        <w:t xml:space="preserve">to inverse</w:t>
      </w:r>
      <w:r w:rsidDel="00000000" w:rsidR="00000000" w:rsidRPr="00000000">
        <w:rPr>
          <w:rtl w:val="0"/>
        </w:rPr>
        <w:t xml:space="preserve"> of C (C == !C and/or Z == !C)</w:t>
      </w:r>
      <w:r w:rsidDel="00000000" w:rsidR="00000000" w:rsidRPr="00000000">
        <w:rPr>
          <w:rtl w:val="0"/>
        </w:rPr>
      </w:r>
    </w:p>
    <w:p w:rsidR="00000000" w:rsidDel="00000000" w:rsidP="00000000" w:rsidRDefault="00000000" w:rsidRPr="00000000" w14:paraId="000001DE">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Z (C == Z and/or Z == Z)</w:t>
      </w:r>
      <w:r w:rsidDel="00000000" w:rsidR="00000000" w:rsidRPr="00000000">
        <w:rPr>
          <w:rtl w:val="0"/>
        </w:rPr>
      </w:r>
    </w:p>
    <w:p w:rsidR="00000000" w:rsidDel="00000000" w:rsidP="00000000" w:rsidRDefault="00000000" w:rsidRPr="00000000" w14:paraId="000001DF">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w:t>
      </w:r>
      <w:r w:rsidDel="00000000" w:rsidR="00000000" w:rsidRPr="00000000">
        <w:rPr>
          <w:rtl w:val="0"/>
        </w:rPr>
        <w:t xml:space="preserve">to inverse</w:t>
      </w:r>
      <w:r w:rsidDel="00000000" w:rsidR="00000000" w:rsidRPr="00000000">
        <w:rPr>
          <w:rtl w:val="0"/>
        </w:rPr>
        <w:t xml:space="preserve"> of Z (C == !Z and/or Z == !Z)</w:t>
      </w:r>
      <w:r w:rsidDel="00000000" w:rsidR="00000000" w:rsidRPr="00000000">
        <w:rPr>
          <w:rtl w:val="0"/>
        </w:rPr>
      </w:r>
    </w:p>
    <w:p w:rsidR="00000000" w:rsidDel="00000000" w:rsidP="00000000" w:rsidRDefault="00000000" w:rsidRPr="00000000" w14:paraId="000001E0">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_C_EQ_Z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w:t>
      </w:r>
      <w:r w:rsidDel="00000000" w:rsidR="00000000" w:rsidRPr="00000000">
        <w:rPr>
          <w:rtl w:val="0"/>
        </w:rPr>
        <w:t xml:space="preserve">C equal</w:t>
      </w:r>
      <w:r w:rsidDel="00000000" w:rsidR="00000000" w:rsidRPr="00000000">
        <w:rPr>
          <w:rtl w:val="0"/>
        </w:rPr>
        <w:t xml:space="preserve"> to Z (C == C = Z and/or Z == C = Z)</w:t>
      </w:r>
      <w:r w:rsidDel="00000000" w:rsidR="00000000" w:rsidRPr="00000000">
        <w:rPr>
          <w:rtl w:val="0"/>
        </w:rPr>
      </w:r>
    </w:p>
    <w:p w:rsidR="00000000" w:rsidDel="00000000" w:rsidP="00000000" w:rsidRDefault="00000000" w:rsidRPr="00000000" w14:paraId="000001E1">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_C_NE_Z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w:t>
      </w:r>
      <w:r w:rsidDel="00000000" w:rsidR="00000000" w:rsidRPr="00000000">
        <w:rPr>
          <w:rtl w:val="0"/>
        </w:rPr>
        <w:t xml:space="preserve">C not</w:t>
      </w:r>
      <w:r w:rsidDel="00000000" w:rsidR="00000000" w:rsidRPr="00000000">
        <w:rPr>
          <w:rtl w:val="0"/>
        </w:rPr>
        <w:t xml:space="preserve"> equal</w:t>
      </w:r>
      <w:r w:rsidDel="00000000" w:rsidR="00000000" w:rsidRPr="00000000">
        <w:rPr>
          <w:rtl w:val="0"/>
        </w:rPr>
        <w:t xml:space="preserve"> to Z (C == C &lt;&gt; Z and/or Z == C &lt;&gt; Z)</w:t>
      </w:r>
      <w:r w:rsidDel="00000000" w:rsidR="00000000" w:rsidRPr="00000000">
        <w:rPr>
          <w:rtl w:val="0"/>
        </w:rPr>
      </w:r>
    </w:p>
    <w:p w:rsidR="00000000" w:rsidDel="00000000" w:rsidP="00000000" w:rsidRDefault="00000000" w:rsidRPr="00000000" w14:paraId="000001E2">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_C_AND_Z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rtl w:val="0"/>
        </w:rPr>
        <w:t xml:space="preserve">C </w:t>
      </w:r>
      <w:r w:rsidDel="00000000" w:rsidR="00000000" w:rsidRPr="00000000">
        <w:rPr>
          <w:i w:val="1"/>
          <w:rtl w:val="0"/>
        </w:rPr>
        <w:t xml:space="preserve">AND</w:t>
      </w:r>
      <w:r w:rsidDel="00000000" w:rsidR="00000000" w:rsidRPr="00000000">
        <w:rPr>
          <w:rtl w:val="0"/>
        </w:rPr>
        <w:t xml:space="preserve"> Z (C == C AND Z and/or Z == C AND Z)</w:t>
      </w:r>
      <w:r w:rsidDel="00000000" w:rsidR="00000000" w:rsidRPr="00000000">
        <w:rPr>
          <w:rtl w:val="0"/>
        </w:rPr>
      </w:r>
    </w:p>
    <w:p w:rsidR="00000000" w:rsidDel="00000000" w:rsidP="00000000" w:rsidRDefault="00000000" w:rsidRPr="00000000" w14:paraId="000001E3">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_C_AND_NZ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rtl w:val="0"/>
        </w:rPr>
        <w:t xml:space="preserve">C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NOT </w:t>
      </w:r>
      <w:r w:rsidDel="00000000" w:rsidR="00000000" w:rsidRPr="00000000">
        <w:rPr>
          <w:rtl w:val="0"/>
        </w:rPr>
        <w:t xml:space="preserve">Z (C == C AND !Z and/or Z == C AND !Z)</w:t>
      </w:r>
      <w:r w:rsidDel="00000000" w:rsidR="00000000" w:rsidRPr="00000000">
        <w:rPr>
          <w:rtl w:val="0"/>
        </w:rPr>
      </w:r>
    </w:p>
    <w:p w:rsidR="00000000" w:rsidDel="00000000" w:rsidP="00000000" w:rsidRDefault="00000000" w:rsidRPr="00000000" w14:paraId="000001E4">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_NC_AND_Z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w:t>
      </w:r>
      <w:r w:rsidDel="00000000" w:rsidR="00000000" w:rsidRPr="00000000">
        <w:rPr>
          <w:rtl w:val="0"/>
        </w:rPr>
        <w:t xml:space="preserve">C </w:t>
      </w:r>
      <w:r w:rsidDel="00000000" w:rsidR="00000000" w:rsidRPr="00000000">
        <w:rPr>
          <w:i w:val="1"/>
          <w:rtl w:val="0"/>
        </w:rPr>
        <w:t xml:space="preserve">AND</w:t>
      </w:r>
      <w:r w:rsidDel="00000000" w:rsidR="00000000" w:rsidRPr="00000000">
        <w:rPr>
          <w:rtl w:val="0"/>
        </w:rPr>
        <w:t xml:space="preserve"> Z (C == !C AND Z and/or Z == !C AND Z)</w:t>
      </w:r>
      <w:r w:rsidDel="00000000" w:rsidR="00000000" w:rsidRPr="00000000">
        <w:rPr>
          <w:rtl w:val="0"/>
        </w:rPr>
      </w:r>
    </w:p>
    <w:p w:rsidR="00000000" w:rsidDel="00000000" w:rsidP="00000000" w:rsidRDefault="00000000" w:rsidRPr="00000000" w14:paraId="000001E5">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_NC_AND_NZ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w:t>
      </w:r>
      <w:r w:rsidDel="00000000" w:rsidR="00000000" w:rsidRPr="00000000">
        <w:rPr>
          <w:rtl w:val="0"/>
        </w:rPr>
        <w:t xml:space="preserve">C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Z (C == !C AND !Z and/or Z == !C AND !Z)</w:t>
      </w:r>
      <w:r w:rsidDel="00000000" w:rsidR="00000000" w:rsidRPr="00000000">
        <w:rPr>
          <w:rtl w:val="0"/>
        </w:rPr>
      </w:r>
    </w:p>
    <w:p w:rsidR="00000000" w:rsidDel="00000000" w:rsidP="00000000" w:rsidRDefault="00000000" w:rsidRPr="00000000" w14:paraId="000001E6">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_C_OR_Z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rtl w:val="0"/>
        </w:rPr>
        <w:t xml:space="preserve">C </w:t>
      </w:r>
      <w:r w:rsidDel="00000000" w:rsidR="00000000" w:rsidRPr="00000000">
        <w:rPr>
          <w:i w:val="1"/>
          <w:rtl w:val="0"/>
        </w:rPr>
        <w:t xml:space="preserve">OR</w:t>
      </w:r>
      <w:r w:rsidDel="00000000" w:rsidR="00000000" w:rsidRPr="00000000">
        <w:rPr>
          <w:rtl w:val="0"/>
        </w:rPr>
        <w:t xml:space="preserve"> Z (C == C OR Z and/or Z == C OR Z)</w:t>
      </w:r>
      <w:r w:rsidDel="00000000" w:rsidR="00000000" w:rsidRPr="00000000">
        <w:rPr>
          <w:rtl w:val="0"/>
        </w:rPr>
      </w:r>
    </w:p>
    <w:p w:rsidR="00000000" w:rsidDel="00000000" w:rsidP="00000000" w:rsidRDefault="00000000" w:rsidRPr="00000000" w14:paraId="000001E7">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_C_OR_NZ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rtl w:val="0"/>
        </w:rPr>
        <w:t xml:space="preserve">C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Z (C == C OR !Z and/or Z == C OR !Z)</w:t>
      </w:r>
      <w:r w:rsidDel="00000000" w:rsidR="00000000" w:rsidRPr="00000000">
        <w:rPr>
          <w:rtl w:val="0"/>
        </w:rPr>
      </w:r>
    </w:p>
    <w:p w:rsidR="00000000" w:rsidDel="00000000" w:rsidP="00000000" w:rsidRDefault="00000000" w:rsidRPr="00000000" w14:paraId="000001E8">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_NC_OR_Z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w:t>
      </w:r>
      <w:r w:rsidDel="00000000" w:rsidR="00000000" w:rsidRPr="00000000">
        <w:rPr>
          <w:rtl w:val="0"/>
        </w:rPr>
        <w:t xml:space="preserve">C </w:t>
      </w:r>
      <w:r w:rsidDel="00000000" w:rsidR="00000000" w:rsidRPr="00000000">
        <w:rPr>
          <w:i w:val="1"/>
          <w:rtl w:val="0"/>
        </w:rPr>
        <w:t xml:space="preserve">OR</w:t>
      </w:r>
      <w:r w:rsidDel="00000000" w:rsidR="00000000" w:rsidRPr="00000000">
        <w:rPr>
          <w:rtl w:val="0"/>
        </w:rPr>
        <w:t xml:space="preserve"> Z (C == !C OR Z and/or Z == !C OR Z)</w:t>
      </w:r>
      <w:r w:rsidDel="00000000" w:rsidR="00000000" w:rsidRPr="00000000">
        <w:rPr>
          <w:rtl w:val="0"/>
        </w:rPr>
      </w:r>
    </w:p>
    <w:p w:rsidR="00000000" w:rsidDel="00000000" w:rsidP="00000000" w:rsidRDefault="00000000" w:rsidRPr="00000000" w14:paraId="000001E9">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_NC_OR_NZ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w:t>
      </w:r>
      <w:r w:rsidDel="00000000" w:rsidR="00000000" w:rsidRPr="00000000">
        <w:rPr>
          <w:rtl w:val="0"/>
        </w:rPr>
        <w:t xml:space="preserve">C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Z (C == !C OR !Z and/or Z == !C OR !Z)</w:t>
      </w:r>
      <w:r w:rsidDel="00000000" w:rsidR="00000000" w:rsidRPr="00000000">
        <w:rPr>
          <w:rtl w:val="0"/>
        </w:rPr>
      </w:r>
    </w:p>
    <w:p w:rsidR="00000000" w:rsidDel="00000000" w:rsidP="00000000" w:rsidRDefault="00000000" w:rsidRPr="00000000" w14:paraId="000001EA">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_Z_EQ_C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w:t>
      </w:r>
      <w:r w:rsidDel="00000000" w:rsidR="00000000" w:rsidRPr="00000000">
        <w:rPr>
          <w:rtl w:val="0"/>
        </w:rPr>
        <w:t xml:space="preserve">Z equal</w:t>
      </w:r>
      <w:r w:rsidDel="00000000" w:rsidR="00000000" w:rsidRPr="00000000">
        <w:rPr>
          <w:rtl w:val="0"/>
        </w:rPr>
        <w:t xml:space="preserve"> to C (C == Z = C and/or Z == Z = C)</w:t>
      </w:r>
      <w:r w:rsidDel="00000000" w:rsidR="00000000" w:rsidRPr="00000000">
        <w:rPr>
          <w:rtl w:val="0"/>
        </w:rPr>
      </w:r>
    </w:p>
    <w:p w:rsidR="00000000" w:rsidDel="00000000" w:rsidP="00000000" w:rsidRDefault="00000000" w:rsidRPr="00000000" w14:paraId="000001EB">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_Z_NE_C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if </w:t>
      </w:r>
      <w:r w:rsidDel="00000000" w:rsidR="00000000" w:rsidRPr="00000000">
        <w:rPr>
          <w:rtl w:val="0"/>
        </w:rPr>
        <w:t xml:space="preserve">Z not</w:t>
      </w:r>
      <w:r w:rsidDel="00000000" w:rsidR="00000000" w:rsidRPr="00000000">
        <w:rPr>
          <w:rtl w:val="0"/>
        </w:rPr>
        <w:t xml:space="preserve"> equal</w:t>
      </w:r>
      <w:r w:rsidDel="00000000" w:rsidR="00000000" w:rsidRPr="00000000">
        <w:rPr>
          <w:rtl w:val="0"/>
        </w:rPr>
        <w:t xml:space="preserve"> to C (C == Z &lt;&gt; C and/or Z == Z &lt;&gt; C)</w:t>
      </w:r>
      <w:r w:rsidDel="00000000" w:rsidR="00000000" w:rsidRPr="00000000">
        <w:rPr>
          <w:rtl w:val="0"/>
        </w:rPr>
      </w:r>
    </w:p>
    <w:p w:rsidR="00000000" w:rsidDel="00000000" w:rsidP="00000000" w:rsidRDefault="00000000" w:rsidRPr="00000000" w14:paraId="000001EC">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_Z_AND_C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Z</w:t>
      </w:r>
      <w:r w:rsidDel="00000000" w:rsidR="00000000" w:rsidRPr="00000000">
        <w:rPr>
          <w:rtl w:val="0"/>
        </w:rPr>
        <w:t xml:space="preserve"> </w:t>
      </w:r>
      <w:r w:rsidDel="00000000" w:rsidR="00000000" w:rsidRPr="00000000">
        <w:rPr>
          <w:i w:val="1"/>
          <w:rtl w:val="0"/>
        </w:rPr>
        <w:t xml:space="preserve">AND</w:t>
      </w:r>
      <w:r w:rsidDel="00000000" w:rsidR="00000000" w:rsidRPr="00000000">
        <w:rPr>
          <w:rtl w:val="0"/>
        </w:rPr>
        <w:t xml:space="preserve"> C (C == Z AND C and/or Z == Z AND C)</w:t>
      </w:r>
      <w:r w:rsidDel="00000000" w:rsidR="00000000" w:rsidRPr="00000000">
        <w:rPr>
          <w:rtl w:val="0"/>
        </w:rPr>
      </w:r>
    </w:p>
    <w:p w:rsidR="00000000" w:rsidDel="00000000" w:rsidP="00000000" w:rsidRDefault="00000000" w:rsidRPr="00000000" w14:paraId="000001ED">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_Z_AND_NC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Z</w:t>
      </w:r>
      <w:r w:rsidDel="00000000" w:rsidR="00000000" w:rsidRPr="00000000">
        <w:rPr>
          <w:rtl w:val="0"/>
        </w:rPr>
        <w:t xml:space="preserve">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NOT </w:t>
      </w:r>
      <w:r w:rsidDel="00000000" w:rsidR="00000000" w:rsidRPr="00000000">
        <w:rPr>
          <w:rtl w:val="0"/>
        </w:rPr>
        <w:t xml:space="preserve">C (C == Z AND !C and/or Z == Z AND !C)</w:t>
      </w:r>
      <w:r w:rsidDel="00000000" w:rsidR="00000000" w:rsidRPr="00000000">
        <w:rPr>
          <w:rtl w:val="0"/>
        </w:rPr>
      </w:r>
    </w:p>
    <w:p w:rsidR="00000000" w:rsidDel="00000000" w:rsidP="00000000" w:rsidRDefault="00000000" w:rsidRPr="00000000" w14:paraId="000001EE">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_NZ_AND_C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Z</w:t>
      </w:r>
      <w:r w:rsidDel="00000000" w:rsidR="00000000" w:rsidRPr="00000000">
        <w:rPr>
          <w:rtl w:val="0"/>
        </w:rPr>
        <w:t xml:space="preserve"> </w:t>
      </w:r>
      <w:r w:rsidDel="00000000" w:rsidR="00000000" w:rsidRPr="00000000">
        <w:rPr>
          <w:i w:val="1"/>
          <w:rtl w:val="0"/>
        </w:rPr>
        <w:t xml:space="preserve">AND</w:t>
      </w:r>
      <w:r w:rsidDel="00000000" w:rsidR="00000000" w:rsidRPr="00000000">
        <w:rPr>
          <w:rtl w:val="0"/>
        </w:rPr>
        <w:t xml:space="preserve"> C (C == !Z AND C and/or Z == !Z AND C)</w:t>
      </w:r>
      <w:r w:rsidDel="00000000" w:rsidR="00000000" w:rsidRPr="00000000">
        <w:rPr>
          <w:rtl w:val="0"/>
        </w:rPr>
      </w:r>
    </w:p>
    <w:p w:rsidR="00000000" w:rsidDel="00000000" w:rsidP="00000000" w:rsidRDefault="00000000" w:rsidRPr="00000000" w14:paraId="000001EF">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_NZ_AND_NC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Z</w:t>
      </w:r>
      <w:r w:rsidDel="00000000" w:rsidR="00000000" w:rsidRPr="00000000">
        <w:rPr>
          <w:rtl w:val="0"/>
        </w:rPr>
        <w:t xml:space="preserve">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C (C == !Z AND !C and/or Z == !Z AND !C)</w:t>
      </w:r>
      <w:r w:rsidDel="00000000" w:rsidR="00000000" w:rsidRPr="00000000">
        <w:rPr>
          <w:rtl w:val="0"/>
        </w:rPr>
      </w:r>
    </w:p>
    <w:p w:rsidR="00000000" w:rsidDel="00000000" w:rsidP="00000000" w:rsidRDefault="00000000" w:rsidRPr="00000000" w14:paraId="000001F0">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_Z_OR_C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Z</w:t>
      </w:r>
      <w:r w:rsidDel="00000000" w:rsidR="00000000" w:rsidRPr="00000000">
        <w:rPr>
          <w:rtl w:val="0"/>
        </w:rPr>
        <w:t xml:space="preserve"> </w:t>
      </w:r>
      <w:r w:rsidDel="00000000" w:rsidR="00000000" w:rsidRPr="00000000">
        <w:rPr>
          <w:i w:val="1"/>
          <w:rtl w:val="0"/>
        </w:rPr>
        <w:t xml:space="preserve">OR</w:t>
      </w:r>
      <w:r w:rsidDel="00000000" w:rsidR="00000000" w:rsidRPr="00000000">
        <w:rPr>
          <w:rtl w:val="0"/>
        </w:rPr>
        <w:t xml:space="preserve"> C (C == Z OR C and/or Z == Z OR C)</w:t>
      </w:r>
      <w:r w:rsidDel="00000000" w:rsidR="00000000" w:rsidRPr="00000000">
        <w:rPr>
          <w:rtl w:val="0"/>
        </w:rPr>
      </w:r>
    </w:p>
    <w:p w:rsidR="00000000" w:rsidDel="00000000" w:rsidP="00000000" w:rsidRDefault="00000000" w:rsidRPr="00000000" w14:paraId="000001F1">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_Z_OR_NC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Z</w:t>
      </w:r>
      <w:r w:rsidDel="00000000" w:rsidR="00000000" w:rsidRPr="00000000">
        <w:rPr>
          <w:rtl w:val="0"/>
        </w:rPr>
        <w:t xml:space="preserve">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C (C == Z OR !C and/or Z == Z OR !C)</w:t>
      </w:r>
      <w:r w:rsidDel="00000000" w:rsidR="00000000" w:rsidRPr="00000000">
        <w:rPr>
          <w:rtl w:val="0"/>
        </w:rPr>
      </w:r>
    </w:p>
    <w:p w:rsidR="00000000" w:rsidDel="00000000" w:rsidP="00000000" w:rsidRDefault="00000000" w:rsidRPr="00000000" w14:paraId="000001F2">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_NZ_OR_C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Z</w:t>
      </w:r>
      <w:r w:rsidDel="00000000" w:rsidR="00000000" w:rsidRPr="00000000">
        <w:rPr>
          <w:rtl w:val="0"/>
        </w:rPr>
        <w:t xml:space="preserve"> </w:t>
      </w:r>
      <w:r w:rsidDel="00000000" w:rsidR="00000000" w:rsidRPr="00000000">
        <w:rPr>
          <w:i w:val="1"/>
          <w:rtl w:val="0"/>
        </w:rPr>
        <w:t xml:space="preserve">OR </w:t>
      </w:r>
      <w:r w:rsidDel="00000000" w:rsidR="00000000" w:rsidRPr="00000000">
        <w:rPr>
          <w:rtl w:val="0"/>
        </w:rPr>
        <w:t xml:space="preserve">C (C == !Z OR C and/or Z == !Z OR C)</w:t>
      </w:r>
      <w:r w:rsidDel="00000000" w:rsidR="00000000" w:rsidRPr="00000000">
        <w:rPr>
          <w:rtl w:val="0"/>
        </w:rPr>
      </w:r>
    </w:p>
    <w:p w:rsidR="00000000" w:rsidDel="00000000" w:rsidP="00000000" w:rsidRDefault="00000000" w:rsidRPr="00000000" w14:paraId="000001F3">
      <w:pPr>
        <w:tabs>
          <w:tab w:val="left" w:leader="none" w:pos="1800"/>
        </w:tabs>
        <w:spacing w:after="0" w:lineRule="auto"/>
        <w:rPr>
          <w:rFonts w:ascii="Roboto Mono Medium" w:cs="Roboto Mono Medium" w:eastAsia="Roboto Mono Medium" w:hAnsi="Roboto Mono Medium"/>
        </w:rPr>
      </w:pPr>
      <w:hyperlink w:anchor="_hirqlphn43pc">
        <w:r w:rsidDel="00000000" w:rsidR="00000000" w:rsidRPr="00000000">
          <w:rPr>
            <w:rFonts w:ascii="Roboto Mono Medium" w:cs="Roboto Mono Medium" w:eastAsia="Roboto Mono Medium" w:hAnsi="Roboto Mono Medium"/>
            <w:color w:val="1155cc"/>
            <w:u w:val="single"/>
            <w:rtl w:val="0"/>
          </w:rPr>
          <w:t xml:space="preserve">_NZ_OR_NC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to </w:t>
      </w:r>
      <w:r w:rsidDel="00000000" w:rsidR="00000000" w:rsidRPr="00000000">
        <w:rPr>
          <w:i w:val="1"/>
          <w:rtl w:val="0"/>
        </w:rPr>
        <w:t xml:space="preserve">NOT</w:t>
      </w:r>
      <w:r w:rsidDel="00000000" w:rsidR="00000000" w:rsidRPr="00000000">
        <w:rPr>
          <w:rtl w:val="0"/>
        </w:rPr>
        <w:t xml:space="preserve"> Z</w:t>
      </w:r>
      <w:r w:rsidDel="00000000" w:rsidR="00000000" w:rsidRPr="00000000">
        <w:rPr>
          <w:rtl w:val="0"/>
        </w:rPr>
        <w:t xml:space="preserve">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C (C == !Z OR !C and/or Z == !Z OR !C)</w:t>
      </w:r>
      <w:r w:rsidDel="00000000" w:rsidR="00000000" w:rsidRPr="00000000">
        <w:rPr>
          <w:rtl w:val="0"/>
        </w:rPr>
      </w:r>
    </w:p>
    <w:p w:rsidR="00000000" w:rsidDel="00000000" w:rsidP="00000000" w:rsidRDefault="00000000" w:rsidRPr="00000000" w14:paraId="000001F4">
      <w:pPr>
        <w:tabs>
          <w:tab w:val="left" w:leader="none" w:pos="1800"/>
        </w:tabs>
        <w:spacing w:after="0" w:lineRule="auto"/>
        <w:rPr/>
      </w:pPr>
      <w:hyperlink w:anchor="_hirqlphn43pc">
        <w:r w:rsidDel="00000000" w:rsidR="00000000" w:rsidRPr="00000000">
          <w:rPr>
            <w:rFonts w:ascii="Roboto Mono Medium" w:cs="Roboto Mono Medium" w:eastAsia="Roboto Mono Medium" w:hAnsi="Roboto Mono Medium"/>
            <w:color w:val="1155cc"/>
            <w:u w:val="single"/>
            <w:rtl w:val="0"/>
          </w:rPr>
          <w:t xml:space="preserve">_SET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C/Z (C == 1 and/or Z == 1)</w:t>
      </w:r>
    </w:p>
    <w:p w:rsidR="00000000" w:rsidDel="00000000" w:rsidP="00000000" w:rsidRDefault="00000000" w:rsidRPr="00000000" w14:paraId="000001F5">
      <w:pPr>
        <w:pStyle w:val="Heading3"/>
        <w:rPr/>
        <w:sectPr>
          <w:type w:val="nextPage"/>
          <w:pgSz w:h="15840" w:w="12240" w:orient="portrait"/>
          <w:pgMar w:bottom="720" w:top="720" w:left="1080" w:right="1080" w:header="720" w:footer="720"/>
        </w:sectPr>
      </w:pPr>
      <w:bookmarkStart w:colFirst="0" w:colLast="0" w:name="_f03he7b32t26" w:id="32"/>
      <w:bookmarkEnd w:id="32"/>
      <w:r w:rsidDel="00000000" w:rsidR="00000000" w:rsidRPr="00000000">
        <w:rPr>
          <w:rtl w:val="0"/>
        </w:rPr>
      </w:r>
    </w:p>
    <w:p w:rsidR="00000000" w:rsidDel="00000000" w:rsidP="00000000" w:rsidRDefault="00000000" w:rsidRPr="00000000" w14:paraId="000001F6">
      <w:pPr>
        <w:pStyle w:val="Heading3"/>
        <w:rPr/>
      </w:pPr>
      <w:bookmarkStart w:colFirst="0" w:colLast="0" w:name="_6gqxl5an913i" w:id="33"/>
      <w:bookmarkEnd w:id="33"/>
      <w:r w:rsidDel="00000000" w:rsidR="00000000" w:rsidRPr="00000000">
        <w:rPr>
          <w:rtl w:val="0"/>
        </w:rPr>
        <w:t xml:space="preserve">Augmentation</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Augmentation instructions change or enhance the next instruction's behavior.</w:t>
      </w:r>
    </w:p>
    <w:p w:rsidR="00000000" w:rsidDel="00000000" w:rsidP="00000000" w:rsidRDefault="00000000" w:rsidRPr="00000000" w14:paraId="000001F8">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SETQ</w:t>
        <w:tab/>
      </w:r>
      <w:r w:rsidDel="00000000" w:rsidR="00000000" w:rsidRPr="00000000">
        <w:rPr>
          <w:rtl w:val="0"/>
        </w:rPr>
        <w:t xml:space="preserve">Set Q register for companion instruction</w:t>
      </w:r>
      <w:r w:rsidDel="00000000" w:rsidR="00000000" w:rsidRPr="00000000">
        <w:rPr>
          <w:rtl w:val="0"/>
        </w:rPr>
      </w:r>
    </w:p>
    <w:p w:rsidR="00000000" w:rsidDel="00000000" w:rsidP="00000000" w:rsidRDefault="00000000" w:rsidRPr="00000000" w14:paraId="000001F9">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SETQ2</w:t>
        <w:tab/>
      </w:r>
      <w:r w:rsidDel="00000000" w:rsidR="00000000" w:rsidRPr="00000000">
        <w:rPr>
          <w:rtl w:val="0"/>
        </w:rPr>
        <w:t xml:space="preserve">Set Q register for LUT RAM companion instruction</w:t>
      </w:r>
      <w:r w:rsidDel="00000000" w:rsidR="00000000" w:rsidRPr="00000000">
        <w:rPr>
          <w:rtl w:val="0"/>
        </w:rPr>
      </w:r>
    </w:p>
    <w:p w:rsidR="00000000" w:rsidDel="00000000" w:rsidP="00000000" w:rsidRDefault="00000000" w:rsidRPr="00000000" w14:paraId="000001FA">
      <w:pPr>
        <w:tabs>
          <w:tab w:val="left" w:leader="none" w:pos="1800"/>
        </w:tabs>
        <w:spacing w:after="0" w:lineRule="auto"/>
        <w:rPr>
          <w:rFonts w:ascii="Roboto Mono Medium" w:cs="Roboto Mono Medium" w:eastAsia="Roboto Mono Medium" w:hAnsi="Roboto Mono Medium"/>
        </w:rPr>
      </w:pPr>
      <w:hyperlink w:anchor="_b6omkiqrkged">
        <w:r w:rsidDel="00000000" w:rsidR="00000000" w:rsidRPr="00000000">
          <w:rPr>
            <w:rFonts w:ascii="Roboto Mono Medium" w:cs="Roboto Mono Medium" w:eastAsia="Roboto Mono Medium" w:hAnsi="Roboto Mono Medium"/>
            <w:color w:val="1155cc"/>
            <w:u w:val="single"/>
            <w:rtl w:val="0"/>
          </w:rPr>
          <w:t xml:space="preserve">AUGS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Augment next literal Src to 32-bits</w:t>
      </w:r>
      <w:r w:rsidDel="00000000" w:rsidR="00000000" w:rsidRPr="00000000">
        <w:rPr>
          <w:rtl w:val="0"/>
        </w:rPr>
      </w:r>
    </w:p>
    <w:p w:rsidR="00000000" w:rsidDel="00000000" w:rsidP="00000000" w:rsidRDefault="00000000" w:rsidRPr="00000000" w14:paraId="000001FB">
      <w:pPr>
        <w:tabs>
          <w:tab w:val="left" w:leader="none" w:pos="1800"/>
        </w:tabs>
        <w:spacing w:after="0" w:lineRule="auto"/>
        <w:rPr/>
      </w:pPr>
      <w:hyperlink w:anchor="_qxo6681ulhaj">
        <w:r w:rsidDel="00000000" w:rsidR="00000000" w:rsidRPr="00000000">
          <w:rPr>
            <w:rFonts w:ascii="Roboto Mono Medium" w:cs="Roboto Mono Medium" w:eastAsia="Roboto Mono Medium" w:hAnsi="Roboto Mono Medium"/>
            <w:color w:val="1155cc"/>
            <w:u w:val="single"/>
            <w:rtl w:val="0"/>
          </w:rPr>
          <w:t xml:space="preserve">AUGD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Augment next literal Dest to 32-bits</w:t>
      </w:r>
    </w:p>
    <w:p w:rsidR="00000000" w:rsidDel="00000000" w:rsidP="00000000" w:rsidRDefault="00000000" w:rsidRPr="00000000" w14:paraId="000001FC">
      <w:pPr>
        <w:pStyle w:val="Heading3"/>
        <w:tabs>
          <w:tab w:val="left" w:leader="none" w:pos="1800"/>
        </w:tabs>
        <w:spacing w:after="0" w:lineRule="auto"/>
        <w:rPr/>
      </w:pPr>
      <w:bookmarkStart w:colFirst="0" w:colLast="0" w:name="_si46t1tj3ovj" w:id="34"/>
      <w:bookmarkEnd w:id="34"/>
      <w:r w:rsidDel="00000000" w:rsidR="00000000" w:rsidRPr="00000000">
        <w:rPr>
          <w:rtl w:val="0"/>
        </w:rPr>
        <w:t xml:space="preserve">Indirection</w:t>
      </w:r>
    </w:p>
    <w:p w:rsidR="00000000" w:rsidDel="00000000" w:rsidP="00000000" w:rsidRDefault="00000000" w:rsidRPr="00000000" w14:paraId="000001FD">
      <w:pPr>
        <w:rPr/>
      </w:pPr>
      <w:r w:rsidDel="00000000" w:rsidR="00000000" w:rsidRPr="00000000">
        <w:rPr>
          <w:rtl w:val="0"/>
        </w:rPr>
        <w:t xml:space="preserve">Indirection</w:t>
      </w:r>
      <w:r w:rsidDel="00000000" w:rsidR="00000000" w:rsidRPr="00000000">
        <w:rPr>
          <w:rtl w:val="0"/>
        </w:rPr>
        <w:t xml:space="preserve"> instructions modify the next instruction's target addresses.</w:t>
      </w:r>
    </w:p>
    <w:p w:rsidR="00000000" w:rsidDel="00000000" w:rsidP="00000000" w:rsidRDefault="00000000" w:rsidRPr="00000000" w14:paraId="000001FE">
      <w:pPr>
        <w:tabs>
          <w:tab w:val="left" w:leader="none" w:pos="1800"/>
        </w:tabs>
        <w:spacing w:after="0" w:lineRule="auto"/>
        <w:rPr>
          <w:rFonts w:ascii="Roboto Mono Medium" w:cs="Roboto Mono Medium" w:eastAsia="Roboto Mono Medium" w:hAnsi="Roboto Mono Medium"/>
        </w:rPr>
      </w:pPr>
      <w:hyperlink w:anchor="_r6knb6xhbyzp">
        <w:r w:rsidDel="00000000" w:rsidR="00000000" w:rsidRPr="00000000">
          <w:rPr>
            <w:rFonts w:ascii="Roboto Mono Medium" w:cs="Roboto Mono Medium" w:eastAsia="Roboto Mono Medium" w:hAnsi="Roboto Mono Medium"/>
            <w:color w:val="1155cc"/>
            <w:u w:val="single"/>
            <w:rtl w:val="0"/>
          </w:rPr>
          <w:t xml:space="preserve">ALTB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1FF">
      <w:pPr>
        <w:tabs>
          <w:tab w:val="left" w:leader="none" w:pos="1800"/>
        </w:tabs>
        <w:spacing w:after="0" w:lineRule="auto"/>
        <w:rPr>
          <w:rFonts w:ascii="Roboto Mono Medium" w:cs="Roboto Mono Medium" w:eastAsia="Roboto Mono Medium" w:hAnsi="Roboto Mono Medium"/>
        </w:rPr>
      </w:pPr>
      <w:hyperlink w:anchor="_o72f3jsaebvh">
        <w:r w:rsidDel="00000000" w:rsidR="00000000" w:rsidRPr="00000000">
          <w:rPr>
            <w:rFonts w:ascii="Roboto Mono Medium" w:cs="Roboto Mono Medium" w:eastAsia="Roboto Mono Medium" w:hAnsi="Roboto Mono Medium"/>
            <w:color w:val="1155cc"/>
            <w:u w:val="single"/>
            <w:rtl w:val="0"/>
          </w:rPr>
          <w:t xml:space="preserve">ALTSN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200">
      <w:pPr>
        <w:tabs>
          <w:tab w:val="left" w:leader="none" w:pos="1800"/>
        </w:tabs>
        <w:spacing w:after="0" w:lineRule="auto"/>
        <w:rPr>
          <w:rFonts w:ascii="Roboto Mono Medium" w:cs="Roboto Mono Medium" w:eastAsia="Roboto Mono Medium" w:hAnsi="Roboto Mono Medium"/>
        </w:rPr>
      </w:pPr>
      <w:hyperlink w:anchor="_asw5rsrcqtpn">
        <w:r w:rsidDel="00000000" w:rsidR="00000000" w:rsidRPr="00000000">
          <w:rPr>
            <w:rFonts w:ascii="Roboto Mono Medium" w:cs="Roboto Mono Medium" w:eastAsia="Roboto Mono Medium" w:hAnsi="Roboto Mono Medium"/>
            <w:color w:val="1155cc"/>
            <w:u w:val="single"/>
            <w:rtl w:val="0"/>
          </w:rPr>
          <w:t xml:space="preserve">ALTGN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201">
      <w:pPr>
        <w:tabs>
          <w:tab w:val="left" w:leader="none" w:pos="1800"/>
        </w:tabs>
        <w:spacing w:after="0" w:lineRule="auto"/>
        <w:rPr>
          <w:rFonts w:ascii="Roboto Mono Medium" w:cs="Roboto Mono Medium" w:eastAsia="Roboto Mono Medium" w:hAnsi="Roboto Mono Medium"/>
        </w:rPr>
      </w:pPr>
      <w:hyperlink w:anchor="_2jkx93n2978v">
        <w:r w:rsidDel="00000000" w:rsidR="00000000" w:rsidRPr="00000000">
          <w:rPr>
            <w:rFonts w:ascii="Roboto Mono Medium" w:cs="Roboto Mono Medium" w:eastAsia="Roboto Mono Medium" w:hAnsi="Roboto Mono Medium"/>
            <w:color w:val="1155cc"/>
            <w:u w:val="single"/>
            <w:rtl w:val="0"/>
          </w:rPr>
          <w:t xml:space="preserve">ALTSB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202">
      <w:pPr>
        <w:tabs>
          <w:tab w:val="left" w:leader="none" w:pos="1800"/>
        </w:tabs>
        <w:spacing w:after="0" w:lineRule="auto"/>
        <w:rPr>
          <w:rFonts w:ascii="Roboto Mono Medium" w:cs="Roboto Mono Medium" w:eastAsia="Roboto Mono Medium" w:hAnsi="Roboto Mono Medium"/>
        </w:rPr>
      </w:pPr>
      <w:hyperlink w:anchor="_q234901aifm8">
        <w:r w:rsidDel="00000000" w:rsidR="00000000" w:rsidRPr="00000000">
          <w:rPr>
            <w:rFonts w:ascii="Roboto Mono Medium" w:cs="Roboto Mono Medium" w:eastAsia="Roboto Mono Medium" w:hAnsi="Roboto Mono Medium"/>
            <w:color w:val="1155cc"/>
            <w:u w:val="single"/>
            <w:rtl w:val="0"/>
          </w:rPr>
          <w:t xml:space="preserve">ALTGB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203">
      <w:pPr>
        <w:tabs>
          <w:tab w:val="left" w:leader="none" w:pos="1800"/>
        </w:tabs>
        <w:spacing w:after="0" w:lineRule="auto"/>
        <w:rPr>
          <w:rFonts w:ascii="Roboto Mono Medium" w:cs="Roboto Mono Medium" w:eastAsia="Roboto Mono Medium" w:hAnsi="Roboto Mono Medium"/>
        </w:rPr>
      </w:pPr>
      <w:hyperlink w:anchor="_90jw6j8128ot">
        <w:r w:rsidDel="00000000" w:rsidR="00000000" w:rsidRPr="00000000">
          <w:rPr>
            <w:rFonts w:ascii="Roboto Mono Medium" w:cs="Roboto Mono Medium" w:eastAsia="Roboto Mono Medium" w:hAnsi="Roboto Mono Medium"/>
            <w:color w:val="1155cc"/>
            <w:u w:val="single"/>
            <w:rtl w:val="0"/>
          </w:rPr>
          <w:t xml:space="preserve">ALTSW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SETWORD</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204">
      <w:pPr>
        <w:tabs>
          <w:tab w:val="left" w:leader="none" w:pos="1800"/>
        </w:tabs>
        <w:spacing w:after="0" w:lineRule="auto"/>
        <w:rPr>
          <w:rFonts w:ascii="Roboto Mono Medium" w:cs="Roboto Mono Medium" w:eastAsia="Roboto Mono Medium" w:hAnsi="Roboto Mono Medium"/>
        </w:rPr>
      </w:pPr>
      <w:hyperlink w:anchor="_hahk50n443um">
        <w:r w:rsidDel="00000000" w:rsidR="00000000" w:rsidRPr="00000000">
          <w:rPr>
            <w:rFonts w:ascii="Roboto Mono Medium" w:cs="Roboto Mono Medium" w:eastAsia="Roboto Mono Medium" w:hAnsi="Roboto Mono Medium"/>
            <w:color w:val="1155cc"/>
            <w:u w:val="single"/>
            <w:rtl w:val="0"/>
          </w:rPr>
          <w:t xml:space="preserve">ALTGW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subsequent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ROLWORD</w:t>
      </w:r>
      <w:r w:rsidDel="00000000" w:rsidR="00000000" w:rsidRPr="00000000">
        <w:rPr>
          <w:rtl w:val="0"/>
        </w:rPr>
        <w:t xml:space="preserve"> instruction</w:t>
      </w:r>
      <w:r w:rsidDel="00000000" w:rsidR="00000000" w:rsidRPr="00000000">
        <w:rPr>
          <w:rtl w:val="0"/>
        </w:rPr>
      </w:r>
    </w:p>
    <w:p w:rsidR="00000000" w:rsidDel="00000000" w:rsidP="00000000" w:rsidRDefault="00000000" w:rsidRPr="00000000" w14:paraId="00000205">
      <w:pPr>
        <w:tabs>
          <w:tab w:val="left" w:leader="none" w:pos="1800"/>
        </w:tabs>
        <w:spacing w:after="0" w:lineRule="auto"/>
        <w:rPr>
          <w:rFonts w:ascii="Roboto Mono Medium" w:cs="Roboto Mono Medium" w:eastAsia="Roboto Mono Medium" w:hAnsi="Roboto Mono Medium"/>
        </w:rPr>
      </w:pPr>
      <w:hyperlink w:anchor="_6iq3v0fpyc3a">
        <w:r w:rsidDel="00000000" w:rsidR="00000000" w:rsidRPr="00000000">
          <w:rPr>
            <w:rFonts w:ascii="Roboto Mono Medium" w:cs="Roboto Mono Medium" w:eastAsia="Roboto Mono Medium" w:hAnsi="Roboto Mono Medium"/>
            <w:color w:val="1155cc"/>
            <w:u w:val="single"/>
            <w:rtl w:val="0"/>
          </w:rPr>
          <w:t xml:space="preserve">ALTD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D field of next instruction</w:t>
      </w:r>
      <w:r w:rsidDel="00000000" w:rsidR="00000000" w:rsidRPr="00000000">
        <w:rPr>
          <w:rtl w:val="0"/>
        </w:rPr>
      </w:r>
    </w:p>
    <w:p w:rsidR="00000000" w:rsidDel="00000000" w:rsidP="00000000" w:rsidRDefault="00000000" w:rsidRPr="00000000" w14:paraId="00000206">
      <w:pPr>
        <w:tabs>
          <w:tab w:val="left" w:leader="none" w:pos="1800"/>
        </w:tabs>
        <w:spacing w:after="0" w:lineRule="auto"/>
        <w:rPr>
          <w:rFonts w:ascii="Roboto Mono Medium" w:cs="Roboto Mono Medium" w:eastAsia="Roboto Mono Medium" w:hAnsi="Roboto Mono Medium"/>
        </w:rPr>
      </w:pPr>
      <w:hyperlink w:anchor="_f2hcvwgutfa0">
        <w:r w:rsidDel="00000000" w:rsidR="00000000" w:rsidRPr="00000000">
          <w:rPr>
            <w:rFonts w:ascii="Roboto Mono Medium" w:cs="Roboto Mono Medium" w:eastAsia="Roboto Mono Medium" w:hAnsi="Roboto Mono Medium"/>
            <w:color w:val="1155cc"/>
            <w:u w:val="single"/>
            <w:rtl w:val="0"/>
          </w:rPr>
          <w:t xml:space="preserve">ALTS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S field of next instruction</w:t>
      </w:r>
      <w:r w:rsidDel="00000000" w:rsidR="00000000" w:rsidRPr="00000000">
        <w:rPr>
          <w:rtl w:val="0"/>
        </w:rPr>
      </w:r>
    </w:p>
    <w:p w:rsidR="00000000" w:rsidDel="00000000" w:rsidP="00000000" w:rsidRDefault="00000000" w:rsidRPr="00000000" w14:paraId="00000207">
      <w:pPr>
        <w:tabs>
          <w:tab w:val="left" w:leader="none" w:pos="1800"/>
        </w:tabs>
        <w:spacing w:after="0" w:lineRule="auto"/>
        <w:rPr/>
      </w:pPr>
      <w:hyperlink w:anchor="_3cn9gj4kxitq">
        <w:r w:rsidDel="00000000" w:rsidR="00000000" w:rsidRPr="00000000">
          <w:rPr>
            <w:rFonts w:ascii="Roboto Mono Medium" w:cs="Roboto Mono Medium" w:eastAsia="Roboto Mono Medium" w:hAnsi="Roboto Mono Medium"/>
            <w:color w:val="1155cc"/>
            <w:u w:val="single"/>
            <w:rtl w:val="0"/>
          </w:rPr>
          <w:t xml:space="preserve">ALTR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Alter Result register address of next instruction</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hyperlink w:anchor="_jw7izhflytke">
        <w:r w:rsidDel="00000000" w:rsidR="00000000" w:rsidRPr="00000000">
          <w:rPr>
            <w:rFonts w:ascii="Roboto Mono Medium" w:cs="Roboto Mono Medium" w:eastAsia="Roboto Mono Medium" w:hAnsi="Roboto Mono Medium"/>
            <w:color w:val="1155cc"/>
            <w:u w:val="single"/>
            <w:rtl w:val="0"/>
          </w:rPr>
          <w:t xml:space="preserve">SETD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w:t>
      </w:r>
      <w:r w:rsidDel="00000000" w:rsidR="00000000" w:rsidRPr="00000000">
        <w:rPr>
          <w:rtl w:val="0"/>
        </w:rPr>
        <w:t xml:space="preserve">template </w:t>
      </w:r>
      <w:r w:rsidDel="00000000" w:rsidR="00000000" w:rsidRPr="00000000">
        <w:rPr>
          <w:rtl w:val="0"/>
        </w:rPr>
        <w:t xml:space="preserve">D field</w:t>
      </w:r>
      <w:r w:rsidDel="00000000" w:rsidR="00000000" w:rsidRPr="00000000">
        <w:rPr>
          <w:rtl w:val="0"/>
        </w:rPr>
        <w:t xml:space="preserve"> for </w:t>
      </w:r>
      <w:r w:rsidDel="00000000" w:rsidR="00000000" w:rsidRPr="00000000">
        <w:rPr>
          <w:rFonts w:ascii="Roboto Mono Medium" w:cs="Roboto Mono Medium" w:eastAsia="Roboto Mono Medium" w:hAnsi="Roboto Mono Medium"/>
          <w:rtl w:val="0"/>
        </w:rPr>
        <w:t xml:space="preserve">ALTI</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94hz48griij7">
        <w:r w:rsidDel="00000000" w:rsidR="00000000" w:rsidRPr="00000000">
          <w:rPr>
            <w:rFonts w:ascii="Roboto Mono Medium" w:cs="Roboto Mono Medium" w:eastAsia="Roboto Mono Medium" w:hAnsi="Roboto Mono Medium"/>
            <w:color w:val="1155cc"/>
            <w:u w:val="single"/>
            <w:rtl w:val="0"/>
          </w:rPr>
          <w:t xml:space="preserve">SETS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w:t>
      </w:r>
      <w:r w:rsidDel="00000000" w:rsidR="00000000" w:rsidRPr="00000000">
        <w:rPr>
          <w:rtl w:val="0"/>
        </w:rPr>
        <w:t xml:space="preserve">template S</w:t>
      </w:r>
      <w:r w:rsidDel="00000000" w:rsidR="00000000" w:rsidRPr="00000000">
        <w:rPr>
          <w:rtl w:val="0"/>
        </w:rPr>
        <w:t xml:space="preserve"> field</w:t>
      </w:r>
      <w:r w:rsidDel="00000000" w:rsidR="00000000" w:rsidRPr="00000000">
        <w:rPr>
          <w:rtl w:val="0"/>
        </w:rPr>
        <w:t xml:space="preserve"> for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hyperlink w:anchor="_brza01jtowzy">
        <w:r w:rsidDel="00000000" w:rsidR="00000000" w:rsidRPr="00000000">
          <w:rPr>
            <w:rFonts w:ascii="Roboto Mono Medium" w:cs="Roboto Mono Medium" w:eastAsia="Roboto Mono Medium" w:hAnsi="Roboto Mono Medium"/>
            <w:color w:val="1155cc"/>
            <w:u w:val="single"/>
            <w:rtl w:val="0"/>
          </w:rPr>
          <w:t xml:space="preserve">SETR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w:t>
      </w:r>
      <w:r w:rsidDel="00000000" w:rsidR="00000000" w:rsidRPr="00000000">
        <w:rPr>
          <w:rtl w:val="0"/>
        </w:rPr>
        <w:t xml:space="preserve">template Result</w:t>
      </w:r>
      <w:r w:rsidDel="00000000" w:rsidR="00000000" w:rsidRPr="00000000">
        <w:rPr>
          <w:rtl w:val="0"/>
        </w:rPr>
        <w:t xml:space="preserve"> field</w:t>
      </w:r>
      <w:r w:rsidDel="00000000" w:rsidR="00000000" w:rsidRPr="00000000">
        <w:rPr>
          <w:rtl w:val="0"/>
        </w:rPr>
        <w:t xml:space="preserve"> for </w:t>
      </w:r>
      <w:r w:rsidDel="00000000" w:rsidR="00000000" w:rsidRPr="00000000">
        <w:rPr>
          <w:rFonts w:ascii="Roboto Mono Medium" w:cs="Roboto Mono Medium" w:eastAsia="Roboto Mono Medium" w:hAnsi="Roboto Mono Medium"/>
          <w:rtl w:val="0"/>
        </w:rPr>
        <w:t xml:space="preserve">ALTI</w:t>
      </w:r>
    </w:p>
    <w:p w:rsidR="00000000" w:rsidDel="00000000" w:rsidP="00000000" w:rsidRDefault="00000000" w:rsidRPr="00000000" w14:paraId="0000020B">
      <w:pPr>
        <w:tabs>
          <w:tab w:val="left" w:leader="none" w:pos="1800"/>
        </w:tabs>
        <w:spacing w:after="0" w:lineRule="auto"/>
        <w:rPr/>
      </w:pPr>
      <w:hyperlink w:anchor="_ok3etaj2mvuf">
        <w:r w:rsidDel="00000000" w:rsidR="00000000" w:rsidRPr="00000000">
          <w:rPr>
            <w:rFonts w:ascii="Roboto Mono Medium" w:cs="Roboto Mono Medium" w:eastAsia="Roboto Mono Medium" w:hAnsi="Roboto Mono Medium"/>
            <w:color w:val="1155cc"/>
            <w:u w:val="single"/>
            <w:rtl w:val="0"/>
          </w:rPr>
          <w:t xml:space="preserve">ALTI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Substitute next instruction's field values from template, per configuration</w:t>
      </w:r>
      <w:r w:rsidDel="00000000" w:rsidR="00000000" w:rsidRPr="00000000">
        <w:rPr>
          <w:rtl w:val="0"/>
        </w:rPr>
      </w:r>
    </w:p>
    <w:p w:rsidR="00000000" w:rsidDel="00000000" w:rsidP="00000000" w:rsidRDefault="00000000" w:rsidRPr="00000000" w14:paraId="0000020C">
      <w:pPr>
        <w:pStyle w:val="Heading3"/>
        <w:pageBreakBefore w:val="0"/>
        <w:rPr/>
      </w:pPr>
      <w:bookmarkStart w:colFirst="0" w:colLast="0" w:name="_38hltgjd7fk" w:id="35"/>
      <w:bookmarkEnd w:id="35"/>
      <w:r w:rsidDel="00000000" w:rsidR="00000000" w:rsidRPr="00000000">
        <w:rPr>
          <w:rtl w:val="0"/>
        </w:rPr>
        <w:t xml:space="preserve">Configuration</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HUBSET</w:t>
      </w:r>
      <w:r w:rsidDel="00000000" w:rsidR="00000000" w:rsidRPr="00000000">
        <w:rPr>
          <w:rtl w:val="0"/>
        </w:rPr>
        <w:t xml:space="preserve"> configuration instruction sets clock, write-protect, debug, filter, and PRNG configuration or initiates a software reset of the Propeller.</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HUBSET</w:t>
        <w:tab/>
      </w:r>
      <w:r w:rsidDel="00000000" w:rsidR="00000000" w:rsidRPr="00000000">
        <w:rPr>
          <w:rtl w:val="0"/>
        </w:rPr>
        <w:t xml:space="preserve">Set global configuration, or software reset</w:t>
      </w:r>
      <w:r w:rsidDel="00000000" w:rsidR="00000000" w:rsidRPr="00000000">
        <w:rPr>
          <w:rtl w:val="0"/>
        </w:rPr>
      </w:r>
    </w:p>
    <w:p w:rsidR="00000000" w:rsidDel="00000000" w:rsidP="00000000" w:rsidRDefault="00000000" w:rsidRPr="00000000" w14:paraId="0000020F">
      <w:pPr>
        <w:pStyle w:val="Heading3"/>
        <w:pageBreakBefore w:val="0"/>
        <w:rPr/>
      </w:pPr>
      <w:bookmarkStart w:colFirst="0" w:colLast="0" w:name="_131dn518do28" w:id="36"/>
      <w:bookmarkEnd w:id="36"/>
      <w:r w:rsidDel="00000000" w:rsidR="00000000" w:rsidRPr="00000000">
        <w:rPr>
          <w:rtl w:val="0"/>
        </w:rPr>
        <w:t xml:space="preserve">Cog Control</w:t>
      </w: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t xml:space="preserve">Cog control instructions monitor or alter current cog activity.</w:t>
      </w:r>
    </w:p>
    <w:p w:rsidR="00000000" w:rsidDel="00000000" w:rsidP="00000000" w:rsidRDefault="00000000" w:rsidRPr="00000000" w14:paraId="00000211">
      <w:pPr>
        <w:tabs>
          <w:tab w:val="left" w:leader="none" w:pos="1800"/>
        </w:tabs>
        <w:spacing w:after="0" w:lineRule="auto"/>
        <w:rPr>
          <w:rFonts w:ascii="Roboto Mono Medium" w:cs="Roboto Mono Medium" w:eastAsia="Roboto Mono Medium" w:hAnsi="Roboto Mono Medium"/>
        </w:rPr>
      </w:pPr>
      <w:hyperlink w:anchor="_uy4mwi8z5ww4">
        <w:r w:rsidDel="00000000" w:rsidR="00000000" w:rsidRPr="00000000">
          <w:rPr>
            <w:rFonts w:ascii="Roboto Mono Medium" w:cs="Roboto Mono Medium" w:eastAsia="Roboto Mono Medium" w:hAnsi="Roboto Mono Medium"/>
            <w:color w:val="1155cc"/>
            <w:u w:val="single"/>
            <w:rtl w:val="0"/>
          </w:rPr>
          <w:t xml:space="preserve">COGID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current cog’s ID or any cog's status by ID</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hyperlink w:anchor="_5knlosjgh2sz">
        <w:r w:rsidDel="00000000" w:rsidR="00000000" w:rsidRPr="00000000">
          <w:rPr>
            <w:rFonts w:ascii="Roboto Mono Medium" w:cs="Roboto Mono Medium" w:eastAsia="Roboto Mono Medium" w:hAnsi="Roboto Mono Medium"/>
            <w:color w:val="1155cc"/>
            <w:u w:val="single"/>
            <w:rtl w:val="0"/>
          </w:rPr>
          <w:t xml:space="preserve">COGINIT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Start an available cog, or restart a cog by ID</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eg5nftcbzayn">
        <w:r w:rsidDel="00000000" w:rsidR="00000000" w:rsidRPr="00000000">
          <w:rPr>
            <w:rFonts w:ascii="Roboto Mono Medium" w:cs="Roboto Mono Medium" w:eastAsia="Roboto Mono Medium" w:hAnsi="Roboto Mono Medium"/>
            <w:color w:val="1155cc"/>
            <w:u w:val="single"/>
            <w:rtl w:val="0"/>
          </w:rPr>
          <w:t xml:space="preserve">COGSTOP</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Stop a cog by ID</w:t>
      </w:r>
      <w:r w:rsidDel="00000000" w:rsidR="00000000" w:rsidRPr="00000000">
        <w:rPr>
          <w:rtl w:val="0"/>
        </w:rPr>
      </w:r>
    </w:p>
    <w:p w:rsidR="00000000" w:rsidDel="00000000" w:rsidP="00000000" w:rsidRDefault="00000000" w:rsidRPr="00000000" w14:paraId="00000214">
      <w:pPr>
        <w:pStyle w:val="Heading3"/>
        <w:pageBreakBefore w:val="0"/>
        <w:rPr/>
      </w:pPr>
      <w:bookmarkStart w:colFirst="0" w:colLast="0" w:name="_ctx5xge61csp" w:id="37"/>
      <w:bookmarkEnd w:id="37"/>
      <w:r w:rsidDel="00000000" w:rsidR="00000000" w:rsidRPr="00000000">
        <w:rPr>
          <w:rtl w:val="0"/>
        </w:rPr>
        <w:t xml:space="preserve">Process Control</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Process control instructions coordinate exclusive actions between multiple cogs.  See also the </w:t>
      </w:r>
      <w:hyperlink w:anchor="_gvm9il5cflgi">
        <w:r w:rsidDel="00000000" w:rsidR="00000000" w:rsidRPr="00000000">
          <w:rPr>
            <w:color w:val="1155cc"/>
            <w:u w:val="single"/>
            <w:rtl w:val="0"/>
          </w:rPr>
          <w:t xml:space="preserve">Event Handling</w:t>
        </w:r>
      </w:hyperlink>
      <w:r w:rsidDel="00000000" w:rsidR="00000000" w:rsidRPr="00000000">
        <w:rPr>
          <w:rtl w:val="0"/>
        </w:rPr>
        <w:t xml:space="preserve"> instructions like </w:t>
      </w:r>
      <w:r w:rsidDel="00000000" w:rsidR="00000000" w:rsidRPr="00000000">
        <w:rPr>
          <w:rFonts w:ascii="Roboto Mono Medium" w:cs="Roboto Mono Medium" w:eastAsia="Roboto Mono Medium" w:hAnsi="Roboto Mono Medium"/>
          <w:rtl w:val="0"/>
        </w:rPr>
        <w:t xml:space="preserve">xxxATN</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xxxSE1</w:t>
      </w:r>
      <w:r w:rsidDel="00000000" w:rsidR="00000000" w:rsidRPr="00000000">
        <w:rPr>
          <w:rtl w:val="0"/>
        </w:rPr>
        <w:t xml:space="preserv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LOCKNEW</w:t>
        <w:tab/>
      </w:r>
      <w:r w:rsidDel="00000000" w:rsidR="00000000" w:rsidRPr="00000000">
        <w:rPr>
          <w:rtl w:val="0"/>
        </w:rPr>
        <w:t xml:space="preserve">Request a new lock</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LOCKRET</w:t>
        <w:tab/>
      </w:r>
      <w:r w:rsidDel="00000000" w:rsidR="00000000" w:rsidRPr="00000000">
        <w:rPr>
          <w:rtl w:val="0"/>
        </w:rPr>
        <w:t xml:space="preserve">Return a lock</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LOCKTRY</w:t>
        <w:tab/>
      </w:r>
      <w:r w:rsidDel="00000000" w:rsidR="00000000" w:rsidRPr="00000000">
        <w:rPr>
          <w:rtl w:val="0"/>
        </w:rPr>
        <w:t xml:space="preserve">Attempt ownership of a lock</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LOCKREL</w:t>
        <w:tab/>
      </w:r>
      <w:r w:rsidDel="00000000" w:rsidR="00000000" w:rsidRPr="00000000">
        <w:rPr>
          <w:rtl w:val="0"/>
        </w:rPr>
        <w:t xml:space="preserve">Release ownership of a lock</w:t>
      </w:r>
      <w:r w:rsidDel="00000000" w:rsidR="00000000" w:rsidRPr="00000000">
        <w:rPr>
          <w:rtl w:val="0"/>
        </w:rPr>
      </w:r>
    </w:p>
    <w:p w:rsidR="00000000" w:rsidDel="00000000" w:rsidP="00000000" w:rsidRDefault="00000000" w:rsidRPr="00000000" w14:paraId="0000021A">
      <w:pPr>
        <w:pStyle w:val="Heading3"/>
        <w:rPr/>
      </w:pPr>
      <w:bookmarkStart w:colFirst="0" w:colLast="0" w:name="_v82tlx47lbbn" w:id="38"/>
      <w:bookmarkEnd w:id="38"/>
      <w:r w:rsidDel="00000000" w:rsidR="00000000" w:rsidRPr="00000000">
        <w:rPr>
          <w:rtl w:val="0"/>
        </w:rPr>
        <w:t xml:space="preserve">Flow Control</w:t>
      </w:r>
    </w:p>
    <w:p w:rsidR="00000000" w:rsidDel="00000000" w:rsidP="00000000" w:rsidRDefault="00000000" w:rsidRPr="00000000" w14:paraId="0000021B">
      <w:pPr>
        <w:rPr/>
      </w:pPr>
      <w:r w:rsidDel="00000000" w:rsidR="00000000" w:rsidRPr="00000000">
        <w:rPr>
          <w:rtl w:val="0"/>
        </w:rPr>
        <w:t xml:space="preserve">Flow control instructions direct execution to another part of the application.  They are used for looping, subroutine, interrupt, or instruction skipping purposes.  Also see the </w:t>
      </w:r>
      <w:hyperlink w:anchor="21avq9snug01">
        <w:r w:rsidDel="00000000" w:rsidR="00000000" w:rsidRPr="00000000">
          <w:rPr>
            <w:color w:val="1155cc"/>
            <w:u w:val="single"/>
            <w:rtl w:val="0"/>
          </w:rPr>
          <w:t xml:space="preserve">Event Handling &gt; Branch</w:t>
        </w:r>
      </w:hyperlink>
      <w:r w:rsidDel="00000000" w:rsidR="00000000" w:rsidRPr="00000000">
        <w:rPr>
          <w:rtl w:val="0"/>
        </w:rPr>
        <w:t xml:space="preserve"> category for event-based flow control.</w:t>
      </w:r>
    </w:p>
    <w:p w:rsidR="00000000" w:rsidDel="00000000" w:rsidP="00000000" w:rsidRDefault="00000000" w:rsidRPr="00000000" w14:paraId="0000021C">
      <w:pPr>
        <w:tabs>
          <w:tab w:val="left" w:leader="none" w:pos="1800"/>
        </w:tabs>
        <w:spacing w:after="0" w:lineRule="auto"/>
        <w:rPr/>
      </w:pPr>
      <w:hyperlink w:anchor="_lrwvkfn726tn">
        <w:r w:rsidDel="00000000" w:rsidR="00000000" w:rsidRPr="00000000">
          <w:rPr>
            <w:rFonts w:ascii="Roboto Mono Medium" w:cs="Roboto Mono Medium" w:eastAsia="Roboto Mono Medium" w:hAnsi="Roboto Mono Medium"/>
            <w:color w:val="1155cc"/>
            <w:u w:val="single"/>
            <w:rtl w:val="0"/>
          </w:rPr>
          <w:t xml:space="preserve">CALL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Call a subroutine; store return context on the stack</w:t>
      </w:r>
    </w:p>
    <w:p w:rsidR="00000000" w:rsidDel="00000000" w:rsidP="00000000" w:rsidRDefault="00000000" w:rsidRPr="00000000" w14:paraId="0000021D">
      <w:pPr>
        <w:tabs>
          <w:tab w:val="left" w:leader="none" w:pos="1800"/>
        </w:tabs>
        <w:spacing w:after="0" w:lineRule="auto"/>
        <w:rPr/>
      </w:pPr>
      <w:hyperlink w:anchor="_9bxg6hr5ntaa">
        <w:r w:rsidDel="00000000" w:rsidR="00000000" w:rsidRPr="00000000">
          <w:rPr>
            <w:rFonts w:ascii="Roboto Mono Medium" w:cs="Roboto Mono Medium" w:eastAsia="Roboto Mono Medium" w:hAnsi="Roboto Mono Medium"/>
            <w:color w:val="1155cc"/>
            <w:u w:val="single"/>
            <w:rtl w:val="0"/>
          </w:rPr>
          <w:t xml:space="preserve">CALLA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Call a subroutine; store return context in the Hub long at </w:t>
      </w:r>
      <w:r w:rsidDel="00000000" w:rsidR="00000000" w:rsidRPr="00000000">
        <w:rPr>
          <w:rtl w:val="0"/>
        </w:rPr>
        <w:t xml:space="preserve">PTRA++</w:t>
      </w:r>
      <w:r w:rsidDel="00000000" w:rsidR="00000000" w:rsidRPr="00000000">
        <w:rPr>
          <w:rtl w:val="0"/>
        </w:rPr>
      </w:r>
    </w:p>
    <w:p w:rsidR="00000000" w:rsidDel="00000000" w:rsidP="00000000" w:rsidRDefault="00000000" w:rsidRPr="00000000" w14:paraId="0000021E">
      <w:pPr>
        <w:tabs>
          <w:tab w:val="left" w:leader="none" w:pos="1800"/>
        </w:tabs>
        <w:spacing w:after="0" w:lineRule="auto"/>
        <w:rPr/>
      </w:pPr>
      <w:hyperlink w:anchor="_9bxg6hr5ntaa">
        <w:r w:rsidDel="00000000" w:rsidR="00000000" w:rsidRPr="00000000">
          <w:rPr>
            <w:rFonts w:ascii="Roboto Mono Medium" w:cs="Roboto Mono Medium" w:eastAsia="Roboto Mono Medium" w:hAnsi="Roboto Mono Medium"/>
            <w:color w:val="1155cc"/>
            <w:u w:val="single"/>
            <w:rtl w:val="0"/>
          </w:rPr>
          <w:t xml:space="preserve">CALLB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Call a subroutine; store return context in the Hub long at </w:t>
      </w:r>
      <w:r w:rsidDel="00000000" w:rsidR="00000000" w:rsidRPr="00000000">
        <w:rPr>
          <w:rtl w:val="0"/>
        </w:rPr>
        <w:t xml:space="preserve">PTRB++</w:t>
      </w:r>
      <w:r w:rsidDel="00000000" w:rsidR="00000000" w:rsidRPr="00000000">
        <w:rPr>
          <w:rtl w:val="0"/>
        </w:rPr>
      </w:r>
    </w:p>
    <w:p w:rsidR="00000000" w:rsidDel="00000000" w:rsidP="00000000" w:rsidRDefault="00000000" w:rsidRPr="00000000" w14:paraId="0000021F">
      <w:pPr>
        <w:tabs>
          <w:tab w:val="left" w:leader="none" w:pos="1800"/>
        </w:tabs>
        <w:spacing w:after="0" w:lineRule="auto"/>
        <w:rPr/>
      </w:pPr>
      <w:hyperlink w:anchor="_y34ndvfdx6a">
        <w:r w:rsidDel="00000000" w:rsidR="00000000" w:rsidRPr="00000000">
          <w:rPr>
            <w:rFonts w:ascii="Roboto Mono Medium" w:cs="Roboto Mono Medium" w:eastAsia="Roboto Mono Medium" w:hAnsi="Roboto Mono Medium"/>
            <w:color w:val="1155cc"/>
            <w:u w:val="single"/>
            <w:rtl w:val="0"/>
          </w:rPr>
          <w:t xml:space="preserve">CALLD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Call a subroutine; store return context in PA/PB/PTRA/PTRB/D</w:t>
      </w:r>
    </w:p>
    <w:p w:rsidR="00000000" w:rsidDel="00000000" w:rsidP="00000000" w:rsidRDefault="00000000" w:rsidRPr="00000000" w14:paraId="00000220">
      <w:pPr>
        <w:tabs>
          <w:tab w:val="left" w:leader="none" w:pos="1800"/>
        </w:tabs>
        <w:spacing w:after="0" w:lineRule="auto"/>
        <w:rPr/>
      </w:pPr>
      <w:hyperlink w:anchor="_11plynh8xrpt">
        <w:r w:rsidDel="00000000" w:rsidR="00000000" w:rsidRPr="00000000">
          <w:rPr>
            <w:rFonts w:ascii="Roboto Mono Medium" w:cs="Roboto Mono Medium" w:eastAsia="Roboto Mono Medium" w:hAnsi="Roboto Mono Medium"/>
            <w:color w:val="1155cc"/>
            <w:u w:val="single"/>
            <w:rtl w:val="0"/>
          </w:rPr>
          <w:t xml:space="preserve">CALLPA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Call a subroutine; store return context on the stack and copy D into PA</w:t>
      </w:r>
    </w:p>
    <w:p w:rsidR="00000000" w:rsidDel="00000000" w:rsidP="00000000" w:rsidRDefault="00000000" w:rsidRPr="00000000" w14:paraId="00000221">
      <w:pPr>
        <w:tabs>
          <w:tab w:val="left" w:leader="none" w:pos="1800"/>
        </w:tabs>
        <w:spacing w:after="0" w:lineRule="auto"/>
        <w:rPr/>
      </w:pPr>
      <w:hyperlink w:anchor="_11plynh8xrpt">
        <w:r w:rsidDel="00000000" w:rsidR="00000000" w:rsidRPr="00000000">
          <w:rPr>
            <w:rFonts w:ascii="Roboto Mono Medium" w:cs="Roboto Mono Medium" w:eastAsia="Roboto Mono Medium" w:hAnsi="Roboto Mono Medium"/>
            <w:color w:val="1155cc"/>
            <w:u w:val="single"/>
            <w:rtl w:val="0"/>
          </w:rPr>
          <w:t xml:space="preserve">CALLPB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Call a subroutine; store return context on the stack and copy D into PB</w:t>
      </w:r>
    </w:p>
    <w:p w:rsidR="00000000" w:rsidDel="00000000" w:rsidP="00000000" w:rsidRDefault="00000000" w:rsidRPr="00000000" w14:paraId="00000222">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w:t>
        <w:tab/>
      </w:r>
      <w:r w:rsidDel="00000000" w:rsidR="00000000" w:rsidRPr="00000000">
        <w:rPr>
          <w:rtl w:val="0"/>
        </w:rPr>
        <w:t xml:space="preserve">Return from subroutine by popping stack; optional context restore</w:t>
      </w:r>
    </w:p>
    <w:p w:rsidR="00000000" w:rsidDel="00000000" w:rsidP="00000000" w:rsidRDefault="00000000" w:rsidRPr="00000000" w14:paraId="00000223">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RETA</w:t>
        <w:tab/>
      </w:r>
      <w:r w:rsidDel="00000000" w:rsidR="00000000" w:rsidRPr="00000000">
        <w:rPr>
          <w:rtl w:val="0"/>
        </w:rPr>
        <w:t xml:space="preserve">Return from subroutine by reading Hub long at --PTRA; restore context</w:t>
      </w:r>
    </w:p>
    <w:p w:rsidR="00000000" w:rsidDel="00000000" w:rsidP="00000000" w:rsidRDefault="00000000" w:rsidRPr="00000000" w14:paraId="00000224">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RETB</w:t>
        <w:tab/>
      </w:r>
      <w:r w:rsidDel="00000000" w:rsidR="00000000" w:rsidRPr="00000000">
        <w:rPr>
          <w:rtl w:val="0"/>
        </w:rPr>
        <w:t xml:space="preserve">Return from subroutine by reading Hub long at --PTRB; restore context</w:t>
      </w:r>
    </w:p>
    <w:p w:rsidR="00000000" w:rsidDel="00000000" w:rsidP="00000000" w:rsidRDefault="00000000" w:rsidRPr="00000000" w14:paraId="00000225">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JMP</w:t>
        <w:tab/>
      </w:r>
      <w:r w:rsidDel="00000000" w:rsidR="00000000" w:rsidRPr="00000000">
        <w:rPr>
          <w:rtl w:val="0"/>
        </w:rPr>
        <w:t xml:space="preserve">Jump</w:t>
      </w:r>
    </w:p>
    <w:p w:rsidR="00000000" w:rsidDel="00000000" w:rsidP="00000000" w:rsidRDefault="00000000" w:rsidRPr="00000000" w14:paraId="00000226">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JMPREL</w:t>
        <w:tab/>
      </w:r>
      <w:r w:rsidDel="00000000" w:rsidR="00000000" w:rsidRPr="00000000">
        <w:rPr>
          <w:rtl w:val="0"/>
        </w:rPr>
        <w:t xml:space="preserve">Jump relative (forward/back)</w:t>
      </w:r>
    </w:p>
    <w:p w:rsidR="00000000" w:rsidDel="00000000" w:rsidP="00000000" w:rsidRDefault="00000000" w:rsidRPr="00000000" w14:paraId="00000227">
      <w:pPr>
        <w:tabs>
          <w:tab w:val="left" w:leader="none" w:pos="1800"/>
        </w:tabs>
        <w:spacing w:after="0" w:lineRule="auto"/>
        <w:rPr/>
      </w:pPr>
      <w:hyperlink w:anchor="_dm4flu2kbbs">
        <w:r w:rsidDel="00000000" w:rsidR="00000000" w:rsidRPr="00000000">
          <w:rPr>
            <w:rFonts w:ascii="Roboto Mono Medium" w:cs="Roboto Mono Medium" w:eastAsia="Roboto Mono Medium" w:hAnsi="Roboto Mono Medium"/>
            <w:color w:val="1155cc"/>
            <w:u w:val="single"/>
            <w:rtl w:val="0"/>
          </w:rPr>
          <w:t xml:space="preserve">DJZ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Decrement value and jump if zero</w:t>
      </w:r>
    </w:p>
    <w:p w:rsidR="00000000" w:rsidDel="00000000" w:rsidP="00000000" w:rsidRDefault="00000000" w:rsidRPr="00000000" w14:paraId="00000228">
      <w:pPr>
        <w:tabs>
          <w:tab w:val="left" w:leader="none" w:pos="1800"/>
        </w:tabs>
        <w:spacing w:after="0" w:lineRule="auto"/>
        <w:rPr/>
      </w:pPr>
      <w:hyperlink w:anchor="_dm4flu2kbbs">
        <w:r w:rsidDel="00000000" w:rsidR="00000000" w:rsidRPr="00000000">
          <w:rPr>
            <w:rFonts w:ascii="Roboto Mono Medium" w:cs="Roboto Mono Medium" w:eastAsia="Roboto Mono Medium" w:hAnsi="Roboto Mono Medium"/>
            <w:color w:val="1155cc"/>
            <w:u w:val="single"/>
            <w:rtl w:val="0"/>
          </w:rPr>
          <w:t xml:space="preserve">DJNZ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Decrement value and jump if not zero</w:t>
      </w:r>
    </w:p>
    <w:p w:rsidR="00000000" w:rsidDel="00000000" w:rsidP="00000000" w:rsidRDefault="00000000" w:rsidRPr="00000000" w14:paraId="00000229">
      <w:pPr>
        <w:tabs>
          <w:tab w:val="left" w:leader="none" w:pos="1800"/>
        </w:tabs>
        <w:spacing w:after="0" w:lineRule="auto"/>
        <w:rPr/>
      </w:pPr>
      <w:hyperlink w:anchor="_jdehvyhk3dz3">
        <w:r w:rsidDel="00000000" w:rsidR="00000000" w:rsidRPr="00000000">
          <w:rPr>
            <w:rFonts w:ascii="Roboto Mono Medium" w:cs="Roboto Mono Medium" w:eastAsia="Roboto Mono Medium" w:hAnsi="Roboto Mono Medium"/>
            <w:color w:val="1155cc"/>
            <w:u w:val="single"/>
            <w:rtl w:val="0"/>
          </w:rPr>
          <w:t xml:space="preserve">DJF</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Decrement value and jump if full (-1; $FFFF_FFFF)</w:t>
      </w:r>
    </w:p>
    <w:p w:rsidR="00000000" w:rsidDel="00000000" w:rsidP="00000000" w:rsidRDefault="00000000" w:rsidRPr="00000000" w14:paraId="0000022A">
      <w:pPr>
        <w:tabs>
          <w:tab w:val="left" w:leader="none" w:pos="1800"/>
        </w:tabs>
        <w:spacing w:after="0" w:lineRule="auto"/>
        <w:rPr/>
      </w:pPr>
      <w:hyperlink w:anchor="_jdehvyhk3dz3">
        <w:r w:rsidDel="00000000" w:rsidR="00000000" w:rsidRPr="00000000">
          <w:rPr>
            <w:rFonts w:ascii="Roboto Mono Medium" w:cs="Roboto Mono Medium" w:eastAsia="Roboto Mono Medium" w:hAnsi="Roboto Mono Medium"/>
            <w:color w:val="1155cc"/>
            <w:u w:val="single"/>
            <w:rtl w:val="0"/>
          </w:rPr>
          <w:t xml:space="preserve">DJNF</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Decrement value and jump if not full (&lt;&gt; -1; &lt;&gt; $FFFF_FFFF)</w:t>
      </w:r>
    </w:p>
    <w:p w:rsidR="00000000" w:rsidDel="00000000" w:rsidP="00000000" w:rsidRDefault="00000000" w:rsidRPr="00000000" w14:paraId="0000022B">
      <w:pPr>
        <w:tabs>
          <w:tab w:val="left" w:leader="none" w:pos="1800"/>
        </w:tabs>
        <w:spacing w:after="0" w:lineRule="auto"/>
        <w:rPr/>
      </w:pPr>
      <w:hyperlink w:anchor="_s858lrxz52tn">
        <w:r w:rsidDel="00000000" w:rsidR="00000000" w:rsidRPr="00000000">
          <w:rPr>
            <w:rFonts w:ascii="Roboto Mono Medium" w:cs="Roboto Mono Medium" w:eastAsia="Roboto Mono Medium" w:hAnsi="Roboto Mono Medium"/>
            <w:color w:val="1155cc"/>
            <w:u w:val="single"/>
            <w:rtl w:val="0"/>
          </w:rPr>
          <w:t xml:space="preserve">IJZ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Increment value and jump if zero</w:t>
      </w:r>
    </w:p>
    <w:p w:rsidR="00000000" w:rsidDel="00000000" w:rsidP="00000000" w:rsidRDefault="00000000" w:rsidRPr="00000000" w14:paraId="0000022C">
      <w:pPr>
        <w:tabs>
          <w:tab w:val="left" w:leader="none" w:pos="1800"/>
        </w:tabs>
        <w:spacing w:after="0" w:lineRule="auto"/>
        <w:rPr/>
      </w:pPr>
      <w:hyperlink w:anchor="_s858lrxz52tn">
        <w:r w:rsidDel="00000000" w:rsidR="00000000" w:rsidRPr="00000000">
          <w:rPr>
            <w:rFonts w:ascii="Roboto Mono Medium" w:cs="Roboto Mono Medium" w:eastAsia="Roboto Mono Medium" w:hAnsi="Roboto Mono Medium"/>
            <w:color w:val="1155cc"/>
            <w:u w:val="single"/>
            <w:rtl w:val="0"/>
          </w:rPr>
          <w:t xml:space="preserve">IJNZ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Increment value and jump if not zero</w:t>
      </w:r>
    </w:p>
    <w:p w:rsidR="00000000" w:rsidDel="00000000" w:rsidP="00000000" w:rsidRDefault="00000000" w:rsidRPr="00000000" w14:paraId="0000022D">
      <w:pPr>
        <w:tabs>
          <w:tab w:val="left" w:leader="none" w:pos="1800"/>
        </w:tabs>
        <w:spacing w:after="0" w:lineRule="auto"/>
        <w:rPr/>
      </w:pPr>
      <w:hyperlink w:anchor="_nz9y81fecbaa">
        <w:r w:rsidDel="00000000" w:rsidR="00000000" w:rsidRPr="00000000">
          <w:rPr>
            <w:rFonts w:ascii="Roboto Mono Medium" w:cs="Roboto Mono Medium" w:eastAsia="Roboto Mono Medium" w:hAnsi="Roboto Mono Medium"/>
            <w:color w:val="1155cc"/>
            <w:u w:val="single"/>
            <w:rtl w:val="0"/>
          </w:rPr>
          <w:t xml:space="preserve">TJZ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zero</w:t>
      </w:r>
    </w:p>
    <w:p w:rsidR="00000000" w:rsidDel="00000000" w:rsidP="00000000" w:rsidRDefault="00000000" w:rsidRPr="00000000" w14:paraId="0000022E">
      <w:pPr>
        <w:tabs>
          <w:tab w:val="left" w:leader="none" w:pos="1800"/>
        </w:tabs>
        <w:spacing w:after="0" w:lineRule="auto"/>
        <w:rPr/>
      </w:pPr>
      <w:hyperlink w:anchor="_nz9y81fecbaa">
        <w:r w:rsidDel="00000000" w:rsidR="00000000" w:rsidRPr="00000000">
          <w:rPr>
            <w:rFonts w:ascii="Roboto Mono Medium" w:cs="Roboto Mono Medium" w:eastAsia="Roboto Mono Medium" w:hAnsi="Roboto Mono Medium"/>
            <w:color w:val="1155cc"/>
            <w:u w:val="single"/>
            <w:rtl w:val="0"/>
          </w:rPr>
          <w:t xml:space="preserve">TJNZ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not zero</w:t>
      </w:r>
    </w:p>
    <w:p w:rsidR="00000000" w:rsidDel="00000000" w:rsidP="00000000" w:rsidRDefault="00000000" w:rsidRPr="00000000" w14:paraId="0000022F">
      <w:pPr>
        <w:tabs>
          <w:tab w:val="left" w:leader="none" w:pos="1800"/>
        </w:tabs>
        <w:spacing w:after="0" w:lineRule="auto"/>
        <w:rPr/>
      </w:pPr>
      <w:hyperlink w:anchor="_1rck8xngsheq">
        <w:r w:rsidDel="00000000" w:rsidR="00000000" w:rsidRPr="00000000">
          <w:rPr>
            <w:rFonts w:ascii="Roboto Mono Medium" w:cs="Roboto Mono Medium" w:eastAsia="Roboto Mono Medium" w:hAnsi="Roboto Mono Medium"/>
            <w:color w:val="1155cc"/>
            <w:u w:val="single"/>
            <w:rtl w:val="0"/>
          </w:rPr>
          <w:t xml:space="preserve">TJF</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full (-1; $FFFF_FFFF)</w:t>
      </w:r>
    </w:p>
    <w:p w:rsidR="00000000" w:rsidDel="00000000" w:rsidP="00000000" w:rsidRDefault="00000000" w:rsidRPr="00000000" w14:paraId="00000230">
      <w:pPr>
        <w:tabs>
          <w:tab w:val="left" w:leader="none" w:pos="1800"/>
        </w:tabs>
        <w:spacing w:after="0" w:lineRule="auto"/>
        <w:rPr/>
      </w:pPr>
      <w:hyperlink w:anchor="_1rck8xngsheq">
        <w:r w:rsidDel="00000000" w:rsidR="00000000" w:rsidRPr="00000000">
          <w:rPr>
            <w:rFonts w:ascii="Roboto Mono Medium" w:cs="Roboto Mono Medium" w:eastAsia="Roboto Mono Medium" w:hAnsi="Roboto Mono Medium"/>
            <w:color w:val="1155cc"/>
            <w:u w:val="single"/>
            <w:rtl w:val="0"/>
          </w:rPr>
          <w:t xml:space="preserve">TJNF</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not full (&lt;&gt; -1; &lt;&gt; $FFFF_FFFF)</w:t>
      </w:r>
    </w:p>
    <w:p w:rsidR="00000000" w:rsidDel="00000000" w:rsidP="00000000" w:rsidRDefault="00000000" w:rsidRPr="00000000" w14:paraId="00000231">
      <w:pPr>
        <w:tabs>
          <w:tab w:val="left" w:leader="none" w:pos="1800"/>
        </w:tabs>
        <w:spacing w:after="0" w:lineRule="auto"/>
        <w:rPr/>
      </w:pPr>
      <w:hyperlink w:anchor="_rm5pk4tx7cv6">
        <w:r w:rsidDel="00000000" w:rsidR="00000000" w:rsidRPr="00000000">
          <w:rPr>
            <w:rFonts w:ascii="Roboto Mono Medium" w:cs="Roboto Mono Medium" w:eastAsia="Roboto Mono Medium" w:hAnsi="Roboto Mono Medium"/>
            <w:color w:val="1155cc"/>
            <w:u w:val="single"/>
            <w:rtl w:val="0"/>
          </w:rPr>
          <w:t xml:space="preserve">TJS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signed</w:t>
      </w:r>
    </w:p>
    <w:p w:rsidR="00000000" w:rsidDel="00000000" w:rsidP="00000000" w:rsidRDefault="00000000" w:rsidRPr="00000000" w14:paraId="00000232">
      <w:pPr>
        <w:tabs>
          <w:tab w:val="left" w:leader="none" w:pos="1800"/>
        </w:tabs>
        <w:spacing w:after="0" w:lineRule="auto"/>
        <w:rPr/>
      </w:pPr>
      <w:hyperlink w:anchor="_rm5pk4tx7cv6">
        <w:r w:rsidDel="00000000" w:rsidR="00000000" w:rsidRPr="00000000">
          <w:rPr>
            <w:rFonts w:ascii="Roboto Mono Medium" w:cs="Roboto Mono Medium" w:eastAsia="Roboto Mono Medium" w:hAnsi="Roboto Mono Medium"/>
            <w:color w:val="1155cc"/>
            <w:u w:val="single"/>
            <w:rtl w:val="0"/>
          </w:rPr>
          <w:t xml:space="preserve">TJNS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not signed</w:t>
      </w:r>
    </w:p>
    <w:p w:rsidR="00000000" w:rsidDel="00000000" w:rsidP="00000000" w:rsidRDefault="00000000" w:rsidRPr="00000000" w14:paraId="00000233">
      <w:pPr>
        <w:tabs>
          <w:tab w:val="left" w:leader="none" w:pos="1800"/>
        </w:tabs>
        <w:spacing w:after="0" w:lineRule="auto"/>
        <w:rPr/>
      </w:pPr>
      <w:hyperlink w:anchor="_o9pr7ygsoyes">
        <w:r w:rsidDel="00000000" w:rsidR="00000000" w:rsidRPr="00000000">
          <w:rPr>
            <w:rFonts w:ascii="Roboto Mono Medium" w:cs="Roboto Mono Medium" w:eastAsia="Roboto Mono Medium" w:hAnsi="Roboto Mono Medium"/>
            <w:color w:val="1155cc"/>
            <w:u w:val="single"/>
            <w:rtl w:val="0"/>
          </w:rPr>
          <w:t xml:space="preserve">TJV</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value and jump if overflowed</w:t>
      </w:r>
    </w:p>
    <w:p w:rsidR="00000000" w:rsidDel="00000000" w:rsidP="00000000" w:rsidRDefault="00000000" w:rsidRPr="00000000" w14:paraId="00000234">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REP</w:t>
        <w:tab/>
      </w:r>
      <w:r w:rsidDel="00000000" w:rsidR="00000000" w:rsidRPr="00000000">
        <w:rPr>
          <w:rtl w:val="0"/>
        </w:rPr>
        <w:t xml:space="preserve">Repeat next instructions</w:t>
      </w:r>
    </w:p>
    <w:p w:rsidR="00000000" w:rsidDel="00000000" w:rsidP="00000000" w:rsidRDefault="00000000" w:rsidRPr="00000000" w14:paraId="00000235">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SKIP</w:t>
        <w:tab/>
      </w:r>
      <w:r w:rsidDel="00000000" w:rsidR="00000000" w:rsidRPr="00000000">
        <w:rPr>
          <w:rtl w:val="0"/>
        </w:rPr>
        <w:t xml:space="preserve">Skip next instructions by pattern</w:t>
      </w:r>
    </w:p>
    <w:p w:rsidR="00000000" w:rsidDel="00000000" w:rsidP="00000000" w:rsidRDefault="00000000" w:rsidRPr="00000000" w14:paraId="00000236">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SKIPF</w:t>
        <w:tab/>
      </w:r>
      <w:r w:rsidDel="00000000" w:rsidR="00000000" w:rsidRPr="00000000">
        <w:rPr>
          <w:rtl w:val="0"/>
        </w:rPr>
        <w:t xml:space="preserve">Skip next instructions fast by pattern</w:t>
      </w:r>
    </w:p>
    <w:p w:rsidR="00000000" w:rsidDel="00000000" w:rsidP="00000000" w:rsidRDefault="00000000" w:rsidRPr="00000000" w14:paraId="00000237">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EXECF</w:t>
        <w:tab/>
      </w:r>
      <w:r w:rsidDel="00000000" w:rsidR="00000000" w:rsidRPr="00000000">
        <w:rPr>
          <w:rtl w:val="0"/>
        </w:rPr>
        <w:t xml:space="preserve">Execute fast; jump to Cog RAM and set SKIPF pattern</w:t>
      </w:r>
    </w:p>
    <w:p w:rsidR="00000000" w:rsidDel="00000000" w:rsidP="00000000" w:rsidRDefault="00000000" w:rsidRPr="00000000" w14:paraId="00000238">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RETI0</w:t>
        <w:tab/>
      </w:r>
      <w:r w:rsidDel="00000000" w:rsidR="00000000" w:rsidRPr="00000000">
        <w:rPr>
          <w:rtl w:val="0"/>
        </w:rPr>
        <w:t xml:space="preserve">Return from interrupt 0</w:t>
      </w:r>
    </w:p>
    <w:p w:rsidR="00000000" w:rsidDel="00000000" w:rsidP="00000000" w:rsidRDefault="00000000" w:rsidRPr="00000000" w14:paraId="00000239">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RETI1</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Return from interrupt 1</w:t>
      </w:r>
    </w:p>
    <w:p w:rsidR="00000000" w:rsidDel="00000000" w:rsidP="00000000" w:rsidRDefault="00000000" w:rsidRPr="00000000" w14:paraId="0000023A">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RETI2</w:t>
        <w:tab/>
      </w:r>
      <w:r w:rsidDel="00000000" w:rsidR="00000000" w:rsidRPr="00000000">
        <w:rPr>
          <w:rtl w:val="0"/>
        </w:rPr>
        <w:t xml:space="preserve">Return from interrupt 2</w:t>
      </w:r>
    </w:p>
    <w:p w:rsidR="00000000" w:rsidDel="00000000" w:rsidP="00000000" w:rsidRDefault="00000000" w:rsidRPr="00000000" w14:paraId="0000023B">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RETI3</w:t>
        <w:tab/>
      </w:r>
      <w:r w:rsidDel="00000000" w:rsidR="00000000" w:rsidRPr="00000000">
        <w:rPr>
          <w:rtl w:val="0"/>
        </w:rPr>
        <w:t xml:space="preserve">Return from interrupt 3</w:t>
      </w:r>
    </w:p>
    <w:p w:rsidR="00000000" w:rsidDel="00000000" w:rsidP="00000000" w:rsidRDefault="00000000" w:rsidRPr="00000000" w14:paraId="0000023C">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RESI0</w:t>
        <w:tab/>
      </w:r>
      <w:r w:rsidDel="00000000" w:rsidR="00000000" w:rsidRPr="00000000">
        <w:rPr>
          <w:rtl w:val="0"/>
        </w:rPr>
        <w:t xml:space="preserve">Resume from interrupt 0</w:t>
      </w:r>
    </w:p>
    <w:p w:rsidR="00000000" w:rsidDel="00000000" w:rsidP="00000000" w:rsidRDefault="00000000" w:rsidRPr="00000000" w14:paraId="0000023D">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RESI1</w:t>
        <w:tab/>
      </w:r>
      <w:r w:rsidDel="00000000" w:rsidR="00000000" w:rsidRPr="00000000">
        <w:rPr>
          <w:rtl w:val="0"/>
        </w:rPr>
        <w:t xml:space="preserve">Resume from interrupt 1</w:t>
      </w:r>
    </w:p>
    <w:p w:rsidR="00000000" w:rsidDel="00000000" w:rsidP="00000000" w:rsidRDefault="00000000" w:rsidRPr="00000000" w14:paraId="0000023E">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RESI2</w:t>
        <w:tab/>
      </w:r>
      <w:r w:rsidDel="00000000" w:rsidR="00000000" w:rsidRPr="00000000">
        <w:rPr>
          <w:rtl w:val="0"/>
        </w:rPr>
        <w:t xml:space="preserve">Resume from interrupt 2</w:t>
      </w:r>
    </w:p>
    <w:p w:rsidR="00000000" w:rsidDel="00000000" w:rsidP="00000000" w:rsidRDefault="00000000" w:rsidRPr="00000000" w14:paraId="0000023F">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RESI3</w:t>
        <w:tab/>
      </w:r>
      <w:r w:rsidDel="00000000" w:rsidR="00000000" w:rsidRPr="00000000">
        <w:rPr>
          <w:rtl w:val="0"/>
        </w:rPr>
        <w:t xml:space="preserve">Resume from interrupt 3</w:t>
      </w:r>
      <w:r w:rsidDel="00000000" w:rsidR="00000000" w:rsidRPr="00000000">
        <w:rPr>
          <w:rtl w:val="0"/>
        </w:rPr>
      </w:r>
    </w:p>
    <w:p w:rsidR="00000000" w:rsidDel="00000000" w:rsidP="00000000" w:rsidRDefault="00000000" w:rsidRPr="00000000" w14:paraId="00000240">
      <w:pPr>
        <w:pStyle w:val="Heading3"/>
        <w:rPr>
          <w:highlight w:val="yellow"/>
        </w:rPr>
      </w:pPr>
      <w:bookmarkStart w:colFirst="0" w:colLast="0" w:name="_6rvupx6ksenl" w:id="39"/>
      <w:bookmarkEnd w:id="39"/>
      <w:r w:rsidDel="00000000" w:rsidR="00000000" w:rsidRPr="00000000">
        <w:rPr>
          <w:rtl w:val="0"/>
        </w:rPr>
        <w:t xml:space="preserve">Lookup Table (LUT) Memory Access</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Instructions that manipulate or share the cog's Lookup RAM.</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RDLUT</w:t>
        <w:tab/>
      </w:r>
      <w:r w:rsidDel="00000000" w:rsidR="00000000" w:rsidRPr="00000000">
        <w:rPr>
          <w:rtl w:val="0"/>
        </w:rPr>
        <w:t xml:space="preserve">Read long from Lookup RAM</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WRLUT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long to Lookup RAM</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SETLUTS</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Enable/disable Lookup RAM sharing</w:t>
      </w:r>
      <w:r w:rsidDel="00000000" w:rsidR="00000000" w:rsidRPr="00000000">
        <w:rPr>
          <w:rtl w:val="0"/>
        </w:rPr>
      </w:r>
    </w:p>
    <w:p w:rsidR="00000000" w:rsidDel="00000000" w:rsidP="00000000" w:rsidRDefault="00000000" w:rsidRPr="00000000" w14:paraId="00000245">
      <w:pPr>
        <w:pStyle w:val="Heading3"/>
        <w:pageBreakBefore w:val="0"/>
        <w:rPr>
          <w:highlight w:val="yellow"/>
        </w:rPr>
      </w:pPr>
      <w:bookmarkStart w:colFirst="0" w:colLast="0" w:name="_w13lxpiq71b6" w:id="40"/>
      <w:bookmarkEnd w:id="40"/>
      <w:r w:rsidDel="00000000" w:rsidR="00000000" w:rsidRPr="00000000">
        <w:rPr>
          <w:rtl w:val="0"/>
        </w:rPr>
        <w:t xml:space="preserve">Hub Memory Access</w:t>
      </w: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rtl w:val="0"/>
        </w:rPr>
        <w:t xml:space="preserve">Instructions for manipulating Hub RAM.</w:t>
      </w:r>
    </w:p>
    <w:p w:rsidR="00000000" w:rsidDel="00000000" w:rsidP="00000000" w:rsidRDefault="00000000" w:rsidRPr="00000000" w14:paraId="00000247">
      <w:pPr>
        <w:spacing w:after="0" w:before="200" w:lineRule="auto"/>
        <w:rPr/>
      </w:pPr>
      <w:r w:rsidDel="00000000" w:rsidR="00000000" w:rsidRPr="00000000">
        <w:rPr>
          <w:b w:val="1"/>
          <w:rtl w:val="0"/>
        </w:rPr>
        <w:t xml:space="preserve">Random Access</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RDBYTE</w:t>
        <w:tab/>
      </w:r>
      <w:r w:rsidDel="00000000" w:rsidR="00000000" w:rsidRPr="00000000">
        <w:rPr>
          <w:rtl w:val="0"/>
        </w:rPr>
        <w:t xml:space="preserve">Read byte of Hub RAM</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RDWORD</w:t>
        <w:tab/>
      </w:r>
      <w:r w:rsidDel="00000000" w:rsidR="00000000" w:rsidRPr="00000000">
        <w:rPr>
          <w:rtl w:val="0"/>
        </w:rPr>
        <w:t xml:space="preserve">Read word of Hub RAM</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RDLONG</w:t>
        <w:tab/>
      </w:r>
      <w:r w:rsidDel="00000000" w:rsidR="00000000" w:rsidRPr="00000000">
        <w:rPr>
          <w:rtl w:val="0"/>
        </w:rPr>
        <w:t xml:space="preserve">Read long of Hub RAM</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WRBYTE</w:t>
        <w:tab/>
      </w:r>
      <w:r w:rsidDel="00000000" w:rsidR="00000000" w:rsidRPr="00000000">
        <w:rPr>
          <w:rtl w:val="0"/>
        </w:rPr>
        <w:t xml:space="preserve">Write byte to Hub RAM</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WRWORD</w:t>
        <w:tab/>
      </w:r>
      <w:r w:rsidDel="00000000" w:rsidR="00000000" w:rsidRPr="00000000">
        <w:rPr>
          <w:rtl w:val="0"/>
        </w:rPr>
        <w:t xml:space="preserve">Write word to Hub RAM</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WRLONG</w:t>
        <w:tab/>
      </w:r>
      <w:r w:rsidDel="00000000" w:rsidR="00000000" w:rsidRPr="00000000">
        <w:rPr>
          <w:rtl w:val="0"/>
        </w:rPr>
        <w:t xml:space="preserve">Write long to Hub RAM</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WMLONG</w:t>
        <w:tab/>
      </w:r>
      <w:r w:rsidDel="00000000" w:rsidR="00000000" w:rsidRPr="00000000">
        <w:rPr>
          <w:rtl w:val="0"/>
        </w:rPr>
        <w:t xml:space="preserve">Write non-zero bytes of long to Hub RAM</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PUSHA</w:t>
        <w:tab/>
      </w:r>
      <w:r w:rsidDel="00000000" w:rsidR="00000000" w:rsidRPr="00000000">
        <w:rPr>
          <w:rtl w:val="0"/>
        </w:rPr>
        <w:t xml:space="preserve">Write long to Hub RAM at </w:t>
      </w:r>
      <w:r w:rsidDel="00000000" w:rsidR="00000000" w:rsidRPr="00000000">
        <w:rPr>
          <w:rtl w:val="0"/>
        </w:rPr>
        <w:t xml:space="preserve">PTRA++</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PUSHB</w:t>
        <w:tab/>
      </w:r>
      <w:r w:rsidDel="00000000" w:rsidR="00000000" w:rsidRPr="00000000">
        <w:rPr>
          <w:rtl w:val="0"/>
        </w:rPr>
        <w:t xml:space="preserve">Write long to Hub RAM at </w:t>
      </w:r>
      <w:r w:rsidDel="00000000" w:rsidR="00000000" w:rsidRPr="00000000">
        <w:rPr>
          <w:rtl w:val="0"/>
        </w:rPr>
        <w:t xml:space="preserve">PTRB++</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POPA</w:t>
        <w:tab/>
      </w:r>
      <w:r w:rsidDel="00000000" w:rsidR="00000000" w:rsidRPr="00000000">
        <w:rPr>
          <w:rtl w:val="0"/>
        </w:rPr>
        <w:t xml:space="preserve">Read long of Hub RAM at --PRTA</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POPB</w:t>
        <w:tab/>
      </w:r>
      <w:r w:rsidDel="00000000" w:rsidR="00000000" w:rsidRPr="00000000">
        <w:rPr>
          <w:rtl w:val="0"/>
        </w:rPr>
        <w:t xml:space="preserve">Read long of Hub RAM at --PRTB</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200" w:line="276" w:lineRule="auto"/>
        <w:ind w:left="0" w:right="0" w:firstLine="0"/>
        <w:jc w:val="left"/>
        <w:rPr>
          <w:rFonts w:ascii="Roboto Mono Medium" w:cs="Roboto Mono Medium" w:eastAsia="Roboto Mono Medium" w:hAnsi="Roboto Mono Medium"/>
        </w:rPr>
      </w:pPr>
      <w:r w:rsidDel="00000000" w:rsidR="00000000" w:rsidRPr="00000000">
        <w:rPr>
          <w:b w:val="1"/>
          <w:rtl w:val="0"/>
        </w:rPr>
        <w:t xml:space="preserve">FIFO Access</w:t>
      </w:r>
      <w:r w:rsidDel="00000000" w:rsidR="00000000" w:rsidRPr="00000000">
        <w:rPr>
          <w:rFonts w:ascii="Roboto Mono Medium" w:cs="Roboto Mono Medium" w:eastAsia="Roboto Mono Medium" w:hAnsi="Roboto Mono Medium"/>
          <w:rtl w:val="0"/>
        </w:rPr>
        <w:t xml:space="preserve">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GETPTR</w:t>
        <w:tab/>
      </w:r>
      <w:r w:rsidDel="00000000" w:rsidR="00000000" w:rsidRPr="00000000">
        <w:rPr>
          <w:rtl w:val="0"/>
        </w:rPr>
        <w:t xml:space="preserve">Get current FIFO Hub pointer</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RDFAST</w:t>
        <w:tab/>
      </w:r>
      <w:r w:rsidDel="00000000" w:rsidR="00000000" w:rsidRPr="00000000">
        <w:rPr>
          <w:rtl w:val="0"/>
        </w:rPr>
        <w:t xml:space="preserve">Start new fast FIFO Hub read</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WRFAST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Start new fast FIFO Hub write</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FBLOCK</w:t>
        <w:tab/>
      </w:r>
      <w:r w:rsidDel="00000000" w:rsidR="00000000" w:rsidRPr="00000000">
        <w:rPr>
          <w:rtl w:val="0"/>
        </w:rPr>
        <w:t xml:space="preserve">Set next block for FIFO</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RFBYTE</w:t>
        <w:tab/>
      </w:r>
      <w:r w:rsidDel="00000000" w:rsidR="00000000" w:rsidRPr="00000000">
        <w:rPr>
          <w:rtl w:val="0"/>
        </w:rPr>
        <w:t xml:space="preserve">Read next byte from FIFO</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RFWORD</w:t>
        <w:tab/>
      </w:r>
      <w:r w:rsidDel="00000000" w:rsidR="00000000" w:rsidRPr="00000000">
        <w:rPr>
          <w:rtl w:val="0"/>
        </w:rPr>
        <w:t xml:space="preserve">Read next word from FIFO</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RFLONG</w:t>
        <w:tab/>
      </w:r>
      <w:r w:rsidDel="00000000" w:rsidR="00000000" w:rsidRPr="00000000">
        <w:rPr>
          <w:rtl w:val="0"/>
        </w:rPr>
        <w:t xml:space="preserve">Read next long from FIFO</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WFBYTE</w:t>
        <w:tab/>
      </w:r>
      <w:r w:rsidDel="00000000" w:rsidR="00000000" w:rsidRPr="00000000">
        <w:rPr>
          <w:rtl w:val="0"/>
        </w:rPr>
        <w:t xml:space="preserve">Write next byte to FIFO</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WFWORD</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next word to FIFO</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WFLONG</w:t>
        <w:tab/>
      </w:r>
      <w:r w:rsidDel="00000000" w:rsidR="00000000" w:rsidRPr="00000000">
        <w:rPr>
          <w:rtl w:val="0"/>
        </w:rPr>
        <w:t xml:space="preserve">Write next long to FIFO</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RFVAR</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Read variable-size (1 to 4 byte) value from FIFO</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RFVARS</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Read variable-size (1 to 4 byte) sign-extended value from FIFO</w:t>
      </w:r>
    </w:p>
    <w:p w:rsidR="00000000" w:rsidDel="00000000" w:rsidP="00000000" w:rsidRDefault="00000000" w:rsidRPr="00000000" w14:paraId="00000260">
      <w:pPr>
        <w:pStyle w:val="Heading3"/>
        <w:rPr>
          <w:highlight w:val="yellow"/>
        </w:rPr>
      </w:pPr>
      <w:bookmarkStart w:colFirst="0" w:colLast="0" w:name="_k4inekhhune" w:id="41"/>
      <w:bookmarkEnd w:id="41"/>
      <w:r w:rsidDel="00000000" w:rsidR="00000000" w:rsidRPr="00000000">
        <w:rPr>
          <w:rtl w:val="0"/>
        </w:rPr>
        <w:t xml:space="preserve">Streamer</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Instructions to manipulate the cog's streamer.</w:t>
      </w:r>
    </w:p>
    <w:p w:rsidR="00000000" w:rsidDel="00000000" w:rsidP="00000000" w:rsidRDefault="00000000" w:rsidRPr="00000000" w14:paraId="00000262">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SETXFRQ</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streamer NCO frequency</w:t>
      </w:r>
      <w:r w:rsidDel="00000000" w:rsidR="00000000" w:rsidRPr="00000000">
        <w:rPr>
          <w:rtl w:val="0"/>
        </w:rPr>
      </w:r>
    </w:p>
    <w:p w:rsidR="00000000" w:rsidDel="00000000" w:rsidP="00000000" w:rsidRDefault="00000000" w:rsidRPr="00000000" w14:paraId="00000263">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XINIT</w:t>
        <w:tab/>
      </w:r>
      <w:r w:rsidDel="00000000" w:rsidR="00000000" w:rsidRPr="00000000">
        <w:rPr>
          <w:rtl w:val="0"/>
        </w:rPr>
        <w:t xml:space="preserve">Issue streamer command immediately and zero the phase</w:t>
      </w:r>
      <w:r w:rsidDel="00000000" w:rsidR="00000000" w:rsidRPr="00000000">
        <w:rPr>
          <w:rtl w:val="0"/>
        </w:rPr>
      </w:r>
    </w:p>
    <w:p w:rsidR="00000000" w:rsidDel="00000000" w:rsidP="00000000" w:rsidRDefault="00000000" w:rsidRPr="00000000" w14:paraId="00000264">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XSTOP</w:t>
        <w:tab/>
      </w:r>
      <w:r w:rsidDel="00000000" w:rsidR="00000000" w:rsidRPr="00000000">
        <w:rPr>
          <w:rtl w:val="0"/>
        </w:rPr>
        <w:t xml:space="preserve">Stop streamer immediately</w:t>
      </w:r>
      <w:r w:rsidDel="00000000" w:rsidR="00000000" w:rsidRPr="00000000">
        <w:rPr>
          <w:rtl w:val="0"/>
        </w:rPr>
      </w:r>
    </w:p>
    <w:p w:rsidR="00000000" w:rsidDel="00000000" w:rsidP="00000000" w:rsidRDefault="00000000" w:rsidRPr="00000000" w14:paraId="0000026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XZERO</w:t>
        <w:tab/>
      </w:r>
      <w:r w:rsidDel="00000000" w:rsidR="00000000" w:rsidRPr="00000000">
        <w:rPr>
          <w:rtl w:val="0"/>
        </w:rPr>
        <w:t xml:space="preserve">Buffer new streamer command; issued on final NCO rollover and zero the phase</w:t>
      </w:r>
      <w:r w:rsidDel="00000000" w:rsidR="00000000" w:rsidRPr="00000000">
        <w:rPr>
          <w:rtl w:val="0"/>
        </w:rPr>
      </w:r>
    </w:p>
    <w:p w:rsidR="00000000" w:rsidDel="00000000" w:rsidP="00000000" w:rsidRDefault="00000000" w:rsidRPr="00000000" w14:paraId="00000266">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XCONT</w:t>
        <w:tab/>
      </w:r>
      <w:r w:rsidDel="00000000" w:rsidR="00000000" w:rsidRPr="00000000">
        <w:rPr>
          <w:rtl w:val="0"/>
        </w:rPr>
        <w:t xml:space="preserve">Buffer new streamer command; issued on final NCO rollover and continue the phase</w:t>
      </w:r>
      <w:r w:rsidDel="00000000" w:rsidR="00000000" w:rsidRPr="00000000">
        <w:rPr>
          <w:rtl w:val="0"/>
        </w:rPr>
      </w:r>
    </w:p>
    <w:p w:rsidR="00000000" w:rsidDel="00000000" w:rsidP="00000000" w:rsidRDefault="00000000" w:rsidRPr="00000000" w14:paraId="00000267">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GETXACC</w:t>
        <w:tab/>
      </w:r>
      <w:r w:rsidDel="00000000" w:rsidR="00000000" w:rsidRPr="00000000">
        <w:rPr>
          <w:rtl w:val="0"/>
        </w:rPr>
        <w:t xml:space="preserve">Get the streamer's Goertzel accumulator results and clear the accumulators</w:t>
      </w:r>
      <w:r w:rsidDel="00000000" w:rsidR="00000000" w:rsidRPr="00000000">
        <w:rPr>
          <w:rtl w:val="0"/>
        </w:rPr>
      </w:r>
    </w:p>
    <w:p w:rsidR="00000000" w:rsidDel="00000000" w:rsidP="00000000" w:rsidRDefault="00000000" w:rsidRPr="00000000" w14:paraId="00000268">
      <w:pPr>
        <w:pStyle w:val="Heading3"/>
        <w:rPr>
          <w:highlight w:val="yellow"/>
        </w:rPr>
      </w:pPr>
      <w:bookmarkStart w:colFirst="0" w:colLast="0" w:name="_21gxb0rq4onw" w:id="42"/>
      <w:bookmarkEnd w:id="42"/>
      <w:r w:rsidDel="00000000" w:rsidR="00000000" w:rsidRPr="00000000">
        <w:rPr>
          <w:rtl w:val="0"/>
        </w:rPr>
        <w:t xml:space="preserve">I/O Pins</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Instructions for manipulating Core and Smart I/O pin features.  In addition to these instructions,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INA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t xml:space="preserve"> registers may be used as operands of instructions to affect or read I/O pins.</w:t>
      </w:r>
    </w:p>
    <w:p w:rsidR="00000000" w:rsidDel="00000000" w:rsidP="00000000" w:rsidRDefault="00000000" w:rsidRPr="00000000" w14:paraId="0000026A">
      <w:pPr>
        <w:tabs>
          <w:tab w:val="left" w:leader="none" w:pos="1800"/>
        </w:tabs>
        <w:spacing w:after="0" w:lineRule="auto"/>
        <w:rPr>
          <w:rFonts w:ascii="Roboto Mono Medium" w:cs="Roboto Mono Medium" w:eastAsia="Roboto Mono Medium" w:hAnsi="Roboto Mono Medium"/>
        </w:rPr>
      </w:pPr>
      <w:r w:rsidDel="00000000" w:rsidR="00000000" w:rsidRPr="00000000">
        <w:rPr>
          <w:b w:val="1"/>
          <w:rtl w:val="0"/>
        </w:rPr>
        <w:t xml:space="preserve">Core Logic</w:t>
      </w:r>
      <w:r w:rsidDel="00000000" w:rsidR="00000000" w:rsidRPr="00000000">
        <w:rPr>
          <w:rFonts w:ascii="Roboto Mono Medium" w:cs="Roboto Mono Medium" w:eastAsia="Roboto Mono Medium" w:hAnsi="Roboto Mono Medium"/>
          <w:rtl w:val="0"/>
        </w:rPr>
        <w:t xml:space="preserve">       </w:t>
      </w:r>
    </w:p>
    <w:p w:rsidR="00000000" w:rsidDel="00000000" w:rsidP="00000000" w:rsidRDefault="00000000" w:rsidRPr="00000000" w14:paraId="0000026B">
      <w:pPr>
        <w:tabs>
          <w:tab w:val="left" w:leader="none" w:pos="1800"/>
        </w:tabs>
        <w:spacing w:after="0" w:lineRule="auto"/>
        <w:rPr>
          <w:rFonts w:ascii="Roboto Mono Medium" w:cs="Roboto Mono Medium" w:eastAsia="Roboto Mono Medium" w:hAnsi="Roboto Mono Medium"/>
        </w:rPr>
      </w:pPr>
      <w:hyperlink w:anchor="_adfu0crzr5tx">
        <w:r w:rsidDel="00000000" w:rsidR="00000000" w:rsidRPr="00000000">
          <w:rPr>
            <w:rFonts w:ascii="Roboto Mono Medium" w:cs="Roboto Mono Medium" w:eastAsia="Roboto Mono Medium" w:hAnsi="Roboto Mono Medium"/>
            <w:color w:val="1155cc"/>
            <w:u w:val="single"/>
            <w:rtl w:val="0"/>
          </w:rPr>
          <w:t xml:space="preserve">DIRL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(0)</w:t>
      </w:r>
      <w:r w:rsidDel="00000000" w:rsidR="00000000" w:rsidRPr="00000000">
        <w:rPr>
          <w:rtl w:val="0"/>
        </w:rPr>
      </w:r>
    </w:p>
    <w:p w:rsidR="00000000" w:rsidDel="00000000" w:rsidP="00000000" w:rsidRDefault="00000000" w:rsidRPr="00000000" w14:paraId="0000026C">
      <w:pPr>
        <w:tabs>
          <w:tab w:val="left" w:leader="none" w:pos="1800"/>
        </w:tabs>
        <w:spacing w:after="0" w:lineRule="auto"/>
        <w:rPr>
          <w:rFonts w:ascii="Roboto Mono Medium" w:cs="Roboto Mono Medium" w:eastAsia="Roboto Mono Medium" w:hAnsi="Roboto Mono Medium"/>
        </w:rPr>
      </w:pPr>
      <w:hyperlink w:anchor="_adfu0crzr5tx">
        <w:r w:rsidDel="00000000" w:rsidR="00000000" w:rsidRPr="00000000">
          <w:rPr>
            <w:rFonts w:ascii="Roboto Mono Medium" w:cs="Roboto Mono Medium" w:eastAsia="Roboto Mono Medium" w:hAnsi="Roboto Mono Medium"/>
            <w:color w:val="1155cc"/>
            <w:u w:val="single"/>
            <w:rtl w:val="0"/>
          </w:rPr>
          <w:t xml:space="preserve">DIRH</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(1)</w:t>
      </w:r>
      <w:r w:rsidDel="00000000" w:rsidR="00000000" w:rsidRPr="00000000">
        <w:rPr>
          <w:rtl w:val="0"/>
        </w:rPr>
      </w:r>
    </w:p>
    <w:p w:rsidR="00000000" w:rsidDel="00000000" w:rsidP="00000000" w:rsidRDefault="00000000" w:rsidRPr="00000000" w14:paraId="0000026D">
      <w:pPr>
        <w:tabs>
          <w:tab w:val="left" w:leader="none" w:pos="1800"/>
        </w:tabs>
        <w:spacing w:after="0" w:lineRule="auto"/>
        <w:rPr>
          <w:rFonts w:ascii="Roboto Mono Medium" w:cs="Roboto Mono Medium" w:eastAsia="Roboto Mono Medium" w:hAnsi="Roboto Mono Medium"/>
        </w:rPr>
      </w:pPr>
      <w:hyperlink w:anchor="_q5818ady3ccx">
        <w:r w:rsidDel="00000000" w:rsidR="00000000" w:rsidRPr="00000000">
          <w:rPr>
            <w:rFonts w:ascii="Roboto Mono Medium" w:cs="Roboto Mono Medium" w:eastAsia="Roboto Mono Medium" w:hAnsi="Roboto Mono Medium"/>
            <w:color w:val="1155cc"/>
            <w:u w:val="single"/>
            <w:rtl w:val="0"/>
          </w:rPr>
          <w:t xml:space="preserve">DIRC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input/output according to C</w:t>
      </w:r>
      <w:r w:rsidDel="00000000" w:rsidR="00000000" w:rsidRPr="00000000">
        <w:rPr>
          <w:rtl w:val="0"/>
        </w:rPr>
      </w:r>
    </w:p>
    <w:p w:rsidR="00000000" w:rsidDel="00000000" w:rsidP="00000000" w:rsidRDefault="00000000" w:rsidRPr="00000000" w14:paraId="0000026E">
      <w:pPr>
        <w:tabs>
          <w:tab w:val="left" w:leader="none" w:pos="1800"/>
        </w:tabs>
        <w:spacing w:after="0" w:lineRule="auto"/>
        <w:rPr>
          <w:rFonts w:ascii="Roboto Mono Medium" w:cs="Roboto Mono Medium" w:eastAsia="Roboto Mono Medium" w:hAnsi="Roboto Mono Medium"/>
        </w:rPr>
      </w:pPr>
      <w:hyperlink w:anchor="_q5818ady3ccx">
        <w:r w:rsidDel="00000000" w:rsidR="00000000" w:rsidRPr="00000000">
          <w:rPr>
            <w:rFonts w:ascii="Roboto Mono Medium" w:cs="Roboto Mono Medium" w:eastAsia="Roboto Mono Medium" w:hAnsi="Roboto Mono Medium"/>
            <w:color w:val="1155cc"/>
            <w:u w:val="single"/>
            <w:rtl w:val="0"/>
          </w:rPr>
          <w:t xml:space="preserve">DIRNC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input/output according to !C</w:t>
      </w:r>
      <w:r w:rsidDel="00000000" w:rsidR="00000000" w:rsidRPr="00000000">
        <w:rPr>
          <w:rtl w:val="0"/>
        </w:rPr>
      </w:r>
    </w:p>
    <w:p w:rsidR="00000000" w:rsidDel="00000000" w:rsidP="00000000" w:rsidRDefault="00000000" w:rsidRPr="00000000" w14:paraId="0000026F">
      <w:pPr>
        <w:tabs>
          <w:tab w:val="left" w:leader="none" w:pos="1800"/>
        </w:tabs>
        <w:spacing w:after="0" w:lineRule="auto"/>
        <w:rPr>
          <w:rFonts w:ascii="Roboto Mono Medium" w:cs="Roboto Mono Medium" w:eastAsia="Roboto Mono Medium" w:hAnsi="Roboto Mono Medium"/>
        </w:rPr>
      </w:pPr>
      <w:hyperlink w:anchor="_eaobslhzfr83">
        <w:r w:rsidDel="00000000" w:rsidR="00000000" w:rsidRPr="00000000">
          <w:rPr>
            <w:rFonts w:ascii="Roboto Mono Medium" w:cs="Roboto Mono Medium" w:eastAsia="Roboto Mono Medium" w:hAnsi="Roboto Mono Medium"/>
            <w:color w:val="1155cc"/>
            <w:u w:val="single"/>
            <w:rtl w:val="0"/>
          </w:rPr>
          <w:t xml:space="preserve">DIRZ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input/output according to Z</w:t>
      </w:r>
      <w:r w:rsidDel="00000000" w:rsidR="00000000" w:rsidRPr="00000000">
        <w:rPr>
          <w:rtl w:val="0"/>
        </w:rPr>
      </w:r>
    </w:p>
    <w:p w:rsidR="00000000" w:rsidDel="00000000" w:rsidP="00000000" w:rsidRDefault="00000000" w:rsidRPr="00000000" w14:paraId="00000270">
      <w:pPr>
        <w:tabs>
          <w:tab w:val="left" w:leader="none" w:pos="1800"/>
        </w:tabs>
        <w:spacing w:after="0" w:lineRule="auto"/>
        <w:rPr>
          <w:rFonts w:ascii="Roboto Mono Medium" w:cs="Roboto Mono Medium" w:eastAsia="Roboto Mono Medium" w:hAnsi="Roboto Mono Medium"/>
        </w:rPr>
      </w:pPr>
      <w:hyperlink w:anchor="_eaobslhzfr83">
        <w:r w:rsidDel="00000000" w:rsidR="00000000" w:rsidRPr="00000000">
          <w:rPr>
            <w:rFonts w:ascii="Roboto Mono Medium" w:cs="Roboto Mono Medium" w:eastAsia="Roboto Mono Medium" w:hAnsi="Roboto Mono Medium"/>
            <w:color w:val="1155cc"/>
            <w:u w:val="single"/>
            <w:rtl w:val="0"/>
          </w:rPr>
          <w:t xml:space="preserve">DIRNZ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input/output according to !Z</w:t>
      </w:r>
      <w:r w:rsidDel="00000000" w:rsidR="00000000" w:rsidRPr="00000000">
        <w:rPr>
          <w:rtl w:val="0"/>
        </w:rPr>
      </w:r>
    </w:p>
    <w:p w:rsidR="00000000" w:rsidDel="00000000" w:rsidP="00000000" w:rsidRDefault="00000000" w:rsidRPr="00000000" w14:paraId="00000271">
      <w:pPr>
        <w:tabs>
          <w:tab w:val="left" w:leader="none" w:pos="1800"/>
        </w:tabs>
        <w:spacing w:after="0" w:lineRule="auto"/>
        <w:rPr>
          <w:rFonts w:ascii="Roboto Mono Medium" w:cs="Roboto Mono Medium" w:eastAsia="Roboto Mono Medium" w:hAnsi="Roboto Mono Medium"/>
        </w:rPr>
      </w:pPr>
      <w:hyperlink w:anchor="_5p7siddmqpeb">
        <w:r w:rsidDel="00000000" w:rsidR="00000000" w:rsidRPr="00000000">
          <w:rPr>
            <w:rFonts w:ascii="Roboto Mono Medium" w:cs="Roboto Mono Medium" w:eastAsia="Roboto Mono Medium" w:hAnsi="Roboto Mono Medium"/>
            <w:color w:val="1155cc"/>
            <w:u w:val="single"/>
            <w:rtl w:val="0"/>
          </w:rPr>
          <w:t xml:space="preserve">DIRRND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random input/output</w:t>
      </w:r>
      <w:r w:rsidDel="00000000" w:rsidR="00000000" w:rsidRPr="00000000">
        <w:rPr>
          <w:rtl w:val="0"/>
        </w:rPr>
      </w:r>
    </w:p>
    <w:p w:rsidR="00000000" w:rsidDel="00000000" w:rsidP="00000000" w:rsidRDefault="00000000" w:rsidRPr="00000000" w14:paraId="00000272">
      <w:pPr>
        <w:tabs>
          <w:tab w:val="left" w:leader="none" w:pos="1800"/>
        </w:tabs>
        <w:spacing w:after="0" w:lineRule="auto"/>
        <w:rPr>
          <w:rFonts w:ascii="Roboto Mono Medium" w:cs="Roboto Mono Medium" w:eastAsia="Roboto Mono Medium" w:hAnsi="Roboto Mono Medium"/>
        </w:rPr>
      </w:pPr>
      <w:hyperlink w:anchor="_8cdi9p9b7vgm">
        <w:r w:rsidDel="00000000" w:rsidR="00000000" w:rsidRPr="00000000">
          <w:rPr>
            <w:rFonts w:ascii="Roboto Mono Medium" w:cs="Roboto Mono Medium" w:eastAsia="Roboto Mono Medium" w:hAnsi="Roboto Mono Medium"/>
            <w:color w:val="1155cc"/>
            <w:u w:val="single"/>
            <w:rtl w:val="0"/>
          </w:rPr>
          <w:t xml:space="preserve">DIRNOT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Toggle pin(s) to the opposite direction</w:t>
      </w:r>
      <w:r w:rsidDel="00000000" w:rsidR="00000000" w:rsidRPr="00000000">
        <w:rPr>
          <w:rtl w:val="0"/>
        </w:rPr>
      </w:r>
    </w:p>
    <w:p w:rsidR="00000000" w:rsidDel="00000000" w:rsidP="00000000" w:rsidRDefault="00000000" w:rsidRPr="00000000" w14:paraId="00000273">
      <w:pPr>
        <w:tabs>
          <w:tab w:val="left" w:leader="none" w:pos="1800"/>
        </w:tabs>
        <w:spacing w:after="0" w:lineRule="auto"/>
        <w:rPr>
          <w:rFonts w:ascii="Roboto Mono Medium" w:cs="Roboto Mono Medium" w:eastAsia="Roboto Mono Medium" w:hAnsi="Roboto Mono Medium"/>
        </w:rPr>
      </w:pPr>
      <w:hyperlink w:anchor="_40vs5rlpgy9a">
        <w:r w:rsidDel="00000000" w:rsidR="00000000" w:rsidRPr="00000000">
          <w:rPr>
            <w:rFonts w:ascii="Roboto Mono Medium" w:cs="Roboto Mono Medium" w:eastAsia="Roboto Mono Medium" w:hAnsi="Roboto Mono Medium"/>
            <w:color w:val="1155cc"/>
            <w:u w:val="single"/>
            <w:rtl w:val="0"/>
          </w:rPr>
          <w:t xml:space="preserve">OUTL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low (0)</w:t>
      </w:r>
      <w:r w:rsidDel="00000000" w:rsidR="00000000" w:rsidRPr="00000000">
        <w:rPr>
          <w:rtl w:val="0"/>
        </w:rPr>
      </w:r>
    </w:p>
    <w:p w:rsidR="00000000" w:rsidDel="00000000" w:rsidP="00000000" w:rsidRDefault="00000000" w:rsidRPr="00000000" w14:paraId="00000274">
      <w:pPr>
        <w:tabs>
          <w:tab w:val="left" w:leader="none" w:pos="1800"/>
        </w:tabs>
        <w:spacing w:after="0" w:lineRule="auto"/>
        <w:rPr>
          <w:rFonts w:ascii="Roboto Mono Medium" w:cs="Roboto Mono Medium" w:eastAsia="Roboto Mono Medium" w:hAnsi="Roboto Mono Medium"/>
        </w:rPr>
      </w:pPr>
      <w:hyperlink w:anchor="_40vs5rlpgy9a">
        <w:r w:rsidDel="00000000" w:rsidR="00000000" w:rsidRPr="00000000">
          <w:rPr>
            <w:rFonts w:ascii="Roboto Mono Medium" w:cs="Roboto Mono Medium" w:eastAsia="Roboto Mono Medium" w:hAnsi="Roboto Mono Medium"/>
            <w:color w:val="1155cc"/>
            <w:u w:val="single"/>
            <w:rtl w:val="0"/>
          </w:rPr>
          <w:t xml:space="preserve">OUTH</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high (1)</w:t>
      </w:r>
      <w:r w:rsidDel="00000000" w:rsidR="00000000" w:rsidRPr="00000000">
        <w:rPr>
          <w:rtl w:val="0"/>
        </w:rPr>
      </w:r>
    </w:p>
    <w:p w:rsidR="00000000" w:rsidDel="00000000" w:rsidP="00000000" w:rsidRDefault="00000000" w:rsidRPr="00000000" w14:paraId="00000275">
      <w:pPr>
        <w:tabs>
          <w:tab w:val="left" w:leader="none" w:pos="1800"/>
        </w:tabs>
        <w:spacing w:after="0" w:lineRule="auto"/>
        <w:rPr>
          <w:rFonts w:ascii="Roboto Mono Medium" w:cs="Roboto Mono Medium" w:eastAsia="Roboto Mono Medium" w:hAnsi="Roboto Mono Medium"/>
        </w:rPr>
      </w:pPr>
      <w:hyperlink w:anchor="_73z1ljpedf7w">
        <w:r w:rsidDel="00000000" w:rsidR="00000000" w:rsidRPr="00000000">
          <w:rPr>
            <w:rFonts w:ascii="Roboto Mono Medium" w:cs="Roboto Mono Medium" w:eastAsia="Roboto Mono Medium" w:hAnsi="Roboto Mono Medium"/>
            <w:color w:val="1155cc"/>
            <w:u w:val="single"/>
            <w:rtl w:val="0"/>
          </w:rPr>
          <w:t xml:space="preserve">OUTC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to low/high according to C</w:t>
      </w:r>
      <w:r w:rsidDel="00000000" w:rsidR="00000000" w:rsidRPr="00000000">
        <w:rPr>
          <w:rtl w:val="0"/>
        </w:rPr>
      </w:r>
    </w:p>
    <w:p w:rsidR="00000000" w:rsidDel="00000000" w:rsidP="00000000" w:rsidRDefault="00000000" w:rsidRPr="00000000" w14:paraId="00000276">
      <w:pPr>
        <w:tabs>
          <w:tab w:val="left" w:leader="none" w:pos="1800"/>
        </w:tabs>
        <w:spacing w:after="0" w:lineRule="auto"/>
        <w:rPr>
          <w:rFonts w:ascii="Roboto Mono Medium" w:cs="Roboto Mono Medium" w:eastAsia="Roboto Mono Medium" w:hAnsi="Roboto Mono Medium"/>
        </w:rPr>
      </w:pPr>
      <w:hyperlink w:anchor="_73z1ljpedf7w">
        <w:r w:rsidDel="00000000" w:rsidR="00000000" w:rsidRPr="00000000">
          <w:rPr>
            <w:rFonts w:ascii="Roboto Mono Medium" w:cs="Roboto Mono Medium" w:eastAsia="Roboto Mono Medium" w:hAnsi="Roboto Mono Medium"/>
            <w:color w:val="1155cc"/>
            <w:u w:val="single"/>
            <w:rtl w:val="0"/>
          </w:rPr>
          <w:t xml:space="preserve">OUTNC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to low/high according to !C</w:t>
      </w:r>
      <w:r w:rsidDel="00000000" w:rsidR="00000000" w:rsidRPr="00000000">
        <w:rPr>
          <w:rtl w:val="0"/>
        </w:rPr>
      </w:r>
    </w:p>
    <w:p w:rsidR="00000000" w:rsidDel="00000000" w:rsidP="00000000" w:rsidRDefault="00000000" w:rsidRPr="00000000" w14:paraId="00000277">
      <w:pPr>
        <w:tabs>
          <w:tab w:val="left" w:leader="none" w:pos="1800"/>
        </w:tabs>
        <w:spacing w:after="0" w:lineRule="auto"/>
        <w:rPr>
          <w:rFonts w:ascii="Roboto Mono Medium" w:cs="Roboto Mono Medium" w:eastAsia="Roboto Mono Medium" w:hAnsi="Roboto Mono Medium"/>
        </w:rPr>
      </w:pPr>
      <w:hyperlink w:anchor="_16ycek7kzbz5">
        <w:r w:rsidDel="00000000" w:rsidR="00000000" w:rsidRPr="00000000">
          <w:rPr>
            <w:rFonts w:ascii="Roboto Mono Medium" w:cs="Roboto Mono Medium" w:eastAsia="Roboto Mono Medium" w:hAnsi="Roboto Mono Medium"/>
            <w:color w:val="1155cc"/>
            <w:u w:val="single"/>
            <w:rtl w:val="0"/>
          </w:rPr>
          <w:t xml:space="preserve">OUTZ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to low/high according to Z</w:t>
      </w:r>
      <w:r w:rsidDel="00000000" w:rsidR="00000000" w:rsidRPr="00000000">
        <w:rPr>
          <w:rtl w:val="0"/>
        </w:rPr>
      </w:r>
    </w:p>
    <w:p w:rsidR="00000000" w:rsidDel="00000000" w:rsidP="00000000" w:rsidRDefault="00000000" w:rsidRPr="00000000" w14:paraId="00000278">
      <w:pPr>
        <w:tabs>
          <w:tab w:val="left" w:leader="none" w:pos="1800"/>
        </w:tabs>
        <w:spacing w:after="0" w:lineRule="auto"/>
        <w:rPr>
          <w:rFonts w:ascii="Roboto Mono Medium" w:cs="Roboto Mono Medium" w:eastAsia="Roboto Mono Medium" w:hAnsi="Roboto Mono Medium"/>
        </w:rPr>
      </w:pPr>
      <w:hyperlink w:anchor="_16ycek7kzbz5">
        <w:r w:rsidDel="00000000" w:rsidR="00000000" w:rsidRPr="00000000">
          <w:rPr>
            <w:rFonts w:ascii="Roboto Mono Medium" w:cs="Roboto Mono Medium" w:eastAsia="Roboto Mono Medium" w:hAnsi="Roboto Mono Medium"/>
            <w:color w:val="1155cc"/>
            <w:u w:val="single"/>
            <w:rtl w:val="0"/>
          </w:rPr>
          <w:t xml:space="preserve">OUTNZ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to low/high according to !Z</w:t>
      </w:r>
      <w:r w:rsidDel="00000000" w:rsidR="00000000" w:rsidRPr="00000000">
        <w:rPr>
          <w:rtl w:val="0"/>
        </w:rPr>
      </w:r>
    </w:p>
    <w:p w:rsidR="00000000" w:rsidDel="00000000" w:rsidP="00000000" w:rsidRDefault="00000000" w:rsidRPr="00000000" w14:paraId="00000279">
      <w:pPr>
        <w:tabs>
          <w:tab w:val="left" w:leader="none" w:pos="1800"/>
        </w:tabs>
        <w:spacing w:after="0" w:lineRule="auto"/>
        <w:rPr>
          <w:rFonts w:ascii="Roboto Mono Medium" w:cs="Roboto Mono Medium" w:eastAsia="Roboto Mono Medium" w:hAnsi="Roboto Mono Medium"/>
        </w:rPr>
      </w:pPr>
      <w:hyperlink w:anchor="_rxjj8bmeue2f">
        <w:r w:rsidDel="00000000" w:rsidR="00000000" w:rsidRPr="00000000">
          <w:rPr>
            <w:rFonts w:ascii="Roboto Mono Medium" w:cs="Roboto Mono Medium" w:eastAsia="Roboto Mono Medium" w:hAnsi="Roboto Mono Medium"/>
            <w:color w:val="1155cc"/>
            <w:u w:val="single"/>
            <w:rtl w:val="0"/>
          </w:rPr>
          <w:t xml:space="preserve">OUTRND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output level to random low/high</w:t>
      </w:r>
      <w:r w:rsidDel="00000000" w:rsidR="00000000" w:rsidRPr="00000000">
        <w:rPr>
          <w:rtl w:val="0"/>
        </w:rPr>
      </w:r>
    </w:p>
    <w:p w:rsidR="00000000" w:rsidDel="00000000" w:rsidP="00000000" w:rsidRDefault="00000000" w:rsidRPr="00000000" w14:paraId="0000027A">
      <w:pPr>
        <w:tabs>
          <w:tab w:val="left" w:leader="none" w:pos="1800"/>
        </w:tabs>
        <w:spacing w:after="0" w:lineRule="auto"/>
        <w:rPr>
          <w:rFonts w:ascii="Roboto Mono Medium" w:cs="Roboto Mono Medium" w:eastAsia="Roboto Mono Medium" w:hAnsi="Roboto Mono Medium"/>
        </w:rPr>
      </w:pPr>
      <w:hyperlink w:anchor="_mll0nu2hed2z">
        <w:r w:rsidDel="00000000" w:rsidR="00000000" w:rsidRPr="00000000">
          <w:rPr>
            <w:rFonts w:ascii="Roboto Mono Medium" w:cs="Roboto Mono Medium" w:eastAsia="Roboto Mono Medium" w:hAnsi="Roboto Mono Medium"/>
            <w:color w:val="1155cc"/>
            <w:u w:val="single"/>
            <w:rtl w:val="0"/>
          </w:rPr>
          <w:t xml:space="preserve">OUTNOT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Toggle pin(s) to the opposite output level</w:t>
      </w:r>
      <w:r w:rsidDel="00000000" w:rsidR="00000000" w:rsidRPr="00000000">
        <w:rPr>
          <w:rtl w:val="0"/>
        </w:rPr>
      </w:r>
    </w:p>
    <w:p w:rsidR="00000000" w:rsidDel="00000000" w:rsidP="00000000" w:rsidRDefault="00000000" w:rsidRPr="00000000" w14:paraId="0000027B">
      <w:pPr>
        <w:tabs>
          <w:tab w:val="left" w:leader="none" w:pos="1800"/>
        </w:tabs>
        <w:spacing w:after="0" w:lineRule="auto"/>
        <w:rPr>
          <w:rFonts w:ascii="Roboto Mono Medium" w:cs="Roboto Mono Medium" w:eastAsia="Roboto Mono Medium" w:hAnsi="Roboto Mono Medium"/>
        </w:rPr>
      </w:pPr>
      <w:hyperlink w:anchor="_cuc8iv9j9262">
        <w:r w:rsidDel="00000000" w:rsidR="00000000" w:rsidRPr="00000000">
          <w:rPr>
            <w:rFonts w:ascii="Roboto Mono Medium" w:cs="Roboto Mono Medium" w:eastAsia="Roboto Mono Medium" w:hAnsi="Roboto Mono Medium"/>
            <w:color w:val="1155cc"/>
            <w:u w:val="single"/>
            <w:rtl w:val="0"/>
          </w:rPr>
          <w:t xml:space="preserve">DRVL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and output level low (0)</w:t>
      </w:r>
      <w:r w:rsidDel="00000000" w:rsidR="00000000" w:rsidRPr="00000000">
        <w:rPr>
          <w:rtl w:val="0"/>
        </w:rPr>
      </w:r>
    </w:p>
    <w:p w:rsidR="00000000" w:rsidDel="00000000" w:rsidP="00000000" w:rsidRDefault="00000000" w:rsidRPr="00000000" w14:paraId="0000027C">
      <w:pPr>
        <w:tabs>
          <w:tab w:val="left" w:leader="none" w:pos="1800"/>
        </w:tabs>
        <w:spacing w:after="0" w:lineRule="auto"/>
        <w:rPr>
          <w:rFonts w:ascii="Roboto Mono Medium" w:cs="Roboto Mono Medium" w:eastAsia="Roboto Mono Medium" w:hAnsi="Roboto Mono Medium"/>
        </w:rPr>
      </w:pPr>
      <w:hyperlink w:anchor="_cuc8iv9j9262">
        <w:r w:rsidDel="00000000" w:rsidR="00000000" w:rsidRPr="00000000">
          <w:rPr>
            <w:rFonts w:ascii="Roboto Mono Medium" w:cs="Roboto Mono Medium" w:eastAsia="Roboto Mono Medium" w:hAnsi="Roboto Mono Medium"/>
            <w:color w:val="1155cc"/>
            <w:u w:val="single"/>
            <w:rtl w:val="0"/>
          </w:rPr>
          <w:t xml:space="preserve">DRVH</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and output level high (1)</w:t>
      </w:r>
      <w:r w:rsidDel="00000000" w:rsidR="00000000" w:rsidRPr="00000000">
        <w:rPr>
          <w:rtl w:val="0"/>
        </w:rPr>
      </w:r>
    </w:p>
    <w:p w:rsidR="00000000" w:rsidDel="00000000" w:rsidP="00000000" w:rsidRDefault="00000000" w:rsidRPr="00000000" w14:paraId="0000027D">
      <w:pPr>
        <w:tabs>
          <w:tab w:val="left" w:leader="none" w:pos="1800"/>
        </w:tabs>
        <w:spacing w:after="0" w:lineRule="auto"/>
        <w:rPr>
          <w:rFonts w:ascii="Roboto Mono Medium" w:cs="Roboto Mono Medium" w:eastAsia="Roboto Mono Medium" w:hAnsi="Roboto Mono Medium"/>
        </w:rPr>
      </w:pPr>
      <w:hyperlink w:anchor="_odv0wkzdsytw">
        <w:r w:rsidDel="00000000" w:rsidR="00000000" w:rsidRPr="00000000">
          <w:rPr>
            <w:rFonts w:ascii="Roboto Mono Medium" w:cs="Roboto Mono Medium" w:eastAsia="Roboto Mono Medium" w:hAnsi="Roboto Mono Medium"/>
            <w:color w:val="1155cc"/>
            <w:u w:val="single"/>
            <w:rtl w:val="0"/>
          </w:rPr>
          <w:t xml:space="preserve">DRVC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and output level to low/high according to C</w:t>
      </w:r>
      <w:r w:rsidDel="00000000" w:rsidR="00000000" w:rsidRPr="00000000">
        <w:rPr>
          <w:rtl w:val="0"/>
        </w:rPr>
      </w:r>
    </w:p>
    <w:p w:rsidR="00000000" w:rsidDel="00000000" w:rsidP="00000000" w:rsidRDefault="00000000" w:rsidRPr="00000000" w14:paraId="0000027E">
      <w:pPr>
        <w:tabs>
          <w:tab w:val="left" w:leader="none" w:pos="1800"/>
        </w:tabs>
        <w:spacing w:after="0" w:lineRule="auto"/>
        <w:rPr>
          <w:rFonts w:ascii="Roboto Mono Medium" w:cs="Roboto Mono Medium" w:eastAsia="Roboto Mono Medium" w:hAnsi="Roboto Mono Medium"/>
        </w:rPr>
      </w:pPr>
      <w:hyperlink w:anchor="_odv0wkzdsytw">
        <w:r w:rsidDel="00000000" w:rsidR="00000000" w:rsidRPr="00000000">
          <w:rPr>
            <w:rFonts w:ascii="Roboto Mono Medium" w:cs="Roboto Mono Medium" w:eastAsia="Roboto Mono Medium" w:hAnsi="Roboto Mono Medium"/>
            <w:color w:val="1155cc"/>
            <w:u w:val="single"/>
            <w:rtl w:val="0"/>
          </w:rPr>
          <w:t xml:space="preserve">DRVNC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w:t>
      </w:r>
      <w:r w:rsidDel="00000000" w:rsidR="00000000" w:rsidRPr="00000000">
        <w:rPr>
          <w:rtl w:val="0"/>
        </w:rPr>
        <w:t xml:space="preserve">(s) direction to output and output level to low/high according to !C</w:t>
      </w:r>
      <w:r w:rsidDel="00000000" w:rsidR="00000000" w:rsidRPr="00000000">
        <w:rPr>
          <w:rtl w:val="0"/>
        </w:rPr>
      </w:r>
    </w:p>
    <w:p w:rsidR="00000000" w:rsidDel="00000000" w:rsidP="00000000" w:rsidRDefault="00000000" w:rsidRPr="00000000" w14:paraId="0000027F">
      <w:pPr>
        <w:tabs>
          <w:tab w:val="left" w:leader="none" w:pos="1800"/>
        </w:tabs>
        <w:spacing w:after="0" w:lineRule="auto"/>
        <w:rPr>
          <w:rFonts w:ascii="Roboto Mono Medium" w:cs="Roboto Mono Medium" w:eastAsia="Roboto Mono Medium" w:hAnsi="Roboto Mono Medium"/>
        </w:rPr>
      </w:pPr>
      <w:hyperlink w:anchor="_g20ikbjddn3e">
        <w:r w:rsidDel="00000000" w:rsidR="00000000" w:rsidRPr="00000000">
          <w:rPr>
            <w:rFonts w:ascii="Roboto Mono Medium" w:cs="Roboto Mono Medium" w:eastAsia="Roboto Mono Medium" w:hAnsi="Roboto Mono Medium"/>
            <w:color w:val="1155cc"/>
            <w:u w:val="single"/>
            <w:rtl w:val="0"/>
          </w:rPr>
          <w:t xml:space="preserve">DRVZ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and output level to low/high according to Z</w:t>
      </w:r>
      <w:r w:rsidDel="00000000" w:rsidR="00000000" w:rsidRPr="00000000">
        <w:rPr>
          <w:rtl w:val="0"/>
        </w:rPr>
      </w:r>
    </w:p>
    <w:p w:rsidR="00000000" w:rsidDel="00000000" w:rsidP="00000000" w:rsidRDefault="00000000" w:rsidRPr="00000000" w14:paraId="00000280">
      <w:pPr>
        <w:tabs>
          <w:tab w:val="left" w:leader="none" w:pos="1800"/>
        </w:tabs>
        <w:spacing w:after="0" w:lineRule="auto"/>
        <w:rPr>
          <w:rFonts w:ascii="Roboto Mono Medium" w:cs="Roboto Mono Medium" w:eastAsia="Roboto Mono Medium" w:hAnsi="Roboto Mono Medium"/>
        </w:rPr>
      </w:pPr>
      <w:hyperlink w:anchor="_g20ikbjddn3e">
        <w:r w:rsidDel="00000000" w:rsidR="00000000" w:rsidRPr="00000000">
          <w:rPr>
            <w:rFonts w:ascii="Roboto Mono Medium" w:cs="Roboto Mono Medium" w:eastAsia="Roboto Mono Medium" w:hAnsi="Roboto Mono Medium"/>
            <w:color w:val="1155cc"/>
            <w:u w:val="single"/>
            <w:rtl w:val="0"/>
          </w:rPr>
          <w:t xml:space="preserve">DRVNZ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w:t>
      </w:r>
      <w:r w:rsidDel="00000000" w:rsidR="00000000" w:rsidRPr="00000000">
        <w:rPr>
          <w:rtl w:val="0"/>
        </w:rPr>
        <w:t xml:space="preserve">(s) direction to output and output level to low/high according to !Z</w:t>
      </w:r>
      <w:r w:rsidDel="00000000" w:rsidR="00000000" w:rsidRPr="00000000">
        <w:rPr>
          <w:rtl w:val="0"/>
        </w:rPr>
      </w:r>
    </w:p>
    <w:p w:rsidR="00000000" w:rsidDel="00000000" w:rsidP="00000000" w:rsidRDefault="00000000" w:rsidRPr="00000000" w14:paraId="00000281">
      <w:pPr>
        <w:tabs>
          <w:tab w:val="left" w:leader="none" w:pos="1800"/>
        </w:tabs>
        <w:spacing w:after="0" w:lineRule="auto"/>
        <w:rPr>
          <w:rFonts w:ascii="Roboto Mono Medium" w:cs="Roboto Mono Medium" w:eastAsia="Roboto Mono Medium" w:hAnsi="Roboto Mono Medium"/>
        </w:rPr>
      </w:pPr>
      <w:hyperlink w:anchor="_cfks3rynv54x">
        <w:r w:rsidDel="00000000" w:rsidR="00000000" w:rsidRPr="00000000">
          <w:rPr>
            <w:rFonts w:ascii="Roboto Mono Medium" w:cs="Roboto Mono Medium" w:eastAsia="Roboto Mono Medium" w:hAnsi="Roboto Mono Medium"/>
            <w:color w:val="1155cc"/>
            <w:u w:val="single"/>
            <w:rtl w:val="0"/>
          </w:rPr>
          <w:t xml:space="preserve">DRVRND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and output level to random low/high</w:t>
      </w:r>
      <w:r w:rsidDel="00000000" w:rsidR="00000000" w:rsidRPr="00000000">
        <w:rPr>
          <w:rtl w:val="0"/>
        </w:rPr>
      </w:r>
    </w:p>
    <w:p w:rsidR="00000000" w:rsidDel="00000000" w:rsidP="00000000" w:rsidRDefault="00000000" w:rsidRPr="00000000" w14:paraId="00000282">
      <w:pPr>
        <w:tabs>
          <w:tab w:val="left" w:leader="none" w:pos="1800"/>
        </w:tabs>
        <w:spacing w:after="0" w:lineRule="auto"/>
        <w:rPr>
          <w:rFonts w:ascii="Roboto Mono Medium" w:cs="Roboto Mono Medium" w:eastAsia="Roboto Mono Medium" w:hAnsi="Roboto Mono Medium"/>
        </w:rPr>
      </w:pPr>
      <w:hyperlink w:anchor="_ra3uexs4cuzi">
        <w:r w:rsidDel="00000000" w:rsidR="00000000" w:rsidRPr="00000000">
          <w:rPr>
            <w:rFonts w:ascii="Roboto Mono Medium" w:cs="Roboto Mono Medium" w:eastAsia="Roboto Mono Medium" w:hAnsi="Roboto Mono Medium"/>
            <w:color w:val="1155cc"/>
            <w:u w:val="single"/>
            <w:rtl w:val="0"/>
          </w:rPr>
          <w:t xml:space="preserve">DRVNOT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output and toggle to the opposite output level</w:t>
      </w:r>
      <w:r w:rsidDel="00000000" w:rsidR="00000000" w:rsidRPr="00000000">
        <w:rPr>
          <w:rtl w:val="0"/>
        </w:rPr>
      </w:r>
    </w:p>
    <w:p w:rsidR="00000000" w:rsidDel="00000000" w:rsidP="00000000" w:rsidRDefault="00000000" w:rsidRPr="00000000" w14:paraId="00000283">
      <w:pPr>
        <w:tabs>
          <w:tab w:val="left" w:leader="none" w:pos="1800"/>
        </w:tabs>
        <w:spacing w:after="0" w:lineRule="auto"/>
        <w:rPr>
          <w:rFonts w:ascii="Roboto Mono Medium" w:cs="Roboto Mono Medium" w:eastAsia="Roboto Mono Medium" w:hAnsi="Roboto Mono Medium"/>
        </w:rPr>
      </w:pPr>
      <w:hyperlink w:anchor="_rg1q051ww7h1">
        <w:r w:rsidDel="00000000" w:rsidR="00000000" w:rsidRPr="00000000">
          <w:rPr>
            <w:rFonts w:ascii="Roboto Mono Medium" w:cs="Roboto Mono Medium" w:eastAsia="Roboto Mono Medium" w:hAnsi="Roboto Mono Medium"/>
            <w:color w:val="1155cc"/>
            <w:u w:val="single"/>
            <w:rtl w:val="0"/>
          </w:rPr>
          <w:t xml:space="preserve">FLTL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and to an output level of low (0)</w:t>
      </w:r>
      <w:r w:rsidDel="00000000" w:rsidR="00000000" w:rsidRPr="00000000">
        <w:rPr>
          <w:rtl w:val="0"/>
        </w:rPr>
      </w:r>
    </w:p>
    <w:p w:rsidR="00000000" w:rsidDel="00000000" w:rsidP="00000000" w:rsidRDefault="00000000" w:rsidRPr="00000000" w14:paraId="00000284">
      <w:pPr>
        <w:tabs>
          <w:tab w:val="left" w:leader="none" w:pos="1800"/>
        </w:tabs>
        <w:spacing w:after="0" w:lineRule="auto"/>
        <w:rPr>
          <w:rFonts w:ascii="Roboto Mono Medium" w:cs="Roboto Mono Medium" w:eastAsia="Roboto Mono Medium" w:hAnsi="Roboto Mono Medium"/>
        </w:rPr>
      </w:pPr>
      <w:hyperlink w:anchor="_rg1q051ww7h1">
        <w:r w:rsidDel="00000000" w:rsidR="00000000" w:rsidRPr="00000000">
          <w:rPr>
            <w:rFonts w:ascii="Roboto Mono Medium" w:cs="Roboto Mono Medium" w:eastAsia="Roboto Mono Medium" w:hAnsi="Roboto Mono Medium"/>
            <w:color w:val="1155cc"/>
            <w:u w:val="single"/>
            <w:rtl w:val="0"/>
          </w:rPr>
          <w:t xml:space="preserve">FLTH</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and to an output level of high (1)</w:t>
      </w:r>
      <w:r w:rsidDel="00000000" w:rsidR="00000000" w:rsidRPr="00000000">
        <w:rPr>
          <w:rtl w:val="0"/>
        </w:rPr>
      </w:r>
    </w:p>
    <w:p w:rsidR="00000000" w:rsidDel="00000000" w:rsidP="00000000" w:rsidRDefault="00000000" w:rsidRPr="00000000" w14:paraId="00000285">
      <w:pPr>
        <w:tabs>
          <w:tab w:val="left" w:leader="none" w:pos="1800"/>
        </w:tabs>
        <w:spacing w:after="0" w:lineRule="auto"/>
        <w:rPr>
          <w:rFonts w:ascii="Roboto Mono Medium" w:cs="Roboto Mono Medium" w:eastAsia="Roboto Mono Medium" w:hAnsi="Roboto Mono Medium"/>
        </w:rPr>
      </w:pPr>
      <w:hyperlink w:anchor="_1lkdbkm563zm">
        <w:r w:rsidDel="00000000" w:rsidR="00000000" w:rsidRPr="00000000">
          <w:rPr>
            <w:rFonts w:ascii="Roboto Mono Medium" w:cs="Roboto Mono Medium" w:eastAsia="Roboto Mono Medium" w:hAnsi="Roboto Mono Medium"/>
            <w:color w:val="1155cc"/>
            <w:u w:val="single"/>
            <w:rtl w:val="0"/>
          </w:rPr>
          <w:t xml:space="preserve">FLTC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and to an output level of low/high according to C</w:t>
      </w:r>
      <w:r w:rsidDel="00000000" w:rsidR="00000000" w:rsidRPr="00000000">
        <w:rPr>
          <w:rtl w:val="0"/>
        </w:rPr>
      </w:r>
    </w:p>
    <w:p w:rsidR="00000000" w:rsidDel="00000000" w:rsidP="00000000" w:rsidRDefault="00000000" w:rsidRPr="00000000" w14:paraId="00000286">
      <w:pPr>
        <w:tabs>
          <w:tab w:val="left" w:leader="none" w:pos="1800"/>
        </w:tabs>
        <w:spacing w:after="0" w:lineRule="auto"/>
        <w:rPr>
          <w:rFonts w:ascii="Roboto Mono Medium" w:cs="Roboto Mono Medium" w:eastAsia="Roboto Mono Medium" w:hAnsi="Roboto Mono Medium"/>
        </w:rPr>
      </w:pPr>
      <w:hyperlink w:anchor="_1lkdbkm563zm">
        <w:r w:rsidDel="00000000" w:rsidR="00000000" w:rsidRPr="00000000">
          <w:rPr>
            <w:rFonts w:ascii="Roboto Mono Medium" w:cs="Roboto Mono Medium" w:eastAsia="Roboto Mono Medium" w:hAnsi="Roboto Mono Medium"/>
            <w:color w:val="1155cc"/>
            <w:u w:val="single"/>
            <w:rtl w:val="0"/>
          </w:rPr>
          <w:t xml:space="preserve">FLTNC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w:t>
      </w:r>
      <w:r w:rsidDel="00000000" w:rsidR="00000000" w:rsidRPr="00000000">
        <w:rPr>
          <w:rtl w:val="0"/>
        </w:rPr>
        <w:t xml:space="preserve">(s) direction to input and to an output level of low/high according </w:t>
      </w:r>
      <w:r w:rsidDel="00000000" w:rsidR="00000000" w:rsidRPr="00000000">
        <w:rPr>
          <w:rtl w:val="0"/>
        </w:rPr>
        <w:t xml:space="preserve">to !</w:t>
      </w: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287">
      <w:pPr>
        <w:tabs>
          <w:tab w:val="left" w:leader="none" w:pos="1800"/>
        </w:tabs>
        <w:spacing w:after="0" w:lineRule="auto"/>
        <w:rPr>
          <w:rFonts w:ascii="Roboto Mono Medium" w:cs="Roboto Mono Medium" w:eastAsia="Roboto Mono Medium" w:hAnsi="Roboto Mono Medium"/>
        </w:rPr>
      </w:pPr>
      <w:hyperlink w:anchor="_enfuevkmlntw">
        <w:r w:rsidDel="00000000" w:rsidR="00000000" w:rsidRPr="00000000">
          <w:rPr>
            <w:rFonts w:ascii="Roboto Mono Medium" w:cs="Roboto Mono Medium" w:eastAsia="Roboto Mono Medium" w:hAnsi="Roboto Mono Medium"/>
            <w:color w:val="1155cc"/>
            <w:u w:val="single"/>
            <w:rtl w:val="0"/>
          </w:rPr>
          <w:t xml:space="preserve">FLTZ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and to an output level of low/high according to Z</w:t>
      </w:r>
      <w:r w:rsidDel="00000000" w:rsidR="00000000" w:rsidRPr="00000000">
        <w:rPr>
          <w:rtl w:val="0"/>
        </w:rPr>
      </w:r>
    </w:p>
    <w:p w:rsidR="00000000" w:rsidDel="00000000" w:rsidP="00000000" w:rsidRDefault="00000000" w:rsidRPr="00000000" w14:paraId="00000288">
      <w:pPr>
        <w:tabs>
          <w:tab w:val="left" w:leader="none" w:pos="1800"/>
        </w:tabs>
        <w:spacing w:after="0" w:lineRule="auto"/>
        <w:rPr>
          <w:rFonts w:ascii="Roboto Mono Medium" w:cs="Roboto Mono Medium" w:eastAsia="Roboto Mono Medium" w:hAnsi="Roboto Mono Medium"/>
        </w:rPr>
      </w:pPr>
      <w:hyperlink w:anchor="_enfuevkmlntw">
        <w:r w:rsidDel="00000000" w:rsidR="00000000" w:rsidRPr="00000000">
          <w:rPr>
            <w:rFonts w:ascii="Roboto Mono Medium" w:cs="Roboto Mono Medium" w:eastAsia="Roboto Mono Medium" w:hAnsi="Roboto Mono Medium"/>
            <w:color w:val="1155cc"/>
            <w:u w:val="single"/>
            <w:rtl w:val="0"/>
          </w:rPr>
          <w:t xml:space="preserve">FLTNZ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w:t>
      </w:r>
      <w:r w:rsidDel="00000000" w:rsidR="00000000" w:rsidRPr="00000000">
        <w:rPr>
          <w:rtl w:val="0"/>
        </w:rPr>
        <w:t xml:space="preserve">(s) direction to input and to an output level of low/high according </w:t>
      </w:r>
      <w:r w:rsidDel="00000000" w:rsidR="00000000" w:rsidRPr="00000000">
        <w:rPr>
          <w:rtl w:val="0"/>
        </w:rPr>
        <w:t xml:space="preserve">to !</w:t>
      </w:r>
      <w:r w:rsidDel="00000000" w:rsidR="00000000" w:rsidRPr="00000000">
        <w:rPr>
          <w:rtl w:val="0"/>
        </w:rPr>
        <w:t xml:space="preserve">Z</w:t>
      </w:r>
      <w:r w:rsidDel="00000000" w:rsidR="00000000" w:rsidRPr="00000000">
        <w:rPr>
          <w:rtl w:val="0"/>
        </w:rPr>
      </w:r>
    </w:p>
    <w:p w:rsidR="00000000" w:rsidDel="00000000" w:rsidP="00000000" w:rsidRDefault="00000000" w:rsidRPr="00000000" w14:paraId="00000289">
      <w:pPr>
        <w:tabs>
          <w:tab w:val="left" w:leader="none" w:pos="1800"/>
        </w:tabs>
        <w:spacing w:after="0" w:lineRule="auto"/>
        <w:rPr>
          <w:rFonts w:ascii="Roboto Mono Medium" w:cs="Roboto Mono Medium" w:eastAsia="Roboto Mono Medium" w:hAnsi="Roboto Mono Medium"/>
        </w:rPr>
      </w:pPr>
      <w:hyperlink w:anchor="_8wfub36x4ss6">
        <w:r w:rsidDel="00000000" w:rsidR="00000000" w:rsidRPr="00000000">
          <w:rPr>
            <w:rFonts w:ascii="Roboto Mono Medium" w:cs="Roboto Mono Medium" w:eastAsia="Roboto Mono Medium" w:hAnsi="Roboto Mono Medium"/>
            <w:color w:val="1155cc"/>
            <w:u w:val="single"/>
            <w:rtl w:val="0"/>
          </w:rPr>
          <w:t xml:space="preserve">FLTRND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and to an output level of random low/high</w:t>
      </w:r>
      <w:r w:rsidDel="00000000" w:rsidR="00000000" w:rsidRPr="00000000">
        <w:rPr>
          <w:rtl w:val="0"/>
        </w:rPr>
      </w:r>
    </w:p>
    <w:p w:rsidR="00000000" w:rsidDel="00000000" w:rsidP="00000000" w:rsidRDefault="00000000" w:rsidRPr="00000000" w14:paraId="0000028A">
      <w:pPr>
        <w:tabs>
          <w:tab w:val="left" w:leader="none" w:pos="1800"/>
        </w:tabs>
        <w:spacing w:after="0" w:lineRule="auto"/>
        <w:rPr>
          <w:rFonts w:ascii="Roboto Mono Medium" w:cs="Roboto Mono Medium" w:eastAsia="Roboto Mono Medium" w:hAnsi="Roboto Mono Medium"/>
        </w:rPr>
      </w:pPr>
      <w:hyperlink w:anchor="_9p7em82h5uqe">
        <w:r w:rsidDel="00000000" w:rsidR="00000000" w:rsidRPr="00000000">
          <w:rPr>
            <w:rFonts w:ascii="Roboto Mono Medium" w:cs="Roboto Mono Medium" w:eastAsia="Roboto Mono Medium" w:hAnsi="Roboto Mono Medium"/>
            <w:color w:val="1155cc"/>
            <w:u w:val="single"/>
            <w:rtl w:val="0"/>
          </w:rPr>
          <w:t xml:space="preserve">FLTNOT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pin(s) direction to input and toggle to the opposite output level</w:t>
      </w:r>
      <w:r w:rsidDel="00000000" w:rsidR="00000000" w:rsidRPr="00000000">
        <w:rPr>
          <w:rtl w:val="0"/>
        </w:rPr>
      </w:r>
    </w:p>
    <w:p w:rsidR="00000000" w:rsidDel="00000000" w:rsidP="00000000" w:rsidRDefault="00000000" w:rsidRPr="00000000" w14:paraId="0000028B">
      <w:pPr>
        <w:tabs>
          <w:tab w:val="left" w:leader="none" w:pos="1800"/>
        </w:tabs>
        <w:spacing w:after="0" w:lineRule="auto"/>
        <w:rPr>
          <w:rFonts w:ascii="Roboto Mono Medium" w:cs="Roboto Mono Medium" w:eastAsia="Roboto Mono Medium" w:hAnsi="Roboto Mono Medium"/>
        </w:rPr>
      </w:pPr>
      <w:hyperlink w:anchor="_d2afnf6ec911">
        <w:r w:rsidDel="00000000" w:rsidR="00000000" w:rsidRPr="00000000">
          <w:rPr>
            <w:rFonts w:ascii="Roboto Mono Medium" w:cs="Roboto Mono Medium" w:eastAsia="Roboto Mono Medium" w:hAnsi="Roboto Mono Medium"/>
            <w:color w:val="1155cc"/>
            <w:u w:val="single"/>
            <w:rtl w:val="0"/>
          </w:rPr>
          <w:t xml:space="preserve">TESTP</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pin and either store, AND, OR, or XOR the result into C/Z</w:t>
      </w:r>
      <w:r w:rsidDel="00000000" w:rsidR="00000000" w:rsidRPr="00000000">
        <w:rPr>
          <w:rtl w:val="0"/>
        </w:rPr>
      </w:r>
    </w:p>
    <w:p w:rsidR="00000000" w:rsidDel="00000000" w:rsidP="00000000" w:rsidRDefault="00000000" w:rsidRPr="00000000" w14:paraId="0000028C">
      <w:pPr>
        <w:tabs>
          <w:tab w:val="left" w:leader="none" w:pos="1800"/>
        </w:tabs>
        <w:spacing w:after="0" w:lineRule="auto"/>
        <w:rPr>
          <w:rFonts w:ascii="Roboto Mono Medium" w:cs="Roboto Mono Medium" w:eastAsia="Roboto Mono Medium" w:hAnsi="Roboto Mono Medium"/>
        </w:rPr>
      </w:pPr>
      <w:hyperlink w:anchor="_d2afnf6ec911">
        <w:r w:rsidDel="00000000" w:rsidR="00000000" w:rsidRPr="00000000">
          <w:rPr>
            <w:rFonts w:ascii="Roboto Mono Medium" w:cs="Roboto Mono Medium" w:eastAsia="Roboto Mono Medium" w:hAnsi="Roboto Mono Medium"/>
            <w:color w:val="1155cc"/>
            <w:u w:val="single"/>
            <w:rtl w:val="0"/>
          </w:rPr>
          <w:t xml:space="preserve">TESTPN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pin and either store, AND, OR, or XOR inverse result into C/Z</w:t>
      </w:r>
      <w:r w:rsidDel="00000000" w:rsidR="00000000" w:rsidRPr="00000000">
        <w:rPr>
          <w:rtl w:val="0"/>
        </w:rPr>
      </w:r>
    </w:p>
    <w:bookmarkStart w:colFirst="0" w:colLast="0" w:name="wetsnv5av285" w:id="43"/>
    <w:bookmarkEnd w:id="43"/>
    <w:p w:rsidR="00000000" w:rsidDel="00000000" w:rsidP="00000000" w:rsidRDefault="00000000" w:rsidRPr="00000000" w14:paraId="0000028D">
      <w:pPr>
        <w:tabs>
          <w:tab w:val="left" w:leader="none" w:pos="1800"/>
        </w:tabs>
        <w:spacing w:after="0" w:before="200" w:lineRule="auto"/>
        <w:rPr/>
      </w:pPr>
      <w:r w:rsidDel="00000000" w:rsidR="00000000" w:rsidRPr="00000000">
        <w:rPr>
          <w:b w:val="1"/>
          <w:rtl w:val="0"/>
        </w:rPr>
        <w:t xml:space="preserve">Smart Logic</w:t>
      </w:r>
      <w:r w:rsidDel="00000000" w:rsidR="00000000" w:rsidRPr="00000000">
        <w:rPr>
          <w:rtl w:val="0"/>
        </w:rPr>
      </w:r>
    </w:p>
    <w:p w:rsidR="00000000" w:rsidDel="00000000" w:rsidP="00000000" w:rsidRDefault="00000000" w:rsidRPr="00000000" w14:paraId="0000028E">
      <w:pPr>
        <w:tabs>
          <w:tab w:val="left" w:leader="none" w:pos="1800"/>
        </w:tabs>
        <w:spacing w:after="0" w:lineRule="auto"/>
        <w:rPr>
          <w:rFonts w:ascii="Roboto Mono Medium" w:cs="Roboto Mono Medium" w:eastAsia="Roboto Mono Medium" w:hAnsi="Roboto Mono Medium"/>
        </w:rPr>
      </w:pPr>
      <w:hyperlink w:anchor="_putbdsx21wr">
        <w:r w:rsidDel="00000000" w:rsidR="00000000" w:rsidRPr="00000000">
          <w:rPr>
            <w:rFonts w:ascii="Roboto Mono Medium" w:cs="Roboto Mono Medium" w:eastAsia="Roboto Mono Medium" w:hAnsi="Roboto Mono Medium"/>
            <w:color w:val="1155cc"/>
            <w:u w:val="single"/>
            <w:rtl w:val="0"/>
          </w:rPr>
          <w:t xml:space="preserve">AKPIN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Acknowledge smart pin(s)</w:t>
      </w:r>
      <w:r w:rsidDel="00000000" w:rsidR="00000000" w:rsidRPr="00000000">
        <w:rPr>
          <w:rtl w:val="0"/>
        </w:rPr>
      </w:r>
    </w:p>
    <w:p w:rsidR="00000000" w:rsidDel="00000000" w:rsidP="00000000" w:rsidRDefault="00000000" w:rsidRPr="00000000" w14:paraId="0000028F">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RQPIN</w:t>
        <w:tab/>
      </w:r>
      <w:r w:rsidDel="00000000" w:rsidR="00000000" w:rsidRPr="00000000">
        <w:rPr>
          <w:rtl w:val="0"/>
        </w:rPr>
        <w:t xml:space="preserve">Read smart pin result and mode flag; no acknowledge (quiet)</w:t>
      </w:r>
      <w:r w:rsidDel="00000000" w:rsidR="00000000" w:rsidRPr="00000000">
        <w:rPr>
          <w:rtl w:val="0"/>
        </w:rPr>
      </w:r>
    </w:p>
    <w:p w:rsidR="00000000" w:rsidDel="00000000" w:rsidP="00000000" w:rsidRDefault="00000000" w:rsidRPr="00000000" w14:paraId="00000290">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RDPIN</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Read smart pin result and mode flag, then acknowledge</w:t>
      </w:r>
      <w:r w:rsidDel="00000000" w:rsidR="00000000" w:rsidRPr="00000000">
        <w:rPr>
          <w:rtl w:val="0"/>
        </w:rPr>
      </w:r>
    </w:p>
    <w:p w:rsidR="00000000" w:rsidDel="00000000" w:rsidP="00000000" w:rsidRDefault="00000000" w:rsidRPr="00000000" w14:paraId="00000291">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WRPIN</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smart pin(s) mode and acknowledge</w:t>
      </w:r>
      <w:r w:rsidDel="00000000" w:rsidR="00000000" w:rsidRPr="00000000">
        <w:rPr>
          <w:rtl w:val="0"/>
        </w:rPr>
      </w:r>
    </w:p>
    <w:p w:rsidR="00000000" w:rsidDel="00000000" w:rsidP="00000000" w:rsidRDefault="00000000" w:rsidRPr="00000000" w14:paraId="00000292">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WXPIN</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smart pin(s) "X" value and acknowledge</w:t>
      </w:r>
      <w:r w:rsidDel="00000000" w:rsidR="00000000" w:rsidRPr="00000000">
        <w:rPr>
          <w:rtl w:val="0"/>
        </w:rPr>
      </w:r>
    </w:p>
    <w:p w:rsidR="00000000" w:rsidDel="00000000" w:rsidP="00000000" w:rsidRDefault="00000000" w:rsidRPr="00000000" w14:paraId="00000293">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WYPIN</w:t>
        <w:tab/>
      </w:r>
      <w:r w:rsidDel="00000000" w:rsidR="00000000" w:rsidRPr="00000000">
        <w:rPr>
          <w:rtl w:val="0"/>
        </w:rPr>
        <w:t xml:space="preserve">Set smart pin(s) "Y" value and acknowledge</w:t>
      </w:r>
      <w:r w:rsidDel="00000000" w:rsidR="00000000" w:rsidRPr="00000000">
        <w:rPr>
          <w:rtl w:val="0"/>
        </w:rPr>
      </w:r>
    </w:p>
    <w:p w:rsidR="00000000" w:rsidDel="00000000" w:rsidP="00000000" w:rsidRDefault="00000000" w:rsidRPr="00000000" w14:paraId="00000294">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SETDACS</w:t>
        <w:tab/>
      </w:r>
      <w:r w:rsidDel="00000000" w:rsidR="00000000" w:rsidRPr="00000000">
        <w:rPr>
          <w:rtl w:val="0"/>
        </w:rPr>
        <w:t xml:space="preserve">Set smart pin digital to analog converters (DACs)</w:t>
      </w:r>
      <w:r w:rsidDel="00000000" w:rsidR="00000000" w:rsidRPr="00000000">
        <w:rPr>
          <w:rtl w:val="0"/>
        </w:rPr>
      </w:r>
    </w:p>
    <w:p w:rsidR="00000000" w:rsidDel="00000000" w:rsidP="00000000" w:rsidRDefault="00000000" w:rsidRPr="00000000" w14:paraId="0000029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SETSCP</w:t>
        <w:tab/>
      </w:r>
      <w:r w:rsidDel="00000000" w:rsidR="00000000" w:rsidRPr="00000000">
        <w:rPr>
          <w:rtl w:val="0"/>
        </w:rPr>
        <w:t xml:space="preserve">Enable/disable four-channel oscilloscope pins</w:t>
      </w:r>
      <w:r w:rsidDel="00000000" w:rsidR="00000000" w:rsidRPr="00000000">
        <w:rPr>
          <w:rtl w:val="0"/>
        </w:rPr>
      </w:r>
    </w:p>
    <w:p w:rsidR="00000000" w:rsidDel="00000000" w:rsidP="00000000" w:rsidRDefault="00000000" w:rsidRPr="00000000" w14:paraId="00000296">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GETSCP</w:t>
        <w:tab/>
      </w:r>
      <w:r w:rsidDel="00000000" w:rsidR="00000000" w:rsidRPr="00000000">
        <w:rPr>
          <w:rtl w:val="0"/>
        </w:rPr>
        <w:t xml:space="preserve">Get four-channel oscilloscope samples</w:t>
      </w:r>
    </w:p>
    <w:p w:rsidR="00000000" w:rsidDel="00000000" w:rsidP="00000000" w:rsidRDefault="00000000" w:rsidRPr="00000000" w14:paraId="00000297">
      <w:pPr>
        <w:pStyle w:val="Heading3"/>
        <w:rPr>
          <w:highlight w:val="yellow"/>
        </w:rPr>
      </w:pPr>
      <w:bookmarkStart w:colFirst="0" w:colLast="0" w:name="_xnk9pb8j5sof" w:id="44"/>
      <w:bookmarkEnd w:id="44"/>
      <w:r w:rsidDel="00000000" w:rsidR="00000000" w:rsidRPr="00000000">
        <w:rPr>
          <w:rtl w:val="0"/>
        </w:rPr>
        <w:t xml:space="preserve">Math</w:t>
      </w:r>
      <w:r w:rsidDel="00000000" w:rsidR="00000000" w:rsidRPr="00000000">
        <w:rPr>
          <w:rtl w:val="0"/>
        </w:rPr>
      </w:r>
    </w:p>
    <w:p w:rsidR="00000000" w:rsidDel="00000000" w:rsidP="00000000" w:rsidRDefault="00000000" w:rsidRPr="00000000" w14:paraId="00000298">
      <w:pPr>
        <w:tabs>
          <w:tab w:val="left" w:leader="none" w:pos="1800"/>
        </w:tabs>
        <w:rPr/>
      </w:pPr>
      <w:r w:rsidDel="00000000" w:rsidR="00000000" w:rsidRPr="00000000">
        <w:rPr>
          <w:rtl w:val="0"/>
        </w:rPr>
        <w:t xml:space="preserve">ALU circuit and CORDIC Solver math instructions.  The ALU (Arithmetic Logic Unit) instructions perform common math operations in just 2 clock cycles each.  The CORDIC (COordinate Rotation DIgital Computer) instructions perform more complicated math operations in 54 clock cycles each.</w:t>
      </w:r>
    </w:p>
    <w:p w:rsidR="00000000" w:rsidDel="00000000" w:rsidP="00000000" w:rsidRDefault="00000000" w:rsidRPr="00000000" w14:paraId="00000299">
      <w:pPr>
        <w:tabs>
          <w:tab w:val="left" w:leader="none" w:pos="1800"/>
        </w:tabs>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29A">
      <w:pPr>
        <w:tabs>
          <w:tab w:val="left" w:leader="none" w:pos="1800"/>
        </w:tabs>
        <w:spacing w:after="0" w:before="200" w:lineRule="auto"/>
        <w:rPr>
          <w:b w:val="1"/>
        </w:rPr>
      </w:pPr>
      <w:r w:rsidDel="00000000" w:rsidR="00000000" w:rsidRPr="00000000">
        <w:rPr>
          <w:b w:val="1"/>
          <w:rtl w:val="0"/>
        </w:rPr>
        <w:t xml:space="preserve">ALU Circuit</w:t>
      </w:r>
    </w:p>
    <w:p w:rsidR="00000000" w:rsidDel="00000000" w:rsidP="00000000" w:rsidRDefault="00000000" w:rsidRPr="00000000" w14:paraId="0000029B">
      <w:pPr>
        <w:tabs>
          <w:tab w:val="left" w:leader="none" w:pos="1800"/>
        </w:tabs>
        <w:spacing w:after="0" w:lineRule="auto"/>
        <w:rPr>
          <w:rFonts w:ascii="Roboto Mono Medium" w:cs="Roboto Mono Medium" w:eastAsia="Roboto Mono Medium" w:hAnsi="Roboto Mono Medium"/>
        </w:rPr>
      </w:pPr>
      <w:hyperlink w:anchor="_lrvakeitwivz">
        <w:r w:rsidDel="00000000" w:rsidR="00000000" w:rsidRPr="00000000">
          <w:rPr>
            <w:rFonts w:ascii="Roboto Mono Medium" w:cs="Roboto Mono Medium" w:eastAsia="Roboto Mono Medium" w:hAnsi="Roboto Mono Medium"/>
            <w:color w:val="1155cc"/>
            <w:u w:val="single"/>
            <w:rtl w:val="0"/>
          </w:rPr>
          <w:t xml:space="preserve">ABS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the absolute value of a number</w:t>
      </w:r>
      <w:r w:rsidDel="00000000" w:rsidR="00000000" w:rsidRPr="00000000">
        <w:rPr>
          <w:rtl w:val="0"/>
        </w:rPr>
      </w:r>
    </w:p>
    <w:p w:rsidR="00000000" w:rsidDel="00000000" w:rsidP="00000000" w:rsidRDefault="00000000" w:rsidRPr="00000000" w14:paraId="0000029C">
      <w:pPr>
        <w:tabs>
          <w:tab w:val="left" w:leader="none" w:pos="1800"/>
        </w:tabs>
        <w:spacing w:after="0" w:lineRule="auto"/>
        <w:rPr>
          <w:rFonts w:ascii="Roboto Mono Medium" w:cs="Roboto Mono Medium" w:eastAsia="Roboto Mono Medium" w:hAnsi="Roboto Mono Medium"/>
        </w:rPr>
      </w:pPr>
      <w:hyperlink w:anchor="_ied83z8c60zq">
        <w:r w:rsidDel="00000000" w:rsidR="00000000" w:rsidRPr="00000000">
          <w:rPr>
            <w:rFonts w:ascii="Roboto Mono Medium" w:cs="Roboto Mono Medium" w:eastAsia="Roboto Mono Medium" w:hAnsi="Roboto Mono Medium"/>
            <w:color w:val="1155cc"/>
            <w:u w:val="single"/>
            <w:rtl w:val="0"/>
          </w:rPr>
          <w:t xml:space="preserve">NEG</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Negate </w:t>
      </w:r>
      <w:r w:rsidDel="00000000" w:rsidR="00000000" w:rsidRPr="00000000">
        <w:rPr>
          <w:rtl w:val="0"/>
        </w:rPr>
        <w:t xml:space="preserve">a value</w:t>
      </w:r>
      <w:r w:rsidDel="00000000" w:rsidR="00000000" w:rsidRPr="00000000">
        <w:rPr>
          <w:rtl w:val="0"/>
        </w:rPr>
      </w:r>
    </w:p>
    <w:p w:rsidR="00000000" w:rsidDel="00000000" w:rsidP="00000000" w:rsidRDefault="00000000" w:rsidRPr="00000000" w14:paraId="0000029D">
      <w:pPr>
        <w:tabs>
          <w:tab w:val="left" w:leader="none" w:pos="1800"/>
        </w:tabs>
        <w:spacing w:after="0" w:lineRule="auto"/>
        <w:rPr>
          <w:rFonts w:ascii="Roboto Mono Medium" w:cs="Roboto Mono Medium" w:eastAsia="Roboto Mono Medium" w:hAnsi="Roboto Mono Medium"/>
        </w:rPr>
      </w:pPr>
      <w:hyperlink w:anchor="_jlhwuat7bnkq">
        <w:r w:rsidDel="00000000" w:rsidR="00000000" w:rsidRPr="00000000">
          <w:rPr>
            <w:rFonts w:ascii="Roboto Mono Medium" w:cs="Roboto Mono Medium" w:eastAsia="Roboto Mono Medium" w:hAnsi="Roboto Mono Medium"/>
            <w:color w:val="1155cc"/>
            <w:u w:val="single"/>
            <w:rtl w:val="0"/>
          </w:rPr>
          <w:t xml:space="preserve">NEGC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Negate value according to C</w:t>
      </w:r>
      <w:r w:rsidDel="00000000" w:rsidR="00000000" w:rsidRPr="00000000">
        <w:rPr>
          <w:rtl w:val="0"/>
        </w:rPr>
      </w:r>
    </w:p>
    <w:p w:rsidR="00000000" w:rsidDel="00000000" w:rsidP="00000000" w:rsidRDefault="00000000" w:rsidRPr="00000000" w14:paraId="0000029E">
      <w:pPr>
        <w:tabs>
          <w:tab w:val="left" w:leader="none" w:pos="1800"/>
        </w:tabs>
        <w:spacing w:after="0" w:lineRule="auto"/>
        <w:rPr>
          <w:rFonts w:ascii="Roboto Mono Medium" w:cs="Roboto Mono Medium" w:eastAsia="Roboto Mono Medium" w:hAnsi="Roboto Mono Medium"/>
        </w:rPr>
      </w:pPr>
      <w:hyperlink w:anchor="_323cveis97t7">
        <w:r w:rsidDel="00000000" w:rsidR="00000000" w:rsidRPr="00000000">
          <w:rPr>
            <w:rFonts w:ascii="Roboto Mono Medium" w:cs="Roboto Mono Medium" w:eastAsia="Roboto Mono Medium" w:hAnsi="Roboto Mono Medium"/>
            <w:color w:val="1155cc"/>
            <w:u w:val="single"/>
            <w:rtl w:val="0"/>
          </w:rPr>
          <w:t xml:space="preserve">NEGNC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Negate value according to !C</w:t>
      </w:r>
      <w:r w:rsidDel="00000000" w:rsidR="00000000" w:rsidRPr="00000000">
        <w:rPr>
          <w:rtl w:val="0"/>
        </w:rPr>
      </w:r>
    </w:p>
    <w:p w:rsidR="00000000" w:rsidDel="00000000" w:rsidP="00000000" w:rsidRDefault="00000000" w:rsidRPr="00000000" w14:paraId="0000029F">
      <w:pPr>
        <w:tabs>
          <w:tab w:val="left" w:leader="none" w:pos="1800"/>
        </w:tabs>
        <w:spacing w:after="0" w:lineRule="auto"/>
        <w:rPr>
          <w:rFonts w:ascii="Roboto Mono Medium" w:cs="Roboto Mono Medium" w:eastAsia="Roboto Mono Medium" w:hAnsi="Roboto Mono Medium"/>
        </w:rPr>
      </w:pPr>
      <w:hyperlink w:anchor="_5vu7vu1xc9tm">
        <w:r w:rsidDel="00000000" w:rsidR="00000000" w:rsidRPr="00000000">
          <w:rPr>
            <w:rFonts w:ascii="Roboto Mono Medium" w:cs="Roboto Mono Medium" w:eastAsia="Roboto Mono Medium" w:hAnsi="Roboto Mono Medium"/>
            <w:color w:val="1155cc"/>
            <w:u w:val="single"/>
            <w:rtl w:val="0"/>
          </w:rPr>
          <w:t xml:space="preserve">NEGZ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Negate value according to Z</w:t>
      </w:r>
      <w:r w:rsidDel="00000000" w:rsidR="00000000" w:rsidRPr="00000000">
        <w:rPr>
          <w:rtl w:val="0"/>
        </w:rPr>
      </w:r>
    </w:p>
    <w:p w:rsidR="00000000" w:rsidDel="00000000" w:rsidP="00000000" w:rsidRDefault="00000000" w:rsidRPr="00000000" w14:paraId="000002A0">
      <w:pPr>
        <w:tabs>
          <w:tab w:val="left" w:leader="none" w:pos="1800"/>
        </w:tabs>
        <w:spacing w:after="0" w:lineRule="auto"/>
        <w:rPr>
          <w:rFonts w:ascii="Roboto Mono Medium" w:cs="Roboto Mono Medium" w:eastAsia="Roboto Mono Medium" w:hAnsi="Roboto Mono Medium"/>
        </w:rPr>
      </w:pPr>
      <w:hyperlink w:anchor="_z1ulw37qnpt4">
        <w:r w:rsidDel="00000000" w:rsidR="00000000" w:rsidRPr="00000000">
          <w:rPr>
            <w:rFonts w:ascii="Roboto Mono Medium" w:cs="Roboto Mono Medium" w:eastAsia="Roboto Mono Medium" w:hAnsi="Roboto Mono Medium"/>
            <w:color w:val="1155cc"/>
            <w:u w:val="single"/>
            <w:rtl w:val="0"/>
          </w:rPr>
          <w:t xml:space="preserve">NEGNZ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Negate value according to !Z</w:t>
      </w:r>
      <w:r w:rsidDel="00000000" w:rsidR="00000000" w:rsidRPr="00000000">
        <w:rPr>
          <w:rtl w:val="0"/>
        </w:rPr>
      </w:r>
    </w:p>
    <w:p w:rsidR="00000000" w:rsidDel="00000000" w:rsidP="00000000" w:rsidRDefault="00000000" w:rsidRPr="00000000" w14:paraId="000002A1">
      <w:pPr>
        <w:tabs>
          <w:tab w:val="left" w:leader="none" w:pos="1800"/>
        </w:tabs>
        <w:spacing w:after="0" w:lineRule="auto"/>
        <w:rPr>
          <w:rFonts w:ascii="Roboto Mono Medium" w:cs="Roboto Mono Medium" w:eastAsia="Roboto Mono Medium" w:hAnsi="Roboto Mono Medium"/>
        </w:rPr>
      </w:pPr>
      <w:hyperlink w:anchor="_9rn21a3cv769">
        <w:r w:rsidDel="00000000" w:rsidR="00000000" w:rsidRPr="00000000">
          <w:rPr>
            <w:rFonts w:ascii="Roboto Mono Medium" w:cs="Roboto Mono Medium" w:eastAsia="Roboto Mono Medium" w:hAnsi="Roboto Mono Medium"/>
            <w:color w:val="1155cc"/>
            <w:u w:val="single"/>
            <w:rtl w:val="0"/>
          </w:rPr>
          <w:t xml:space="preserve">ZEROX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Zero-extend value beyond designated bit</w:t>
      </w:r>
      <w:r w:rsidDel="00000000" w:rsidR="00000000" w:rsidRPr="00000000">
        <w:rPr>
          <w:rtl w:val="0"/>
        </w:rPr>
      </w:r>
    </w:p>
    <w:p w:rsidR="00000000" w:rsidDel="00000000" w:rsidP="00000000" w:rsidRDefault="00000000" w:rsidRPr="00000000" w14:paraId="000002A2">
      <w:pPr>
        <w:tabs>
          <w:tab w:val="left" w:leader="none" w:pos="1800"/>
        </w:tabs>
        <w:spacing w:after="0" w:lineRule="auto"/>
        <w:rPr>
          <w:rFonts w:ascii="Roboto Mono Medium" w:cs="Roboto Mono Medium" w:eastAsia="Roboto Mono Medium" w:hAnsi="Roboto Mono Medium"/>
        </w:rPr>
      </w:pPr>
      <w:hyperlink w:anchor="_923rdwqvf980">
        <w:r w:rsidDel="00000000" w:rsidR="00000000" w:rsidRPr="00000000">
          <w:rPr>
            <w:rFonts w:ascii="Roboto Mono Medium" w:cs="Roboto Mono Medium" w:eastAsia="Roboto Mono Medium" w:hAnsi="Roboto Mono Medium"/>
            <w:color w:val="1155cc"/>
            <w:u w:val="single"/>
            <w:rtl w:val="0"/>
          </w:rPr>
          <w:t xml:space="preserve">SIGNX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Sign-extend value beyond designated bit</w:t>
      </w:r>
      <w:r w:rsidDel="00000000" w:rsidR="00000000" w:rsidRPr="00000000">
        <w:rPr>
          <w:rtl w:val="0"/>
        </w:rPr>
      </w:r>
    </w:p>
    <w:p w:rsidR="00000000" w:rsidDel="00000000" w:rsidP="00000000" w:rsidRDefault="00000000" w:rsidRPr="00000000" w14:paraId="000002A3">
      <w:pPr>
        <w:tabs>
          <w:tab w:val="left" w:leader="none" w:pos="1800"/>
        </w:tabs>
        <w:spacing w:after="0" w:lineRule="auto"/>
        <w:rPr>
          <w:rFonts w:ascii="Roboto Mono Medium" w:cs="Roboto Mono Medium" w:eastAsia="Roboto Mono Medium" w:hAnsi="Roboto Mono Medium"/>
        </w:rPr>
      </w:pPr>
      <w:hyperlink w:anchor="_4qzq1q9ohttb">
        <w:r w:rsidDel="00000000" w:rsidR="00000000" w:rsidRPr="00000000">
          <w:rPr>
            <w:rFonts w:ascii="Roboto Mono Medium" w:cs="Roboto Mono Medium" w:eastAsia="Roboto Mono Medium" w:hAnsi="Roboto Mono Medium"/>
            <w:color w:val="1155cc"/>
            <w:u w:val="single"/>
            <w:rtl w:val="0"/>
          </w:rPr>
          <w:t xml:space="preserve">FGE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Force unsigned value to be greater than or equal to another</w:t>
      </w:r>
      <w:r w:rsidDel="00000000" w:rsidR="00000000" w:rsidRPr="00000000">
        <w:rPr>
          <w:rtl w:val="0"/>
        </w:rPr>
      </w:r>
    </w:p>
    <w:p w:rsidR="00000000" w:rsidDel="00000000" w:rsidP="00000000" w:rsidRDefault="00000000" w:rsidRPr="00000000" w14:paraId="000002A4">
      <w:pPr>
        <w:tabs>
          <w:tab w:val="left" w:leader="none" w:pos="1800"/>
        </w:tabs>
        <w:spacing w:after="0" w:lineRule="auto"/>
        <w:rPr>
          <w:rFonts w:ascii="Roboto Mono Medium" w:cs="Roboto Mono Medium" w:eastAsia="Roboto Mono Medium" w:hAnsi="Roboto Mono Medium"/>
        </w:rPr>
      </w:pPr>
      <w:hyperlink w:anchor="_6pb8tmuj8hrq">
        <w:r w:rsidDel="00000000" w:rsidR="00000000" w:rsidRPr="00000000">
          <w:rPr>
            <w:rFonts w:ascii="Roboto Mono Medium" w:cs="Roboto Mono Medium" w:eastAsia="Roboto Mono Medium" w:hAnsi="Roboto Mono Medium"/>
            <w:color w:val="1155cc"/>
            <w:u w:val="single"/>
            <w:rtl w:val="0"/>
          </w:rPr>
          <w:t xml:space="preserve">FGES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Force signed value to be greater than or equal to another</w:t>
      </w:r>
      <w:r w:rsidDel="00000000" w:rsidR="00000000" w:rsidRPr="00000000">
        <w:rPr>
          <w:rtl w:val="0"/>
        </w:rPr>
      </w:r>
    </w:p>
    <w:p w:rsidR="00000000" w:rsidDel="00000000" w:rsidP="00000000" w:rsidRDefault="00000000" w:rsidRPr="00000000" w14:paraId="000002A5">
      <w:pPr>
        <w:tabs>
          <w:tab w:val="left" w:leader="none" w:pos="1800"/>
        </w:tabs>
        <w:spacing w:after="0" w:lineRule="auto"/>
        <w:rPr>
          <w:rFonts w:ascii="Roboto Mono Medium" w:cs="Roboto Mono Medium" w:eastAsia="Roboto Mono Medium" w:hAnsi="Roboto Mono Medium"/>
        </w:rPr>
      </w:pPr>
      <w:hyperlink w:anchor="_kjr0bke2otvv">
        <w:r w:rsidDel="00000000" w:rsidR="00000000" w:rsidRPr="00000000">
          <w:rPr>
            <w:rFonts w:ascii="Roboto Mono Medium" w:cs="Roboto Mono Medium" w:eastAsia="Roboto Mono Medium" w:hAnsi="Roboto Mono Medium"/>
            <w:color w:val="1155cc"/>
            <w:u w:val="single"/>
            <w:rtl w:val="0"/>
          </w:rPr>
          <w:t xml:space="preserve">FLE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Force unsigned value to be less than or equal to another</w:t>
      </w:r>
      <w:r w:rsidDel="00000000" w:rsidR="00000000" w:rsidRPr="00000000">
        <w:rPr>
          <w:rtl w:val="0"/>
        </w:rPr>
      </w:r>
    </w:p>
    <w:p w:rsidR="00000000" w:rsidDel="00000000" w:rsidP="00000000" w:rsidRDefault="00000000" w:rsidRPr="00000000" w14:paraId="000002A6">
      <w:pPr>
        <w:tabs>
          <w:tab w:val="left" w:leader="none" w:pos="1800"/>
        </w:tabs>
        <w:spacing w:after="0" w:lineRule="auto"/>
        <w:rPr>
          <w:rFonts w:ascii="Roboto Mono Medium" w:cs="Roboto Mono Medium" w:eastAsia="Roboto Mono Medium" w:hAnsi="Roboto Mono Medium"/>
        </w:rPr>
      </w:pPr>
      <w:hyperlink w:anchor="_oo1zbqj5xudg">
        <w:r w:rsidDel="00000000" w:rsidR="00000000" w:rsidRPr="00000000">
          <w:rPr>
            <w:rFonts w:ascii="Roboto Mono Medium" w:cs="Roboto Mono Medium" w:eastAsia="Roboto Mono Medium" w:hAnsi="Roboto Mono Medium"/>
            <w:color w:val="1155cc"/>
            <w:u w:val="single"/>
            <w:rtl w:val="0"/>
          </w:rPr>
          <w:t xml:space="preserve">FLES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Force signed value to be less than or equal to another</w:t>
      </w:r>
      <w:r w:rsidDel="00000000" w:rsidR="00000000" w:rsidRPr="00000000">
        <w:rPr>
          <w:rtl w:val="0"/>
        </w:rPr>
      </w:r>
    </w:p>
    <w:p w:rsidR="00000000" w:rsidDel="00000000" w:rsidP="00000000" w:rsidRDefault="00000000" w:rsidRPr="00000000" w14:paraId="000002A7">
      <w:pPr>
        <w:tabs>
          <w:tab w:val="left" w:leader="none" w:pos="1800"/>
        </w:tabs>
        <w:spacing w:after="0" w:lineRule="auto"/>
        <w:rPr>
          <w:rFonts w:ascii="Roboto Mono Medium" w:cs="Roboto Mono Medium" w:eastAsia="Roboto Mono Medium" w:hAnsi="Roboto Mono Medium"/>
        </w:rPr>
      </w:pPr>
      <w:hyperlink w:anchor="_8370tvf23i61">
        <w:r w:rsidDel="00000000" w:rsidR="00000000" w:rsidRPr="00000000">
          <w:rPr>
            <w:rFonts w:ascii="Roboto Mono Medium" w:cs="Roboto Mono Medium" w:eastAsia="Roboto Mono Medium" w:hAnsi="Roboto Mono Medium"/>
            <w:color w:val="1155cc"/>
            <w:u w:val="single"/>
            <w:rtl w:val="0"/>
          </w:rPr>
          <w:t xml:space="preserve">SUMC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Adjust signed value by other C-negated value</w:t>
      </w:r>
      <w:r w:rsidDel="00000000" w:rsidR="00000000" w:rsidRPr="00000000">
        <w:rPr>
          <w:rtl w:val="0"/>
        </w:rPr>
      </w:r>
    </w:p>
    <w:p w:rsidR="00000000" w:rsidDel="00000000" w:rsidP="00000000" w:rsidRDefault="00000000" w:rsidRPr="00000000" w14:paraId="000002A8">
      <w:pPr>
        <w:tabs>
          <w:tab w:val="left" w:leader="none" w:pos="1800"/>
        </w:tabs>
        <w:spacing w:after="0" w:lineRule="auto"/>
        <w:rPr>
          <w:rFonts w:ascii="Roboto Mono Medium" w:cs="Roboto Mono Medium" w:eastAsia="Roboto Mono Medium" w:hAnsi="Roboto Mono Medium"/>
        </w:rPr>
      </w:pPr>
      <w:hyperlink w:anchor="_8370tvf23i61">
        <w:r w:rsidDel="00000000" w:rsidR="00000000" w:rsidRPr="00000000">
          <w:rPr>
            <w:rFonts w:ascii="Roboto Mono Medium" w:cs="Roboto Mono Medium" w:eastAsia="Roboto Mono Medium" w:hAnsi="Roboto Mono Medium"/>
            <w:color w:val="1155cc"/>
            <w:u w:val="single"/>
            <w:rtl w:val="0"/>
          </w:rPr>
          <w:t xml:space="preserve">SUMNC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Adjust signed value by other !C-negated value</w:t>
      </w:r>
      <w:r w:rsidDel="00000000" w:rsidR="00000000" w:rsidRPr="00000000">
        <w:rPr>
          <w:rtl w:val="0"/>
        </w:rPr>
      </w:r>
    </w:p>
    <w:p w:rsidR="00000000" w:rsidDel="00000000" w:rsidP="00000000" w:rsidRDefault="00000000" w:rsidRPr="00000000" w14:paraId="000002A9">
      <w:pPr>
        <w:tabs>
          <w:tab w:val="left" w:leader="none" w:pos="1800"/>
        </w:tabs>
        <w:spacing w:after="0" w:lineRule="auto"/>
        <w:rPr>
          <w:rFonts w:ascii="Roboto Mono Medium" w:cs="Roboto Mono Medium" w:eastAsia="Roboto Mono Medium" w:hAnsi="Roboto Mono Medium"/>
        </w:rPr>
      </w:pPr>
      <w:hyperlink w:anchor="_5u8few7uaee4">
        <w:r w:rsidDel="00000000" w:rsidR="00000000" w:rsidRPr="00000000">
          <w:rPr>
            <w:rFonts w:ascii="Roboto Mono Medium" w:cs="Roboto Mono Medium" w:eastAsia="Roboto Mono Medium" w:hAnsi="Roboto Mono Medium"/>
            <w:color w:val="1155cc"/>
            <w:u w:val="single"/>
            <w:rtl w:val="0"/>
          </w:rPr>
          <w:t xml:space="preserve">SUMZ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Adjust signed value by other Z-negated value</w:t>
      </w:r>
      <w:r w:rsidDel="00000000" w:rsidR="00000000" w:rsidRPr="00000000">
        <w:rPr>
          <w:rtl w:val="0"/>
        </w:rPr>
      </w:r>
    </w:p>
    <w:p w:rsidR="00000000" w:rsidDel="00000000" w:rsidP="00000000" w:rsidRDefault="00000000" w:rsidRPr="00000000" w14:paraId="000002AA">
      <w:pPr>
        <w:tabs>
          <w:tab w:val="left" w:leader="none" w:pos="1800"/>
        </w:tabs>
        <w:spacing w:after="0" w:lineRule="auto"/>
        <w:rPr>
          <w:rFonts w:ascii="Roboto Mono Medium" w:cs="Roboto Mono Medium" w:eastAsia="Roboto Mono Medium" w:hAnsi="Roboto Mono Medium"/>
        </w:rPr>
      </w:pPr>
      <w:hyperlink w:anchor="_5u8few7uaee4">
        <w:r w:rsidDel="00000000" w:rsidR="00000000" w:rsidRPr="00000000">
          <w:rPr>
            <w:rFonts w:ascii="Roboto Mono Medium" w:cs="Roboto Mono Medium" w:eastAsia="Roboto Mono Medium" w:hAnsi="Roboto Mono Medium"/>
            <w:color w:val="1155cc"/>
            <w:u w:val="single"/>
            <w:rtl w:val="0"/>
          </w:rPr>
          <w:t xml:space="preserve">SUMNZ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Adjust signed value by other !Z-negated value</w:t>
      </w:r>
      <w:r w:rsidDel="00000000" w:rsidR="00000000" w:rsidRPr="00000000">
        <w:rPr>
          <w:rtl w:val="0"/>
        </w:rPr>
      </w:r>
    </w:p>
    <w:p w:rsidR="00000000" w:rsidDel="00000000" w:rsidP="00000000" w:rsidRDefault="00000000" w:rsidRPr="00000000" w14:paraId="000002AB">
      <w:pPr>
        <w:tabs>
          <w:tab w:val="left" w:leader="none" w:pos="1800"/>
        </w:tabs>
        <w:spacing w:after="0" w:lineRule="auto"/>
        <w:rPr>
          <w:rFonts w:ascii="Roboto Mono Medium" w:cs="Roboto Mono Medium" w:eastAsia="Roboto Mono Medium" w:hAnsi="Roboto Mono Medium"/>
        </w:rPr>
      </w:pPr>
      <w:hyperlink w:anchor="_qhneb9rqvxbb">
        <w:r w:rsidDel="00000000" w:rsidR="00000000" w:rsidRPr="00000000">
          <w:rPr>
            <w:rFonts w:ascii="Roboto Mono Medium" w:cs="Roboto Mono Medium" w:eastAsia="Roboto Mono Medium" w:hAnsi="Roboto Mono Medium"/>
            <w:color w:val="1155cc"/>
            <w:u w:val="single"/>
            <w:rtl w:val="0"/>
          </w:rPr>
          <w:t xml:space="preserve">ADD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Add two unsigned values</w:t>
      </w:r>
      <w:r w:rsidDel="00000000" w:rsidR="00000000" w:rsidRPr="00000000">
        <w:rPr>
          <w:rtl w:val="0"/>
        </w:rPr>
      </w:r>
    </w:p>
    <w:p w:rsidR="00000000" w:rsidDel="00000000" w:rsidP="00000000" w:rsidRDefault="00000000" w:rsidRPr="00000000" w14:paraId="000002AC">
      <w:pPr>
        <w:tabs>
          <w:tab w:val="left" w:leader="none" w:pos="1800"/>
        </w:tabs>
        <w:spacing w:after="0" w:lineRule="auto"/>
        <w:rPr>
          <w:rFonts w:ascii="Roboto Mono Medium" w:cs="Roboto Mono Medium" w:eastAsia="Roboto Mono Medium" w:hAnsi="Roboto Mono Medium"/>
        </w:rPr>
      </w:pPr>
      <w:hyperlink w:anchor="_vhdbx9ift4rv">
        <w:r w:rsidDel="00000000" w:rsidR="00000000" w:rsidRPr="00000000">
          <w:rPr>
            <w:rFonts w:ascii="Roboto Mono Medium" w:cs="Roboto Mono Medium" w:eastAsia="Roboto Mono Medium" w:hAnsi="Roboto Mono Medium"/>
            <w:color w:val="1155cc"/>
            <w:u w:val="single"/>
            <w:rtl w:val="0"/>
          </w:rPr>
          <w:t xml:space="preserve">ADDX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Add two unsigned extended values</w:t>
      </w:r>
      <w:r w:rsidDel="00000000" w:rsidR="00000000" w:rsidRPr="00000000">
        <w:rPr>
          <w:rtl w:val="0"/>
        </w:rPr>
      </w:r>
    </w:p>
    <w:p w:rsidR="00000000" w:rsidDel="00000000" w:rsidP="00000000" w:rsidRDefault="00000000" w:rsidRPr="00000000" w14:paraId="000002AD">
      <w:pPr>
        <w:tabs>
          <w:tab w:val="left" w:leader="none" w:pos="1800"/>
        </w:tabs>
        <w:spacing w:after="0" w:lineRule="auto"/>
        <w:rPr>
          <w:rFonts w:ascii="Roboto Mono Medium" w:cs="Roboto Mono Medium" w:eastAsia="Roboto Mono Medium" w:hAnsi="Roboto Mono Medium"/>
        </w:rPr>
      </w:pPr>
      <w:hyperlink w:anchor="_566nu7hwsj0f">
        <w:r w:rsidDel="00000000" w:rsidR="00000000" w:rsidRPr="00000000">
          <w:rPr>
            <w:rFonts w:ascii="Roboto Mono Medium" w:cs="Roboto Mono Medium" w:eastAsia="Roboto Mono Medium" w:hAnsi="Roboto Mono Medium"/>
            <w:color w:val="1155cc"/>
            <w:u w:val="single"/>
            <w:rtl w:val="0"/>
          </w:rPr>
          <w:t xml:space="preserve">ADDS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Add two signed values</w:t>
      </w:r>
      <w:r w:rsidDel="00000000" w:rsidR="00000000" w:rsidRPr="00000000">
        <w:rPr>
          <w:rtl w:val="0"/>
        </w:rPr>
      </w:r>
    </w:p>
    <w:p w:rsidR="00000000" w:rsidDel="00000000" w:rsidP="00000000" w:rsidRDefault="00000000" w:rsidRPr="00000000" w14:paraId="000002AE">
      <w:pPr>
        <w:tabs>
          <w:tab w:val="left" w:leader="none" w:pos="1800"/>
        </w:tabs>
        <w:spacing w:after="0" w:lineRule="auto"/>
        <w:rPr>
          <w:rFonts w:ascii="Roboto Mono Medium" w:cs="Roboto Mono Medium" w:eastAsia="Roboto Mono Medium" w:hAnsi="Roboto Mono Medium"/>
        </w:rPr>
      </w:pP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Add two signed extended values</w:t>
      </w:r>
      <w:r w:rsidDel="00000000" w:rsidR="00000000" w:rsidRPr="00000000">
        <w:rPr>
          <w:rtl w:val="0"/>
        </w:rPr>
      </w:r>
    </w:p>
    <w:p w:rsidR="00000000" w:rsidDel="00000000" w:rsidP="00000000" w:rsidRDefault="00000000" w:rsidRPr="00000000" w14:paraId="000002AF">
      <w:pPr>
        <w:tabs>
          <w:tab w:val="left" w:leader="none" w:pos="1800"/>
        </w:tabs>
        <w:spacing w:after="0" w:lineRule="auto"/>
        <w:rPr>
          <w:rFonts w:ascii="Roboto Mono Medium" w:cs="Roboto Mono Medium" w:eastAsia="Roboto Mono Medium" w:hAnsi="Roboto Mono Medium"/>
        </w:rPr>
      </w:pPr>
      <w:hyperlink w:anchor="_ln0kx81xiaak">
        <w:r w:rsidDel="00000000" w:rsidR="00000000" w:rsidRPr="00000000">
          <w:rPr>
            <w:rFonts w:ascii="Roboto Mono Medium" w:cs="Roboto Mono Medium" w:eastAsia="Roboto Mono Medium" w:hAnsi="Roboto Mono Medium"/>
            <w:color w:val="1155cc"/>
            <w:u w:val="single"/>
            <w:rtl w:val="0"/>
          </w:rPr>
          <w:t xml:space="preserve">INCMOD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Increment with modulus</w:t>
      </w:r>
      <w:r w:rsidDel="00000000" w:rsidR="00000000" w:rsidRPr="00000000">
        <w:rPr>
          <w:rtl w:val="0"/>
        </w:rPr>
      </w:r>
    </w:p>
    <w:p w:rsidR="00000000" w:rsidDel="00000000" w:rsidP="00000000" w:rsidRDefault="00000000" w:rsidRPr="00000000" w14:paraId="000002B0">
      <w:pPr>
        <w:tabs>
          <w:tab w:val="left" w:leader="none" w:pos="1800"/>
        </w:tabs>
        <w:spacing w:after="0" w:lineRule="auto"/>
        <w:rPr>
          <w:rFonts w:ascii="Roboto Mono Medium" w:cs="Roboto Mono Medium" w:eastAsia="Roboto Mono Medium" w:hAnsi="Roboto Mono Medium"/>
        </w:rPr>
      </w:pPr>
      <w:hyperlink w:anchor="_jjzqxknhgv63">
        <w:r w:rsidDel="00000000" w:rsidR="00000000" w:rsidRPr="00000000">
          <w:rPr>
            <w:rFonts w:ascii="Roboto Mono Medium" w:cs="Roboto Mono Medium" w:eastAsia="Roboto Mono Medium" w:hAnsi="Roboto Mono Medium"/>
            <w:color w:val="1155cc"/>
            <w:u w:val="single"/>
            <w:rtl w:val="0"/>
          </w:rPr>
          <w:t xml:space="preserve">DECMOD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Decrement with modulus</w:t>
      </w:r>
      <w:r w:rsidDel="00000000" w:rsidR="00000000" w:rsidRPr="00000000">
        <w:rPr>
          <w:rtl w:val="0"/>
        </w:rPr>
      </w:r>
    </w:p>
    <w:p w:rsidR="00000000" w:rsidDel="00000000" w:rsidP="00000000" w:rsidRDefault="00000000" w:rsidRPr="00000000" w14:paraId="000002B1">
      <w:pPr>
        <w:tabs>
          <w:tab w:val="left" w:leader="none" w:pos="1800"/>
        </w:tabs>
        <w:spacing w:after="0" w:lineRule="auto"/>
        <w:rPr>
          <w:rFonts w:ascii="Roboto Mono Medium" w:cs="Roboto Mono Medium" w:eastAsia="Roboto Mono Medium" w:hAnsi="Roboto Mono Medium"/>
        </w:rPr>
      </w:pP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Subtract one unsigned value from another</w:t>
      </w:r>
      <w:r w:rsidDel="00000000" w:rsidR="00000000" w:rsidRPr="00000000">
        <w:rPr>
          <w:rtl w:val="0"/>
        </w:rPr>
      </w:r>
    </w:p>
    <w:p w:rsidR="00000000" w:rsidDel="00000000" w:rsidP="00000000" w:rsidRDefault="00000000" w:rsidRPr="00000000" w14:paraId="000002B2">
      <w:pPr>
        <w:tabs>
          <w:tab w:val="left" w:leader="none" w:pos="1800"/>
        </w:tabs>
        <w:spacing w:after="0" w:lineRule="auto"/>
        <w:rPr>
          <w:rFonts w:ascii="Roboto Mono Medium" w:cs="Roboto Mono Medium" w:eastAsia="Roboto Mono Medium" w:hAnsi="Roboto Mono Medium"/>
        </w:rPr>
      </w:pPr>
      <w:hyperlink w:anchor="_4wyzstsl5slq">
        <w:r w:rsidDel="00000000" w:rsidR="00000000" w:rsidRPr="00000000">
          <w:rPr>
            <w:rFonts w:ascii="Roboto Mono Medium" w:cs="Roboto Mono Medium" w:eastAsia="Roboto Mono Medium" w:hAnsi="Roboto Mono Medium"/>
            <w:color w:val="1155cc"/>
            <w:u w:val="single"/>
            <w:rtl w:val="0"/>
          </w:rPr>
          <w:t xml:space="preserve">SUBX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Subtract one unsigned extended value from another</w:t>
      </w:r>
      <w:r w:rsidDel="00000000" w:rsidR="00000000" w:rsidRPr="00000000">
        <w:rPr>
          <w:rtl w:val="0"/>
        </w:rPr>
      </w:r>
    </w:p>
    <w:p w:rsidR="00000000" w:rsidDel="00000000" w:rsidP="00000000" w:rsidRDefault="00000000" w:rsidRPr="00000000" w14:paraId="000002B3">
      <w:pPr>
        <w:tabs>
          <w:tab w:val="left" w:leader="none" w:pos="1800"/>
        </w:tabs>
        <w:spacing w:after="0" w:lineRule="auto"/>
        <w:rPr>
          <w:rFonts w:ascii="Roboto Mono Medium" w:cs="Roboto Mono Medium" w:eastAsia="Roboto Mono Medium" w:hAnsi="Roboto Mono Medium"/>
        </w:rPr>
      </w:pPr>
      <w:hyperlink w:anchor="_phb5pufpspb9">
        <w:r w:rsidDel="00000000" w:rsidR="00000000" w:rsidRPr="00000000">
          <w:rPr>
            <w:rFonts w:ascii="Roboto Mono Medium" w:cs="Roboto Mono Medium" w:eastAsia="Roboto Mono Medium" w:hAnsi="Roboto Mono Medium"/>
            <w:color w:val="1155cc"/>
            <w:u w:val="single"/>
            <w:rtl w:val="0"/>
          </w:rPr>
          <w:t xml:space="preserve">SUBS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Subtract one signed value from another</w:t>
      </w:r>
      <w:r w:rsidDel="00000000" w:rsidR="00000000" w:rsidRPr="00000000">
        <w:rPr>
          <w:rtl w:val="0"/>
        </w:rPr>
      </w:r>
    </w:p>
    <w:p w:rsidR="00000000" w:rsidDel="00000000" w:rsidP="00000000" w:rsidRDefault="00000000" w:rsidRPr="00000000" w14:paraId="000002B4">
      <w:pPr>
        <w:tabs>
          <w:tab w:val="left" w:leader="none" w:pos="1800"/>
        </w:tabs>
        <w:spacing w:after="0" w:lineRule="auto"/>
        <w:rPr>
          <w:rFonts w:ascii="Roboto Mono Medium" w:cs="Roboto Mono Medium" w:eastAsia="Roboto Mono Medium" w:hAnsi="Roboto Mono Medium"/>
        </w:rPr>
      </w:pPr>
      <w:hyperlink w:anchor="_fwvdz7pvnpz3">
        <w:r w:rsidDel="00000000" w:rsidR="00000000" w:rsidRPr="00000000">
          <w:rPr>
            <w:rFonts w:ascii="Roboto Mono Medium" w:cs="Roboto Mono Medium" w:eastAsia="Roboto Mono Medium" w:hAnsi="Roboto Mono Medium"/>
            <w:color w:val="1155cc"/>
            <w:u w:val="single"/>
            <w:rtl w:val="0"/>
          </w:rPr>
          <w:t xml:space="preserve">SUBSX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Subtract one signed extended value from another</w:t>
      </w:r>
      <w:r w:rsidDel="00000000" w:rsidR="00000000" w:rsidRPr="00000000">
        <w:rPr>
          <w:rtl w:val="0"/>
        </w:rPr>
      </w:r>
    </w:p>
    <w:p w:rsidR="00000000" w:rsidDel="00000000" w:rsidP="00000000" w:rsidRDefault="00000000" w:rsidRPr="00000000" w14:paraId="000002B5">
      <w:pPr>
        <w:tabs>
          <w:tab w:val="left" w:leader="none" w:pos="1800"/>
        </w:tabs>
        <w:spacing w:after="0" w:lineRule="auto"/>
        <w:rPr>
          <w:rFonts w:ascii="Roboto Mono Medium" w:cs="Roboto Mono Medium" w:eastAsia="Roboto Mono Medium" w:hAnsi="Roboto Mono Medium"/>
        </w:rPr>
      </w:pPr>
      <w:hyperlink w:anchor="_ss3vapy9cq1h">
        <w:r w:rsidDel="00000000" w:rsidR="00000000" w:rsidRPr="00000000">
          <w:rPr>
            <w:rFonts w:ascii="Roboto Mono Medium" w:cs="Roboto Mono Medium" w:eastAsia="Roboto Mono Medium" w:hAnsi="Roboto Mono Medium"/>
            <w:color w:val="1155cc"/>
            <w:u w:val="single"/>
            <w:rtl w:val="0"/>
          </w:rPr>
          <w:t xml:space="preserve">SUBR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Subtract one unsigned value from another (in reverse order to SUB)</w:t>
      </w:r>
      <w:r w:rsidDel="00000000" w:rsidR="00000000" w:rsidRPr="00000000">
        <w:rPr>
          <w:rtl w:val="0"/>
        </w:rPr>
      </w:r>
    </w:p>
    <w:p w:rsidR="00000000" w:rsidDel="00000000" w:rsidP="00000000" w:rsidRDefault="00000000" w:rsidRPr="00000000" w14:paraId="000002B6">
      <w:pPr>
        <w:tabs>
          <w:tab w:val="left" w:leader="none" w:pos="1800"/>
        </w:tabs>
        <w:spacing w:after="0" w:lineRule="auto"/>
        <w:rPr>
          <w:rFonts w:ascii="Roboto Mono Medium" w:cs="Roboto Mono Medium" w:eastAsia="Roboto Mono Medium" w:hAnsi="Roboto Mono Medium"/>
        </w:rPr>
      </w:pPr>
      <w:hyperlink w:anchor="_tvdyh2esm2qw">
        <w:r w:rsidDel="00000000" w:rsidR="00000000" w:rsidRPr="00000000">
          <w:rPr>
            <w:rFonts w:ascii="Roboto Mono Medium" w:cs="Roboto Mono Medium" w:eastAsia="Roboto Mono Medium" w:hAnsi="Roboto Mono Medium"/>
            <w:color w:val="1155cc"/>
            <w:u w:val="single"/>
            <w:rtl w:val="0"/>
          </w:rPr>
          <w:t xml:space="preserve">CMPSUB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unsigned values and subtract the second if it is lesser or equal</w:t>
      </w:r>
      <w:r w:rsidDel="00000000" w:rsidR="00000000" w:rsidRPr="00000000">
        <w:rPr>
          <w:rtl w:val="0"/>
        </w:rPr>
      </w:r>
    </w:p>
    <w:p w:rsidR="00000000" w:rsidDel="00000000" w:rsidP="00000000" w:rsidRDefault="00000000" w:rsidRPr="00000000" w14:paraId="000002B7">
      <w:pPr>
        <w:tabs>
          <w:tab w:val="left" w:leader="none" w:pos="1800"/>
        </w:tabs>
        <w:spacing w:after="0" w:lineRule="auto"/>
        <w:rPr>
          <w:rFonts w:ascii="Roboto Mono Medium" w:cs="Roboto Mono Medium" w:eastAsia="Roboto Mono Medium" w:hAnsi="Roboto Mono Medium"/>
        </w:rPr>
      </w:pPr>
      <w:hyperlink w:anchor="_wv511llidyd6">
        <w:r w:rsidDel="00000000" w:rsidR="00000000" w:rsidRPr="00000000">
          <w:rPr>
            <w:rFonts w:ascii="Roboto Mono Medium" w:cs="Roboto Mono Medium" w:eastAsia="Roboto Mono Medium" w:hAnsi="Roboto Mono Medium"/>
            <w:color w:val="1155cc"/>
            <w:u w:val="single"/>
            <w:rtl w:val="0"/>
          </w:rPr>
          <w:t xml:space="preserve">MUL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Multiply unsigned 16-bit x 16-bit values</w:t>
      </w:r>
      <w:r w:rsidDel="00000000" w:rsidR="00000000" w:rsidRPr="00000000">
        <w:rPr>
          <w:rtl w:val="0"/>
        </w:rPr>
      </w:r>
    </w:p>
    <w:p w:rsidR="00000000" w:rsidDel="00000000" w:rsidP="00000000" w:rsidRDefault="00000000" w:rsidRPr="00000000" w14:paraId="000002B8">
      <w:pPr>
        <w:tabs>
          <w:tab w:val="left" w:leader="none" w:pos="1800"/>
        </w:tabs>
        <w:spacing w:after="0" w:lineRule="auto"/>
        <w:rPr>
          <w:rFonts w:ascii="Roboto Mono Medium" w:cs="Roboto Mono Medium" w:eastAsia="Roboto Mono Medium" w:hAnsi="Roboto Mono Medium"/>
        </w:rPr>
      </w:pPr>
      <w:hyperlink w:anchor="_9awkxilhgl30">
        <w:r w:rsidDel="00000000" w:rsidR="00000000" w:rsidRPr="00000000">
          <w:rPr>
            <w:rFonts w:ascii="Roboto Mono Medium" w:cs="Roboto Mono Medium" w:eastAsia="Roboto Mono Medium" w:hAnsi="Roboto Mono Medium"/>
            <w:color w:val="1155cc"/>
            <w:u w:val="single"/>
            <w:rtl w:val="0"/>
          </w:rPr>
          <w:t xml:space="preserve">MULS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Multiply signed 16-bit x 16-bit values</w:t>
      </w:r>
      <w:r w:rsidDel="00000000" w:rsidR="00000000" w:rsidRPr="00000000">
        <w:rPr>
          <w:rtl w:val="0"/>
        </w:rPr>
      </w:r>
    </w:p>
    <w:p w:rsidR="00000000" w:rsidDel="00000000" w:rsidP="00000000" w:rsidRDefault="00000000" w:rsidRPr="00000000" w14:paraId="000002B9">
      <w:pPr>
        <w:tabs>
          <w:tab w:val="left" w:leader="none" w:pos="1800"/>
        </w:tabs>
        <w:spacing w:after="0" w:lineRule="auto"/>
        <w:rPr>
          <w:rFonts w:ascii="Roboto Mono Medium" w:cs="Roboto Mono Medium" w:eastAsia="Roboto Mono Medium" w:hAnsi="Roboto Mono Medium"/>
        </w:rPr>
      </w:pPr>
      <w:hyperlink w:anchor="_cg4e6rxaezp">
        <w:r w:rsidDel="00000000" w:rsidR="00000000" w:rsidRPr="00000000">
          <w:rPr>
            <w:rFonts w:ascii="Roboto Mono Medium" w:cs="Roboto Mono Medium" w:eastAsia="Roboto Mono Medium" w:hAnsi="Roboto Mono Medium"/>
            <w:color w:val="1155cc"/>
            <w:u w:val="single"/>
            <w:rtl w:val="0"/>
          </w:rPr>
          <w:t xml:space="preserve">SHL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Multiply 32-bit integer by power-of-two (shift left)</w:t>
      </w:r>
      <w:r w:rsidDel="00000000" w:rsidR="00000000" w:rsidRPr="00000000">
        <w:rPr>
          <w:rtl w:val="0"/>
        </w:rPr>
      </w:r>
    </w:p>
    <w:p w:rsidR="00000000" w:rsidDel="00000000" w:rsidP="00000000" w:rsidRDefault="00000000" w:rsidRPr="00000000" w14:paraId="000002BA">
      <w:pPr>
        <w:tabs>
          <w:tab w:val="left" w:leader="none" w:pos="1800"/>
        </w:tabs>
        <w:spacing w:after="0" w:lineRule="auto"/>
        <w:rPr>
          <w:rFonts w:ascii="Roboto Mono Medium" w:cs="Roboto Mono Medium" w:eastAsia="Roboto Mono Medium" w:hAnsi="Roboto Mono Medium"/>
        </w:rPr>
      </w:pPr>
      <w:hyperlink w:anchor="_y0jm929edm64">
        <w:r w:rsidDel="00000000" w:rsidR="00000000" w:rsidRPr="00000000">
          <w:rPr>
            <w:rFonts w:ascii="Roboto Mono Medium" w:cs="Roboto Mono Medium" w:eastAsia="Roboto Mono Medium" w:hAnsi="Roboto Mono Medium"/>
            <w:color w:val="1155cc"/>
            <w:u w:val="single"/>
            <w:rtl w:val="0"/>
          </w:rPr>
          <w:t xml:space="preserve">SHR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Divide unsigned 32-bit integer by power-of-two (shift right)</w:t>
      </w:r>
      <w:r w:rsidDel="00000000" w:rsidR="00000000" w:rsidRPr="00000000">
        <w:rPr>
          <w:rtl w:val="0"/>
        </w:rPr>
      </w:r>
    </w:p>
    <w:p w:rsidR="00000000" w:rsidDel="00000000" w:rsidP="00000000" w:rsidRDefault="00000000" w:rsidRPr="00000000" w14:paraId="000002BB">
      <w:pPr>
        <w:tabs>
          <w:tab w:val="left" w:leader="none" w:pos="1800"/>
        </w:tabs>
        <w:spacing w:after="0" w:lineRule="auto"/>
        <w:rPr>
          <w:rFonts w:ascii="Roboto Mono Medium" w:cs="Roboto Mono Medium" w:eastAsia="Roboto Mono Medium" w:hAnsi="Roboto Mono Medium"/>
        </w:rPr>
      </w:pPr>
      <w:hyperlink w:anchor="_er4hl0kfn1wn">
        <w:r w:rsidDel="00000000" w:rsidR="00000000" w:rsidRPr="00000000">
          <w:rPr>
            <w:rFonts w:ascii="Roboto Mono Medium" w:cs="Roboto Mono Medium" w:eastAsia="Roboto Mono Medium" w:hAnsi="Roboto Mono Medium"/>
            <w:color w:val="1155cc"/>
            <w:u w:val="single"/>
            <w:rtl w:val="0"/>
          </w:rPr>
          <w:t xml:space="preserve">SAR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Divide signed 32-bit integer by power-of-two (shift arithmetic right)</w:t>
      </w:r>
      <w:r w:rsidDel="00000000" w:rsidR="00000000" w:rsidRPr="00000000">
        <w:rPr>
          <w:rtl w:val="0"/>
        </w:rPr>
      </w:r>
    </w:p>
    <w:p w:rsidR="00000000" w:rsidDel="00000000" w:rsidP="00000000" w:rsidRDefault="00000000" w:rsidRPr="00000000" w14:paraId="000002BC">
      <w:pPr>
        <w:tabs>
          <w:tab w:val="left" w:leader="none" w:pos="1800"/>
        </w:tabs>
        <w:spacing w:after="0" w:lineRule="auto"/>
        <w:rPr>
          <w:rFonts w:ascii="Roboto Mono Medium" w:cs="Roboto Mono Medium" w:eastAsia="Roboto Mono Medium" w:hAnsi="Roboto Mono Medium"/>
        </w:rPr>
      </w:pPr>
      <w:hyperlink w:anchor="_72dwpag2ycaq">
        <w:r w:rsidDel="00000000" w:rsidR="00000000" w:rsidRPr="00000000">
          <w:rPr>
            <w:rFonts w:ascii="Roboto Mono Medium" w:cs="Roboto Mono Medium" w:eastAsia="Roboto Mono Medium" w:hAnsi="Roboto Mono Medium"/>
            <w:color w:val="1155cc"/>
            <w:u w:val="single"/>
            <w:rtl w:val="0"/>
          </w:rPr>
          <w:t xml:space="preserve">SCA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Create unsigned 16-bit scale value for next instruction's S value</w:t>
      </w:r>
      <w:r w:rsidDel="00000000" w:rsidR="00000000" w:rsidRPr="00000000">
        <w:rPr>
          <w:rtl w:val="0"/>
        </w:rPr>
      </w:r>
    </w:p>
    <w:p w:rsidR="00000000" w:rsidDel="00000000" w:rsidP="00000000" w:rsidRDefault="00000000" w:rsidRPr="00000000" w14:paraId="000002BD">
      <w:pPr>
        <w:tabs>
          <w:tab w:val="left" w:leader="none" w:pos="1800"/>
        </w:tabs>
        <w:spacing w:after="0" w:lineRule="auto"/>
        <w:rPr>
          <w:rFonts w:ascii="Roboto Mono Medium" w:cs="Roboto Mono Medium" w:eastAsia="Roboto Mono Medium" w:hAnsi="Roboto Mono Medium"/>
        </w:rPr>
      </w:pPr>
      <w:hyperlink w:anchor="_eh4usclguwow">
        <w:r w:rsidDel="00000000" w:rsidR="00000000" w:rsidRPr="00000000">
          <w:rPr>
            <w:rFonts w:ascii="Roboto Mono Medium" w:cs="Roboto Mono Medium" w:eastAsia="Roboto Mono Medium" w:hAnsi="Roboto Mono Medium"/>
            <w:color w:val="1155cc"/>
            <w:u w:val="single"/>
            <w:rtl w:val="0"/>
          </w:rPr>
          <w:t xml:space="preserve">SCAS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Create signed 18-bit scale value for next instruction's S value</w:t>
      </w:r>
      <w:r w:rsidDel="00000000" w:rsidR="00000000" w:rsidRPr="00000000">
        <w:rPr>
          <w:rtl w:val="0"/>
        </w:rPr>
      </w:r>
    </w:p>
    <w:p w:rsidR="00000000" w:rsidDel="00000000" w:rsidP="00000000" w:rsidRDefault="00000000" w:rsidRPr="00000000" w14:paraId="000002BE">
      <w:pPr>
        <w:tabs>
          <w:tab w:val="left" w:leader="none" w:pos="1800"/>
        </w:tabs>
        <w:spacing w:after="0" w:lineRule="auto"/>
        <w:rPr>
          <w:rFonts w:ascii="Roboto Mono Medium" w:cs="Roboto Mono Medium" w:eastAsia="Roboto Mono Medium" w:hAnsi="Roboto Mono Medium"/>
        </w:rPr>
      </w:pPr>
      <w:hyperlink w:anchor="_jw7rhjdisro0">
        <w:r w:rsidDel="00000000" w:rsidR="00000000" w:rsidRPr="00000000">
          <w:rPr>
            <w:rFonts w:ascii="Roboto Mono Medium" w:cs="Roboto Mono Medium" w:eastAsia="Roboto Mono Medium" w:hAnsi="Roboto Mono Medium"/>
            <w:color w:val="1155cc"/>
            <w:u w:val="single"/>
            <w:rtl w:val="0"/>
          </w:rPr>
          <w:t xml:space="preserve">CMP</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unsigned values</w:t>
      </w:r>
      <w:r w:rsidDel="00000000" w:rsidR="00000000" w:rsidRPr="00000000">
        <w:rPr>
          <w:rtl w:val="0"/>
        </w:rPr>
      </w:r>
    </w:p>
    <w:p w:rsidR="00000000" w:rsidDel="00000000" w:rsidP="00000000" w:rsidRDefault="00000000" w:rsidRPr="00000000" w14:paraId="000002BF">
      <w:pPr>
        <w:tabs>
          <w:tab w:val="left" w:leader="none" w:pos="1800"/>
        </w:tabs>
        <w:spacing w:after="0" w:lineRule="auto"/>
        <w:rPr>
          <w:rFonts w:ascii="Roboto Mono Medium" w:cs="Roboto Mono Medium" w:eastAsia="Roboto Mono Medium" w:hAnsi="Roboto Mono Medium"/>
        </w:rPr>
      </w:pPr>
      <w:hyperlink w:anchor="_3w81cwnriog1">
        <w:r w:rsidDel="00000000" w:rsidR="00000000" w:rsidRPr="00000000">
          <w:rPr>
            <w:rFonts w:ascii="Roboto Mono Medium" w:cs="Roboto Mono Medium" w:eastAsia="Roboto Mono Medium" w:hAnsi="Roboto Mono Medium"/>
            <w:color w:val="1155cc"/>
            <w:u w:val="single"/>
            <w:rtl w:val="0"/>
          </w:rPr>
          <w:t xml:space="preserve">CMPX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unsigned values plus carry flag</w:t>
      </w:r>
      <w:r w:rsidDel="00000000" w:rsidR="00000000" w:rsidRPr="00000000">
        <w:rPr>
          <w:rtl w:val="0"/>
        </w:rPr>
      </w:r>
    </w:p>
    <w:p w:rsidR="00000000" w:rsidDel="00000000" w:rsidP="00000000" w:rsidRDefault="00000000" w:rsidRPr="00000000" w14:paraId="000002C0">
      <w:pPr>
        <w:tabs>
          <w:tab w:val="left" w:leader="none" w:pos="1800"/>
        </w:tabs>
        <w:spacing w:after="0" w:lineRule="auto"/>
        <w:rPr>
          <w:rFonts w:ascii="Roboto Mono Medium" w:cs="Roboto Mono Medium" w:eastAsia="Roboto Mono Medium" w:hAnsi="Roboto Mono Medium"/>
        </w:rPr>
      </w:pPr>
      <w:hyperlink w:anchor="_nd6caax9v0zg">
        <w:r w:rsidDel="00000000" w:rsidR="00000000" w:rsidRPr="00000000">
          <w:rPr>
            <w:rFonts w:ascii="Roboto Mono Medium" w:cs="Roboto Mono Medium" w:eastAsia="Roboto Mono Medium" w:hAnsi="Roboto Mono Medium"/>
            <w:color w:val="1155cc"/>
            <w:u w:val="single"/>
            <w:rtl w:val="0"/>
          </w:rPr>
          <w:t xml:space="preserve">CMPS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signed values</w:t>
      </w:r>
      <w:r w:rsidDel="00000000" w:rsidR="00000000" w:rsidRPr="00000000">
        <w:rPr>
          <w:rtl w:val="0"/>
        </w:rPr>
      </w:r>
    </w:p>
    <w:p w:rsidR="00000000" w:rsidDel="00000000" w:rsidP="00000000" w:rsidRDefault="00000000" w:rsidRPr="00000000" w14:paraId="000002C1">
      <w:pPr>
        <w:tabs>
          <w:tab w:val="left" w:leader="none" w:pos="1800"/>
        </w:tabs>
        <w:spacing w:after="0" w:lineRule="auto"/>
        <w:rPr>
          <w:rFonts w:ascii="Roboto Mono Medium" w:cs="Roboto Mono Medium" w:eastAsia="Roboto Mono Medium" w:hAnsi="Roboto Mono Medium"/>
        </w:rPr>
      </w:pPr>
      <w:hyperlink w:anchor="_ccc7sdk782ug">
        <w:r w:rsidDel="00000000" w:rsidR="00000000" w:rsidRPr="00000000">
          <w:rPr>
            <w:rFonts w:ascii="Roboto Mono Medium" w:cs="Roboto Mono Medium" w:eastAsia="Roboto Mono Medium" w:hAnsi="Roboto Mono Medium"/>
            <w:color w:val="1155cc"/>
            <w:u w:val="single"/>
            <w:rtl w:val="0"/>
          </w:rPr>
          <w:t xml:space="preserve">CMPSX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signed values plus carry flag</w:t>
      </w:r>
      <w:r w:rsidDel="00000000" w:rsidR="00000000" w:rsidRPr="00000000">
        <w:rPr>
          <w:rtl w:val="0"/>
        </w:rPr>
      </w:r>
    </w:p>
    <w:p w:rsidR="00000000" w:rsidDel="00000000" w:rsidP="00000000" w:rsidRDefault="00000000" w:rsidRPr="00000000" w14:paraId="000002C2">
      <w:pPr>
        <w:tabs>
          <w:tab w:val="left" w:leader="none" w:pos="1800"/>
        </w:tabs>
        <w:spacing w:after="0" w:lineRule="auto"/>
        <w:rPr>
          <w:rFonts w:ascii="Roboto Mono Medium" w:cs="Roboto Mono Medium" w:eastAsia="Roboto Mono Medium" w:hAnsi="Roboto Mono Medium"/>
        </w:rPr>
      </w:pPr>
      <w:hyperlink w:anchor="_6j1a3848ozh3">
        <w:r w:rsidDel="00000000" w:rsidR="00000000" w:rsidRPr="00000000">
          <w:rPr>
            <w:rFonts w:ascii="Roboto Mono Medium" w:cs="Roboto Mono Medium" w:eastAsia="Roboto Mono Medium" w:hAnsi="Roboto Mono Medium"/>
            <w:color w:val="1155cc"/>
            <w:u w:val="single"/>
            <w:rtl w:val="0"/>
          </w:rPr>
          <w:t xml:space="preserve">CMPR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unsigned values (in reverse order to CMP)</w:t>
      </w:r>
      <w:r w:rsidDel="00000000" w:rsidR="00000000" w:rsidRPr="00000000">
        <w:rPr>
          <w:rtl w:val="0"/>
        </w:rPr>
      </w:r>
    </w:p>
    <w:p w:rsidR="00000000" w:rsidDel="00000000" w:rsidP="00000000" w:rsidRDefault="00000000" w:rsidRPr="00000000" w14:paraId="000002C3">
      <w:pPr>
        <w:tabs>
          <w:tab w:val="left" w:leader="none" w:pos="1800"/>
        </w:tabs>
        <w:spacing w:after="0" w:lineRule="auto"/>
        <w:rPr>
          <w:b w:val="1"/>
        </w:rPr>
      </w:pPr>
      <w:hyperlink w:anchor="_xxivkrt1rtt">
        <w:r w:rsidDel="00000000" w:rsidR="00000000" w:rsidRPr="00000000">
          <w:rPr>
            <w:rFonts w:ascii="Roboto Mono Medium" w:cs="Roboto Mono Medium" w:eastAsia="Roboto Mono Medium" w:hAnsi="Roboto Mono Medium"/>
            <w:color w:val="1155cc"/>
            <w:u w:val="single"/>
            <w:rtl w:val="0"/>
          </w:rPr>
          <w:t xml:space="preserve">CMPM</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Compare two unsigned values, get MSB of difference</w:t>
      </w:r>
      <w:r w:rsidDel="00000000" w:rsidR="00000000" w:rsidRPr="00000000">
        <w:rPr>
          <w:rtl w:val="0"/>
        </w:rPr>
      </w:r>
    </w:p>
    <w:p w:rsidR="00000000" w:rsidDel="00000000" w:rsidP="00000000" w:rsidRDefault="00000000" w:rsidRPr="00000000" w14:paraId="000002C4">
      <w:pPr>
        <w:tabs>
          <w:tab w:val="left" w:leader="none" w:pos="1800"/>
        </w:tabs>
        <w:spacing w:after="0" w:before="200" w:lineRule="auto"/>
        <w:rPr/>
      </w:pPr>
      <w:r w:rsidDel="00000000" w:rsidR="00000000" w:rsidRPr="00000000">
        <w:rPr>
          <w:b w:val="1"/>
          <w:rtl w:val="0"/>
        </w:rPr>
        <w:t xml:space="preserve">CORDIC Solver</w:t>
      </w:r>
      <w:r w:rsidDel="00000000" w:rsidR="00000000" w:rsidRPr="00000000">
        <w:rPr>
          <w:rtl w:val="0"/>
        </w:rPr>
      </w:r>
    </w:p>
    <w:p w:rsidR="00000000" w:rsidDel="00000000" w:rsidP="00000000" w:rsidRDefault="00000000" w:rsidRPr="00000000" w14:paraId="000002C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QLOG</w:t>
        <w:tab/>
      </w:r>
      <w:r w:rsidDel="00000000" w:rsidR="00000000" w:rsidRPr="00000000">
        <w:rPr>
          <w:rtl w:val="0"/>
        </w:rPr>
        <w:t xml:space="preserve">Start CORDIC number-to-logarithm conversion</w:t>
      </w:r>
      <w:r w:rsidDel="00000000" w:rsidR="00000000" w:rsidRPr="00000000">
        <w:rPr>
          <w:rtl w:val="0"/>
        </w:rPr>
      </w:r>
    </w:p>
    <w:p w:rsidR="00000000" w:rsidDel="00000000" w:rsidP="00000000" w:rsidRDefault="00000000" w:rsidRPr="00000000" w14:paraId="000002C6">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QEXP</w:t>
        <w:tab/>
      </w:r>
      <w:r w:rsidDel="00000000" w:rsidR="00000000" w:rsidRPr="00000000">
        <w:rPr>
          <w:rtl w:val="0"/>
        </w:rPr>
        <w:t xml:space="preserve">Start CORDIC logarithm-to-number conversion</w:t>
      </w:r>
      <w:r w:rsidDel="00000000" w:rsidR="00000000" w:rsidRPr="00000000">
        <w:rPr>
          <w:rtl w:val="0"/>
        </w:rPr>
      </w:r>
    </w:p>
    <w:p w:rsidR="00000000" w:rsidDel="00000000" w:rsidP="00000000" w:rsidRDefault="00000000" w:rsidRPr="00000000" w14:paraId="000002C7">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QMUL</w:t>
        <w:tab/>
      </w:r>
      <w:r w:rsidDel="00000000" w:rsidR="00000000" w:rsidRPr="00000000">
        <w:rPr>
          <w:rtl w:val="0"/>
        </w:rPr>
        <w:t xml:space="preserve">Start CORDIC unsigned multiplication</w:t>
      </w:r>
      <w:r w:rsidDel="00000000" w:rsidR="00000000" w:rsidRPr="00000000">
        <w:rPr>
          <w:rtl w:val="0"/>
        </w:rPr>
      </w:r>
    </w:p>
    <w:p w:rsidR="00000000" w:rsidDel="00000000" w:rsidP="00000000" w:rsidRDefault="00000000" w:rsidRPr="00000000" w14:paraId="000002C8">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QDIV</w:t>
        <w:tab/>
      </w:r>
      <w:r w:rsidDel="00000000" w:rsidR="00000000" w:rsidRPr="00000000">
        <w:rPr>
          <w:rtl w:val="0"/>
        </w:rPr>
        <w:t xml:space="preserve">Start CORDIC unsigned division</w:t>
      </w:r>
      <w:r w:rsidDel="00000000" w:rsidR="00000000" w:rsidRPr="00000000">
        <w:rPr>
          <w:rtl w:val="0"/>
        </w:rPr>
      </w:r>
    </w:p>
    <w:p w:rsidR="00000000" w:rsidDel="00000000" w:rsidP="00000000" w:rsidRDefault="00000000" w:rsidRPr="00000000" w14:paraId="000002C9">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QFRAC</w:t>
        <w:tab/>
      </w:r>
      <w:r w:rsidDel="00000000" w:rsidR="00000000" w:rsidRPr="00000000">
        <w:rPr>
          <w:rtl w:val="0"/>
        </w:rPr>
        <w:t xml:space="preserve">Start CORDIC</w:t>
      </w:r>
      <w:r w:rsidDel="00000000" w:rsidR="00000000" w:rsidRPr="00000000">
        <w:rPr>
          <w:rtl w:val="0"/>
        </w:rPr>
        <w:t xml:space="preserve"> unsigned division</w:t>
      </w:r>
      <w:r w:rsidDel="00000000" w:rsidR="00000000" w:rsidRPr="00000000">
        <w:rPr>
          <w:rtl w:val="0"/>
        </w:rPr>
      </w:r>
    </w:p>
    <w:p w:rsidR="00000000" w:rsidDel="00000000" w:rsidP="00000000" w:rsidRDefault="00000000" w:rsidRPr="00000000" w14:paraId="000002CA">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QSQRT</w:t>
        <w:tab/>
      </w:r>
      <w:r w:rsidDel="00000000" w:rsidR="00000000" w:rsidRPr="00000000">
        <w:rPr>
          <w:rtl w:val="0"/>
        </w:rPr>
        <w:t xml:space="preserve">Start CORDIC square root</w:t>
      </w:r>
      <w:r w:rsidDel="00000000" w:rsidR="00000000" w:rsidRPr="00000000">
        <w:rPr>
          <w:rtl w:val="0"/>
        </w:rPr>
      </w:r>
    </w:p>
    <w:p w:rsidR="00000000" w:rsidDel="00000000" w:rsidP="00000000" w:rsidRDefault="00000000" w:rsidRPr="00000000" w14:paraId="000002CB">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QROTATE</w:t>
        <w:tab/>
      </w:r>
      <w:r w:rsidDel="00000000" w:rsidR="00000000" w:rsidRPr="00000000">
        <w:rPr>
          <w:rtl w:val="0"/>
        </w:rPr>
        <w:t xml:space="preserve">Start CORDIC rotation or polar-to-cartesian conversion</w:t>
      </w:r>
      <w:r w:rsidDel="00000000" w:rsidR="00000000" w:rsidRPr="00000000">
        <w:rPr>
          <w:rtl w:val="0"/>
        </w:rPr>
      </w:r>
    </w:p>
    <w:p w:rsidR="00000000" w:rsidDel="00000000" w:rsidP="00000000" w:rsidRDefault="00000000" w:rsidRPr="00000000" w14:paraId="000002CC">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QVECTOR</w:t>
        <w:tab/>
      </w:r>
      <w:r w:rsidDel="00000000" w:rsidR="00000000" w:rsidRPr="00000000">
        <w:rPr>
          <w:rtl w:val="0"/>
        </w:rPr>
        <w:t xml:space="preserve">Start CORDIC cartesian-to-polar conversion</w:t>
      </w:r>
    </w:p>
    <w:p w:rsidR="00000000" w:rsidDel="00000000" w:rsidP="00000000" w:rsidRDefault="00000000" w:rsidRPr="00000000" w14:paraId="000002CD">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GETQX</w:t>
        <w:tab/>
      </w:r>
      <w:r w:rsidDel="00000000" w:rsidR="00000000" w:rsidRPr="00000000">
        <w:rPr>
          <w:rtl w:val="0"/>
        </w:rPr>
        <w:t xml:space="preserve">Get lower long, quotient, root, X, length, logarithm, or integer CORDIC result</w:t>
      </w:r>
      <w:r w:rsidDel="00000000" w:rsidR="00000000" w:rsidRPr="00000000">
        <w:rPr>
          <w:rtl w:val="0"/>
        </w:rPr>
      </w:r>
    </w:p>
    <w:p w:rsidR="00000000" w:rsidDel="00000000" w:rsidP="00000000" w:rsidRDefault="00000000" w:rsidRPr="00000000" w14:paraId="000002CE">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GETQY</w:t>
        <w:tab/>
      </w:r>
      <w:r w:rsidDel="00000000" w:rsidR="00000000" w:rsidRPr="00000000">
        <w:rPr>
          <w:rtl w:val="0"/>
        </w:rPr>
        <w:t xml:space="preserve">Get upper long, remainder, Y, or angle CORDIC result</w:t>
      </w:r>
    </w:p>
    <w:p w:rsidR="00000000" w:rsidDel="00000000" w:rsidP="00000000" w:rsidRDefault="00000000" w:rsidRPr="00000000" w14:paraId="000002CF">
      <w:pPr>
        <w:pStyle w:val="Heading3"/>
        <w:rPr>
          <w:highlight w:val="yellow"/>
        </w:rPr>
      </w:pPr>
      <w:bookmarkStart w:colFirst="0" w:colLast="0" w:name="_rie544cg2hir" w:id="45"/>
      <w:bookmarkEnd w:id="45"/>
      <w:r w:rsidDel="00000000" w:rsidR="00000000" w:rsidRPr="00000000">
        <w:rPr>
          <w:rtl w:val="0"/>
        </w:rPr>
        <w:t xml:space="preserve">Timing</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tl w:val="0"/>
        </w:rPr>
        <w:t xml:space="preserve">Instructions to retrieve the current clock value or wait for a future clock value.  Also see </w:t>
      </w:r>
      <w:r w:rsidDel="00000000" w:rsidR="00000000" w:rsidRPr="00000000">
        <w:rPr>
          <w:rFonts w:ascii="Roboto Mono Medium" w:cs="Roboto Mono Medium" w:eastAsia="Roboto Mono Medium" w:hAnsi="Roboto Mono Medium"/>
          <w:rtl w:val="0"/>
        </w:rPr>
        <w:t xml:space="preserve">xxxCT</w:t>
      </w:r>
      <w:r w:rsidDel="00000000" w:rsidR="00000000" w:rsidRPr="00000000">
        <w:rPr>
          <w:rtl w:val="0"/>
        </w:rPr>
        <w:t xml:space="preserve"> event instructions for handling timed events.</w:t>
      </w:r>
    </w:p>
    <w:p w:rsidR="00000000" w:rsidDel="00000000" w:rsidP="00000000" w:rsidRDefault="00000000" w:rsidRPr="00000000" w14:paraId="000002D1">
      <w:pPr>
        <w:tabs>
          <w:tab w:val="left" w:leader="none" w:pos="1800"/>
        </w:tabs>
        <w:spacing w:after="0" w:before="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GETCT</w:t>
        <w:tab/>
      </w:r>
      <w:r w:rsidDel="00000000" w:rsidR="00000000" w:rsidRPr="00000000">
        <w:rPr>
          <w:rtl w:val="0"/>
        </w:rPr>
        <w:t xml:space="preserve">Get lower/upper 32-bits of System Counter</w:t>
      </w:r>
      <w:r w:rsidDel="00000000" w:rsidR="00000000" w:rsidRPr="00000000">
        <w:rPr>
          <w:rtl w:val="0"/>
        </w:rPr>
      </w:r>
    </w:p>
    <w:p w:rsidR="00000000" w:rsidDel="00000000" w:rsidP="00000000" w:rsidRDefault="00000000" w:rsidRPr="00000000" w14:paraId="000002D2">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WAITX</w:t>
        <w:tab/>
      </w:r>
      <w:r w:rsidDel="00000000" w:rsidR="00000000" w:rsidRPr="00000000">
        <w:rPr>
          <w:rtl w:val="0"/>
        </w:rPr>
        <w:t xml:space="preserve">Wait for fixed or range-limited random number of clocks</w:t>
      </w:r>
    </w:p>
    <w:p w:rsidR="00000000" w:rsidDel="00000000" w:rsidP="00000000" w:rsidRDefault="00000000" w:rsidRPr="00000000" w14:paraId="000002D3">
      <w:pPr>
        <w:pStyle w:val="Heading3"/>
        <w:rPr>
          <w:highlight w:val="yellow"/>
        </w:rPr>
      </w:pPr>
      <w:bookmarkStart w:colFirst="0" w:colLast="0" w:name="_6ehq03n22voi" w:id="46"/>
      <w:bookmarkEnd w:id="46"/>
      <w:r w:rsidDel="00000000" w:rsidR="00000000" w:rsidRPr="00000000">
        <w:rPr>
          <w:rtl w:val="0"/>
        </w:rPr>
        <w:t xml:space="preserve">Event Handling</w:t>
      </w: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t xml:space="preserve">Event instructions create, configure, monitor, or branch on various events.</w:t>
      </w:r>
      <w:r w:rsidDel="00000000" w:rsidR="00000000" w:rsidRPr="00000000">
        <w:rPr>
          <w:rtl w:val="0"/>
        </w:rPr>
      </w:r>
    </w:p>
    <w:p w:rsidR="00000000" w:rsidDel="00000000" w:rsidP="00000000" w:rsidRDefault="00000000" w:rsidRPr="00000000" w14:paraId="000002D5">
      <w:pPr>
        <w:spacing w:after="0" w:before="200" w:lineRule="auto"/>
        <w:rPr>
          <w:b w:val="1"/>
        </w:rPr>
      </w:pPr>
      <w:r w:rsidDel="00000000" w:rsidR="00000000" w:rsidRPr="00000000">
        <w:rPr>
          <w:b w:val="1"/>
          <w:rtl w:val="0"/>
        </w:rPr>
        <w:t xml:space="preserve">Create/Configure</w:t>
      </w:r>
    </w:p>
    <w:p w:rsidR="00000000" w:rsidDel="00000000" w:rsidP="00000000" w:rsidRDefault="00000000" w:rsidRPr="00000000" w14:paraId="000002D6">
      <w:pPr>
        <w:tabs>
          <w:tab w:val="left" w:leader="none" w:pos="1800"/>
        </w:tabs>
        <w:spacing w:after="0" w:lineRule="auto"/>
        <w:rPr/>
      </w:pPr>
      <w:hyperlink w:anchor="_wx29grvrexs">
        <w:r w:rsidDel="00000000" w:rsidR="00000000" w:rsidRPr="00000000">
          <w:rPr>
            <w:rFonts w:ascii="Roboto Mono Medium" w:cs="Roboto Mono Medium" w:eastAsia="Roboto Mono Medium" w:hAnsi="Roboto Mono Medium"/>
            <w:color w:val="1155cc"/>
            <w:u w:val="single"/>
            <w:rtl w:val="0"/>
          </w:rPr>
          <w:t xml:space="preserve">COGATN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Strobe the attention signal of one or more cogs</w:t>
      </w:r>
    </w:p>
    <w:p w:rsidR="00000000" w:rsidDel="00000000" w:rsidP="00000000" w:rsidRDefault="00000000" w:rsidRPr="00000000" w14:paraId="000002D7">
      <w:pPr>
        <w:tabs>
          <w:tab w:val="left" w:leader="none" w:pos="1800"/>
        </w:tabs>
        <w:spacing w:after="0" w:lineRule="auto"/>
        <w:rPr/>
      </w:pPr>
      <w:hyperlink w:anchor="_u2xzjautl27l">
        <w:r w:rsidDel="00000000" w:rsidR="00000000" w:rsidRPr="00000000">
          <w:rPr>
            <w:rFonts w:ascii="Roboto Mono Medium" w:cs="Roboto Mono Medium" w:eastAsia="Roboto Mono Medium" w:hAnsi="Roboto Mono Medium"/>
            <w:color w:val="1155cc"/>
            <w:u w:val="single"/>
            <w:rtl w:val="0"/>
          </w:rPr>
          <w:t xml:space="preserve">ADDCT1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counter event 1 trigger time</w:t>
      </w:r>
    </w:p>
    <w:p w:rsidR="00000000" w:rsidDel="00000000" w:rsidP="00000000" w:rsidRDefault="00000000" w:rsidRPr="00000000" w14:paraId="000002D8">
      <w:pPr>
        <w:tabs>
          <w:tab w:val="left" w:leader="none" w:pos="1800"/>
        </w:tabs>
        <w:spacing w:after="0" w:lineRule="auto"/>
        <w:rPr>
          <w:rFonts w:ascii="Roboto Mono Medium" w:cs="Roboto Mono Medium" w:eastAsia="Roboto Mono Medium" w:hAnsi="Roboto Mono Medium"/>
        </w:rPr>
      </w:pPr>
      <w:hyperlink w:anchor="_u2xzjautl27l">
        <w:r w:rsidDel="00000000" w:rsidR="00000000" w:rsidRPr="00000000">
          <w:rPr>
            <w:rFonts w:ascii="Roboto Mono Medium" w:cs="Roboto Mono Medium" w:eastAsia="Roboto Mono Medium" w:hAnsi="Roboto Mono Medium"/>
            <w:color w:val="1155cc"/>
            <w:u w:val="single"/>
            <w:rtl w:val="0"/>
          </w:rPr>
          <w:t xml:space="preserve">ADDCT2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counter event 2 trigger time</w:t>
      </w:r>
      <w:r w:rsidDel="00000000" w:rsidR="00000000" w:rsidRPr="00000000">
        <w:rPr>
          <w:rtl w:val="0"/>
        </w:rPr>
      </w:r>
    </w:p>
    <w:p w:rsidR="00000000" w:rsidDel="00000000" w:rsidP="00000000" w:rsidRDefault="00000000" w:rsidRPr="00000000" w14:paraId="000002D9">
      <w:pPr>
        <w:tabs>
          <w:tab w:val="left" w:leader="none" w:pos="1800"/>
        </w:tabs>
        <w:spacing w:after="0" w:lineRule="auto"/>
        <w:rPr>
          <w:rFonts w:ascii="Roboto Mono Medium" w:cs="Roboto Mono Medium" w:eastAsia="Roboto Mono Medium" w:hAnsi="Roboto Mono Medium"/>
        </w:rPr>
      </w:pPr>
      <w:hyperlink w:anchor="_u2xzjautl27l">
        <w:r w:rsidDel="00000000" w:rsidR="00000000" w:rsidRPr="00000000">
          <w:rPr>
            <w:rFonts w:ascii="Roboto Mono Medium" w:cs="Roboto Mono Medium" w:eastAsia="Roboto Mono Medium" w:hAnsi="Roboto Mono Medium"/>
            <w:color w:val="1155cc"/>
            <w:u w:val="single"/>
            <w:rtl w:val="0"/>
          </w:rPr>
          <w:t xml:space="preserve">ADDCT3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counter event 3 trigger time</w:t>
      </w:r>
      <w:r w:rsidDel="00000000" w:rsidR="00000000" w:rsidRPr="00000000">
        <w:rPr>
          <w:rtl w:val="0"/>
        </w:rPr>
      </w:r>
    </w:p>
    <w:p w:rsidR="00000000" w:rsidDel="00000000" w:rsidP="00000000" w:rsidRDefault="00000000" w:rsidRPr="00000000" w14:paraId="000002DA">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SETPAT</w:t>
        <w:tab/>
      </w:r>
      <w:r w:rsidDel="00000000" w:rsidR="00000000" w:rsidRPr="00000000">
        <w:rPr>
          <w:rtl w:val="0"/>
        </w:rPr>
        <w:t xml:space="preserve">Set pin pattern event</w:t>
      </w:r>
      <w:r w:rsidDel="00000000" w:rsidR="00000000" w:rsidRPr="00000000">
        <w:rPr>
          <w:rtl w:val="0"/>
        </w:rPr>
      </w:r>
    </w:p>
    <w:p w:rsidR="00000000" w:rsidDel="00000000" w:rsidP="00000000" w:rsidRDefault="00000000" w:rsidRPr="00000000" w14:paraId="000002DB">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SETSE1</w:t>
        <w:tab/>
      </w:r>
      <w:r w:rsidDel="00000000" w:rsidR="00000000" w:rsidRPr="00000000">
        <w:rPr>
          <w:rtl w:val="0"/>
        </w:rPr>
        <w:t xml:space="preserve">Set selectable event 1 configuration</w:t>
      </w:r>
      <w:r w:rsidDel="00000000" w:rsidR="00000000" w:rsidRPr="00000000">
        <w:rPr>
          <w:rtl w:val="0"/>
        </w:rPr>
      </w:r>
    </w:p>
    <w:p w:rsidR="00000000" w:rsidDel="00000000" w:rsidP="00000000" w:rsidRDefault="00000000" w:rsidRPr="00000000" w14:paraId="000002DC">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SETSE2</w:t>
        <w:tab/>
      </w:r>
      <w:r w:rsidDel="00000000" w:rsidR="00000000" w:rsidRPr="00000000">
        <w:rPr>
          <w:rtl w:val="0"/>
        </w:rPr>
        <w:t xml:space="preserve">Set selectable event 2 configuration</w:t>
      </w:r>
      <w:r w:rsidDel="00000000" w:rsidR="00000000" w:rsidRPr="00000000">
        <w:rPr>
          <w:rtl w:val="0"/>
        </w:rPr>
      </w:r>
    </w:p>
    <w:p w:rsidR="00000000" w:rsidDel="00000000" w:rsidP="00000000" w:rsidRDefault="00000000" w:rsidRPr="00000000" w14:paraId="000002DD">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SETSE3</w:t>
        <w:tab/>
      </w:r>
      <w:r w:rsidDel="00000000" w:rsidR="00000000" w:rsidRPr="00000000">
        <w:rPr>
          <w:rtl w:val="0"/>
        </w:rPr>
        <w:t xml:space="preserve">Set selectable event 3 configuration</w:t>
      </w:r>
      <w:r w:rsidDel="00000000" w:rsidR="00000000" w:rsidRPr="00000000">
        <w:rPr>
          <w:rtl w:val="0"/>
        </w:rPr>
      </w:r>
    </w:p>
    <w:p w:rsidR="00000000" w:rsidDel="00000000" w:rsidP="00000000" w:rsidRDefault="00000000" w:rsidRPr="00000000" w14:paraId="000002DE">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SETSE4</w:t>
        <w:tab/>
      </w:r>
      <w:r w:rsidDel="00000000" w:rsidR="00000000" w:rsidRPr="00000000">
        <w:rPr>
          <w:rtl w:val="0"/>
        </w:rPr>
        <w:t xml:space="preserve">Set selectable event 4 configuration</w:t>
      </w:r>
    </w:p>
    <w:bookmarkStart w:colFirst="0" w:colLast="0" w:name="p4f24b4faur6" w:id="47"/>
    <w:bookmarkEnd w:id="47"/>
    <w:p w:rsidR="00000000" w:rsidDel="00000000" w:rsidP="00000000" w:rsidRDefault="00000000" w:rsidRPr="00000000" w14:paraId="000002DF">
      <w:pPr>
        <w:spacing w:after="0" w:before="200" w:lineRule="auto"/>
        <w:rPr>
          <w:b w:val="1"/>
        </w:rPr>
      </w:pPr>
      <w:r w:rsidDel="00000000" w:rsidR="00000000" w:rsidRPr="00000000">
        <w:rPr>
          <w:b w:val="1"/>
          <w:rtl w:val="0"/>
        </w:rPr>
        <w:t xml:space="preserve">Monitor</w:t>
      </w:r>
    </w:p>
    <w:p w:rsidR="00000000" w:rsidDel="00000000" w:rsidP="00000000" w:rsidRDefault="00000000" w:rsidRPr="00000000" w14:paraId="000002E0">
      <w:pPr>
        <w:tabs>
          <w:tab w:val="left" w:leader="none" w:pos="1800"/>
        </w:tabs>
        <w:spacing w:after="0" w:lineRule="auto"/>
        <w:rPr>
          <w:rFonts w:ascii="Roboto Mono Medium" w:cs="Roboto Mono Medium" w:eastAsia="Roboto Mono Medium" w:hAnsi="Roboto Mono Medium"/>
        </w:rPr>
      </w:pPr>
      <w:hyperlink w:anchor="_ref43okqtzzr">
        <w:r w:rsidDel="00000000" w:rsidR="00000000" w:rsidRPr="00000000">
          <w:rPr>
            <w:rFonts w:ascii="Roboto Mono Medium" w:cs="Roboto Mono Medium" w:eastAsia="Roboto Mono Medium" w:hAnsi="Roboto Mono Medium"/>
            <w:color w:val="1155cc"/>
            <w:u w:val="single"/>
            <w:rtl w:val="0"/>
          </w:rPr>
          <w:t xml:space="preserve">POLLATN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attention flag</w:t>
      </w:r>
      <w:r w:rsidDel="00000000" w:rsidR="00000000" w:rsidRPr="00000000">
        <w:rPr>
          <w:rtl w:val="0"/>
        </w:rPr>
      </w:r>
    </w:p>
    <w:p w:rsidR="00000000" w:rsidDel="00000000" w:rsidP="00000000" w:rsidRDefault="00000000" w:rsidRPr="00000000" w14:paraId="000002E1">
      <w:pPr>
        <w:tabs>
          <w:tab w:val="left" w:leader="none" w:pos="1800"/>
        </w:tabs>
        <w:spacing w:after="0" w:lineRule="auto"/>
        <w:rPr>
          <w:rFonts w:ascii="Roboto Mono Medium" w:cs="Roboto Mono Medium" w:eastAsia="Roboto Mono Medium" w:hAnsi="Roboto Mono Medium"/>
        </w:rPr>
      </w:pPr>
      <w:hyperlink w:anchor="_dgitqmcw0hm">
        <w:r w:rsidDel="00000000" w:rsidR="00000000" w:rsidRPr="00000000">
          <w:rPr>
            <w:rFonts w:ascii="Roboto Mono Medium" w:cs="Roboto Mono Medium" w:eastAsia="Roboto Mono Medium" w:hAnsi="Roboto Mono Medium"/>
            <w:color w:val="1155cc"/>
            <w:u w:val="single"/>
            <w:rtl w:val="0"/>
          </w:rPr>
          <w:t xml:space="preserve">POLLCT1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counter event 1 flag</w:t>
      </w:r>
      <w:r w:rsidDel="00000000" w:rsidR="00000000" w:rsidRPr="00000000">
        <w:rPr>
          <w:rtl w:val="0"/>
        </w:rPr>
      </w:r>
    </w:p>
    <w:p w:rsidR="00000000" w:rsidDel="00000000" w:rsidP="00000000" w:rsidRDefault="00000000" w:rsidRPr="00000000" w14:paraId="000002E2">
      <w:pPr>
        <w:tabs>
          <w:tab w:val="left" w:leader="none" w:pos="1800"/>
        </w:tabs>
        <w:spacing w:after="0" w:lineRule="auto"/>
        <w:rPr>
          <w:rFonts w:ascii="Roboto Mono Medium" w:cs="Roboto Mono Medium" w:eastAsia="Roboto Mono Medium" w:hAnsi="Roboto Mono Medium"/>
        </w:rPr>
      </w:pPr>
      <w:hyperlink w:anchor="_dgitqmcw0hm">
        <w:r w:rsidDel="00000000" w:rsidR="00000000" w:rsidRPr="00000000">
          <w:rPr>
            <w:rFonts w:ascii="Roboto Mono Medium" w:cs="Roboto Mono Medium" w:eastAsia="Roboto Mono Medium" w:hAnsi="Roboto Mono Medium"/>
            <w:color w:val="1155cc"/>
            <w:u w:val="single"/>
            <w:rtl w:val="0"/>
          </w:rPr>
          <w:t xml:space="preserve">POLLCT2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counter event 2 flag</w:t>
      </w:r>
      <w:r w:rsidDel="00000000" w:rsidR="00000000" w:rsidRPr="00000000">
        <w:rPr>
          <w:rtl w:val="0"/>
        </w:rPr>
      </w:r>
    </w:p>
    <w:p w:rsidR="00000000" w:rsidDel="00000000" w:rsidP="00000000" w:rsidRDefault="00000000" w:rsidRPr="00000000" w14:paraId="000002E3">
      <w:pPr>
        <w:tabs>
          <w:tab w:val="left" w:leader="none" w:pos="1800"/>
        </w:tabs>
        <w:spacing w:after="0" w:lineRule="auto"/>
        <w:rPr>
          <w:rFonts w:ascii="Roboto Mono Medium" w:cs="Roboto Mono Medium" w:eastAsia="Roboto Mono Medium" w:hAnsi="Roboto Mono Medium"/>
        </w:rPr>
      </w:pPr>
      <w:hyperlink w:anchor="_dgitqmcw0hm">
        <w:r w:rsidDel="00000000" w:rsidR="00000000" w:rsidRPr="00000000">
          <w:rPr>
            <w:rFonts w:ascii="Roboto Mono Medium" w:cs="Roboto Mono Medium" w:eastAsia="Roboto Mono Medium" w:hAnsi="Roboto Mono Medium"/>
            <w:color w:val="1155cc"/>
            <w:u w:val="single"/>
            <w:rtl w:val="0"/>
          </w:rPr>
          <w:t xml:space="preserve">POLLCT3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counter event 3 flag</w:t>
      </w:r>
      <w:r w:rsidDel="00000000" w:rsidR="00000000" w:rsidRPr="00000000">
        <w:rPr>
          <w:rtl w:val="0"/>
        </w:rPr>
      </w:r>
    </w:p>
    <w:p w:rsidR="00000000" w:rsidDel="00000000" w:rsidP="00000000" w:rsidRDefault="00000000" w:rsidRPr="00000000" w14:paraId="000002E4">
      <w:pPr>
        <w:tabs>
          <w:tab w:val="left" w:leader="none" w:pos="1800"/>
        </w:tabs>
        <w:spacing w:after="0" w:lineRule="auto"/>
        <w:rPr>
          <w:rFonts w:ascii="Roboto Mono Medium" w:cs="Roboto Mono Medium" w:eastAsia="Roboto Mono Medium" w:hAnsi="Roboto Mono Medium"/>
        </w:rPr>
      </w:pPr>
      <w:hyperlink w:anchor="_86ta1z2g86ao">
        <w:r w:rsidDel="00000000" w:rsidR="00000000" w:rsidRPr="00000000">
          <w:rPr>
            <w:rFonts w:ascii="Roboto Mono Medium" w:cs="Roboto Mono Medium" w:eastAsia="Roboto Mono Medium" w:hAnsi="Roboto Mono Medium"/>
            <w:color w:val="1155cc"/>
            <w:u w:val="single"/>
            <w:rtl w:val="0"/>
          </w:rPr>
          <w:t xml:space="preserve">POLLFBW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FIFO-interface-block-wrap event flag</w:t>
      </w:r>
      <w:r w:rsidDel="00000000" w:rsidR="00000000" w:rsidRPr="00000000">
        <w:rPr>
          <w:rtl w:val="0"/>
        </w:rPr>
      </w:r>
    </w:p>
    <w:p w:rsidR="00000000" w:rsidDel="00000000" w:rsidP="00000000" w:rsidRDefault="00000000" w:rsidRPr="00000000" w14:paraId="000002E5">
      <w:pPr>
        <w:tabs>
          <w:tab w:val="left" w:leader="none" w:pos="1800"/>
        </w:tabs>
        <w:spacing w:after="0" w:lineRule="auto"/>
        <w:rPr>
          <w:rFonts w:ascii="Roboto Mono Medium" w:cs="Roboto Mono Medium" w:eastAsia="Roboto Mono Medium" w:hAnsi="Roboto Mono Medium"/>
        </w:rPr>
      </w:pPr>
      <w:hyperlink w:anchor="_m2gclmhbm44b">
        <w:r w:rsidDel="00000000" w:rsidR="00000000" w:rsidRPr="00000000">
          <w:rPr>
            <w:rFonts w:ascii="Roboto Mono Medium" w:cs="Roboto Mono Medium" w:eastAsia="Roboto Mono Medium" w:hAnsi="Roboto Mono Medium"/>
            <w:color w:val="1155cc"/>
            <w:u w:val="single"/>
            <w:rtl w:val="0"/>
          </w:rPr>
          <w:t xml:space="preserve">POLLINT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interrupt-occurred event flag</w:t>
      </w:r>
      <w:r w:rsidDel="00000000" w:rsidR="00000000" w:rsidRPr="00000000">
        <w:rPr>
          <w:rtl w:val="0"/>
        </w:rPr>
      </w:r>
    </w:p>
    <w:p w:rsidR="00000000" w:rsidDel="00000000" w:rsidP="00000000" w:rsidRDefault="00000000" w:rsidRPr="00000000" w14:paraId="000002E6">
      <w:pPr>
        <w:tabs>
          <w:tab w:val="left" w:leader="none" w:pos="1800"/>
        </w:tabs>
        <w:spacing w:after="0" w:lineRule="auto"/>
        <w:rPr>
          <w:rFonts w:ascii="Roboto Mono Medium" w:cs="Roboto Mono Medium" w:eastAsia="Roboto Mono Medium" w:hAnsi="Roboto Mono Medium"/>
        </w:rPr>
      </w:pPr>
      <w:hyperlink w:anchor="_2sqdtda5rj0e">
        <w:r w:rsidDel="00000000" w:rsidR="00000000" w:rsidRPr="00000000">
          <w:rPr>
            <w:rFonts w:ascii="Roboto Mono Medium" w:cs="Roboto Mono Medium" w:eastAsia="Roboto Mono Medium" w:hAnsi="Roboto Mono Medium"/>
            <w:color w:val="1155cc"/>
            <w:u w:val="single"/>
            <w:rtl w:val="0"/>
          </w:rPr>
          <w:t xml:space="preserve">POLLPAT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pin-pattern-detected event flag</w:t>
      </w:r>
      <w:r w:rsidDel="00000000" w:rsidR="00000000" w:rsidRPr="00000000">
        <w:rPr>
          <w:rtl w:val="0"/>
        </w:rPr>
      </w:r>
    </w:p>
    <w:p w:rsidR="00000000" w:rsidDel="00000000" w:rsidP="00000000" w:rsidRDefault="00000000" w:rsidRPr="00000000" w14:paraId="000002E7">
      <w:pPr>
        <w:tabs>
          <w:tab w:val="left" w:leader="none" w:pos="1800"/>
        </w:tabs>
        <w:spacing w:after="0" w:lineRule="auto"/>
        <w:rPr>
          <w:rFonts w:ascii="Roboto Mono Medium" w:cs="Roboto Mono Medium" w:eastAsia="Roboto Mono Medium" w:hAnsi="Roboto Mono Medium"/>
        </w:rPr>
      </w:pPr>
      <w:hyperlink w:anchor="_ge1n23vwgw41">
        <w:r w:rsidDel="00000000" w:rsidR="00000000" w:rsidRPr="00000000">
          <w:rPr>
            <w:rFonts w:ascii="Roboto Mono Medium" w:cs="Roboto Mono Medium" w:eastAsia="Roboto Mono Medium" w:hAnsi="Roboto Mono Medium"/>
            <w:color w:val="1155cc"/>
            <w:u w:val="single"/>
            <w:rtl w:val="0"/>
          </w:rPr>
          <w:t xml:space="preserve">POLLQMT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CORDIC-read-but-empty event flag</w:t>
      </w:r>
      <w:r w:rsidDel="00000000" w:rsidR="00000000" w:rsidRPr="00000000">
        <w:rPr>
          <w:rtl w:val="0"/>
        </w:rPr>
      </w:r>
    </w:p>
    <w:p w:rsidR="00000000" w:rsidDel="00000000" w:rsidP="00000000" w:rsidRDefault="00000000" w:rsidRPr="00000000" w14:paraId="000002E8">
      <w:pPr>
        <w:tabs>
          <w:tab w:val="left" w:leader="none" w:pos="1800"/>
        </w:tabs>
        <w:spacing w:after="0" w:lineRule="auto"/>
        <w:rPr>
          <w:rFonts w:ascii="Roboto Mono Medium" w:cs="Roboto Mono Medium" w:eastAsia="Roboto Mono Medium" w:hAnsi="Roboto Mono Medium"/>
        </w:rPr>
      </w:pPr>
      <w:hyperlink w:anchor="_n3mua6rjfhxs">
        <w:r w:rsidDel="00000000" w:rsidR="00000000" w:rsidRPr="00000000">
          <w:rPr>
            <w:rFonts w:ascii="Roboto Mono Medium" w:cs="Roboto Mono Medium" w:eastAsia="Roboto Mono Medium" w:hAnsi="Roboto Mono Medium"/>
            <w:color w:val="1155cc"/>
            <w:u w:val="single"/>
            <w:rtl w:val="0"/>
          </w:rPr>
          <w:t xml:space="preserve">POLLSE1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selectable event 1 flag</w:t>
      </w:r>
      <w:r w:rsidDel="00000000" w:rsidR="00000000" w:rsidRPr="00000000">
        <w:rPr>
          <w:rtl w:val="0"/>
        </w:rPr>
      </w:r>
    </w:p>
    <w:p w:rsidR="00000000" w:rsidDel="00000000" w:rsidP="00000000" w:rsidRDefault="00000000" w:rsidRPr="00000000" w14:paraId="000002E9">
      <w:pPr>
        <w:tabs>
          <w:tab w:val="left" w:leader="none" w:pos="1800"/>
        </w:tabs>
        <w:spacing w:after="0" w:lineRule="auto"/>
        <w:rPr>
          <w:rFonts w:ascii="Roboto Mono Medium" w:cs="Roboto Mono Medium" w:eastAsia="Roboto Mono Medium" w:hAnsi="Roboto Mono Medium"/>
        </w:rPr>
      </w:pPr>
      <w:hyperlink w:anchor="_n3mua6rjfhxs">
        <w:r w:rsidDel="00000000" w:rsidR="00000000" w:rsidRPr="00000000">
          <w:rPr>
            <w:rFonts w:ascii="Roboto Mono Medium" w:cs="Roboto Mono Medium" w:eastAsia="Roboto Mono Medium" w:hAnsi="Roboto Mono Medium"/>
            <w:color w:val="1155cc"/>
            <w:u w:val="single"/>
            <w:rtl w:val="0"/>
          </w:rPr>
          <w:t xml:space="preserve">POLLSE2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selectable event 2 flag</w:t>
      </w:r>
      <w:r w:rsidDel="00000000" w:rsidR="00000000" w:rsidRPr="00000000">
        <w:rPr>
          <w:rtl w:val="0"/>
        </w:rPr>
      </w:r>
    </w:p>
    <w:p w:rsidR="00000000" w:rsidDel="00000000" w:rsidP="00000000" w:rsidRDefault="00000000" w:rsidRPr="00000000" w14:paraId="000002EA">
      <w:pPr>
        <w:tabs>
          <w:tab w:val="left" w:leader="none" w:pos="1800"/>
        </w:tabs>
        <w:spacing w:after="0" w:lineRule="auto"/>
        <w:rPr>
          <w:rFonts w:ascii="Roboto Mono Medium" w:cs="Roboto Mono Medium" w:eastAsia="Roboto Mono Medium" w:hAnsi="Roboto Mono Medium"/>
        </w:rPr>
      </w:pPr>
      <w:hyperlink w:anchor="_n3mua6rjfhxs">
        <w:r w:rsidDel="00000000" w:rsidR="00000000" w:rsidRPr="00000000">
          <w:rPr>
            <w:rFonts w:ascii="Roboto Mono Medium" w:cs="Roboto Mono Medium" w:eastAsia="Roboto Mono Medium" w:hAnsi="Roboto Mono Medium"/>
            <w:color w:val="1155cc"/>
            <w:u w:val="single"/>
            <w:rtl w:val="0"/>
          </w:rPr>
          <w:t xml:space="preserve">POLLSE3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selectable event 3 flag</w:t>
      </w:r>
      <w:r w:rsidDel="00000000" w:rsidR="00000000" w:rsidRPr="00000000">
        <w:rPr>
          <w:rtl w:val="0"/>
        </w:rPr>
      </w:r>
    </w:p>
    <w:p w:rsidR="00000000" w:rsidDel="00000000" w:rsidP="00000000" w:rsidRDefault="00000000" w:rsidRPr="00000000" w14:paraId="000002EB">
      <w:pPr>
        <w:tabs>
          <w:tab w:val="left" w:leader="none" w:pos="1800"/>
        </w:tabs>
        <w:spacing w:after="0" w:lineRule="auto"/>
        <w:rPr>
          <w:rFonts w:ascii="Roboto Mono Medium" w:cs="Roboto Mono Medium" w:eastAsia="Roboto Mono Medium" w:hAnsi="Roboto Mono Medium"/>
        </w:rPr>
      </w:pPr>
      <w:hyperlink w:anchor="_n3mua6rjfhxs">
        <w:r w:rsidDel="00000000" w:rsidR="00000000" w:rsidRPr="00000000">
          <w:rPr>
            <w:rFonts w:ascii="Roboto Mono Medium" w:cs="Roboto Mono Medium" w:eastAsia="Roboto Mono Medium" w:hAnsi="Roboto Mono Medium"/>
            <w:color w:val="1155cc"/>
            <w:u w:val="single"/>
            <w:rtl w:val="0"/>
          </w:rPr>
          <w:t xml:space="preserve">POLLSE4</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selectable event 4 flag</w:t>
      </w:r>
      <w:r w:rsidDel="00000000" w:rsidR="00000000" w:rsidRPr="00000000">
        <w:rPr>
          <w:rtl w:val="0"/>
        </w:rPr>
      </w:r>
    </w:p>
    <w:p w:rsidR="00000000" w:rsidDel="00000000" w:rsidP="00000000" w:rsidRDefault="00000000" w:rsidRPr="00000000" w14:paraId="000002EC">
      <w:pPr>
        <w:tabs>
          <w:tab w:val="left" w:leader="none" w:pos="1800"/>
        </w:tabs>
        <w:spacing w:after="0" w:lineRule="auto"/>
        <w:rPr>
          <w:rFonts w:ascii="Roboto Mono Medium" w:cs="Roboto Mono Medium" w:eastAsia="Roboto Mono Medium" w:hAnsi="Roboto Mono Medium"/>
        </w:rPr>
      </w:pPr>
      <w:hyperlink w:anchor="_mg19wcqd1pjt">
        <w:r w:rsidDel="00000000" w:rsidR="00000000" w:rsidRPr="00000000">
          <w:rPr>
            <w:rFonts w:ascii="Roboto Mono Medium" w:cs="Roboto Mono Medium" w:eastAsia="Roboto Mono Medium" w:hAnsi="Roboto Mono Medium"/>
            <w:color w:val="1155cc"/>
            <w:u w:val="single"/>
            <w:rtl w:val="0"/>
          </w:rPr>
          <w:t xml:space="preserve">POLLXMT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streamer-empty event flag</w:t>
      </w:r>
      <w:r w:rsidDel="00000000" w:rsidR="00000000" w:rsidRPr="00000000">
        <w:rPr>
          <w:rtl w:val="0"/>
        </w:rPr>
      </w:r>
    </w:p>
    <w:p w:rsidR="00000000" w:rsidDel="00000000" w:rsidP="00000000" w:rsidRDefault="00000000" w:rsidRPr="00000000" w14:paraId="000002ED">
      <w:pPr>
        <w:tabs>
          <w:tab w:val="left" w:leader="none" w:pos="1800"/>
        </w:tabs>
        <w:spacing w:after="0" w:lineRule="auto"/>
        <w:rPr>
          <w:rFonts w:ascii="Roboto Mono Medium" w:cs="Roboto Mono Medium" w:eastAsia="Roboto Mono Medium" w:hAnsi="Roboto Mono Medium"/>
        </w:rPr>
      </w:pPr>
      <w:hyperlink w:anchor="_r7m2wcrdq00o">
        <w:r w:rsidDel="00000000" w:rsidR="00000000" w:rsidRPr="00000000">
          <w:rPr>
            <w:rFonts w:ascii="Roboto Mono Medium" w:cs="Roboto Mono Medium" w:eastAsia="Roboto Mono Medium" w:hAnsi="Roboto Mono Medium"/>
            <w:color w:val="1155cc"/>
            <w:u w:val="single"/>
            <w:rtl w:val="0"/>
          </w:rPr>
          <w:t xml:space="preserve">POLLXFI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streamer-finished event flag</w:t>
      </w:r>
      <w:r w:rsidDel="00000000" w:rsidR="00000000" w:rsidRPr="00000000">
        <w:rPr>
          <w:rtl w:val="0"/>
        </w:rPr>
      </w:r>
    </w:p>
    <w:p w:rsidR="00000000" w:rsidDel="00000000" w:rsidP="00000000" w:rsidRDefault="00000000" w:rsidRPr="00000000" w14:paraId="000002EE">
      <w:pPr>
        <w:tabs>
          <w:tab w:val="left" w:leader="none" w:pos="1800"/>
        </w:tabs>
        <w:spacing w:after="0" w:lineRule="auto"/>
        <w:rPr>
          <w:rFonts w:ascii="Roboto Mono Medium" w:cs="Roboto Mono Medium" w:eastAsia="Roboto Mono Medium" w:hAnsi="Roboto Mono Medium"/>
        </w:rPr>
      </w:pPr>
      <w:hyperlink w:anchor="_n123uusqspjd">
        <w:r w:rsidDel="00000000" w:rsidR="00000000" w:rsidRPr="00000000">
          <w:rPr>
            <w:rFonts w:ascii="Roboto Mono Medium" w:cs="Roboto Mono Medium" w:eastAsia="Roboto Mono Medium" w:hAnsi="Roboto Mono Medium"/>
            <w:color w:val="1155cc"/>
            <w:u w:val="single"/>
            <w:rtl w:val="0"/>
          </w:rPr>
          <w:t xml:space="preserve">POLLXRO</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streamer-NCO-rollover event flag</w:t>
      </w:r>
      <w:r w:rsidDel="00000000" w:rsidR="00000000" w:rsidRPr="00000000">
        <w:rPr>
          <w:rtl w:val="0"/>
        </w:rPr>
      </w:r>
    </w:p>
    <w:p w:rsidR="00000000" w:rsidDel="00000000" w:rsidP="00000000" w:rsidRDefault="00000000" w:rsidRPr="00000000" w14:paraId="000002EF">
      <w:pPr>
        <w:tabs>
          <w:tab w:val="left" w:leader="none" w:pos="1800"/>
        </w:tabs>
        <w:spacing w:after="0" w:lineRule="auto"/>
        <w:rPr>
          <w:rFonts w:ascii="Roboto Mono Medium" w:cs="Roboto Mono Medium" w:eastAsia="Roboto Mono Medium" w:hAnsi="Roboto Mono Medium"/>
        </w:rPr>
      </w:pPr>
      <w:hyperlink w:anchor="_63dai97cdrvc">
        <w:r w:rsidDel="00000000" w:rsidR="00000000" w:rsidRPr="00000000">
          <w:rPr>
            <w:rFonts w:ascii="Roboto Mono Medium" w:cs="Roboto Mono Medium" w:eastAsia="Roboto Mono Medium" w:hAnsi="Roboto Mono Medium"/>
            <w:color w:val="1155cc"/>
            <w:u w:val="single"/>
            <w:rtl w:val="0"/>
          </w:rPr>
          <w:t xml:space="preserve">POLLXRL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Retrieve and clear streamer-LUT-RAM-rollover event flag</w:t>
      </w:r>
      <w:r w:rsidDel="00000000" w:rsidR="00000000" w:rsidRPr="00000000">
        <w:rPr>
          <w:rtl w:val="0"/>
        </w:rPr>
      </w:r>
    </w:p>
    <w:p w:rsidR="00000000" w:rsidDel="00000000" w:rsidP="00000000" w:rsidRDefault="00000000" w:rsidRPr="00000000" w14:paraId="000002F0">
      <w:pPr>
        <w:tabs>
          <w:tab w:val="left" w:leader="none" w:pos="1800"/>
        </w:tabs>
        <w:spacing w:after="0" w:lineRule="auto"/>
        <w:rPr>
          <w:rFonts w:ascii="Roboto Mono Medium" w:cs="Roboto Mono Medium" w:eastAsia="Roboto Mono Medium" w:hAnsi="Roboto Mono Medium"/>
        </w:rPr>
      </w:pPr>
      <w:hyperlink w:anchor="_sb5186rnvudg">
        <w:r w:rsidDel="00000000" w:rsidR="00000000" w:rsidRPr="00000000">
          <w:rPr>
            <w:rFonts w:ascii="Roboto Mono Medium" w:cs="Roboto Mono Medium" w:eastAsia="Roboto Mono Medium" w:hAnsi="Roboto Mono Medium"/>
            <w:color w:val="1155cc"/>
            <w:u w:val="single"/>
            <w:rtl w:val="0"/>
          </w:rPr>
          <w:t xml:space="preserve">WAITATN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attention flag</w:t>
      </w:r>
      <w:r w:rsidDel="00000000" w:rsidR="00000000" w:rsidRPr="00000000">
        <w:rPr>
          <w:rtl w:val="0"/>
        </w:rPr>
      </w:r>
    </w:p>
    <w:p w:rsidR="00000000" w:rsidDel="00000000" w:rsidP="00000000" w:rsidRDefault="00000000" w:rsidRPr="00000000" w14:paraId="000002F1">
      <w:pPr>
        <w:tabs>
          <w:tab w:val="left" w:leader="none" w:pos="1800"/>
        </w:tabs>
        <w:spacing w:after="0" w:lineRule="auto"/>
        <w:rPr>
          <w:rFonts w:ascii="Roboto Mono Medium" w:cs="Roboto Mono Medium" w:eastAsia="Roboto Mono Medium" w:hAnsi="Roboto Mono Medium"/>
        </w:rPr>
      </w:pPr>
      <w:hyperlink w:anchor="_u335ct3ffsan">
        <w:r w:rsidDel="00000000" w:rsidR="00000000" w:rsidRPr="00000000">
          <w:rPr>
            <w:rFonts w:ascii="Roboto Mono Medium" w:cs="Roboto Mono Medium" w:eastAsia="Roboto Mono Medium" w:hAnsi="Roboto Mono Medium"/>
            <w:color w:val="1155cc"/>
            <w:u w:val="single"/>
            <w:rtl w:val="0"/>
          </w:rPr>
          <w:t xml:space="preserve">WAITCT1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counter event 1 flag</w:t>
      </w:r>
      <w:r w:rsidDel="00000000" w:rsidR="00000000" w:rsidRPr="00000000">
        <w:rPr>
          <w:rtl w:val="0"/>
        </w:rPr>
      </w:r>
    </w:p>
    <w:p w:rsidR="00000000" w:rsidDel="00000000" w:rsidP="00000000" w:rsidRDefault="00000000" w:rsidRPr="00000000" w14:paraId="000002F2">
      <w:pPr>
        <w:tabs>
          <w:tab w:val="left" w:leader="none" w:pos="1800"/>
        </w:tabs>
        <w:spacing w:after="0" w:lineRule="auto"/>
        <w:rPr>
          <w:rFonts w:ascii="Roboto Mono Medium" w:cs="Roboto Mono Medium" w:eastAsia="Roboto Mono Medium" w:hAnsi="Roboto Mono Medium"/>
        </w:rPr>
      </w:pPr>
      <w:hyperlink w:anchor="_u335ct3ffsan">
        <w:r w:rsidDel="00000000" w:rsidR="00000000" w:rsidRPr="00000000">
          <w:rPr>
            <w:rFonts w:ascii="Roboto Mono Medium" w:cs="Roboto Mono Medium" w:eastAsia="Roboto Mono Medium" w:hAnsi="Roboto Mono Medium"/>
            <w:color w:val="1155cc"/>
            <w:u w:val="single"/>
            <w:rtl w:val="0"/>
          </w:rPr>
          <w:t xml:space="preserve">WAITCT2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counter event 2 flag</w:t>
      </w:r>
      <w:r w:rsidDel="00000000" w:rsidR="00000000" w:rsidRPr="00000000">
        <w:rPr>
          <w:rtl w:val="0"/>
        </w:rPr>
      </w:r>
    </w:p>
    <w:p w:rsidR="00000000" w:rsidDel="00000000" w:rsidP="00000000" w:rsidRDefault="00000000" w:rsidRPr="00000000" w14:paraId="000002F3">
      <w:pPr>
        <w:tabs>
          <w:tab w:val="left" w:leader="none" w:pos="1800"/>
        </w:tabs>
        <w:spacing w:after="0" w:lineRule="auto"/>
        <w:rPr>
          <w:rFonts w:ascii="Roboto Mono Medium" w:cs="Roboto Mono Medium" w:eastAsia="Roboto Mono Medium" w:hAnsi="Roboto Mono Medium"/>
        </w:rPr>
      </w:pPr>
      <w:hyperlink w:anchor="_u335ct3ffsan">
        <w:r w:rsidDel="00000000" w:rsidR="00000000" w:rsidRPr="00000000">
          <w:rPr>
            <w:rFonts w:ascii="Roboto Mono Medium" w:cs="Roboto Mono Medium" w:eastAsia="Roboto Mono Medium" w:hAnsi="Roboto Mono Medium"/>
            <w:color w:val="1155cc"/>
            <w:u w:val="single"/>
            <w:rtl w:val="0"/>
          </w:rPr>
          <w:t xml:space="preserve">WAITCT3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counter event 3 flag</w:t>
      </w:r>
      <w:r w:rsidDel="00000000" w:rsidR="00000000" w:rsidRPr="00000000">
        <w:rPr>
          <w:rtl w:val="0"/>
        </w:rPr>
      </w:r>
    </w:p>
    <w:p w:rsidR="00000000" w:rsidDel="00000000" w:rsidP="00000000" w:rsidRDefault="00000000" w:rsidRPr="00000000" w14:paraId="000002F4">
      <w:pPr>
        <w:tabs>
          <w:tab w:val="left" w:leader="none" w:pos="1800"/>
        </w:tabs>
        <w:spacing w:after="0" w:lineRule="auto"/>
        <w:rPr>
          <w:rFonts w:ascii="Roboto Mono Medium" w:cs="Roboto Mono Medium" w:eastAsia="Roboto Mono Medium" w:hAnsi="Roboto Mono Medium"/>
        </w:rPr>
      </w:pPr>
      <w:hyperlink w:anchor="_qoevcy1s6y48">
        <w:r w:rsidDel="00000000" w:rsidR="00000000" w:rsidRPr="00000000">
          <w:rPr>
            <w:rFonts w:ascii="Roboto Mono Medium" w:cs="Roboto Mono Medium" w:eastAsia="Roboto Mono Medium" w:hAnsi="Roboto Mono Medium"/>
            <w:color w:val="1155cc"/>
            <w:u w:val="single"/>
            <w:rtl w:val="0"/>
          </w:rPr>
          <w:t xml:space="preserve">WAITFBW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FIFO-interface-block-wrap event flag</w:t>
      </w:r>
      <w:r w:rsidDel="00000000" w:rsidR="00000000" w:rsidRPr="00000000">
        <w:rPr>
          <w:rtl w:val="0"/>
        </w:rPr>
      </w:r>
    </w:p>
    <w:p w:rsidR="00000000" w:rsidDel="00000000" w:rsidP="00000000" w:rsidRDefault="00000000" w:rsidRPr="00000000" w14:paraId="000002F5">
      <w:pPr>
        <w:tabs>
          <w:tab w:val="left" w:leader="none" w:pos="1800"/>
        </w:tabs>
        <w:spacing w:after="0" w:lineRule="auto"/>
        <w:rPr>
          <w:rFonts w:ascii="Roboto Mono Medium" w:cs="Roboto Mono Medium" w:eastAsia="Roboto Mono Medium" w:hAnsi="Roboto Mono Medium"/>
        </w:rPr>
      </w:pPr>
      <w:hyperlink w:anchor="_rqj7wu7kf26o">
        <w:r w:rsidDel="00000000" w:rsidR="00000000" w:rsidRPr="00000000">
          <w:rPr>
            <w:rFonts w:ascii="Roboto Mono Medium" w:cs="Roboto Mono Medium" w:eastAsia="Roboto Mono Medium" w:hAnsi="Roboto Mono Medium"/>
            <w:color w:val="1155cc"/>
            <w:u w:val="single"/>
            <w:rtl w:val="0"/>
          </w:rPr>
          <w:t xml:space="preserve">WAITINT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interrupt-occurred event flag</w:t>
      </w:r>
      <w:r w:rsidDel="00000000" w:rsidR="00000000" w:rsidRPr="00000000">
        <w:rPr>
          <w:rtl w:val="0"/>
        </w:rPr>
      </w:r>
    </w:p>
    <w:p w:rsidR="00000000" w:rsidDel="00000000" w:rsidP="00000000" w:rsidRDefault="00000000" w:rsidRPr="00000000" w14:paraId="000002F6">
      <w:pPr>
        <w:tabs>
          <w:tab w:val="left" w:leader="none" w:pos="1800"/>
        </w:tabs>
        <w:spacing w:after="0" w:lineRule="auto"/>
        <w:rPr>
          <w:rFonts w:ascii="Roboto Mono Medium" w:cs="Roboto Mono Medium" w:eastAsia="Roboto Mono Medium" w:hAnsi="Roboto Mono Medium"/>
        </w:rPr>
      </w:pPr>
      <w:hyperlink w:anchor="_5i1v8ffdcpk2">
        <w:r w:rsidDel="00000000" w:rsidR="00000000" w:rsidRPr="00000000">
          <w:rPr>
            <w:rFonts w:ascii="Roboto Mono Medium" w:cs="Roboto Mono Medium" w:eastAsia="Roboto Mono Medium" w:hAnsi="Roboto Mono Medium"/>
            <w:color w:val="1155cc"/>
            <w:u w:val="single"/>
            <w:rtl w:val="0"/>
          </w:rPr>
          <w:t xml:space="preserve">WAITPAT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pin-pattern-detected event flag</w:t>
      </w:r>
      <w:r w:rsidDel="00000000" w:rsidR="00000000" w:rsidRPr="00000000">
        <w:rPr>
          <w:rtl w:val="0"/>
        </w:rPr>
      </w:r>
    </w:p>
    <w:p w:rsidR="00000000" w:rsidDel="00000000" w:rsidP="00000000" w:rsidRDefault="00000000" w:rsidRPr="00000000" w14:paraId="000002F7">
      <w:pPr>
        <w:tabs>
          <w:tab w:val="left" w:leader="none" w:pos="1800"/>
        </w:tabs>
        <w:spacing w:after="0" w:lineRule="auto"/>
        <w:rPr>
          <w:rFonts w:ascii="Roboto Mono Medium" w:cs="Roboto Mono Medium" w:eastAsia="Roboto Mono Medium" w:hAnsi="Roboto Mono Medium"/>
        </w:rPr>
      </w:pPr>
      <w:hyperlink w:anchor="_43d9knl3whqm">
        <w:r w:rsidDel="00000000" w:rsidR="00000000" w:rsidRPr="00000000">
          <w:rPr>
            <w:rFonts w:ascii="Roboto Mono Medium" w:cs="Roboto Mono Medium" w:eastAsia="Roboto Mono Medium" w:hAnsi="Roboto Mono Medium"/>
            <w:color w:val="1155cc"/>
            <w:u w:val="single"/>
            <w:rtl w:val="0"/>
          </w:rPr>
          <w:t xml:space="preserve">WAITSE1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selectable event 1 flag</w:t>
      </w:r>
      <w:r w:rsidDel="00000000" w:rsidR="00000000" w:rsidRPr="00000000">
        <w:rPr>
          <w:rtl w:val="0"/>
        </w:rPr>
      </w:r>
    </w:p>
    <w:p w:rsidR="00000000" w:rsidDel="00000000" w:rsidP="00000000" w:rsidRDefault="00000000" w:rsidRPr="00000000" w14:paraId="000002F8">
      <w:pPr>
        <w:tabs>
          <w:tab w:val="left" w:leader="none" w:pos="1800"/>
        </w:tabs>
        <w:spacing w:after="0" w:lineRule="auto"/>
        <w:rPr>
          <w:rFonts w:ascii="Roboto Mono Medium" w:cs="Roboto Mono Medium" w:eastAsia="Roboto Mono Medium" w:hAnsi="Roboto Mono Medium"/>
        </w:rPr>
      </w:pPr>
      <w:hyperlink w:anchor="_43d9knl3whqm">
        <w:r w:rsidDel="00000000" w:rsidR="00000000" w:rsidRPr="00000000">
          <w:rPr>
            <w:rFonts w:ascii="Roboto Mono Medium" w:cs="Roboto Mono Medium" w:eastAsia="Roboto Mono Medium" w:hAnsi="Roboto Mono Medium"/>
            <w:color w:val="1155cc"/>
            <w:u w:val="single"/>
            <w:rtl w:val="0"/>
          </w:rPr>
          <w:t xml:space="preserve">WAITSE2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selectable event 2 flag</w:t>
      </w:r>
      <w:r w:rsidDel="00000000" w:rsidR="00000000" w:rsidRPr="00000000">
        <w:rPr>
          <w:rtl w:val="0"/>
        </w:rPr>
      </w:r>
    </w:p>
    <w:p w:rsidR="00000000" w:rsidDel="00000000" w:rsidP="00000000" w:rsidRDefault="00000000" w:rsidRPr="00000000" w14:paraId="000002F9">
      <w:pPr>
        <w:tabs>
          <w:tab w:val="left" w:leader="none" w:pos="1800"/>
        </w:tabs>
        <w:spacing w:after="0" w:lineRule="auto"/>
        <w:rPr>
          <w:rFonts w:ascii="Roboto Mono Medium" w:cs="Roboto Mono Medium" w:eastAsia="Roboto Mono Medium" w:hAnsi="Roboto Mono Medium"/>
        </w:rPr>
      </w:pPr>
      <w:hyperlink w:anchor="_43d9knl3whqm">
        <w:r w:rsidDel="00000000" w:rsidR="00000000" w:rsidRPr="00000000">
          <w:rPr>
            <w:rFonts w:ascii="Roboto Mono Medium" w:cs="Roboto Mono Medium" w:eastAsia="Roboto Mono Medium" w:hAnsi="Roboto Mono Medium"/>
            <w:color w:val="1155cc"/>
            <w:u w:val="single"/>
            <w:rtl w:val="0"/>
          </w:rPr>
          <w:t xml:space="preserve">WAITSE3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selectable event 3 flag</w:t>
      </w:r>
      <w:r w:rsidDel="00000000" w:rsidR="00000000" w:rsidRPr="00000000">
        <w:rPr>
          <w:rtl w:val="0"/>
        </w:rPr>
      </w:r>
    </w:p>
    <w:p w:rsidR="00000000" w:rsidDel="00000000" w:rsidP="00000000" w:rsidRDefault="00000000" w:rsidRPr="00000000" w14:paraId="000002FA">
      <w:pPr>
        <w:tabs>
          <w:tab w:val="left" w:leader="none" w:pos="1800"/>
        </w:tabs>
        <w:spacing w:after="0" w:lineRule="auto"/>
        <w:rPr>
          <w:rFonts w:ascii="Roboto Mono Medium" w:cs="Roboto Mono Medium" w:eastAsia="Roboto Mono Medium" w:hAnsi="Roboto Mono Medium"/>
        </w:rPr>
      </w:pPr>
      <w:hyperlink w:anchor="_43d9knl3whqm">
        <w:r w:rsidDel="00000000" w:rsidR="00000000" w:rsidRPr="00000000">
          <w:rPr>
            <w:rFonts w:ascii="Roboto Mono Medium" w:cs="Roboto Mono Medium" w:eastAsia="Roboto Mono Medium" w:hAnsi="Roboto Mono Medium"/>
            <w:color w:val="1155cc"/>
            <w:u w:val="single"/>
            <w:rtl w:val="0"/>
          </w:rPr>
          <w:t xml:space="preserve">WAITSE4</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selectable event 4 flag</w:t>
      </w:r>
      <w:r w:rsidDel="00000000" w:rsidR="00000000" w:rsidRPr="00000000">
        <w:rPr>
          <w:rtl w:val="0"/>
        </w:rPr>
      </w:r>
    </w:p>
    <w:p w:rsidR="00000000" w:rsidDel="00000000" w:rsidP="00000000" w:rsidRDefault="00000000" w:rsidRPr="00000000" w14:paraId="000002FB">
      <w:pPr>
        <w:tabs>
          <w:tab w:val="left" w:leader="none" w:pos="1800"/>
        </w:tabs>
        <w:spacing w:after="0" w:lineRule="auto"/>
        <w:rPr>
          <w:rFonts w:ascii="Roboto Mono Medium" w:cs="Roboto Mono Medium" w:eastAsia="Roboto Mono Medium" w:hAnsi="Roboto Mono Medium"/>
        </w:rPr>
      </w:pPr>
      <w:hyperlink w:anchor="_1ird9xvgzp82">
        <w:r w:rsidDel="00000000" w:rsidR="00000000" w:rsidRPr="00000000">
          <w:rPr>
            <w:rFonts w:ascii="Roboto Mono Medium" w:cs="Roboto Mono Medium" w:eastAsia="Roboto Mono Medium" w:hAnsi="Roboto Mono Medium"/>
            <w:color w:val="1155cc"/>
            <w:u w:val="single"/>
            <w:rtl w:val="0"/>
          </w:rPr>
          <w:t xml:space="preserve">WAITXMT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streamer-empty event flag</w:t>
      </w:r>
      <w:r w:rsidDel="00000000" w:rsidR="00000000" w:rsidRPr="00000000">
        <w:rPr>
          <w:rtl w:val="0"/>
        </w:rPr>
      </w:r>
    </w:p>
    <w:p w:rsidR="00000000" w:rsidDel="00000000" w:rsidP="00000000" w:rsidRDefault="00000000" w:rsidRPr="00000000" w14:paraId="000002FC">
      <w:pPr>
        <w:tabs>
          <w:tab w:val="left" w:leader="none" w:pos="1800"/>
        </w:tabs>
        <w:spacing w:after="0" w:lineRule="auto"/>
        <w:rPr>
          <w:rFonts w:ascii="Roboto Mono Medium" w:cs="Roboto Mono Medium" w:eastAsia="Roboto Mono Medium" w:hAnsi="Roboto Mono Medium"/>
        </w:rPr>
      </w:pPr>
      <w:hyperlink w:anchor="_zdbnefgvlfr5">
        <w:r w:rsidDel="00000000" w:rsidR="00000000" w:rsidRPr="00000000">
          <w:rPr>
            <w:rFonts w:ascii="Roboto Mono Medium" w:cs="Roboto Mono Medium" w:eastAsia="Roboto Mono Medium" w:hAnsi="Roboto Mono Medium"/>
            <w:color w:val="1155cc"/>
            <w:u w:val="single"/>
            <w:rtl w:val="0"/>
          </w:rPr>
          <w:t xml:space="preserve">WAITXFI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streamer-finished event flag</w:t>
      </w:r>
      <w:r w:rsidDel="00000000" w:rsidR="00000000" w:rsidRPr="00000000">
        <w:rPr>
          <w:rtl w:val="0"/>
        </w:rPr>
      </w:r>
    </w:p>
    <w:p w:rsidR="00000000" w:rsidDel="00000000" w:rsidP="00000000" w:rsidRDefault="00000000" w:rsidRPr="00000000" w14:paraId="000002FD">
      <w:pPr>
        <w:tabs>
          <w:tab w:val="left" w:leader="none" w:pos="1800"/>
        </w:tabs>
        <w:spacing w:after="0" w:lineRule="auto"/>
        <w:rPr>
          <w:rFonts w:ascii="Roboto Mono Medium" w:cs="Roboto Mono Medium" w:eastAsia="Roboto Mono Medium" w:hAnsi="Roboto Mono Medium"/>
        </w:rPr>
      </w:pPr>
      <w:hyperlink w:anchor="_y7dswdrnedgw">
        <w:r w:rsidDel="00000000" w:rsidR="00000000" w:rsidRPr="00000000">
          <w:rPr>
            <w:rFonts w:ascii="Roboto Mono Medium" w:cs="Roboto Mono Medium" w:eastAsia="Roboto Mono Medium" w:hAnsi="Roboto Mono Medium"/>
            <w:color w:val="1155cc"/>
            <w:u w:val="single"/>
            <w:rtl w:val="0"/>
          </w:rPr>
          <w:t xml:space="preserve">WAITXRO</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streamer-NCO-rollover event flag</w:t>
      </w:r>
      <w:r w:rsidDel="00000000" w:rsidR="00000000" w:rsidRPr="00000000">
        <w:rPr>
          <w:rtl w:val="0"/>
        </w:rPr>
      </w:r>
    </w:p>
    <w:p w:rsidR="00000000" w:rsidDel="00000000" w:rsidP="00000000" w:rsidRDefault="00000000" w:rsidRPr="00000000" w14:paraId="000002FE">
      <w:pPr>
        <w:tabs>
          <w:tab w:val="left" w:leader="none" w:pos="1800"/>
        </w:tabs>
        <w:spacing w:after="0" w:lineRule="auto"/>
        <w:rPr/>
      </w:pPr>
      <w:hyperlink w:anchor="_nesp1ncmao0z">
        <w:r w:rsidDel="00000000" w:rsidR="00000000" w:rsidRPr="00000000">
          <w:rPr>
            <w:rFonts w:ascii="Roboto Mono Medium" w:cs="Roboto Mono Medium" w:eastAsia="Roboto Mono Medium" w:hAnsi="Roboto Mono Medium"/>
            <w:color w:val="1155cc"/>
            <w:u w:val="single"/>
            <w:rtl w:val="0"/>
          </w:rPr>
          <w:t xml:space="preserve">WAITXRL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Wait for and clear streamer-LUT-RAM-rollover event flag</w:t>
      </w:r>
    </w:p>
    <w:bookmarkStart w:colFirst="0" w:colLast="0" w:name="kix.py0qijsca5b1" w:id="48"/>
    <w:bookmarkEnd w:id="48"/>
    <w:p w:rsidR="00000000" w:rsidDel="00000000" w:rsidP="00000000" w:rsidRDefault="00000000" w:rsidRPr="00000000" w14:paraId="000002FF">
      <w:pPr>
        <w:spacing w:after="0" w:before="200" w:lineRule="auto"/>
        <w:rPr>
          <w:b w:val="1"/>
        </w:rPr>
      </w:pPr>
      <w:r w:rsidDel="00000000" w:rsidR="00000000" w:rsidRPr="00000000">
        <w:rPr>
          <w:b w:val="1"/>
          <w:rtl w:val="0"/>
        </w:rPr>
        <w:t xml:space="preserve">Branch</w:t>
      </w:r>
    </w:p>
    <w:p w:rsidR="00000000" w:rsidDel="00000000" w:rsidP="00000000" w:rsidRDefault="00000000" w:rsidRPr="00000000" w14:paraId="00000300">
      <w:pPr>
        <w:tabs>
          <w:tab w:val="left" w:leader="none" w:pos="1800"/>
        </w:tabs>
        <w:spacing w:after="0" w:lineRule="auto"/>
        <w:rPr>
          <w:rFonts w:ascii="Roboto Mono Medium" w:cs="Roboto Mono Medium" w:eastAsia="Roboto Mono Medium" w:hAnsi="Roboto Mono Medium"/>
        </w:rPr>
      </w:pPr>
      <w:hyperlink w:anchor="_yfon3snogp62">
        <w:r w:rsidDel="00000000" w:rsidR="00000000" w:rsidRPr="00000000">
          <w:rPr>
            <w:rFonts w:ascii="Roboto Mono Medium" w:cs="Roboto Mono Medium" w:eastAsia="Roboto Mono Medium" w:hAnsi="Roboto Mono Medium"/>
            <w:color w:val="1155cc"/>
            <w:u w:val="single"/>
            <w:rtl w:val="0"/>
          </w:rPr>
          <w:t xml:space="preserve">JATN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attention flag set</w:t>
      </w:r>
      <w:r w:rsidDel="00000000" w:rsidR="00000000" w:rsidRPr="00000000">
        <w:rPr>
          <w:rtl w:val="0"/>
        </w:rPr>
      </w:r>
    </w:p>
    <w:p w:rsidR="00000000" w:rsidDel="00000000" w:rsidP="00000000" w:rsidRDefault="00000000" w:rsidRPr="00000000" w14:paraId="00000301">
      <w:pPr>
        <w:tabs>
          <w:tab w:val="left" w:leader="none" w:pos="1800"/>
        </w:tabs>
        <w:spacing w:after="0" w:lineRule="auto"/>
        <w:rPr>
          <w:rFonts w:ascii="Roboto Mono Medium" w:cs="Roboto Mono Medium" w:eastAsia="Roboto Mono Medium" w:hAnsi="Roboto Mono Medium"/>
        </w:rPr>
      </w:pPr>
      <w:hyperlink w:anchor="_yfon3snogp62">
        <w:r w:rsidDel="00000000" w:rsidR="00000000" w:rsidRPr="00000000">
          <w:rPr>
            <w:rFonts w:ascii="Roboto Mono Medium" w:cs="Roboto Mono Medium" w:eastAsia="Roboto Mono Medium" w:hAnsi="Roboto Mono Medium"/>
            <w:color w:val="1155cc"/>
            <w:u w:val="single"/>
            <w:rtl w:val="0"/>
          </w:rPr>
          <w:t xml:space="preserve">JNATN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attention flag clear</w:t>
      </w:r>
      <w:r w:rsidDel="00000000" w:rsidR="00000000" w:rsidRPr="00000000">
        <w:rPr>
          <w:rtl w:val="0"/>
        </w:rPr>
      </w:r>
    </w:p>
    <w:p w:rsidR="00000000" w:rsidDel="00000000" w:rsidP="00000000" w:rsidRDefault="00000000" w:rsidRPr="00000000" w14:paraId="00000302">
      <w:pPr>
        <w:tabs>
          <w:tab w:val="left" w:leader="none" w:pos="1800"/>
        </w:tabs>
        <w:spacing w:after="0" w:lineRule="auto"/>
        <w:rPr>
          <w:rFonts w:ascii="Roboto Mono Medium" w:cs="Roboto Mono Medium" w:eastAsia="Roboto Mono Medium" w:hAnsi="Roboto Mono Medium"/>
        </w:rPr>
      </w:pPr>
      <w:hyperlink w:anchor="_6f897k4gldkf">
        <w:r w:rsidDel="00000000" w:rsidR="00000000" w:rsidRPr="00000000">
          <w:rPr>
            <w:rFonts w:ascii="Roboto Mono Medium" w:cs="Roboto Mono Medium" w:eastAsia="Roboto Mono Medium" w:hAnsi="Roboto Mono Medium"/>
            <w:color w:val="1155cc"/>
            <w:u w:val="single"/>
            <w:rtl w:val="0"/>
          </w:rPr>
          <w:t xml:space="preserve">JCT1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counter 1 event flag set</w:t>
      </w:r>
      <w:r w:rsidDel="00000000" w:rsidR="00000000" w:rsidRPr="00000000">
        <w:rPr>
          <w:rtl w:val="0"/>
        </w:rPr>
      </w:r>
    </w:p>
    <w:p w:rsidR="00000000" w:rsidDel="00000000" w:rsidP="00000000" w:rsidRDefault="00000000" w:rsidRPr="00000000" w14:paraId="00000303">
      <w:pPr>
        <w:tabs>
          <w:tab w:val="left" w:leader="none" w:pos="1800"/>
        </w:tabs>
        <w:spacing w:after="0" w:lineRule="auto"/>
        <w:rPr>
          <w:rFonts w:ascii="Roboto Mono Medium" w:cs="Roboto Mono Medium" w:eastAsia="Roboto Mono Medium" w:hAnsi="Roboto Mono Medium"/>
        </w:rPr>
      </w:pPr>
      <w:hyperlink w:anchor="_6f897k4gldkf">
        <w:r w:rsidDel="00000000" w:rsidR="00000000" w:rsidRPr="00000000">
          <w:rPr>
            <w:rFonts w:ascii="Roboto Mono Medium" w:cs="Roboto Mono Medium" w:eastAsia="Roboto Mono Medium" w:hAnsi="Roboto Mono Medium"/>
            <w:color w:val="1155cc"/>
            <w:u w:val="single"/>
            <w:rtl w:val="0"/>
          </w:rPr>
          <w:t xml:space="preserve">JNCT1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counter 1 event flag clear</w:t>
      </w:r>
      <w:r w:rsidDel="00000000" w:rsidR="00000000" w:rsidRPr="00000000">
        <w:rPr>
          <w:rtl w:val="0"/>
        </w:rPr>
      </w:r>
    </w:p>
    <w:p w:rsidR="00000000" w:rsidDel="00000000" w:rsidP="00000000" w:rsidRDefault="00000000" w:rsidRPr="00000000" w14:paraId="00000304">
      <w:pPr>
        <w:tabs>
          <w:tab w:val="left" w:leader="none" w:pos="1800"/>
        </w:tabs>
        <w:spacing w:after="0" w:lineRule="auto"/>
        <w:rPr>
          <w:rFonts w:ascii="Roboto Mono Medium" w:cs="Roboto Mono Medium" w:eastAsia="Roboto Mono Medium" w:hAnsi="Roboto Mono Medium"/>
        </w:rPr>
      </w:pPr>
      <w:hyperlink w:anchor="_6f897k4gldkf">
        <w:r w:rsidDel="00000000" w:rsidR="00000000" w:rsidRPr="00000000">
          <w:rPr>
            <w:rFonts w:ascii="Roboto Mono Medium" w:cs="Roboto Mono Medium" w:eastAsia="Roboto Mono Medium" w:hAnsi="Roboto Mono Medium"/>
            <w:color w:val="1155cc"/>
            <w:u w:val="single"/>
            <w:rtl w:val="0"/>
          </w:rPr>
          <w:t xml:space="preserve">JCT2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counter 2 event flag set</w:t>
      </w:r>
      <w:r w:rsidDel="00000000" w:rsidR="00000000" w:rsidRPr="00000000">
        <w:rPr>
          <w:rtl w:val="0"/>
        </w:rPr>
      </w:r>
    </w:p>
    <w:p w:rsidR="00000000" w:rsidDel="00000000" w:rsidP="00000000" w:rsidRDefault="00000000" w:rsidRPr="00000000" w14:paraId="00000305">
      <w:pPr>
        <w:tabs>
          <w:tab w:val="left" w:leader="none" w:pos="1800"/>
        </w:tabs>
        <w:spacing w:after="0" w:lineRule="auto"/>
        <w:rPr>
          <w:rFonts w:ascii="Roboto Mono Medium" w:cs="Roboto Mono Medium" w:eastAsia="Roboto Mono Medium" w:hAnsi="Roboto Mono Medium"/>
        </w:rPr>
      </w:pPr>
      <w:hyperlink w:anchor="_6f897k4gldkf">
        <w:r w:rsidDel="00000000" w:rsidR="00000000" w:rsidRPr="00000000">
          <w:rPr>
            <w:rFonts w:ascii="Roboto Mono Medium" w:cs="Roboto Mono Medium" w:eastAsia="Roboto Mono Medium" w:hAnsi="Roboto Mono Medium"/>
            <w:color w:val="1155cc"/>
            <w:u w:val="single"/>
            <w:rtl w:val="0"/>
          </w:rPr>
          <w:t xml:space="preserve">JNCT2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counter 2 event flag clear</w:t>
      </w:r>
      <w:r w:rsidDel="00000000" w:rsidR="00000000" w:rsidRPr="00000000">
        <w:rPr>
          <w:rtl w:val="0"/>
        </w:rPr>
      </w:r>
    </w:p>
    <w:p w:rsidR="00000000" w:rsidDel="00000000" w:rsidP="00000000" w:rsidRDefault="00000000" w:rsidRPr="00000000" w14:paraId="00000306">
      <w:pPr>
        <w:tabs>
          <w:tab w:val="left" w:leader="none" w:pos="1800"/>
        </w:tabs>
        <w:spacing w:after="0" w:lineRule="auto"/>
        <w:rPr>
          <w:rFonts w:ascii="Roboto Mono Medium" w:cs="Roboto Mono Medium" w:eastAsia="Roboto Mono Medium" w:hAnsi="Roboto Mono Medium"/>
        </w:rPr>
      </w:pPr>
      <w:hyperlink w:anchor="_6f897k4gldkf">
        <w:r w:rsidDel="00000000" w:rsidR="00000000" w:rsidRPr="00000000">
          <w:rPr>
            <w:rFonts w:ascii="Roboto Mono Medium" w:cs="Roboto Mono Medium" w:eastAsia="Roboto Mono Medium" w:hAnsi="Roboto Mono Medium"/>
            <w:color w:val="1155cc"/>
            <w:u w:val="single"/>
            <w:rtl w:val="0"/>
          </w:rPr>
          <w:t xml:space="preserve">JCT3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counter 3 event flag set</w:t>
      </w:r>
      <w:r w:rsidDel="00000000" w:rsidR="00000000" w:rsidRPr="00000000">
        <w:rPr>
          <w:rtl w:val="0"/>
        </w:rPr>
      </w:r>
    </w:p>
    <w:p w:rsidR="00000000" w:rsidDel="00000000" w:rsidP="00000000" w:rsidRDefault="00000000" w:rsidRPr="00000000" w14:paraId="00000307">
      <w:pPr>
        <w:tabs>
          <w:tab w:val="left" w:leader="none" w:pos="1800"/>
        </w:tabs>
        <w:spacing w:after="0" w:lineRule="auto"/>
        <w:rPr>
          <w:rFonts w:ascii="Roboto Mono Medium" w:cs="Roboto Mono Medium" w:eastAsia="Roboto Mono Medium" w:hAnsi="Roboto Mono Medium"/>
        </w:rPr>
      </w:pPr>
      <w:hyperlink w:anchor="_6f897k4gldkf">
        <w:r w:rsidDel="00000000" w:rsidR="00000000" w:rsidRPr="00000000">
          <w:rPr>
            <w:rFonts w:ascii="Roboto Mono Medium" w:cs="Roboto Mono Medium" w:eastAsia="Roboto Mono Medium" w:hAnsi="Roboto Mono Medium"/>
            <w:color w:val="1155cc"/>
            <w:u w:val="single"/>
            <w:rtl w:val="0"/>
          </w:rPr>
          <w:t xml:space="preserve">JNCT3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counter 3 event flag clear</w:t>
      </w:r>
      <w:r w:rsidDel="00000000" w:rsidR="00000000" w:rsidRPr="00000000">
        <w:rPr>
          <w:rtl w:val="0"/>
        </w:rPr>
      </w:r>
    </w:p>
    <w:p w:rsidR="00000000" w:rsidDel="00000000" w:rsidP="00000000" w:rsidRDefault="00000000" w:rsidRPr="00000000" w14:paraId="00000308">
      <w:pPr>
        <w:tabs>
          <w:tab w:val="left" w:leader="none" w:pos="1800"/>
        </w:tabs>
        <w:spacing w:after="0" w:lineRule="auto"/>
        <w:rPr>
          <w:rFonts w:ascii="Roboto Mono Medium" w:cs="Roboto Mono Medium" w:eastAsia="Roboto Mono Medium" w:hAnsi="Roboto Mono Medium"/>
        </w:rPr>
      </w:pPr>
      <w:hyperlink w:anchor="_miks298accr1">
        <w:r w:rsidDel="00000000" w:rsidR="00000000" w:rsidRPr="00000000">
          <w:rPr>
            <w:rFonts w:ascii="Roboto Mono Medium" w:cs="Roboto Mono Medium" w:eastAsia="Roboto Mono Medium" w:hAnsi="Roboto Mono Medium"/>
            <w:color w:val="1155cc"/>
            <w:u w:val="single"/>
            <w:rtl w:val="0"/>
          </w:rPr>
          <w:t xml:space="preserve">JFBW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FIFO interface block wrap event flag set</w:t>
      </w:r>
      <w:r w:rsidDel="00000000" w:rsidR="00000000" w:rsidRPr="00000000">
        <w:rPr>
          <w:rtl w:val="0"/>
        </w:rPr>
      </w:r>
    </w:p>
    <w:p w:rsidR="00000000" w:rsidDel="00000000" w:rsidP="00000000" w:rsidRDefault="00000000" w:rsidRPr="00000000" w14:paraId="00000309">
      <w:pPr>
        <w:tabs>
          <w:tab w:val="left" w:leader="none" w:pos="1800"/>
        </w:tabs>
        <w:spacing w:after="0" w:lineRule="auto"/>
        <w:rPr>
          <w:rFonts w:ascii="Roboto Mono Medium" w:cs="Roboto Mono Medium" w:eastAsia="Roboto Mono Medium" w:hAnsi="Roboto Mono Medium"/>
        </w:rPr>
      </w:pPr>
      <w:hyperlink w:anchor="_miks298accr1">
        <w:r w:rsidDel="00000000" w:rsidR="00000000" w:rsidRPr="00000000">
          <w:rPr>
            <w:rFonts w:ascii="Roboto Mono Medium" w:cs="Roboto Mono Medium" w:eastAsia="Roboto Mono Medium" w:hAnsi="Roboto Mono Medium"/>
            <w:color w:val="1155cc"/>
            <w:u w:val="single"/>
            <w:rtl w:val="0"/>
          </w:rPr>
          <w:t xml:space="preserve">JNFBW</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FIFO interface block wrap event flag clear</w:t>
      </w:r>
      <w:r w:rsidDel="00000000" w:rsidR="00000000" w:rsidRPr="00000000">
        <w:rPr>
          <w:rtl w:val="0"/>
        </w:rPr>
      </w:r>
    </w:p>
    <w:p w:rsidR="00000000" w:rsidDel="00000000" w:rsidP="00000000" w:rsidRDefault="00000000" w:rsidRPr="00000000" w14:paraId="0000030A">
      <w:pPr>
        <w:tabs>
          <w:tab w:val="left" w:leader="none" w:pos="1800"/>
        </w:tabs>
        <w:spacing w:after="0" w:lineRule="auto"/>
        <w:rPr>
          <w:rFonts w:ascii="Roboto Mono Medium" w:cs="Roboto Mono Medium" w:eastAsia="Roboto Mono Medium" w:hAnsi="Roboto Mono Medium"/>
        </w:rPr>
      </w:pPr>
      <w:hyperlink w:anchor="_wzi7hl4t1ffr">
        <w:r w:rsidDel="00000000" w:rsidR="00000000" w:rsidRPr="00000000">
          <w:rPr>
            <w:rFonts w:ascii="Roboto Mono Medium" w:cs="Roboto Mono Medium" w:eastAsia="Roboto Mono Medium" w:hAnsi="Roboto Mono Medium"/>
            <w:color w:val="1155cc"/>
            <w:u w:val="single"/>
            <w:rtl w:val="0"/>
          </w:rPr>
          <w:t xml:space="preserve">JINT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interrupt-occurred event flag set</w:t>
      </w:r>
      <w:r w:rsidDel="00000000" w:rsidR="00000000" w:rsidRPr="00000000">
        <w:rPr>
          <w:rtl w:val="0"/>
        </w:rPr>
      </w:r>
    </w:p>
    <w:p w:rsidR="00000000" w:rsidDel="00000000" w:rsidP="00000000" w:rsidRDefault="00000000" w:rsidRPr="00000000" w14:paraId="0000030B">
      <w:pPr>
        <w:tabs>
          <w:tab w:val="left" w:leader="none" w:pos="1800"/>
        </w:tabs>
        <w:spacing w:after="0" w:lineRule="auto"/>
        <w:rPr>
          <w:rFonts w:ascii="Roboto Mono Medium" w:cs="Roboto Mono Medium" w:eastAsia="Roboto Mono Medium" w:hAnsi="Roboto Mono Medium"/>
        </w:rPr>
      </w:pPr>
      <w:hyperlink w:anchor="_wzi7hl4t1ffr">
        <w:r w:rsidDel="00000000" w:rsidR="00000000" w:rsidRPr="00000000">
          <w:rPr>
            <w:rFonts w:ascii="Roboto Mono Medium" w:cs="Roboto Mono Medium" w:eastAsia="Roboto Mono Medium" w:hAnsi="Roboto Mono Medium"/>
            <w:color w:val="1155cc"/>
            <w:u w:val="single"/>
            <w:rtl w:val="0"/>
          </w:rPr>
          <w:t xml:space="preserve">JNINT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interrupt-occurred event flag clear</w:t>
      </w:r>
      <w:r w:rsidDel="00000000" w:rsidR="00000000" w:rsidRPr="00000000">
        <w:rPr>
          <w:rtl w:val="0"/>
        </w:rPr>
      </w:r>
    </w:p>
    <w:p w:rsidR="00000000" w:rsidDel="00000000" w:rsidP="00000000" w:rsidRDefault="00000000" w:rsidRPr="00000000" w14:paraId="0000030C">
      <w:pPr>
        <w:tabs>
          <w:tab w:val="left" w:leader="none" w:pos="1800"/>
        </w:tabs>
        <w:spacing w:after="0" w:lineRule="auto"/>
        <w:rPr>
          <w:rFonts w:ascii="Roboto Mono Medium" w:cs="Roboto Mono Medium" w:eastAsia="Roboto Mono Medium" w:hAnsi="Roboto Mono Medium"/>
        </w:rPr>
      </w:pPr>
      <w:hyperlink w:anchor="_pnmnqy72ibwb">
        <w:r w:rsidDel="00000000" w:rsidR="00000000" w:rsidRPr="00000000">
          <w:rPr>
            <w:rFonts w:ascii="Roboto Mono Medium" w:cs="Roboto Mono Medium" w:eastAsia="Roboto Mono Medium" w:hAnsi="Roboto Mono Medium"/>
            <w:color w:val="1155cc"/>
            <w:u w:val="single"/>
            <w:rtl w:val="0"/>
          </w:rPr>
          <w:t xml:space="preserve">JPAT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pin pattern event flag set</w:t>
      </w:r>
      <w:r w:rsidDel="00000000" w:rsidR="00000000" w:rsidRPr="00000000">
        <w:rPr>
          <w:rtl w:val="0"/>
        </w:rPr>
      </w:r>
    </w:p>
    <w:p w:rsidR="00000000" w:rsidDel="00000000" w:rsidP="00000000" w:rsidRDefault="00000000" w:rsidRPr="00000000" w14:paraId="0000030D">
      <w:pPr>
        <w:tabs>
          <w:tab w:val="left" w:leader="none" w:pos="1800"/>
        </w:tabs>
        <w:spacing w:after="0" w:lineRule="auto"/>
        <w:rPr>
          <w:rFonts w:ascii="Roboto Mono Medium" w:cs="Roboto Mono Medium" w:eastAsia="Roboto Mono Medium" w:hAnsi="Roboto Mono Medium"/>
        </w:rPr>
      </w:pPr>
      <w:hyperlink w:anchor="_pnmnqy72ibwb">
        <w:r w:rsidDel="00000000" w:rsidR="00000000" w:rsidRPr="00000000">
          <w:rPr>
            <w:rFonts w:ascii="Roboto Mono Medium" w:cs="Roboto Mono Medium" w:eastAsia="Roboto Mono Medium" w:hAnsi="Roboto Mono Medium"/>
            <w:color w:val="1155cc"/>
            <w:u w:val="single"/>
            <w:rtl w:val="0"/>
          </w:rPr>
          <w:t xml:space="preserve">JNPAT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pin pattern event flag clear</w:t>
      </w:r>
      <w:r w:rsidDel="00000000" w:rsidR="00000000" w:rsidRPr="00000000">
        <w:rPr>
          <w:rtl w:val="0"/>
        </w:rPr>
      </w:r>
    </w:p>
    <w:p w:rsidR="00000000" w:rsidDel="00000000" w:rsidP="00000000" w:rsidRDefault="00000000" w:rsidRPr="00000000" w14:paraId="0000030E">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JSE1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1 flag set</w:t>
      </w:r>
      <w:r w:rsidDel="00000000" w:rsidR="00000000" w:rsidRPr="00000000">
        <w:rPr>
          <w:rtl w:val="0"/>
        </w:rPr>
      </w:r>
    </w:p>
    <w:p w:rsidR="00000000" w:rsidDel="00000000" w:rsidP="00000000" w:rsidRDefault="00000000" w:rsidRPr="00000000" w14:paraId="0000030F">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JNSE1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1 flag clear</w:t>
      </w:r>
      <w:r w:rsidDel="00000000" w:rsidR="00000000" w:rsidRPr="00000000">
        <w:rPr>
          <w:rtl w:val="0"/>
        </w:rPr>
      </w:r>
    </w:p>
    <w:p w:rsidR="00000000" w:rsidDel="00000000" w:rsidP="00000000" w:rsidRDefault="00000000" w:rsidRPr="00000000" w14:paraId="00000310">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JSE2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2 flag set</w:t>
      </w:r>
      <w:r w:rsidDel="00000000" w:rsidR="00000000" w:rsidRPr="00000000">
        <w:rPr>
          <w:rtl w:val="0"/>
        </w:rPr>
      </w:r>
    </w:p>
    <w:p w:rsidR="00000000" w:rsidDel="00000000" w:rsidP="00000000" w:rsidRDefault="00000000" w:rsidRPr="00000000" w14:paraId="00000311">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JNSE2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2 flag clear</w:t>
      </w:r>
      <w:r w:rsidDel="00000000" w:rsidR="00000000" w:rsidRPr="00000000">
        <w:rPr>
          <w:rtl w:val="0"/>
        </w:rPr>
      </w:r>
    </w:p>
    <w:p w:rsidR="00000000" w:rsidDel="00000000" w:rsidP="00000000" w:rsidRDefault="00000000" w:rsidRPr="00000000" w14:paraId="00000312">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JSE3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3 flag set</w:t>
      </w:r>
      <w:r w:rsidDel="00000000" w:rsidR="00000000" w:rsidRPr="00000000">
        <w:rPr>
          <w:rtl w:val="0"/>
        </w:rPr>
      </w:r>
    </w:p>
    <w:p w:rsidR="00000000" w:rsidDel="00000000" w:rsidP="00000000" w:rsidRDefault="00000000" w:rsidRPr="00000000" w14:paraId="00000313">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JNSE3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3 flag clear</w:t>
      </w:r>
      <w:r w:rsidDel="00000000" w:rsidR="00000000" w:rsidRPr="00000000">
        <w:rPr>
          <w:rtl w:val="0"/>
        </w:rPr>
      </w:r>
    </w:p>
    <w:p w:rsidR="00000000" w:rsidDel="00000000" w:rsidP="00000000" w:rsidRDefault="00000000" w:rsidRPr="00000000" w14:paraId="00000314">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JSE4</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4 flag set</w:t>
      </w:r>
      <w:r w:rsidDel="00000000" w:rsidR="00000000" w:rsidRPr="00000000">
        <w:rPr>
          <w:rtl w:val="0"/>
        </w:rPr>
      </w:r>
    </w:p>
    <w:p w:rsidR="00000000" w:rsidDel="00000000" w:rsidP="00000000" w:rsidRDefault="00000000" w:rsidRPr="00000000" w14:paraId="00000315">
      <w:pPr>
        <w:tabs>
          <w:tab w:val="left" w:leader="none" w:pos="1800"/>
        </w:tabs>
        <w:spacing w:after="0" w:lineRule="auto"/>
        <w:rPr>
          <w:rFonts w:ascii="Roboto Mono Medium" w:cs="Roboto Mono Medium" w:eastAsia="Roboto Mono Medium" w:hAnsi="Roboto Mono Medium"/>
        </w:rPr>
      </w:pPr>
      <w:hyperlink w:anchor="_nv0zohzajupf">
        <w:r w:rsidDel="00000000" w:rsidR="00000000" w:rsidRPr="00000000">
          <w:rPr>
            <w:rFonts w:ascii="Roboto Mono Medium" w:cs="Roboto Mono Medium" w:eastAsia="Roboto Mono Medium" w:hAnsi="Roboto Mono Medium"/>
            <w:color w:val="1155cc"/>
            <w:u w:val="single"/>
            <w:rtl w:val="0"/>
          </w:rPr>
          <w:t xml:space="preserve">JNSE4</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selectable event 4 flag clear</w:t>
      </w:r>
      <w:r w:rsidDel="00000000" w:rsidR="00000000" w:rsidRPr="00000000">
        <w:rPr>
          <w:rtl w:val="0"/>
        </w:rPr>
      </w:r>
    </w:p>
    <w:p w:rsidR="00000000" w:rsidDel="00000000" w:rsidP="00000000" w:rsidRDefault="00000000" w:rsidRPr="00000000" w14:paraId="00000316">
      <w:pPr>
        <w:tabs>
          <w:tab w:val="left" w:leader="none" w:pos="1800"/>
        </w:tabs>
        <w:spacing w:after="0" w:lineRule="auto"/>
        <w:rPr>
          <w:rFonts w:ascii="Roboto Mono Medium" w:cs="Roboto Mono Medium" w:eastAsia="Roboto Mono Medium" w:hAnsi="Roboto Mono Medium"/>
        </w:rPr>
      </w:pPr>
      <w:hyperlink w:anchor="_fik5o0ebifr2">
        <w:r w:rsidDel="00000000" w:rsidR="00000000" w:rsidRPr="00000000">
          <w:rPr>
            <w:rFonts w:ascii="Roboto Mono Medium" w:cs="Roboto Mono Medium" w:eastAsia="Roboto Mono Medium" w:hAnsi="Roboto Mono Medium"/>
            <w:color w:val="1155cc"/>
            <w:u w:val="single"/>
            <w:rtl w:val="0"/>
          </w:rPr>
          <w:t xml:space="preserve">JQMT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CORDIC-read-but-empty event flag set</w:t>
      </w:r>
      <w:r w:rsidDel="00000000" w:rsidR="00000000" w:rsidRPr="00000000">
        <w:rPr>
          <w:rtl w:val="0"/>
        </w:rPr>
      </w:r>
    </w:p>
    <w:p w:rsidR="00000000" w:rsidDel="00000000" w:rsidP="00000000" w:rsidRDefault="00000000" w:rsidRPr="00000000" w14:paraId="00000317">
      <w:pPr>
        <w:tabs>
          <w:tab w:val="left" w:leader="none" w:pos="1800"/>
        </w:tabs>
        <w:spacing w:after="0" w:lineRule="auto"/>
        <w:rPr>
          <w:rFonts w:ascii="Roboto Mono Medium" w:cs="Roboto Mono Medium" w:eastAsia="Roboto Mono Medium" w:hAnsi="Roboto Mono Medium"/>
        </w:rPr>
      </w:pPr>
      <w:hyperlink w:anchor="_fik5o0ebifr2">
        <w:r w:rsidDel="00000000" w:rsidR="00000000" w:rsidRPr="00000000">
          <w:rPr>
            <w:rFonts w:ascii="Roboto Mono Medium" w:cs="Roboto Mono Medium" w:eastAsia="Roboto Mono Medium" w:hAnsi="Roboto Mono Medium"/>
            <w:color w:val="1155cc"/>
            <w:u w:val="single"/>
            <w:rtl w:val="0"/>
          </w:rPr>
          <w:t xml:space="preserve">JNQMT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CORDIC-read-but-empty event flag clear</w:t>
      </w:r>
      <w:r w:rsidDel="00000000" w:rsidR="00000000" w:rsidRPr="00000000">
        <w:rPr>
          <w:rtl w:val="0"/>
        </w:rPr>
      </w:r>
    </w:p>
    <w:p w:rsidR="00000000" w:rsidDel="00000000" w:rsidP="00000000" w:rsidRDefault="00000000" w:rsidRPr="00000000" w14:paraId="00000318">
      <w:pPr>
        <w:tabs>
          <w:tab w:val="left" w:leader="none" w:pos="1800"/>
        </w:tabs>
        <w:spacing w:after="0" w:lineRule="auto"/>
        <w:rPr>
          <w:rFonts w:ascii="Roboto Mono Medium" w:cs="Roboto Mono Medium" w:eastAsia="Roboto Mono Medium" w:hAnsi="Roboto Mono Medium"/>
        </w:rPr>
      </w:pPr>
      <w:hyperlink w:anchor="_izeyc7za5235">
        <w:r w:rsidDel="00000000" w:rsidR="00000000" w:rsidRPr="00000000">
          <w:rPr>
            <w:rFonts w:ascii="Roboto Mono Medium" w:cs="Roboto Mono Medium" w:eastAsia="Roboto Mono Medium" w:hAnsi="Roboto Mono Medium"/>
            <w:color w:val="1155cc"/>
            <w:u w:val="single"/>
            <w:rtl w:val="0"/>
          </w:rPr>
          <w:t xml:space="preserve">JXMT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empty event flag set</w:t>
      </w:r>
      <w:r w:rsidDel="00000000" w:rsidR="00000000" w:rsidRPr="00000000">
        <w:rPr>
          <w:rtl w:val="0"/>
        </w:rPr>
      </w:r>
    </w:p>
    <w:p w:rsidR="00000000" w:rsidDel="00000000" w:rsidP="00000000" w:rsidRDefault="00000000" w:rsidRPr="00000000" w14:paraId="00000319">
      <w:pPr>
        <w:tabs>
          <w:tab w:val="left" w:leader="none" w:pos="1800"/>
        </w:tabs>
        <w:spacing w:after="0" w:lineRule="auto"/>
        <w:rPr>
          <w:rFonts w:ascii="Roboto Mono Medium" w:cs="Roboto Mono Medium" w:eastAsia="Roboto Mono Medium" w:hAnsi="Roboto Mono Medium"/>
        </w:rPr>
      </w:pPr>
      <w:hyperlink w:anchor="_izeyc7za5235">
        <w:r w:rsidDel="00000000" w:rsidR="00000000" w:rsidRPr="00000000">
          <w:rPr>
            <w:rFonts w:ascii="Roboto Mono Medium" w:cs="Roboto Mono Medium" w:eastAsia="Roboto Mono Medium" w:hAnsi="Roboto Mono Medium"/>
            <w:color w:val="1155cc"/>
            <w:u w:val="single"/>
            <w:rtl w:val="0"/>
          </w:rPr>
          <w:t xml:space="preserve">JNXMT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empty event flag clear</w:t>
      </w:r>
      <w:r w:rsidDel="00000000" w:rsidR="00000000" w:rsidRPr="00000000">
        <w:rPr>
          <w:rtl w:val="0"/>
        </w:rPr>
      </w:r>
    </w:p>
    <w:p w:rsidR="00000000" w:rsidDel="00000000" w:rsidP="00000000" w:rsidRDefault="00000000" w:rsidRPr="00000000" w14:paraId="0000031A">
      <w:pPr>
        <w:tabs>
          <w:tab w:val="left" w:leader="none" w:pos="1800"/>
        </w:tabs>
        <w:spacing w:after="0" w:lineRule="auto"/>
        <w:rPr>
          <w:rFonts w:ascii="Roboto Mono Medium" w:cs="Roboto Mono Medium" w:eastAsia="Roboto Mono Medium" w:hAnsi="Roboto Mono Medium"/>
        </w:rPr>
      </w:pPr>
      <w:hyperlink w:anchor="_76euyh5v8o1z">
        <w:r w:rsidDel="00000000" w:rsidR="00000000" w:rsidRPr="00000000">
          <w:rPr>
            <w:rFonts w:ascii="Roboto Mono Medium" w:cs="Roboto Mono Medium" w:eastAsia="Roboto Mono Medium" w:hAnsi="Roboto Mono Medium"/>
            <w:color w:val="1155cc"/>
            <w:u w:val="single"/>
            <w:rtl w:val="0"/>
          </w:rPr>
          <w:t xml:space="preserve">JXFI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finished event flag set</w:t>
      </w:r>
      <w:r w:rsidDel="00000000" w:rsidR="00000000" w:rsidRPr="00000000">
        <w:rPr>
          <w:rtl w:val="0"/>
        </w:rPr>
      </w:r>
    </w:p>
    <w:p w:rsidR="00000000" w:rsidDel="00000000" w:rsidP="00000000" w:rsidRDefault="00000000" w:rsidRPr="00000000" w14:paraId="0000031B">
      <w:pPr>
        <w:tabs>
          <w:tab w:val="left" w:leader="none" w:pos="1800"/>
        </w:tabs>
        <w:spacing w:after="0" w:lineRule="auto"/>
        <w:rPr>
          <w:rFonts w:ascii="Roboto Mono Medium" w:cs="Roboto Mono Medium" w:eastAsia="Roboto Mono Medium" w:hAnsi="Roboto Mono Medium"/>
        </w:rPr>
      </w:pPr>
      <w:hyperlink w:anchor="_76euyh5v8o1z">
        <w:r w:rsidDel="00000000" w:rsidR="00000000" w:rsidRPr="00000000">
          <w:rPr>
            <w:rFonts w:ascii="Roboto Mono Medium" w:cs="Roboto Mono Medium" w:eastAsia="Roboto Mono Medium" w:hAnsi="Roboto Mono Medium"/>
            <w:color w:val="1155cc"/>
            <w:u w:val="single"/>
            <w:rtl w:val="0"/>
          </w:rPr>
          <w:t xml:space="preserve">JNXFI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finished event flag clear</w:t>
      </w:r>
      <w:r w:rsidDel="00000000" w:rsidR="00000000" w:rsidRPr="00000000">
        <w:rPr>
          <w:rtl w:val="0"/>
        </w:rPr>
      </w:r>
    </w:p>
    <w:p w:rsidR="00000000" w:rsidDel="00000000" w:rsidP="00000000" w:rsidRDefault="00000000" w:rsidRPr="00000000" w14:paraId="0000031C">
      <w:pPr>
        <w:tabs>
          <w:tab w:val="left" w:leader="none" w:pos="1800"/>
        </w:tabs>
        <w:spacing w:after="0" w:lineRule="auto"/>
        <w:rPr>
          <w:rFonts w:ascii="Roboto Mono Medium" w:cs="Roboto Mono Medium" w:eastAsia="Roboto Mono Medium" w:hAnsi="Roboto Mono Medium"/>
        </w:rPr>
      </w:pPr>
      <w:hyperlink w:anchor="_gut56vubumxk">
        <w:r w:rsidDel="00000000" w:rsidR="00000000" w:rsidRPr="00000000">
          <w:rPr>
            <w:rFonts w:ascii="Roboto Mono Medium" w:cs="Roboto Mono Medium" w:eastAsia="Roboto Mono Medium" w:hAnsi="Roboto Mono Medium"/>
            <w:color w:val="1155cc"/>
            <w:u w:val="single"/>
            <w:rtl w:val="0"/>
          </w:rPr>
          <w:t xml:space="preserve">JXRO</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NCO rollover event flag set</w:t>
      </w:r>
      <w:r w:rsidDel="00000000" w:rsidR="00000000" w:rsidRPr="00000000">
        <w:rPr>
          <w:rtl w:val="0"/>
        </w:rPr>
      </w:r>
    </w:p>
    <w:p w:rsidR="00000000" w:rsidDel="00000000" w:rsidP="00000000" w:rsidRDefault="00000000" w:rsidRPr="00000000" w14:paraId="0000031D">
      <w:pPr>
        <w:tabs>
          <w:tab w:val="left" w:leader="none" w:pos="1800"/>
        </w:tabs>
        <w:spacing w:after="0" w:lineRule="auto"/>
        <w:rPr>
          <w:rFonts w:ascii="Roboto Mono Medium" w:cs="Roboto Mono Medium" w:eastAsia="Roboto Mono Medium" w:hAnsi="Roboto Mono Medium"/>
        </w:rPr>
      </w:pPr>
      <w:hyperlink w:anchor="_gut56vubumxk">
        <w:r w:rsidDel="00000000" w:rsidR="00000000" w:rsidRPr="00000000">
          <w:rPr>
            <w:rFonts w:ascii="Roboto Mono Medium" w:cs="Roboto Mono Medium" w:eastAsia="Roboto Mono Medium" w:hAnsi="Roboto Mono Medium"/>
            <w:color w:val="1155cc"/>
            <w:u w:val="single"/>
            <w:rtl w:val="0"/>
          </w:rPr>
          <w:t xml:space="preserve">JNXRO</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NCO rollover event flag clear</w:t>
      </w:r>
      <w:r w:rsidDel="00000000" w:rsidR="00000000" w:rsidRPr="00000000">
        <w:rPr>
          <w:rtl w:val="0"/>
        </w:rPr>
      </w:r>
    </w:p>
    <w:p w:rsidR="00000000" w:rsidDel="00000000" w:rsidP="00000000" w:rsidRDefault="00000000" w:rsidRPr="00000000" w14:paraId="0000031E">
      <w:pPr>
        <w:tabs>
          <w:tab w:val="left" w:leader="none" w:pos="1800"/>
        </w:tabs>
        <w:spacing w:after="0" w:lineRule="auto"/>
        <w:rPr>
          <w:rFonts w:ascii="Roboto Mono Medium" w:cs="Roboto Mono Medium" w:eastAsia="Roboto Mono Medium" w:hAnsi="Roboto Mono Medium"/>
        </w:rPr>
      </w:pPr>
      <w:hyperlink w:anchor="_43ntogxc32ez">
        <w:r w:rsidDel="00000000" w:rsidR="00000000" w:rsidRPr="00000000">
          <w:rPr>
            <w:rFonts w:ascii="Roboto Mono Medium" w:cs="Roboto Mono Medium" w:eastAsia="Roboto Mono Medium" w:hAnsi="Roboto Mono Medium"/>
            <w:color w:val="1155cc"/>
            <w:u w:val="single"/>
            <w:rtl w:val="0"/>
          </w:rPr>
          <w:t xml:space="preserve">JXRL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LUT RAM rollover event flag set</w:t>
      </w:r>
      <w:r w:rsidDel="00000000" w:rsidR="00000000" w:rsidRPr="00000000">
        <w:rPr>
          <w:rtl w:val="0"/>
        </w:rPr>
      </w:r>
    </w:p>
    <w:p w:rsidR="00000000" w:rsidDel="00000000" w:rsidP="00000000" w:rsidRDefault="00000000" w:rsidRPr="00000000" w14:paraId="0000031F">
      <w:pPr>
        <w:tabs>
          <w:tab w:val="left" w:leader="none" w:pos="1800"/>
        </w:tabs>
        <w:spacing w:after="0" w:lineRule="auto"/>
        <w:rPr/>
      </w:pPr>
      <w:hyperlink w:anchor="_43ntogxc32ez">
        <w:r w:rsidDel="00000000" w:rsidR="00000000" w:rsidRPr="00000000">
          <w:rPr>
            <w:rFonts w:ascii="Roboto Mono Medium" w:cs="Roboto Mono Medium" w:eastAsia="Roboto Mono Medium" w:hAnsi="Roboto Mono Medium"/>
            <w:color w:val="1155cc"/>
            <w:u w:val="single"/>
            <w:rtl w:val="0"/>
          </w:rPr>
          <w:t xml:space="preserve">JNXRL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Jump if streamer LUT RAM rollover event flag clear</w:t>
      </w:r>
    </w:p>
    <w:p w:rsidR="00000000" w:rsidDel="00000000" w:rsidP="00000000" w:rsidRDefault="00000000" w:rsidRPr="00000000" w14:paraId="00000320">
      <w:pPr>
        <w:pStyle w:val="Heading3"/>
        <w:rPr>
          <w:highlight w:val="yellow"/>
        </w:rPr>
      </w:pPr>
      <w:bookmarkStart w:colFirst="0" w:colLast="0" w:name="_40bj2qk54rdh" w:id="49"/>
      <w:bookmarkEnd w:id="49"/>
      <w:r w:rsidDel="00000000" w:rsidR="00000000" w:rsidRPr="00000000">
        <w:rPr>
          <w:rtl w:val="0"/>
        </w:rPr>
        <w:t xml:space="preserve">Interrupts</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Instructions to manage interrupts.</w:t>
      </w:r>
    </w:p>
    <w:p w:rsidR="00000000" w:rsidDel="00000000" w:rsidP="00000000" w:rsidRDefault="00000000" w:rsidRPr="00000000" w14:paraId="00000322">
      <w:pPr>
        <w:tabs>
          <w:tab w:val="left" w:leader="none" w:pos="1800"/>
        </w:tabs>
        <w:spacing w:after="0" w:lineRule="auto"/>
        <w:rPr>
          <w:rFonts w:ascii="Roboto Mono Medium" w:cs="Roboto Mono Medium" w:eastAsia="Roboto Mono Medium" w:hAnsi="Roboto Mono Medium"/>
        </w:rPr>
      </w:pPr>
      <w:hyperlink w:anchor="_jv88q3ni4hqo">
        <w:r w:rsidDel="00000000" w:rsidR="00000000" w:rsidRPr="00000000">
          <w:rPr>
            <w:rFonts w:ascii="Roboto Mono Medium" w:cs="Roboto Mono Medium" w:eastAsia="Roboto Mono Medium" w:hAnsi="Roboto Mono Medium"/>
            <w:color w:val="1155cc"/>
            <w:u w:val="single"/>
            <w:rtl w:val="0"/>
          </w:rPr>
          <w:t xml:space="preserve">ALLOWI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Allow interrupts (default)</w:t>
      </w:r>
      <w:r w:rsidDel="00000000" w:rsidR="00000000" w:rsidRPr="00000000">
        <w:rPr>
          <w:rtl w:val="0"/>
        </w:rPr>
      </w:r>
    </w:p>
    <w:p w:rsidR="00000000" w:rsidDel="00000000" w:rsidP="00000000" w:rsidRDefault="00000000" w:rsidRPr="00000000" w14:paraId="00000323">
      <w:pPr>
        <w:tabs>
          <w:tab w:val="left" w:leader="none" w:pos="1800"/>
        </w:tabs>
        <w:spacing w:after="0" w:lineRule="auto"/>
        <w:rPr>
          <w:rFonts w:ascii="Roboto Mono Medium" w:cs="Roboto Mono Medium" w:eastAsia="Roboto Mono Medium" w:hAnsi="Roboto Mono Medium"/>
        </w:rPr>
      </w:pPr>
      <w:hyperlink w:anchor="_4b448hiwgtyc">
        <w:r w:rsidDel="00000000" w:rsidR="00000000" w:rsidRPr="00000000">
          <w:rPr>
            <w:rFonts w:ascii="Roboto Mono Medium" w:cs="Roboto Mono Medium" w:eastAsia="Roboto Mono Medium" w:hAnsi="Roboto Mono Medium"/>
            <w:color w:val="1155cc"/>
            <w:u w:val="single"/>
            <w:rtl w:val="0"/>
          </w:rPr>
          <w:t xml:space="preserve">STALLI</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Stall Interrupts</w:t>
      </w:r>
      <w:r w:rsidDel="00000000" w:rsidR="00000000" w:rsidRPr="00000000">
        <w:rPr>
          <w:rtl w:val="0"/>
        </w:rPr>
      </w:r>
    </w:p>
    <w:p w:rsidR="00000000" w:rsidDel="00000000" w:rsidP="00000000" w:rsidRDefault="00000000" w:rsidRPr="00000000" w14:paraId="00000324">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TRGINT1</w:t>
        <w:tab/>
      </w:r>
      <w:r w:rsidDel="00000000" w:rsidR="00000000" w:rsidRPr="00000000">
        <w:rPr>
          <w:rtl w:val="0"/>
        </w:rPr>
        <w:t xml:space="preserve">Trigger interrupt 1; regardless of </w:t>
      </w: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t xml:space="preserve"> mode</w:t>
      </w:r>
      <w:r w:rsidDel="00000000" w:rsidR="00000000" w:rsidRPr="00000000">
        <w:rPr>
          <w:rtl w:val="0"/>
        </w:rPr>
      </w:r>
    </w:p>
    <w:p w:rsidR="00000000" w:rsidDel="00000000" w:rsidP="00000000" w:rsidRDefault="00000000" w:rsidRPr="00000000" w14:paraId="0000032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TRGINT2</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Trigger interrupt 2; regardless of </w:t>
      </w: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t xml:space="preserve"> mode</w:t>
      </w:r>
      <w:r w:rsidDel="00000000" w:rsidR="00000000" w:rsidRPr="00000000">
        <w:rPr>
          <w:rtl w:val="0"/>
        </w:rPr>
      </w:r>
    </w:p>
    <w:p w:rsidR="00000000" w:rsidDel="00000000" w:rsidP="00000000" w:rsidRDefault="00000000" w:rsidRPr="00000000" w14:paraId="00000326">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TRGINT3</w:t>
        <w:tab/>
      </w:r>
      <w:r w:rsidDel="00000000" w:rsidR="00000000" w:rsidRPr="00000000">
        <w:rPr>
          <w:rtl w:val="0"/>
        </w:rPr>
        <w:t xml:space="preserve">Trigger interrupt 3; regardless of </w:t>
      </w: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t xml:space="preserve"> mode</w:t>
      </w:r>
      <w:r w:rsidDel="00000000" w:rsidR="00000000" w:rsidRPr="00000000">
        <w:rPr>
          <w:rtl w:val="0"/>
        </w:rPr>
      </w:r>
    </w:p>
    <w:p w:rsidR="00000000" w:rsidDel="00000000" w:rsidP="00000000" w:rsidRDefault="00000000" w:rsidRPr="00000000" w14:paraId="00000327">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NIXINT1</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Cancel interrupt 1</w:t>
      </w:r>
      <w:r w:rsidDel="00000000" w:rsidR="00000000" w:rsidRPr="00000000">
        <w:rPr>
          <w:rtl w:val="0"/>
        </w:rPr>
      </w:r>
    </w:p>
    <w:p w:rsidR="00000000" w:rsidDel="00000000" w:rsidP="00000000" w:rsidRDefault="00000000" w:rsidRPr="00000000" w14:paraId="00000328">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NIXINT2</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Cancel interrupt 2</w:t>
      </w:r>
      <w:r w:rsidDel="00000000" w:rsidR="00000000" w:rsidRPr="00000000">
        <w:rPr>
          <w:rtl w:val="0"/>
        </w:rPr>
      </w:r>
    </w:p>
    <w:p w:rsidR="00000000" w:rsidDel="00000000" w:rsidP="00000000" w:rsidRDefault="00000000" w:rsidRPr="00000000" w14:paraId="00000329">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NIXINT3</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Cancel interrupt 3</w:t>
      </w:r>
      <w:r w:rsidDel="00000000" w:rsidR="00000000" w:rsidRPr="00000000">
        <w:rPr>
          <w:rtl w:val="0"/>
        </w:rPr>
      </w:r>
    </w:p>
    <w:p w:rsidR="00000000" w:rsidDel="00000000" w:rsidP="00000000" w:rsidRDefault="00000000" w:rsidRPr="00000000" w14:paraId="0000032A">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SETINT1</w:t>
        <w:tab/>
      </w:r>
      <w:r w:rsidDel="00000000" w:rsidR="00000000" w:rsidRPr="00000000">
        <w:rPr>
          <w:rtl w:val="0"/>
        </w:rPr>
        <w:t xml:space="preserve">Set interrupt 1 source</w:t>
      </w:r>
      <w:r w:rsidDel="00000000" w:rsidR="00000000" w:rsidRPr="00000000">
        <w:rPr>
          <w:rtl w:val="0"/>
        </w:rPr>
      </w:r>
    </w:p>
    <w:p w:rsidR="00000000" w:rsidDel="00000000" w:rsidP="00000000" w:rsidRDefault="00000000" w:rsidRPr="00000000" w14:paraId="0000032B">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SETINT2</w:t>
        <w:tab/>
      </w:r>
      <w:r w:rsidDel="00000000" w:rsidR="00000000" w:rsidRPr="00000000">
        <w:rPr>
          <w:rtl w:val="0"/>
        </w:rPr>
        <w:t xml:space="preserve">Set interrupt 2 source</w:t>
      </w:r>
      <w:r w:rsidDel="00000000" w:rsidR="00000000" w:rsidRPr="00000000">
        <w:rPr>
          <w:rtl w:val="0"/>
        </w:rPr>
      </w:r>
    </w:p>
    <w:p w:rsidR="00000000" w:rsidDel="00000000" w:rsidP="00000000" w:rsidRDefault="00000000" w:rsidRPr="00000000" w14:paraId="0000032C">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SETINT3</w:t>
        <w:tab/>
      </w:r>
      <w:r w:rsidDel="00000000" w:rsidR="00000000" w:rsidRPr="00000000">
        <w:rPr>
          <w:rtl w:val="0"/>
        </w:rPr>
        <w:t xml:space="preserve">Set interrupt 3 source</w:t>
      </w:r>
      <w:r w:rsidDel="00000000" w:rsidR="00000000" w:rsidRPr="00000000">
        <w:rPr>
          <w:rtl w:val="0"/>
        </w:rPr>
      </w:r>
    </w:p>
    <w:p w:rsidR="00000000" w:rsidDel="00000000" w:rsidP="00000000" w:rsidRDefault="00000000" w:rsidRPr="00000000" w14:paraId="0000032D">
      <w:pPr>
        <w:tabs>
          <w:tab w:val="left" w:leader="none" w:pos="1800"/>
        </w:tabs>
        <w:spacing w:after="0" w:lineRule="auto"/>
        <w:rPr/>
      </w:pPr>
      <w:hyperlink w:anchor="_d8ho6miavbop">
        <w:r w:rsidDel="00000000" w:rsidR="00000000" w:rsidRPr="00000000">
          <w:rPr>
            <w:rFonts w:ascii="Roboto Mono Medium" w:cs="Roboto Mono Medium" w:eastAsia="Roboto Mono Medium" w:hAnsi="Roboto Mono Medium"/>
            <w:color w:val="1155cc"/>
            <w:u w:val="single"/>
            <w:rtl w:val="0"/>
          </w:rPr>
          <w:t xml:space="preserve">BRK</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Trigger breakpoint in current cog</w:t>
      </w:r>
    </w:p>
    <w:p w:rsidR="00000000" w:rsidDel="00000000" w:rsidP="00000000" w:rsidRDefault="00000000" w:rsidRPr="00000000" w14:paraId="0000032E">
      <w:pPr>
        <w:tabs>
          <w:tab w:val="left" w:leader="none" w:pos="1800"/>
        </w:tabs>
        <w:spacing w:after="0" w:lineRule="auto"/>
        <w:rPr/>
      </w:pPr>
      <w:hyperlink w:anchor="_okd9uhh52aur">
        <w:r w:rsidDel="00000000" w:rsidR="00000000" w:rsidRPr="00000000">
          <w:rPr>
            <w:rFonts w:ascii="Roboto Mono Medium" w:cs="Roboto Mono Medium" w:eastAsia="Roboto Mono Medium" w:hAnsi="Roboto Mono Medium"/>
            <w:color w:val="1155cc"/>
            <w:u w:val="single"/>
            <w:rtl w:val="0"/>
          </w:rPr>
          <w:t xml:space="preserve">COGBRK</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Trigger breakpoint in specified cog</w:t>
      </w:r>
    </w:p>
    <w:p w:rsidR="00000000" w:rsidDel="00000000" w:rsidP="00000000" w:rsidRDefault="00000000" w:rsidRPr="00000000" w14:paraId="0000032F">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GETBRK</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breakpoint and cog status</w:t>
      </w:r>
    </w:p>
    <w:p w:rsidR="00000000" w:rsidDel="00000000" w:rsidP="00000000" w:rsidRDefault="00000000" w:rsidRPr="00000000" w14:paraId="00000330">
      <w:pPr>
        <w:pStyle w:val="Heading3"/>
        <w:rPr>
          <w:highlight w:val="yellow"/>
        </w:rPr>
      </w:pPr>
      <w:bookmarkStart w:colFirst="0" w:colLast="0" w:name="_1ykf5b4dvpz7" w:id="50"/>
      <w:bookmarkEnd w:id="50"/>
      <w:r w:rsidDel="00000000" w:rsidR="00000000" w:rsidRPr="00000000">
        <w:rPr>
          <w:rtl w:val="0"/>
        </w:rPr>
        <w:t xml:space="preserve">Bit Operations</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Bit manipulation instructions.</w:t>
      </w:r>
    </w:p>
    <w:p w:rsidR="00000000" w:rsidDel="00000000" w:rsidP="00000000" w:rsidRDefault="00000000" w:rsidRPr="00000000" w14:paraId="00000332">
      <w:pPr>
        <w:tabs>
          <w:tab w:val="left" w:leader="none" w:pos="1800"/>
        </w:tabs>
        <w:spacing w:after="0" w:lineRule="auto"/>
        <w:rPr>
          <w:rFonts w:ascii="Roboto Mono Medium" w:cs="Roboto Mono Medium" w:eastAsia="Roboto Mono Medium" w:hAnsi="Roboto Mono Medium"/>
        </w:rPr>
      </w:pPr>
      <w:hyperlink w:anchor="_ry94d81q3emx">
        <w:r w:rsidDel="00000000" w:rsidR="00000000" w:rsidRPr="00000000">
          <w:rPr>
            <w:rFonts w:ascii="Roboto Mono Medium" w:cs="Roboto Mono Medium" w:eastAsia="Roboto Mono Medium" w:hAnsi="Roboto Mono Medium"/>
            <w:color w:val="1155cc"/>
            <w:u w:val="single"/>
            <w:rtl w:val="0"/>
          </w:rPr>
          <w:t xml:space="preserve">AND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Bitwise AND two values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33">
      <w:pPr>
        <w:tabs>
          <w:tab w:val="left" w:leader="none" w:pos="1800"/>
        </w:tabs>
        <w:spacing w:after="0" w:lineRule="auto"/>
        <w:rPr>
          <w:rFonts w:ascii="Roboto Mono Medium" w:cs="Roboto Mono Medium" w:eastAsia="Roboto Mono Medium" w:hAnsi="Roboto Mono Medium"/>
        </w:rPr>
      </w:pPr>
      <w:hyperlink w:anchor="_ry94d81q3emx">
        <w:r w:rsidDel="00000000" w:rsidR="00000000" w:rsidRPr="00000000">
          <w:rPr>
            <w:rFonts w:ascii="Roboto Mono Medium" w:cs="Roboto Mono Medium" w:eastAsia="Roboto Mono Medium" w:hAnsi="Roboto Mono Medium"/>
            <w:color w:val="1155cc"/>
            <w:u w:val="single"/>
            <w:rtl w:val="0"/>
          </w:rPr>
          <w:t xml:space="preserve">ANDN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Bitwise AND a value with the NOT of another</w:t>
      </w:r>
      <w:r w:rsidDel="00000000" w:rsidR="00000000" w:rsidRPr="00000000">
        <w:rPr>
          <w:rtl w:val="0"/>
        </w:rPr>
      </w:r>
    </w:p>
    <w:p w:rsidR="00000000" w:rsidDel="00000000" w:rsidP="00000000" w:rsidRDefault="00000000" w:rsidRPr="00000000" w14:paraId="00000334">
      <w:pPr>
        <w:tabs>
          <w:tab w:val="left" w:leader="none" w:pos="1800"/>
        </w:tabs>
        <w:spacing w:after="0" w:lineRule="auto"/>
        <w:rPr>
          <w:rFonts w:ascii="Roboto Mono Medium" w:cs="Roboto Mono Medium" w:eastAsia="Roboto Mono Medium" w:hAnsi="Roboto Mono Medium"/>
        </w:rPr>
      </w:pPr>
      <w:hyperlink w:anchor="_49iljyigagii">
        <w:r w:rsidDel="00000000" w:rsidR="00000000" w:rsidRPr="00000000">
          <w:rPr>
            <w:rFonts w:ascii="Roboto Mono Medium" w:cs="Roboto Mono Medium" w:eastAsia="Roboto Mono Medium" w:hAnsi="Roboto Mono Medium"/>
            <w:color w:val="1155cc"/>
            <w:u w:val="single"/>
            <w:rtl w:val="0"/>
          </w:rPr>
          <w:t xml:space="preserve">OR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Bitwise OR two values</w:t>
      </w:r>
      <w:r w:rsidDel="00000000" w:rsidR="00000000" w:rsidRPr="00000000">
        <w:rPr>
          <w:rtl w:val="0"/>
        </w:rPr>
      </w:r>
    </w:p>
    <w:p w:rsidR="00000000" w:rsidDel="00000000" w:rsidP="00000000" w:rsidRDefault="00000000" w:rsidRPr="00000000" w14:paraId="00000335">
      <w:pPr>
        <w:tabs>
          <w:tab w:val="left" w:leader="none" w:pos="1800"/>
        </w:tabs>
        <w:spacing w:after="0" w:lineRule="auto"/>
        <w:rPr>
          <w:rFonts w:ascii="Roboto Mono Medium" w:cs="Roboto Mono Medium" w:eastAsia="Roboto Mono Medium" w:hAnsi="Roboto Mono Medium"/>
        </w:rPr>
      </w:pPr>
      <w:hyperlink w:anchor="_ci31vbchcwxx">
        <w:r w:rsidDel="00000000" w:rsidR="00000000" w:rsidRPr="00000000">
          <w:rPr>
            <w:rFonts w:ascii="Roboto Mono Medium" w:cs="Roboto Mono Medium" w:eastAsia="Roboto Mono Medium" w:hAnsi="Roboto Mono Medium"/>
            <w:color w:val="1155cc"/>
            <w:u w:val="single"/>
            <w:rtl w:val="0"/>
          </w:rPr>
          <w:t xml:space="preserve">XOR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Bitwise XOR two values</w:t>
      </w:r>
      <w:r w:rsidDel="00000000" w:rsidR="00000000" w:rsidRPr="00000000">
        <w:rPr>
          <w:rtl w:val="0"/>
        </w:rPr>
      </w:r>
    </w:p>
    <w:p w:rsidR="00000000" w:rsidDel="00000000" w:rsidP="00000000" w:rsidRDefault="00000000" w:rsidRPr="00000000" w14:paraId="00000336">
      <w:pPr>
        <w:tabs>
          <w:tab w:val="left" w:leader="none" w:pos="1800"/>
        </w:tabs>
        <w:spacing w:after="0" w:lineRule="auto"/>
        <w:rPr>
          <w:rFonts w:ascii="Roboto Mono Medium" w:cs="Roboto Mono Medium" w:eastAsia="Roboto Mono Medium" w:hAnsi="Roboto Mono Medium"/>
        </w:rPr>
      </w:pPr>
      <w:hyperlink w:anchor="_s858lrxz52tn">
        <w:r w:rsidDel="00000000" w:rsidR="00000000" w:rsidRPr="00000000">
          <w:rPr>
            <w:rFonts w:ascii="Roboto Mono Medium" w:cs="Roboto Mono Medium" w:eastAsia="Roboto Mono Medium" w:hAnsi="Roboto Mono Medium"/>
            <w:color w:val="1155cc"/>
            <w:u w:val="single"/>
            <w:rtl w:val="0"/>
          </w:rPr>
          <w:t xml:space="preserve">NOT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Bitwise NOT a value</w:t>
      </w:r>
      <w:r w:rsidDel="00000000" w:rsidR="00000000" w:rsidRPr="00000000">
        <w:rPr>
          <w:rtl w:val="0"/>
        </w:rPr>
      </w:r>
    </w:p>
    <w:p w:rsidR="00000000" w:rsidDel="00000000" w:rsidP="00000000" w:rsidRDefault="00000000" w:rsidRPr="00000000" w14:paraId="00000337">
      <w:pPr>
        <w:tabs>
          <w:tab w:val="left" w:leader="none" w:pos="1800"/>
        </w:tabs>
        <w:spacing w:after="0" w:lineRule="auto"/>
        <w:rPr>
          <w:rFonts w:ascii="Roboto Mono Medium" w:cs="Roboto Mono Medium" w:eastAsia="Roboto Mono Medium" w:hAnsi="Roboto Mono Medium"/>
        </w:rPr>
      </w:pPr>
      <w:hyperlink w:anchor="_8x2v3buaskxv">
        <w:r w:rsidDel="00000000" w:rsidR="00000000" w:rsidRPr="00000000">
          <w:rPr>
            <w:rFonts w:ascii="Roboto Mono Medium" w:cs="Roboto Mono Medium" w:eastAsia="Roboto Mono Medium" w:hAnsi="Roboto Mono Medium"/>
            <w:color w:val="1155cc"/>
            <w:u w:val="single"/>
            <w:rtl w:val="0"/>
          </w:rPr>
          <w:t xml:space="preserve">REV</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Reverse bits of value</w:t>
      </w:r>
      <w:r w:rsidDel="00000000" w:rsidR="00000000" w:rsidRPr="00000000">
        <w:rPr>
          <w:rtl w:val="0"/>
        </w:rPr>
      </w:r>
    </w:p>
    <w:p w:rsidR="00000000" w:rsidDel="00000000" w:rsidP="00000000" w:rsidRDefault="00000000" w:rsidRPr="00000000" w14:paraId="00000338">
      <w:pPr>
        <w:tabs>
          <w:tab w:val="left" w:leader="none" w:pos="1800"/>
        </w:tabs>
        <w:spacing w:after="0" w:lineRule="auto"/>
        <w:rPr>
          <w:rFonts w:ascii="Roboto Mono Medium" w:cs="Roboto Mono Medium" w:eastAsia="Roboto Mono Medium" w:hAnsi="Roboto Mono Medium"/>
        </w:rPr>
      </w:pPr>
      <w:hyperlink w:anchor="_y0jm929edm64">
        <w:r w:rsidDel="00000000" w:rsidR="00000000" w:rsidRPr="00000000">
          <w:rPr>
            <w:rFonts w:ascii="Roboto Mono Medium" w:cs="Roboto Mono Medium" w:eastAsia="Roboto Mono Medium" w:hAnsi="Roboto Mono Medium"/>
            <w:color w:val="1155cc"/>
            <w:u w:val="single"/>
            <w:rtl w:val="0"/>
          </w:rPr>
          <w:t xml:space="preserve">SHR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Shift bits right</w:t>
      </w:r>
      <w:r w:rsidDel="00000000" w:rsidR="00000000" w:rsidRPr="00000000">
        <w:rPr>
          <w:rtl w:val="0"/>
        </w:rPr>
      </w:r>
    </w:p>
    <w:p w:rsidR="00000000" w:rsidDel="00000000" w:rsidP="00000000" w:rsidRDefault="00000000" w:rsidRPr="00000000" w14:paraId="00000339">
      <w:pPr>
        <w:tabs>
          <w:tab w:val="left" w:leader="none" w:pos="1800"/>
        </w:tabs>
        <w:spacing w:after="0" w:lineRule="auto"/>
        <w:rPr>
          <w:rFonts w:ascii="Roboto Mono Medium" w:cs="Roboto Mono Medium" w:eastAsia="Roboto Mono Medium" w:hAnsi="Roboto Mono Medium"/>
        </w:rPr>
      </w:pPr>
      <w:hyperlink w:anchor="_cg4e6rxaezp">
        <w:r w:rsidDel="00000000" w:rsidR="00000000" w:rsidRPr="00000000">
          <w:rPr>
            <w:rFonts w:ascii="Roboto Mono Medium" w:cs="Roboto Mono Medium" w:eastAsia="Roboto Mono Medium" w:hAnsi="Roboto Mono Medium"/>
            <w:color w:val="1155cc"/>
            <w:u w:val="single"/>
            <w:rtl w:val="0"/>
          </w:rPr>
          <w:t xml:space="preserve">SHL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Shift bits left</w:t>
      </w:r>
      <w:r w:rsidDel="00000000" w:rsidR="00000000" w:rsidRPr="00000000">
        <w:rPr>
          <w:rtl w:val="0"/>
        </w:rPr>
      </w:r>
    </w:p>
    <w:p w:rsidR="00000000" w:rsidDel="00000000" w:rsidP="00000000" w:rsidRDefault="00000000" w:rsidRPr="00000000" w14:paraId="0000033A">
      <w:pPr>
        <w:tabs>
          <w:tab w:val="left" w:leader="none" w:pos="1800"/>
        </w:tabs>
        <w:spacing w:after="0" w:lineRule="auto"/>
        <w:rPr>
          <w:rFonts w:ascii="Roboto Mono Medium" w:cs="Roboto Mono Medium" w:eastAsia="Roboto Mono Medium" w:hAnsi="Roboto Mono Medium"/>
        </w:rPr>
      </w:pPr>
      <w:hyperlink w:anchor="_er4hl0kfn1wn">
        <w:r w:rsidDel="00000000" w:rsidR="00000000" w:rsidRPr="00000000">
          <w:rPr>
            <w:rFonts w:ascii="Roboto Mono Medium" w:cs="Roboto Mono Medium" w:eastAsia="Roboto Mono Medium" w:hAnsi="Roboto Mono Medium"/>
            <w:color w:val="1155cc"/>
            <w:u w:val="single"/>
            <w:rtl w:val="0"/>
          </w:rPr>
          <w:t xml:space="preserve">SAR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Shift bits right, extending the MSB</w:t>
      </w:r>
      <w:r w:rsidDel="00000000" w:rsidR="00000000" w:rsidRPr="00000000">
        <w:rPr>
          <w:rtl w:val="0"/>
        </w:rPr>
      </w:r>
    </w:p>
    <w:p w:rsidR="00000000" w:rsidDel="00000000" w:rsidP="00000000" w:rsidRDefault="00000000" w:rsidRPr="00000000" w14:paraId="0000033B">
      <w:pPr>
        <w:tabs>
          <w:tab w:val="left" w:leader="none" w:pos="1800"/>
        </w:tabs>
        <w:spacing w:after="0" w:lineRule="auto"/>
        <w:rPr>
          <w:rFonts w:ascii="Roboto Mono Medium" w:cs="Roboto Mono Medium" w:eastAsia="Roboto Mono Medium" w:hAnsi="Roboto Mono Medium"/>
        </w:rPr>
      </w:pPr>
      <w:hyperlink w:anchor="_dflmaw9re4j">
        <w:r w:rsidDel="00000000" w:rsidR="00000000" w:rsidRPr="00000000">
          <w:rPr>
            <w:rFonts w:ascii="Roboto Mono Medium" w:cs="Roboto Mono Medium" w:eastAsia="Roboto Mono Medium" w:hAnsi="Roboto Mono Medium"/>
            <w:color w:val="1155cc"/>
            <w:u w:val="single"/>
            <w:rtl w:val="0"/>
          </w:rPr>
          <w:t xml:space="preserve">SAL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Shift bits left, extending the LSB</w:t>
      </w:r>
      <w:r w:rsidDel="00000000" w:rsidR="00000000" w:rsidRPr="00000000">
        <w:rPr>
          <w:rtl w:val="0"/>
        </w:rPr>
      </w:r>
    </w:p>
    <w:p w:rsidR="00000000" w:rsidDel="00000000" w:rsidP="00000000" w:rsidRDefault="00000000" w:rsidRPr="00000000" w14:paraId="0000033C">
      <w:pPr>
        <w:tabs>
          <w:tab w:val="left" w:leader="none" w:pos="1800"/>
        </w:tabs>
        <w:spacing w:after="0" w:lineRule="auto"/>
        <w:rPr>
          <w:rFonts w:ascii="Roboto Mono Medium" w:cs="Roboto Mono Medium" w:eastAsia="Roboto Mono Medium" w:hAnsi="Roboto Mono Medium"/>
        </w:rPr>
      </w:pPr>
      <w:hyperlink w:anchor="_urnydzozfyv8">
        <w:r w:rsidDel="00000000" w:rsidR="00000000" w:rsidRPr="00000000">
          <w:rPr>
            <w:rFonts w:ascii="Roboto Mono Medium" w:cs="Roboto Mono Medium" w:eastAsia="Roboto Mono Medium" w:hAnsi="Roboto Mono Medium"/>
            <w:color w:val="1155cc"/>
            <w:u w:val="single"/>
            <w:rtl w:val="0"/>
          </w:rPr>
          <w:t xml:space="preserve">ROR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bits right</w:t>
      </w:r>
      <w:r w:rsidDel="00000000" w:rsidR="00000000" w:rsidRPr="00000000">
        <w:rPr>
          <w:rtl w:val="0"/>
        </w:rPr>
      </w:r>
    </w:p>
    <w:p w:rsidR="00000000" w:rsidDel="00000000" w:rsidP="00000000" w:rsidRDefault="00000000" w:rsidRPr="00000000" w14:paraId="0000033D">
      <w:pPr>
        <w:tabs>
          <w:tab w:val="left" w:leader="none" w:pos="1800"/>
        </w:tabs>
        <w:spacing w:after="0" w:lineRule="auto"/>
        <w:rPr>
          <w:rFonts w:ascii="Roboto Mono Medium" w:cs="Roboto Mono Medium" w:eastAsia="Roboto Mono Medium" w:hAnsi="Roboto Mono Medium"/>
        </w:rPr>
      </w:pPr>
      <w:hyperlink w:anchor="_e76w2o7qsgpp">
        <w:r w:rsidDel="00000000" w:rsidR="00000000" w:rsidRPr="00000000">
          <w:rPr>
            <w:rFonts w:ascii="Roboto Mono Medium" w:cs="Roboto Mono Medium" w:eastAsia="Roboto Mono Medium" w:hAnsi="Roboto Mono Medium"/>
            <w:color w:val="1155cc"/>
            <w:u w:val="single"/>
            <w:rtl w:val="0"/>
          </w:rPr>
          <w:t xml:space="preserve">ROL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bits left</w:t>
      </w:r>
      <w:r w:rsidDel="00000000" w:rsidR="00000000" w:rsidRPr="00000000">
        <w:rPr>
          <w:rtl w:val="0"/>
        </w:rPr>
      </w:r>
    </w:p>
    <w:p w:rsidR="00000000" w:rsidDel="00000000" w:rsidP="00000000" w:rsidRDefault="00000000" w:rsidRPr="00000000" w14:paraId="0000033E">
      <w:pPr>
        <w:tabs>
          <w:tab w:val="left" w:leader="none" w:pos="1800"/>
        </w:tabs>
        <w:spacing w:after="0" w:lineRule="auto"/>
        <w:rPr>
          <w:rFonts w:ascii="Roboto Mono Medium" w:cs="Roboto Mono Medium" w:eastAsia="Roboto Mono Medium" w:hAnsi="Roboto Mono Medium"/>
        </w:rPr>
      </w:pPr>
      <w:hyperlink w:anchor="_fbag5uwbvmwv">
        <w:r w:rsidDel="00000000" w:rsidR="00000000" w:rsidRPr="00000000">
          <w:rPr>
            <w:rFonts w:ascii="Roboto Mono Medium" w:cs="Roboto Mono Medium" w:eastAsia="Roboto Mono Medium" w:hAnsi="Roboto Mono Medium"/>
            <w:color w:val="1155cc"/>
            <w:u w:val="single"/>
            <w:rtl w:val="0"/>
          </w:rPr>
          <w:t xml:space="preserve">RCR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carry flag right into value</w:t>
      </w:r>
      <w:r w:rsidDel="00000000" w:rsidR="00000000" w:rsidRPr="00000000">
        <w:rPr>
          <w:rtl w:val="0"/>
        </w:rPr>
      </w:r>
    </w:p>
    <w:p w:rsidR="00000000" w:rsidDel="00000000" w:rsidP="00000000" w:rsidRDefault="00000000" w:rsidRPr="00000000" w14:paraId="0000033F">
      <w:pPr>
        <w:tabs>
          <w:tab w:val="left" w:leader="none" w:pos="1800"/>
        </w:tabs>
        <w:spacing w:after="0" w:lineRule="auto"/>
        <w:rPr>
          <w:rFonts w:ascii="Roboto Mono Medium" w:cs="Roboto Mono Medium" w:eastAsia="Roboto Mono Medium" w:hAnsi="Roboto Mono Medium"/>
        </w:rPr>
      </w:pPr>
      <w:hyperlink w:anchor="_75xnwhklnjzs">
        <w:r w:rsidDel="00000000" w:rsidR="00000000" w:rsidRPr="00000000">
          <w:rPr>
            <w:rFonts w:ascii="Roboto Mono Medium" w:cs="Roboto Mono Medium" w:eastAsia="Roboto Mono Medium" w:hAnsi="Roboto Mono Medium"/>
            <w:color w:val="1155cc"/>
            <w:u w:val="single"/>
            <w:rtl w:val="0"/>
          </w:rPr>
          <w:t xml:space="preserve">RCL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carry flag left into value</w:t>
      </w:r>
      <w:r w:rsidDel="00000000" w:rsidR="00000000" w:rsidRPr="00000000">
        <w:rPr>
          <w:rtl w:val="0"/>
        </w:rPr>
      </w:r>
    </w:p>
    <w:p w:rsidR="00000000" w:rsidDel="00000000" w:rsidP="00000000" w:rsidRDefault="00000000" w:rsidRPr="00000000" w14:paraId="00000340">
      <w:pPr>
        <w:tabs>
          <w:tab w:val="left" w:leader="none" w:pos="1800"/>
        </w:tabs>
        <w:spacing w:after="0" w:lineRule="auto"/>
        <w:rPr>
          <w:rFonts w:ascii="Roboto Mono Medium" w:cs="Roboto Mono Medium" w:eastAsia="Roboto Mono Medium" w:hAnsi="Roboto Mono Medium"/>
        </w:rPr>
      </w:pPr>
      <w:hyperlink w:anchor="_efvpakcsdenq">
        <w:r w:rsidDel="00000000" w:rsidR="00000000" w:rsidRPr="00000000">
          <w:rPr>
            <w:rFonts w:ascii="Roboto Mono Medium" w:cs="Roboto Mono Medium" w:eastAsia="Roboto Mono Medium" w:hAnsi="Roboto Mono Medium"/>
            <w:color w:val="1155cc"/>
            <w:u w:val="single"/>
            <w:rtl w:val="0"/>
          </w:rPr>
          <w:t xml:space="preserve">RCZR</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carry and zero flags right (2-bit rotate right)</w:t>
      </w:r>
      <w:r w:rsidDel="00000000" w:rsidR="00000000" w:rsidRPr="00000000">
        <w:rPr>
          <w:rtl w:val="0"/>
        </w:rPr>
      </w:r>
    </w:p>
    <w:p w:rsidR="00000000" w:rsidDel="00000000" w:rsidP="00000000" w:rsidRDefault="00000000" w:rsidRPr="00000000" w14:paraId="00000341">
      <w:pPr>
        <w:tabs>
          <w:tab w:val="left" w:leader="none" w:pos="1800"/>
        </w:tabs>
        <w:spacing w:after="0" w:lineRule="auto"/>
        <w:rPr>
          <w:rFonts w:ascii="Roboto Mono Medium" w:cs="Roboto Mono Medium" w:eastAsia="Roboto Mono Medium" w:hAnsi="Roboto Mono Medium"/>
        </w:rPr>
      </w:pPr>
      <w:hyperlink w:anchor="_bl2w5tdjasam">
        <w:r w:rsidDel="00000000" w:rsidR="00000000" w:rsidRPr="00000000">
          <w:rPr>
            <w:rFonts w:ascii="Roboto Mono Medium" w:cs="Roboto Mono Medium" w:eastAsia="Roboto Mono Medium" w:hAnsi="Roboto Mono Medium"/>
            <w:color w:val="1155cc"/>
            <w:u w:val="single"/>
            <w:rtl w:val="0"/>
          </w:rPr>
          <w:t xml:space="preserve">RCZL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carry and zero flags left (2-bit rotate left)</w:t>
      </w:r>
      <w:r w:rsidDel="00000000" w:rsidR="00000000" w:rsidRPr="00000000">
        <w:rPr>
          <w:rtl w:val="0"/>
        </w:rPr>
      </w:r>
    </w:p>
    <w:p w:rsidR="00000000" w:rsidDel="00000000" w:rsidP="00000000" w:rsidRDefault="00000000" w:rsidRPr="00000000" w14:paraId="00000342">
      <w:pPr>
        <w:tabs>
          <w:tab w:val="left" w:leader="none" w:pos="1800"/>
        </w:tabs>
        <w:spacing w:after="0" w:lineRule="auto"/>
        <w:rPr>
          <w:rFonts w:ascii="Roboto Mono Medium" w:cs="Roboto Mono Medium" w:eastAsia="Roboto Mono Medium" w:hAnsi="Roboto Mono Medium"/>
        </w:rPr>
      </w:pPr>
      <w:hyperlink w:anchor="_pbf6oqcly2oa">
        <w:r w:rsidDel="00000000" w:rsidR="00000000" w:rsidRPr="00000000">
          <w:rPr>
            <w:rFonts w:ascii="Roboto Mono Medium" w:cs="Roboto Mono Medium" w:eastAsia="Roboto Mono Medium" w:hAnsi="Roboto Mono Medium"/>
            <w:color w:val="1155cc"/>
            <w:u w:val="single"/>
            <w:rtl w:val="0"/>
          </w:rPr>
          <w:t xml:space="preserve">BITL</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low (0)</w:t>
      </w:r>
      <w:r w:rsidDel="00000000" w:rsidR="00000000" w:rsidRPr="00000000">
        <w:rPr>
          <w:rtl w:val="0"/>
        </w:rPr>
      </w:r>
    </w:p>
    <w:p w:rsidR="00000000" w:rsidDel="00000000" w:rsidP="00000000" w:rsidRDefault="00000000" w:rsidRPr="00000000" w14:paraId="00000343">
      <w:pPr>
        <w:tabs>
          <w:tab w:val="left" w:leader="none" w:pos="1800"/>
        </w:tabs>
        <w:spacing w:after="0" w:lineRule="auto"/>
        <w:rPr>
          <w:rFonts w:ascii="Roboto Mono Medium" w:cs="Roboto Mono Medium" w:eastAsia="Roboto Mono Medium" w:hAnsi="Roboto Mono Medium"/>
        </w:rPr>
      </w:pPr>
      <w:hyperlink w:anchor="_pbf6oqcly2oa">
        <w:r w:rsidDel="00000000" w:rsidR="00000000" w:rsidRPr="00000000">
          <w:rPr>
            <w:rFonts w:ascii="Roboto Mono Medium" w:cs="Roboto Mono Medium" w:eastAsia="Roboto Mono Medium" w:hAnsi="Roboto Mono Medium"/>
            <w:color w:val="1155cc"/>
            <w:u w:val="single"/>
            <w:rtl w:val="0"/>
          </w:rPr>
          <w:t xml:space="preserve">BITH</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high (1)</w:t>
      </w:r>
      <w:r w:rsidDel="00000000" w:rsidR="00000000" w:rsidRPr="00000000">
        <w:rPr>
          <w:rtl w:val="0"/>
        </w:rPr>
      </w:r>
    </w:p>
    <w:p w:rsidR="00000000" w:rsidDel="00000000" w:rsidP="00000000" w:rsidRDefault="00000000" w:rsidRPr="00000000" w14:paraId="00000344">
      <w:pPr>
        <w:tabs>
          <w:tab w:val="left" w:leader="none" w:pos="1800"/>
        </w:tabs>
        <w:spacing w:after="0" w:lineRule="auto"/>
        <w:rPr>
          <w:rFonts w:ascii="Roboto Mono Medium" w:cs="Roboto Mono Medium" w:eastAsia="Roboto Mono Medium" w:hAnsi="Roboto Mono Medium"/>
        </w:rPr>
      </w:pPr>
      <w:hyperlink w:anchor="_3gamq9k207in">
        <w:r w:rsidDel="00000000" w:rsidR="00000000" w:rsidRPr="00000000">
          <w:rPr>
            <w:rFonts w:ascii="Roboto Mono Medium" w:cs="Roboto Mono Medium" w:eastAsia="Roboto Mono Medium" w:hAnsi="Roboto Mono Medium"/>
            <w:color w:val="1155cc"/>
            <w:u w:val="single"/>
            <w:rtl w:val="0"/>
          </w:rPr>
          <w:t xml:space="preserve">BITC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low/high according to C</w:t>
      </w:r>
      <w:r w:rsidDel="00000000" w:rsidR="00000000" w:rsidRPr="00000000">
        <w:rPr>
          <w:rtl w:val="0"/>
        </w:rPr>
      </w:r>
    </w:p>
    <w:p w:rsidR="00000000" w:rsidDel="00000000" w:rsidP="00000000" w:rsidRDefault="00000000" w:rsidRPr="00000000" w14:paraId="00000345">
      <w:pPr>
        <w:tabs>
          <w:tab w:val="left" w:leader="none" w:pos="1800"/>
        </w:tabs>
        <w:spacing w:after="0" w:lineRule="auto"/>
        <w:rPr>
          <w:rFonts w:ascii="Roboto Mono Medium" w:cs="Roboto Mono Medium" w:eastAsia="Roboto Mono Medium" w:hAnsi="Roboto Mono Medium"/>
        </w:rPr>
      </w:pPr>
      <w:hyperlink w:anchor="_3gamq9k207in">
        <w:r w:rsidDel="00000000" w:rsidR="00000000" w:rsidRPr="00000000">
          <w:rPr>
            <w:rFonts w:ascii="Roboto Mono Medium" w:cs="Roboto Mono Medium" w:eastAsia="Roboto Mono Medium" w:hAnsi="Roboto Mono Medium"/>
            <w:color w:val="1155cc"/>
            <w:u w:val="single"/>
            <w:rtl w:val="0"/>
          </w:rPr>
          <w:t xml:space="preserve">BITNC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low/high according to !C</w:t>
      </w:r>
      <w:r w:rsidDel="00000000" w:rsidR="00000000" w:rsidRPr="00000000">
        <w:rPr>
          <w:rtl w:val="0"/>
        </w:rPr>
      </w:r>
    </w:p>
    <w:p w:rsidR="00000000" w:rsidDel="00000000" w:rsidP="00000000" w:rsidRDefault="00000000" w:rsidRPr="00000000" w14:paraId="00000346">
      <w:pPr>
        <w:tabs>
          <w:tab w:val="left" w:leader="none" w:pos="1800"/>
        </w:tabs>
        <w:spacing w:after="0" w:lineRule="auto"/>
        <w:rPr>
          <w:rFonts w:ascii="Roboto Mono Medium" w:cs="Roboto Mono Medium" w:eastAsia="Roboto Mono Medium" w:hAnsi="Roboto Mono Medium"/>
        </w:rPr>
      </w:pPr>
      <w:hyperlink w:anchor="_3961stdwxxh2">
        <w:r w:rsidDel="00000000" w:rsidR="00000000" w:rsidRPr="00000000">
          <w:rPr>
            <w:rFonts w:ascii="Roboto Mono Medium" w:cs="Roboto Mono Medium" w:eastAsia="Roboto Mono Medium" w:hAnsi="Roboto Mono Medium"/>
            <w:color w:val="1155cc"/>
            <w:u w:val="single"/>
            <w:rtl w:val="0"/>
          </w:rPr>
          <w:t xml:space="preserve">BITZ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low/high according to Z</w:t>
      </w:r>
      <w:r w:rsidDel="00000000" w:rsidR="00000000" w:rsidRPr="00000000">
        <w:rPr>
          <w:rtl w:val="0"/>
        </w:rPr>
      </w:r>
    </w:p>
    <w:p w:rsidR="00000000" w:rsidDel="00000000" w:rsidP="00000000" w:rsidRDefault="00000000" w:rsidRPr="00000000" w14:paraId="00000347">
      <w:pPr>
        <w:tabs>
          <w:tab w:val="left" w:leader="none" w:pos="1800"/>
        </w:tabs>
        <w:spacing w:after="0" w:lineRule="auto"/>
        <w:rPr>
          <w:rFonts w:ascii="Roboto Mono Medium" w:cs="Roboto Mono Medium" w:eastAsia="Roboto Mono Medium" w:hAnsi="Roboto Mono Medium"/>
        </w:rPr>
      </w:pPr>
      <w:hyperlink w:anchor="_3961stdwxxh2">
        <w:r w:rsidDel="00000000" w:rsidR="00000000" w:rsidRPr="00000000">
          <w:rPr>
            <w:rFonts w:ascii="Roboto Mono Medium" w:cs="Roboto Mono Medium" w:eastAsia="Roboto Mono Medium" w:hAnsi="Roboto Mono Medium"/>
            <w:color w:val="1155cc"/>
            <w:u w:val="single"/>
            <w:rtl w:val="0"/>
          </w:rPr>
          <w:t xml:space="preserve">BITNZ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low/high according to !Z</w:t>
      </w:r>
      <w:r w:rsidDel="00000000" w:rsidR="00000000" w:rsidRPr="00000000">
        <w:rPr>
          <w:rtl w:val="0"/>
        </w:rPr>
      </w:r>
    </w:p>
    <w:p w:rsidR="00000000" w:rsidDel="00000000" w:rsidP="00000000" w:rsidRDefault="00000000" w:rsidRPr="00000000" w14:paraId="00000348">
      <w:pPr>
        <w:tabs>
          <w:tab w:val="left" w:leader="none" w:pos="1800"/>
        </w:tabs>
        <w:spacing w:after="0" w:lineRule="auto"/>
        <w:rPr>
          <w:rFonts w:ascii="Roboto Mono Medium" w:cs="Roboto Mono Medium" w:eastAsia="Roboto Mono Medium" w:hAnsi="Roboto Mono Medium"/>
        </w:rPr>
      </w:pPr>
      <w:hyperlink w:anchor="_v3oe9q9od6uf">
        <w:r w:rsidDel="00000000" w:rsidR="00000000" w:rsidRPr="00000000">
          <w:rPr>
            <w:rFonts w:ascii="Roboto Mono Medium" w:cs="Roboto Mono Medium" w:eastAsia="Roboto Mono Medium" w:hAnsi="Roboto Mono Medium"/>
            <w:color w:val="1155cc"/>
            <w:u w:val="single"/>
            <w:rtl w:val="0"/>
          </w:rPr>
          <w:t xml:space="preserve">BITRND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bit(s) random low/high</w:t>
      </w:r>
      <w:r w:rsidDel="00000000" w:rsidR="00000000" w:rsidRPr="00000000">
        <w:rPr>
          <w:rtl w:val="0"/>
        </w:rPr>
      </w:r>
    </w:p>
    <w:p w:rsidR="00000000" w:rsidDel="00000000" w:rsidP="00000000" w:rsidRDefault="00000000" w:rsidRPr="00000000" w14:paraId="00000349">
      <w:pPr>
        <w:tabs>
          <w:tab w:val="left" w:leader="none" w:pos="1800"/>
        </w:tabs>
        <w:spacing w:after="0" w:lineRule="auto"/>
        <w:rPr>
          <w:rFonts w:ascii="Roboto Mono Medium" w:cs="Roboto Mono Medium" w:eastAsia="Roboto Mono Medium" w:hAnsi="Roboto Mono Medium"/>
        </w:rPr>
      </w:pPr>
      <w:hyperlink w:anchor="_hgixqtr6y6sz">
        <w:r w:rsidDel="00000000" w:rsidR="00000000" w:rsidRPr="00000000">
          <w:rPr>
            <w:rFonts w:ascii="Roboto Mono Medium" w:cs="Roboto Mono Medium" w:eastAsia="Roboto Mono Medium" w:hAnsi="Roboto Mono Medium"/>
            <w:color w:val="1155cc"/>
            <w:u w:val="single"/>
            <w:rtl w:val="0"/>
          </w:rPr>
          <w:t xml:space="preserve">BITNOT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Toggle bit(s) to opposite state</w:t>
      </w:r>
      <w:r w:rsidDel="00000000" w:rsidR="00000000" w:rsidRPr="00000000">
        <w:rPr>
          <w:rtl w:val="0"/>
        </w:rPr>
      </w:r>
    </w:p>
    <w:p w:rsidR="00000000" w:rsidDel="00000000" w:rsidP="00000000" w:rsidRDefault="00000000" w:rsidRPr="00000000" w14:paraId="0000034A">
      <w:pPr>
        <w:tabs>
          <w:tab w:val="left" w:leader="none" w:pos="1800"/>
        </w:tabs>
        <w:spacing w:after="0" w:lineRule="auto"/>
        <w:rPr>
          <w:rFonts w:ascii="Roboto Mono Medium" w:cs="Roboto Mono Medium" w:eastAsia="Roboto Mono Medium" w:hAnsi="Roboto Mono Medium"/>
        </w:rPr>
      </w:pPr>
      <w:hyperlink w:anchor="_hujma23idlak">
        <w:r w:rsidDel="00000000" w:rsidR="00000000" w:rsidRPr="00000000">
          <w:rPr>
            <w:rFonts w:ascii="Roboto Mono Medium" w:cs="Roboto Mono Medium" w:eastAsia="Roboto Mono Medium" w:hAnsi="Roboto Mono Medium"/>
            <w:color w:val="1155cc"/>
            <w:u w:val="single"/>
            <w:rtl w:val="0"/>
          </w:rPr>
          <w:t xml:space="preserve">MUXC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bits to C</w:t>
      </w:r>
      <w:r w:rsidDel="00000000" w:rsidR="00000000" w:rsidRPr="00000000">
        <w:rPr>
          <w:rtl w:val="0"/>
        </w:rPr>
      </w:r>
    </w:p>
    <w:p w:rsidR="00000000" w:rsidDel="00000000" w:rsidP="00000000" w:rsidRDefault="00000000" w:rsidRPr="00000000" w14:paraId="0000034B">
      <w:pPr>
        <w:tabs>
          <w:tab w:val="left" w:leader="none" w:pos="1800"/>
        </w:tabs>
        <w:spacing w:after="0" w:lineRule="auto"/>
        <w:rPr>
          <w:rFonts w:ascii="Roboto Mono Medium" w:cs="Roboto Mono Medium" w:eastAsia="Roboto Mono Medium" w:hAnsi="Roboto Mono Medium"/>
        </w:rPr>
      </w:pPr>
      <w:hyperlink w:anchor="_hujma23idlak">
        <w:r w:rsidDel="00000000" w:rsidR="00000000" w:rsidRPr="00000000">
          <w:rPr>
            <w:rFonts w:ascii="Roboto Mono Medium" w:cs="Roboto Mono Medium" w:eastAsia="Roboto Mono Medium" w:hAnsi="Roboto Mono Medium"/>
            <w:color w:val="1155cc"/>
            <w:u w:val="single"/>
            <w:rtl w:val="0"/>
          </w:rPr>
          <w:t xml:space="preserve">MUXNC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bits to !C</w:t>
      </w:r>
      <w:r w:rsidDel="00000000" w:rsidR="00000000" w:rsidRPr="00000000">
        <w:rPr>
          <w:rtl w:val="0"/>
        </w:rPr>
      </w:r>
    </w:p>
    <w:p w:rsidR="00000000" w:rsidDel="00000000" w:rsidP="00000000" w:rsidRDefault="00000000" w:rsidRPr="00000000" w14:paraId="0000034C">
      <w:pPr>
        <w:tabs>
          <w:tab w:val="left" w:leader="none" w:pos="1800"/>
        </w:tabs>
        <w:spacing w:after="0" w:lineRule="auto"/>
        <w:rPr>
          <w:rFonts w:ascii="Roboto Mono Medium" w:cs="Roboto Mono Medium" w:eastAsia="Roboto Mono Medium" w:hAnsi="Roboto Mono Medium"/>
        </w:rPr>
      </w:pPr>
      <w:hyperlink w:anchor="_fsy0qkuiqsd6">
        <w:r w:rsidDel="00000000" w:rsidR="00000000" w:rsidRPr="00000000">
          <w:rPr>
            <w:rFonts w:ascii="Roboto Mono Medium" w:cs="Roboto Mono Medium" w:eastAsia="Roboto Mono Medium" w:hAnsi="Roboto Mono Medium"/>
            <w:color w:val="1155cc"/>
            <w:u w:val="single"/>
            <w:rtl w:val="0"/>
          </w:rPr>
          <w:t xml:space="preserve">MUXZ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bits to Z</w:t>
      </w:r>
      <w:r w:rsidDel="00000000" w:rsidR="00000000" w:rsidRPr="00000000">
        <w:rPr>
          <w:rtl w:val="0"/>
        </w:rPr>
      </w:r>
    </w:p>
    <w:p w:rsidR="00000000" w:rsidDel="00000000" w:rsidP="00000000" w:rsidRDefault="00000000" w:rsidRPr="00000000" w14:paraId="0000034D">
      <w:pPr>
        <w:tabs>
          <w:tab w:val="left" w:leader="none" w:pos="1800"/>
        </w:tabs>
        <w:spacing w:after="0" w:lineRule="auto"/>
        <w:rPr>
          <w:rFonts w:ascii="Roboto Mono Medium" w:cs="Roboto Mono Medium" w:eastAsia="Roboto Mono Medium" w:hAnsi="Roboto Mono Medium"/>
        </w:rPr>
      </w:pPr>
      <w:hyperlink w:anchor="_fsy0qkuiqsd6">
        <w:r w:rsidDel="00000000" w:rsidR="00000000" w:rsidRPr="00000000">
          <w:rPr>
            <w:rFonts w:ascii="Roboto Mono Medium" w:cs="Roboto Mono Medium" w:eastAsia="Roboto Mono Medium" w:hAnsi="Roboto Mono Medium"/>
            <w:color w:val="1155cc"/>
            <w:u w:val="single"/>
            <w:rtl w:val="0"/>
          </w:rPr>
          <w:t xml:space="preserve">MUXNZ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bits to !Z</w:t>
      </w:r>
      <w:r w:rsidDel="00000000" w:rsidR="00000000" w:rsidRPr="00000000">
        <w:rPr>
          <w:rtl w:val="0"/>
        </w:rPr>
      </w:r>
    </w:p>
    <w:p w:rsidR="00000000" w:rsidDel="00000000" w:rsidP="00000000" w:rsidRDefault="00000000" w:rsidRPr="00000000" w14:paraId="0000034E">
      <w:pPr>
        <w:tabs>
          <w:tab w:val="left" w:leader="none" w:pos="1800"/>
        </w:tabs>
        <w:spacing w:after="0" w:lineRule="auto"/>
        <w:rPr>
          <w:rFonts w:ascii="Roboto Mono Medium" w:cs="Roboto Mono Medium" w:eastAsia="Roboto Mono Medium" w:hAnsi="Roboto Mono Medium"/>
        </w:rPr>
      </w:pPr>
      <w:hyperlink w:anchor="_xa6h00k6yh91">
        <w:r w:rsidDel="00000000" w:rsidR="00000000" w:rsidRPr="00000000">
          <w:rPr>
            <w:rFonts w:ascii="Roboto Mono Medium" w:cs="Roboto Mono Medium" w:eastAsia="Roboto Mono Medium" w:hAnsi="Roboto Mono Medium"/>
            <w:color w:val="1155cc"/>
            <w:u w:val="single"/>
            <w:rtl w:val="0"/>
          </w:rPr>
          <w:t xml:space="preserve">MUXNITS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bit pairs of a value to non-zero bit pair states of another</w:t>
      </w:r>
      <w:r w:rsidDel="00000000" w:rsidR="00000000" w:rsidRPr="00000000">
        <w:rPr>
          <w:rtl w:val="0"/>
        </w:rPr>
      </w:r>
    </w:p>
    <w:p w:rsidR="00000000" w:rsidDel="00000000" w:rsidP="00000000" w:rsidRDefault="00000000" w:rsidRPr="00000000" w14:paraId="0000034F">
      <w:pPr>
        <w:tabs>
          <w:tab w:val="left" w:leader="none" w:pos="1800"/>
        </w:tabs>
        <w:spacing w:after="0" w:lineRule="auto"/>
        <w:rPr>
          <w:rFonts w:ascii="Roboto Mono Medium" w:cs="Roboto Mono Medium" w:eastAsia="Roboto Mono Medium" w:hAnsi="Roboto Mono Medium"/>
        </w:rPr>
      </w:pPr>
      <w:hyperlink w:anchor="_so9xp16tbilq">
        <w:r w:rsidDel="00000000" w:rsidR="00000000" w:rsidRPr="00000000">
          <w:rPr>
            <w:rFonts w:ascii="Roboto Mono Medium" w:cs="Roboto Mono Medium" w:eastAsia="Roboto Mono Medium" w:hAnsi="Roboto Mono Medium"/>
            <w:color w:val="1155cc"/>
            <w:u w:val="single"/>
            <w:rtl w:val="0"/>
          </w:rPr>
          <w:t xml:space="preserve">MUXNIBS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nibbles of a value to non-zero nibble states of another</w:t>
      </w:r>
      <w:r w:rsidDel="00000000" w:rsidR="00000000" w:rsidRPr="00000000">
        <w:rPr>
          <w:rtl w:val="0"/>
        </w:rPr>
      </w:r>
    </w:p>
    <w:p w:rsidR="00000000" w:rsidDel="00000000" w:rsidP="00000000" w:rsidRDefault="00000000" w:rsidRPr="00000000" w14:paraId="00000350">
      <w:pPr>
        <w:tabs>
          <w:tab w:val="left" w:leader="none" w:pos="1800"/>
        </w:tabs>
        <w:spacing w:after="0" w:lineRule="auto"/>
        <w:rPr>
          <w:rFonts w:ascii="Roboto Mono Medium" w:cs="Roboto Mono Medium" w:eastAsia="Roboto Mono Medium" w:hAnsi="Roboto Mono Medium"/>
        </w:rPr>
      </w:pPr>
      <w:hyperlink w:anchor="_gg86hluj11kt">
        <w:r w:rsidDel="00000000" w:rsidR="00000000" w:rsidRPr="00000000">
          <w:rPr>
            <w:rFonts w:ascii="Roboto Mono Medium" w:cs="Roboto Mono Medium" w:eastAsia="Roboto Mono Medium" w:hAnsi="Roboto Mono Medium"/>
            <w:color w:val="1155cc"/>
            <w:u w:val="single"/>
            <w:rtl w:val="0"/>
          </w:rPr>
          <w:t xml:space="preserve">MUXQ</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discrete bits of a value to that of another</w:t>
      </w:r>
      <w:r w:rsidDel="00000000" w:rsidR="00000000" w:rsidRPr="00000000">
        <w:rPr>
          <w:rtl w:val="0"/>
        </w:rPr>
      </w:r>
    </w:p>
    <w:p w:rsidR="00000000" w:rsidDel="00000000" w:rsidP="00000000" w:rsidRDefault="00000000" w:rsidRPr="00000000" w14:paraId="00000351">
      <w:pPr>
        <w:tabs>
          <w:tab w:val="left" w:leader="none" w:pos="1800"/>
        </w:tabs>
        <w:spacing w:after="0" w:lineRule="auto"/>
        <w:rPr>
          <w:rFonts w:ascii="Roboto Mono Medium" w:cs="Roboto Mono Medium" w:eastAsia="Roboto Mono Medium" w:hAnsi="Roboto Mono Medium"/>
        </w:rPr>
      </w:pPr>
      <w:hyperlink w:anchor="_70my8h1n5l99">
        <w:r w:rsidDel="00000000" w:rsidR="00000000" w:rsidRPr="00000000">
          <w:rPr>
            <w:rFonts w:ascii="Roboto Mono Medium" w:cs="Roboto Mono Medium" w:eastAsia="Roboto Mono Medium" w:hAnsi="Roboto Mono Medium"/>
            <w:color w:val="1155cc"/>
            <w:u w:val="single"/>
            <w:rtl w:val="0"/>
          </w:rPr>
          <w:t xml:space="preserve">WRC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C to register</w:t>
      </w:r>
      <w:r w:rsidDel="00000000" w:rsidR="00000000" w:rsidRPr="00000000">
        <w:rPr>
          <w:rtl w:val="0"/>
        </w:rPr>
      </w:r>
    </w:p>
    <w:p w:rsidR="00000000" w:rsidDel="00000000" w:rsidP="00000000" w:rsidRDefault="00000000" w:rsidRPr="00000000" w14:paraId="00000352">
      <w:pPr>
        <w:tabs>
          <w:tab w:val="left" w:leader="none" w:pos="1800"/>
        </w:tabs>
        <w:spacing w:after="0" w:lineRule="auto"/>
        <w:rPr>
          <w:rFonts w:ascii="Roboto Mono Medium" w:cs="Roboto Mono Medium" w:eastAsia="Roboto Mono Medium" w:hAnsi="Roboto Mono Medium"/>
        </w:rPr>
      </w:pPr>
      <w:hyperlink w:anchor="_70my8h1n5l99">
        <w:r w:rsidDel="00000000" w:rsidR="00000000" w:rsidRPr="00000000">
          <w:rPr>
            <w:rFonts w:ascii="Roboto Mono Medium" w:cs="Roboto Mono Medium" w:eastAsia="Roboto Mono Medium" w:hAnsi="Roboto Mono Medium"/>
            <w:color w:val="1155cc"/>
            <w:u w:val="single"/>
            <w:rtl w:val="0"/>
          </w:rPr>
          <w:t xml:space="preserve">WRNC</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!C to register</w:t>
      </w:r>
      <w:r w:rsidDel="00000000" w:rsidR="00000000" w:rsidRPr="00000000">
        <w:rPr>
          <w:rtl w:val="0"/>
        </w:rPr>
      </w:r>
    </w:p>
    <w:p w:rsidR="00000000" w:rsidDel="00000000" w:rsidP="00000000" w:rsidRDefault="00000000" w:rsidRPr="00000000" w14:paraId="00000353">
      <w:pPr>
        <w:tabs>
          <w:tab w:val="left" w:leader="none" w:pos="1800"/>
        </w:tabs>
        <w:spacing w:after="0" w:lineRule="auto"/>
        <w:rPr>
          <w:rFonts w:ascii="Roboto Mono Medium" w:cs="Roboto Mono Medium" w:eastAsia="Roboto Mono Medium" w:hAnsi="Roboto Mono Medium"/>
        </w:rPr>
      </w:pPr>
      <w:hyperlink w:anchor="_4rwgnzl2tfbc">
        <w:r w:rsidDel="00000000" w:rsidR="00000000" w:rsidRPr="00000000">
          <w:rPr>
            <w:rFonts w:ascii="Roboto Mono Medium" w:cs="Roboto Mono Medium" w:eastAsia="Roboto Mono Medium" w:hAnsi="Roboto Mono Medium"/>
            <w:color w:val="1155cc"/>
            <w:u w:val="single"/>
            <w:rtl w:val="0"/>
          </w:rPr>
          <w:t xml:space="preserve">WRZ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Z to register</w:t>
      </w:r>
      <w:r w:rsidDel="00000000" w:rsidR="00000000" w:rsidRPr="00000000">
        <w:rPr>
          <w:rtl w:val="0"/>
        </w:rPr>
      </w:r>
    </w:p>
    <w:p w:rsidR="00000000" w:rsidDel="00000000" w:rsidP="00000000" w:rsidRDefault="00000000" w:rsidRPr="00000000" w14:paraId="00000354">
      <w:pPr>
        <w:tabs>
          <w:tab w:val="left" w:leader="none" w:pos="1800"/>
        </w:tabs>
        <w:spacing w:after="0" w:lineRule="auto"/>
        <w:rPr>
          <w:rFonts w:ascii="Roboto Mono Medium" w:cs="Roboto Mono Medium" w:eastAsia="Roboto Mono Medium" w:hAnsi="Roboto Mono Medium"/>
        </w:rPr>
      </w:pPr>
      <w:hyperlink w:anchor="_4rwgnzl2tfbc">
        <w:r w:rsidDel="00000000" w:rsidR="00000000" w:rsidRPr="00000000">
          <w:rPr>
            <w:rFonts w:ascii="Roboto Mono Medium" w:cs="Roboto Mono Medium" w:eastAsia="Roboto Mono Medium" w:hAnsi="Roboto Mono Medium"/>
            <w:color w:val="1155cc"/>
            <w:u w:val="single"/>
            <w:rtl w:val="0"/>
          </w:rPr>
          <w:t xml:space="preserve">WRNZ</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Write !Z to register</w:t>
      </w:r>
      <w:r w:rsidDel="00000000" w:rsidR="00000000" w:rsidRPr="00000000">
        <w:rPr>
          <w:rtl w:val="0"/>
        </w:rPr>
      </w:r>
    </w:p>
    <w:p w:rsidR="00000000" w:rsidDel="00000000" w:rsidP="00000000" w:rsidRDefault="00000000" w:rsidRPr="00000000" w14:paraId="00000355">
      <w:pPr>
        <w:tabs>
          <w:tab w:val="left" w:leader="none" w:pos="1800"/>
        </w:tabs>
        <w:spacing w:after="0" w:lineRule="auto"/>
        <w:rPr>
          <w:rFonts w:ascii="Roboto Mono Medium" w:cs="Roboto Mono Medium" w:eastAsia="Roboto Mono Medium" w:hAnsi="Roboto Mono Medium"/>
        </w:rPr>
      </w:pPr>
      <w:hyperlink w:anchor="_sjy72z2klc7g">
        <w:r w:rsidDel="00000000" w:rsidR="00000000" w:rsidRPr="00000000">
          <w:rPr>
            <w:rFonts w:ascii="Roboto Mono Medium" w:cs="Roboto Mono Medium" w:eastAsia="Roboto Mono Medium" w:hAnsi="Roboto Mono Medium"/>
            <w:color w:val="1155cc"/>
            <w:u w:val="single"/>
            <w:rtl w:val="0"/>
          </w:rPr>
          <w:t xml:space="preserve">TESTB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bit of D and either store, AND, OR, or XOR the result into flags</w:t>
      </w:r>
      <w:r w:rsidDel="00000000" w:rsidR="00000000" w:rsidRPr="00000000">
        <w:rPr>
          <w:rtl w:val="0"/>
        </w:rPr>
      </w:r>
    </w:p>
    <w:p w:rsidR="00000000" w:rsidDel="00000000" w:rsidP="00000000" w:rsidRDefault="00000000" w:rsidRPr="00000000" w14:paraId="00000356">
      <w:pPr>
        <w:tabs>
          <w:tab w:val="left" w:leader="none" w:pos="1800"/>
        </w:tabs>
        <w:spacing w:after="0" w:lineRule="auto"/>
        <w:rPr>
          <w:rFonts w:ascii="Roboto Mono Medium" w:cs="Roboto Mono Medium" w:eastAsia="Roboto Mono Medium" w:hAnsi="Roboto Mono Medium"/>
        </w:rPr>
      </w:pPr>
      <w:hyperlink w:anchor="_sjy72z2klc7g">
        <w:r w:rsidDel="00000000" w:rsidR="00000000" w:rsidRPr="00000000">
          <w:rPr>
            <w:rFonts w:ascii="Roboto Mono Medium" w:cs="Roboto Mono Medium" w:eastAsia="Roboto Mono Medium" w:hAnsi="Roboto Mono Medium"/>
            <w:color w:val="1155cc"/>
            <w:u w:val="single"/>
            <w:rtl w:val="0"/>
          </w:rPr>
          <w:t xml:space="preserve">TESTBN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bit of !D and either store, AND, OR, or XOR the result into flags</w:t>
      </w:r>
      <w:r w:rsidDel="00000000" w:rsidR="00000000" w:rsidRPr="00000000">
        <w:rPr>
          <w:rtl w:val="0"/>
        </w:rPr>
      </w:r>
    </w:p>
    <w:p w:rsidR="00000000" w:rsidDel="00000000" w:rsidP="00000000" w:rsidRDefault="00000000" w:rsidRPr="00000000" w14:paraId="00000357">
      <w:pPr>
        <w:tabs>
          <w:tab w:val="left" w:leader="none" w:pos="1800"/>
        </w:tabs>
        <w:spacing w:after="0" w:lineRule="auto"/>
        <w:rPr>
          <w:rFonts w:ascii="Roboto Mono Medium" w:cs="Roboto Mono Medium" w:eastAsia="Roboto Mono Medium" w:hAnsi="Roboto Mono Medium"/>
        </w:rPr>
      </w:pPr>
      <w:hyperlink w:anchor="_6m4jc27v9rub">
        <w:r w:rsidDel="00000000" w:rsidR="00000000" w:rsidRPr="00000000">
          <w:rPr>
            <w:rFonts w:ascii="Roboto Mono Medium" w:cs="Roboto Mono Medium" w:eastAsia="Roboto Mono Medium" w:hAnsi="Roboto Mono Medium"/>
            <w:color w:val="1155cc"/>
            <w:u w:val="single"/>
            <w:rtl w:val="0"/>
          </w:rPr>
          <w:t xml:space="preserve">TEST</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D, </w:t>
      </w:r>
      <w:r w:rsidDel="00000000" w:rsidR="00000000" w:rsidRPr="00000000">
        <w:rPr>
          <w:rtl w:val="0"/>
        </w:rPr>
        <w:t xml:space="preserve">or bitwise AND D with S, to affect flags only</w:t>
      </w:r>
      <w:r w:rsidDel="00000000" w:rsidR="00000000" w:rsidRPr="00000000">
        <w:rPr>
          <w:rtl w:val="0"/>
        </w:rPr>
      </w:r>
    </w:p>
    <w:p w:rsidR="00000000" w:rsidDel="00000000" w:rsidP="00000000" w:rsidRDefault="00000000" w:rsidRPr="00000000" w14:paraId="00000358">
      <w:pPr>
        <w:tabs>
          <w:tab w:val="left" w:leader="none" w:pos="1800"/>
        </w:tabs>
        <w:spacing w:after="0" w:lineRule="auto"/>
        <w:rPr>
          <w:rFonts w:ascii="Roboto Mono Medium" w:cs="Roboto Mono Medium" w:eastAsia="Roboto Mono Medium" w:hAnsi="Roboto Mono Medium"/>
        </w:rPr>
      </w:pPr>
      <w:hyperlink w:anchor="_q7r5myfbnfk5">
        <w:r w:rsidDel="00000000" w:rsidR="00000000" w:rsidRPr="00000000">
          <w:rPr>
            <w:rFonts w:ascii="Roboto Mono Medium" w:cs="Roboto Mono Medium" w:eastAsia="Roboto Mono Medium" w:hAnsi="Roboto Mono Medium"/>
            <w:color w:val="1155cc"/>
            <w:u w:val="single"/>
            <w:rtl w:val="0"/>
          </w:rPr>
          <w:t xml:space="preserve">TESTN</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Test D by </w:t>
      </w:r>
      <w:r w:rsidDel="00000000" w:rsidR="00000000" w:rsidRPr="00000000">
        <w:rPr>
          <w:rtl w:val="0"/>
        </w:rPr>
        <w:t xml:space="preserve">bitwise ANDing with !S to affect flags only</w:t>
      </w:r>
      <w:r w:rsidDel="00000000" w:rsidR="00000000" w:rsidRPr="00000000">
        <w:rPr>
          <w:rtl w:val="0"/>
        </w:rPr>
      </w:r>
    </w:p>
    <w:p w:rsidR="00000000" w:rsidDel="00000000" w:rsidP="00000000" w:rsidRDefault="00000000" w:rsidRPr="00000000" w14:paraId="00000359">
      <w:pPr>
        <w:tabs>
          <w:tab w:val="left" w:leader="none" w:pos="1800"/>
        </w:tabs>
        <w:spacing w:after="0" w:lineRule="auto"/>
        <w:rPr>
          <w:rFonts w:ascii="Roboto Mono Medium" w:cs="Roboto Mono Medium" w:eastAsia="Roboto Mono Medium" w:hAnsi="Roboto Mono Medium"/>
        </w:rPr>
      </w:pP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a nibble from a value</w:t>
      </w:r>
      <w:r w:rsidDel="00000000" w:rsidR="00000000" w:rsidRPr="00000000">
        <w:rPr>
          <w:rtl w:val="0"/>
        </w:rPr>
      </w:r>
    </w:p>
    <w:p w:rsidR="00000000" w:rsidDel="00000000" w:rsidP="00000000" w:rsidRDefault="00000000" w:rsidRPr="00000000" w14:paraId="0000035A">
      <w:pPr>
        <w:tabs>
          <w:tab w:val="left" w:leader="none" w:pos="1800"/>
        </w:tabs>
        <w:spacing w:after="0" w:lineRule="auto"/>
        <w:rPr>
          <w:rFonts w:ascii="Roboto Mono Medium" w:cs="Roboto Mono Medium" w:eastAsia="Roboto Mono Medium" w:hAnsi="Roboto Mono Medium"/>
        </w:rPr>
      </w:pP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a byte from a value</w:t>
      </w:r>
      <w:r w:rsidDel="00000000" w:rsidR="00000000" w:rsidRPr="00000000">
        <w:rPr>
          <w:rtl w:val="0"/>
        </w:rPr>
      </w:r>
    </w:p>
    <w:p w:rsidR="00000000" w:rsidDel="00000000" w:rsidP="00000000" w:rsidRDefault="00000000" w:rsidRPr="00000000" w14:paraId="0000035B">
      <w:pPr>
        <w:tabs>
          <w:tab w:val="left" w:leader="none" w:pos="1800"/>
        </w:tabs>
        <w:spacing w:after="0" w:lineRule="auto"/>
        <w:rPr>
          <w:rFonts w:ascii="Roboto Mono Medium" w:cs="Roboto Mono Medium" w:eastAsia="Roboto Mono Medium" w:hAnsi="Roboto Mono Medium"/>
        </w:rPr>
      </w:pP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a word from a value</w:t>
      </w:r>
      <w:r w:rsidDel="00000000" w:rsidR="00000000" w:rsidRPr="00000000">
        <w:rPr>
          <w:rtl w:val="0"/>
        </w:rPr>
      </w:r>
    </w:p>
    <w:p w:rsidR="00000000" w:rsidDel="00000000" w:rsidP="00000000" w:rsidRDefault="00000000" w:rsidRPr="00000000" w14:paraId="0000035C">
      <w:pPr>
        <w:tabs>
          <w:tab w:val="left" w:leader="none" w:pos="1800"/>
        </w:tabs>
        <w:spacing w:after="0" w:lineRule="auto"/>
        <w:rPr>
          <w:rFonts w:ascii="Roboto Mono Medium" w:cs="Roboto Mono Medium" w:eastAsia="Roboto Mono Medium" w:hAnsi="Roboto Mono Medium"/>
        </w:rPr>
      </w:pP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a nibble to new value</w:t>
      </w:r>
      <w:r w:rsidDel="00000000" w:rsidR="00000000" w:rsidRPr="00000000">
        <w:rPr>
          <w:rtl w:val="0"/>
        </w:rPr>
      </w:r>
    </w:p>
    <w:p w:rsidR="00000000" w:rsidDel="00000000" w:rsidP="00000000" w:rsidRDefault="00000000" w:rsidRPr="00000000" w14:paraId="0000035D">
      <w:pPr>
        <w:tabs>
          <w:tab w:val="left" w:leader="none" w:pos="1800"/>
        </w:tabs>
        <w:spacing w:after="0" w:lineRule="auto"/>
        <w:rPr>
          <w:rFonts w:ascii="Roboto Mono Medium" w:cs="Roboto Mono Medium" w:eastAsia="Roboto Mono Medium" w:hAnsi="Roboto Mono Medium"/>
        </w:rPr>
      </w:pP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a byte to new value</w:t>
      </w:r>
      <w:r w:rsidDel="00000000" w:rsidR="00000000" w:rsidRPr="00000000">
        <w:rPr>
          <w:rtl w:val="0"/>
        </w:rPr>
      </w:r>
    </w:p>
    <w:p w:rsidR="00000000" w:rsidDel="00000000" w:rsidP="00000000" w:rsidRDefault="00000000" w:rsidRPr="00000000" w14:paraId="0000035E">
      <w:pPr>
        <w:tabs>
          <w:tab w:val="left" w:leader="none" w:pos="1800"/>
        </w:tabs>
        <w:spacing w:after="0" w:lineRule="auto"/>
        <w:rPr>
          <w:rFonts w:ascii="Roboto Mono Medium" w:cs="Roboto Mono Medium" w:eastAsia="Roboto Mono Medium" w:hAnsi="Roboto Mono Medium"/>
        </w:rPr>
      </w:pP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a word to new value</w:t>
      </w:r>
      <w:r w:rsidDel="00000000" w:rsidR="00000000" w:rsidRPr="00000000">
        <w:rPr>
          <w:rtl w:val="0"/>
        </w:rPr>
      </w:r>
    </w:p>
    <w:p w:rsidR="00000000" w:rsidDel="00000000" w:rsidP="00000000" w:rsidRDefault="00000000" w:rsidRPr="00000000" w14:paraId="0000035F">
      <w:pPr>
        <w:tabs>
          <w:tab w:val="left" w:leader="none" w:pos="1800"/>
        </w:tabs>
        <w:spacing w:after="0" w:lineRule="auto"/>
        <w:rPr>
          <w:rFonts w:ascii="Roboto Mono Medium" w:cs="Roboto Mono Medium" w:eastAsia="Roboto Mono Medium" w:hAnsi="Roboto Mono Medium"/>
        </w:rPr>
      </w:pP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a nibble left into a value</w:t>
      </w:r>
      <w:r w:rsidDel="00000000" w:rsidR="00000000" w:rsidRPr="00000000">
        <w:rPr>
          <w:rtl w:val="0"/>
        </w:rPr>
      </w:r>
    </w:p>
    <w:p w:rsidR="00000000" w:rsidDel="00000000" w:rsidP="00000000" w:rsidRDefault="00000000" w:rsidRPr="00000000" w14:paraId="00000360">
      <w:pPr>
        <w:tabs>
          <w:tab w:val="left" w:leader="none" w:pos="1800"/>
        </w:tabs>
        <w:spacing w:after="0" w:lineRule="auto"/>
        <w:rPr>
          <w:rFonts w:ascii="Roboto Mono Medium" w:cs="Roboto Mono Medium" w:eastAsia="Roboto Mono Medium" w:hAnsi="Roboto Mono Medium"/>
        </w:rPr>
      </w:pP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a byte left into a value</w:t>
      </w:r>
      <w:r w:rsidDel="00000000" w:rsidR="00000000" w:rsidRPr="00000000">
        <w:rPr>
          <w:rtl w:val="0"/>
        </w:rPr>
      </w:r>
    </w:p>
    <w:p w:rsidR="00000000" w:rsidDel="00000000" w:rsidP="00000000" w:rsidRDefault="00000000" w:rsidRPr="00000000" w14:paraId="00000361">
      <w:pPr>
        <w:tabs>
          <w:tab w:val="left" w:leader="none" w:pos="1800"/>
        </w:tabs>
        <w:spacing w:after="0" w:lineRule="auto"/>
        <w:rPr>
          <w:rFonts w:ascii="Roboto Mono Medium" w:cs="Roboto Mono Medium" w:eastAsia="Roboto Mono Medium" w:hAnsi="Roboto Mono Medium"/>
        </w:rPr>
      </w:pP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Rotate a word left into a value</w:t>
      </w:r>
      <w:r w:rsidDel="00000000" w:rsidR="00000000" w:rsidRPr="00000000">
        <w:rPr>
          <w:rtl w:val="0"/>
        </w:rPr>
      </w:r>
    </w:p>
    <w:p w:rsidR="00000000" w:rsidDel="00000000" w:rsidP="00000000" w:rsidRDefault="00000000" w:rsidRPr="00000000" w14:paraId="00000362">
      <w:pPr>
        <w:tabs>
          <w:tab w:val="left" w:leader="none" w:pos="1800"/>
        </w:tabs>
        <w:spacing w:after="0" w:lineRule="auto"/>
        <w:rPr>
          <w:rFonts w:ascii="Roboto Mono Medium" w:cs="Roboto Mono Medium" w:eastAsia="Roboto Mono Medium" w:hAnsi="Roboto Mono Medium"/>
        </w:rPr>
      </w:pPr>
      <w:hyperlink w:anchor="_s858lrxz52tn">
        <w:r w:rsidDel="00000000" w:rsidR="00000000" w:rsidRPr="00000000">
          <w:rPr>
            <w:rFonts w:ascii="Roboto Mono Medium" w:cs="Roboto Mono Medium" w:eastAsia="Roboto Mono Medium" w:hAnsi="Roboto Mono Medium"/>
            <w:color w:val="1155cc"/>
            <w:u w:val="single"/>
            <w:rtl w:val="0"/>
          </w:rPr>
          <w:t xml:space="preserve">MOV</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Move a value to a register</w:t>
      </w:r>
      <w:r w:rsidDel="00000000" w:rsidR="00000000" w:rsidRPr="00000000">
        <w:rPr>
          <w:rtl w:val="0"/>
        </w:rPr>
      </w:r>
    </w:p>
    <w:p w:rsidR="00000000" w:rsidDel="00000000" w:rsidP="00000000" w:rsidRDefault="00000000" w:rsidRPr="00000000" w14:paraId="00000363">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MOVBYTS</w:t>
        <w:tab/>
      </w:r>
      <w:r w:rsidDel="00000000" w:rsidR="00000000" w:rsidRPr="00000000">
        <w:rPr>
          <w:rtl w:val="0"/>
        </w:rPr>
        <w:t xml:space="preserve">Move bytes within D, described by S</w:t>
      </w:r>
      <w:r w:rsidDel="00000000" w:rsidR="00000000" w:rsidRPr="00000000">
        <w:rPr>
          <w:rtl w:val="0"/>
        </w:rPr>
      </w:r>
    </w:p>
    <w:p w:rsidR="00000000" w:rsidDel="00000000" w:rsidP="00000000" w:rsidRDefault="00000000" w:rsidRPr="00000000" w14:paraId="00000364">
      <w:pPr>
        <w:tabs>
          <w:tab w:val="left" w:leader="none" w:pos="1800"/>
        </w:tabs>
        <w:spacing w:after="0" w:lineRule="auto"/>
        <w:rPr>
          <w:rFonts w:ascii="Roboto Mono Medium" w:cs="Roboto Mono Medium" w:eastAsia="Roboto Mono Medium" w:hAnsi="Roboto Mono Medium"/>
        </w:rPr>
      </w:pPr>
      <w:hyperlink w:anchor="_brfhxn6t7t41">
        <w:r w:rsidDel="00000000" w:rsidR="00000000" w:rsidRPr="00000000">
          <w:rPr>
            <w:rFonts w:ascii="Roboto Mono Medium" w:cs="Roboto Mono Medium" w:eastAsia="Roboto Mono Medium" w:hAnsi="Roboto Mono Medium"/>
            <w:color w:val="1155cc"/>
            <w:u w:val="single"/>
            <w:rtl w:val="0"/>
          </w:rPr>
          <w:t xml:space="preserve">ENCOD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bit position of top-most 1 of Src or Dest </w:t>
      </w:r>
      <w:r w:rsidDel="00000000" w:rsidR="00000000" w:rsidRPr="00000000">
        <w:rPr>
          <w:rtl w:val="0"/>
        </w:rPr>
        <w:t xml:space="preserve">into</w:t>
      </w:r>
      <w:r w:rsidDel="00000000" w:rsidR="00000000" w:rsidRPr="00000000">
        <w:rPr>
          <w:rtl w:val="0"/>
        </w:rPr>
        <w:t xml:space="preserve"> Dest</w:t>
      </w:r>
      <w:r w:rsidDel="00000000" w:rsidR="00000000" w:rsidRPr="00000000">
        <w:rPr>
          <w:rtl w:val="0"/>
        </w:rPr>
      </w:r>
    </w:p>
    <w:p w:rsidR="00000000" w:rsidDel="00000000" w:rsidP="00000000" w:rsidRDefault="00000000" w:rsidRPr="00000000" w14:paraId="00000365">
      <w:pPr>
        <w:tabs>
          <w:tab w:val="left" w:leader="none" w:pos="1800"/>
        </w:tabs>
        <w:spacing w:after="0" w:lineRule="auto"/>
        <w:rPr>
          <w:rFonts w:ascii="Roboto Mono Medium" w:cs="Roboto Mono Medium" w:eastAsia="Roboto Mono Medium" w:hAnsi="Roboto Mono Medium"/>
        </w:rPr>
      </w:pPr>
      <w:hyperlink w:anchor="_vp3efvde1vn6">
        <w:r w:rsidDel="00000000" w:rsidR="00000000" w:rsidRPr="00000000">
          <w:rPr>
            <w:rFonts w:ascii="Roboto Mono Medium" w:cs="Roboto Mono Medium" w:eastAsia="Roboto Mono Medium" w:hAnsi="Roboto Mono Medium"/>
            <w:color w:val="1155cc"/>
            <w:u w:val="single"/>
            <w:rtl w:val="0"/>
          </w:rPr>
          <w:t xml:space="preserve">DECOD</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Decode value (0—31) into single-high-bit long</w:t>
      </w:r>
      <w:r w:rsidDel="00000000" w:rsidR="00000000" w:rsidRPr="00000000">
        <w:rPr>
          <w:rtl w:val="0"/>
        </w:rPr>
      </w:r>
    </w:p>
    <w:p w:rsidR="00000000" w:rsidDel="00000000" w:rsidP="00000000" w:rsidRDefault="00000000" w:rsidRPr="00000000" w14:paraId="00000366">
      <w:pPr>
        <w:tabs>
          <w:tab w:val="left" w:leader="none" w:pos="1800"/>
        </w:tabs>
        <w:spacing w:after="0" w:lineRule="auto"/>
        <w:rPr>
          <w:rFonts w:ascii="Roboto Mono Medium" w:cs="Roboto Mono Medium" w:eastAsia="Roboto Mono Medium" w:hAnsi="Roboto Mono Medium"/>
        </w:rPr>
      </w:pPr>
      <w:hyperlink w:anchor="_nui8bnpnjowd">
        <w:r w:rsidDel="00000000" w:rsidR="00000000" w:rsidRPr="00000000">
          <w:rPr>
            <w:rFonts w:ascii="Roboto Mono Medium" w:cs="Roboto Mono Medium" w:eastAsia="Roboto Mono Medium" w:hAnsi="Roboto Mono Medium"/>
            <w:color w:val="1155cc"/>
            <w:u w:val="single"/>
            <w:rtl w:val="0"/>
          </w:rPr>
          <w:t xml:space="preserve">BMASK</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1..32-bit mask into Dest</w:t>
      </w:r>
      <w:r w:rsidDel="00000000" w:rsidR="00000000" w:rsidRPr="00000000">
        <w:rPr>
          <w:rtl w:val="0"/>
        </w:rPr>
      </w:r>
    </w:p>
    <w:p w:rsidR="00000000" w:rsidDel="00000000" w:rsidP="00000000" w:rsidRDefault="00000000" w:rsidRPr="00000000" w14:paraId="00000367">
      <w:pPr>
        <w:tabs>
          <w:tab w:val="left" w:leader="none" w:pos="1800"/>
        </w:tabs>
        <w:spacing w:after="0" w:lineRule="auto"/>
        <w:rPr>
          <w:rFonts w:ascii="Roboto Mono Medium" w:cs="Roboto Mono Medium" w:eastAsia="Roboto Mono Medium" w:hAnsi="Roboto Mono Medium"/>
        </w:rPr>
      </w:pPr>
      <w:hyperlink w:anchor="_h7zpookt38cy">
        <w:r w:rsidDel="00000000" w:rsidR="00000000" w:rsidRPr="00000000">
          <w:rPr>
            <w:rFonts w:ascii="Roboto Mono Medium" w:cs="Roboto Mono Medium" w:eastAsia="Roboto Mono Medium" w:hAnsi="Roboto Mono Medium"/>
            <w:color w:val="1155cc"/>
            <w:u w:val="single"/>
            <w:rtl w:val="0"/>
          </w:rPr>
          <w:t xml:space="preserve">ONES</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number of 1s from Dest or Src </w:t>
      </w:r>
      <w:r w:rsidDel="00000000" w:rsidR="00000000" w:rsidRPr="00000000">
        <w:rPr>
          <w:rtl w:val="0"/>
        </w:rPr>
        <w:t xml:space="preserve">into</w:t>
      </w:r>
      <w:r w:rsidDel="00000000" w:rsidR="00000000" w:rsidRPr="00000000">
        <w:rPr>
          <w:rtl w:val="0"/>
        </w:rPr>
        <w:t xml:space="preserve"> Dest</w:t>
      </w:r>
      <w:r w:rsidDel="00000000" w:rsidR="00000000" w:rsidRPr="00000000">
        <w:rPr>
          <w:rtl w:val="0"/>
        </w:rPr>
      </w:r>
    </w:p>
    <w:p w:rsidR="00000000" w:rsidDel="00000000" w:rsidP="00000000" w:rsidRDefault="00000000" w:rsidRPr="00000000" w14:paraId="00000368">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RGBSQZ</w:t>
        <w:tab/>
      </w:r>
      <w:r w:rsidDel="00000000" w:rsidR="00000000" w:rsidRPr="00000000">
        <w:rPr>
          <w:rtl w:val="0"/>
        </w:rPr>
        <w:t xml:space="preserve">Squeeze 8:8:8 RGB value into word</w:t>
      </w:r>
      <w:r w:rsidDel="00000000" w:rsidR="00000000" w:rsidRPr="00000000">
        <w:rPr>
          <w:rtl w:val="0"/>
        </w:rPr>
      </w:r>
    </w:p>
    <w:p w:rsidR="00000000" w:rsidDel="00000000" w:rsidP="00000000" w:rsidRDefault="00000000" w:rsidRPr="00000000" w14:paraId="00000369">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RGBEXP</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Squeeze word RGB value into 8:8:8</w:t>
      </w:r>
      <w:r w:rsidDel="00000000" w:rsidR="00000000" w:rsidRPr="00000000">
        <w:rPr>
          <w:rtl w:val="0"/>
        </w:rPr>
      </w:r>
    </w:p>
    <w:p w:rsidR="00000000" w:rsidDel="00000000" w:rsidP="00000000" w:rsidRDefault="00000000" w:rsidRPr="00000000" w14:paraId="0000036A">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SPLITB</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Split every 4th bit of D into bytes</w:t>
      </w:r>
      <w:r w:rsidDel="00000000" w:rsidR="00000000" w:rsidRPr="00000000">
        <w:rPr>
          <w:rtl w:val="0"/>
        </w:rPr>
      </w:r>
    </w:p>
    <w:p w:rsidR="00000000" w:rsidDel="00000000" w:rsidP="00000000" w:rsidRDefault="00000000" w:rsidRPr="00000000" w14:paraId="0000036B">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MERGEB</w:t>
        <w:tab/>
      </w:r>
      <w:r w:rsidDel="00000000" w:rsidR="00000000" w:rsidRPr="00000000">
        <w:rPr>
          <w:rtl w:val="0"/>
        </w:rPr>
        <w:t xml:space="preserve">Merge bits of bytes in D</w:t>
      </w:r>
      <w:r w:rsidDel="00000000" w:rsidR="00000000" w:rsidRPr="00000000">
        <w:rPr>
          <w:rtl w:val="0"/>
        </w:rPr>
      </w:r>
    </w:p>
    <w:p w:rsidR="00000000" w:rsidDel="00000000" w:rsidP="00000000" w:rsidRDefault="00000000" w:rsidRPr="00000000" w14:paraId="0000036C">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SPLITW</w:t>
        <w:tab/>
      </w:r>
      <w:r w:rsidDel="00000000" w:rsidR="00000000" w:rsidRPr="00000000">
        <w:rPr>
          <w:rtl w:val="0"/>
        </w:rPr>
        <w:t xml:space="preserve">Split odd/even bits of D into words</w:t>
      </w:r>
      <w:r w:rsidDel="00000000" w:rsidR="00000000" w:rsidRPr="00000000">
        <w:rPr>
          <w:rtl w:val="0"/>
        </w:rPr>
      </w:r>
    </w:p>
    <w:p w:rsidR="00000000" w:rsidDel="00000000" w:rsidP="00000000" w:rsidRDefault="00000000" w:rsidRPr="00000000" w14:paraId="0000036D">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MERGEW</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Merge bits of words in D</w:t>
      </w:r>
      <w:r w:rsidDel="00000000" w:rsidR="00000000" w:rsidRPr="00000000">
        <w:rPr>
          <w:rtl w:val="0"/>
        </w:rPr>
      </w:r>
    </w:p>
    <w:p w:rsidR="00000000" w:rsidDel="00000000" w:rsidP="00000000" w:rsidRDefault="00000000" w:rsidRPr="00000000" w14:paraId="0000036E">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SEUSSF</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Forward relocate and periodically invert bits within D</w:t>
      </w:r>
      <w:r w:rsidDel="00000000" w:rsidR="00000000" w:rsidRPr="00000000">
        <w:rPr>
          <w:rtl w:val="0"/>
        </w:rPr>
      </w:r>
    </w:p>
    <w:p w:rsidR="00000000" w:rsidDel="00000000" w:rsidP="00000000" w:rsidRDefault="00000000" w:rsidRPr="00000000" w14:paraId="0000036F">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SEUSSR</w:t>
        <w:tab/>
      </w:r>
      <w:r w:rsidDel="00000000" w:rsidR="00000000" w:rsidRPr="00000000">
        <w:rPr>
          <w:rtl w:val="0"/>
        </w:rPr>
        <w:t xml:space="preserve">Reverse relocate and periodically invert bits within D</w:t>
      </w:r>
    </w:p>
    <w:p w:rsidR="00000000" w:rsidDel="00000000" w:rsidP="00000000" w:rsidRDefault="00000000" w:rsidRPr="00000000" w14:paraId="00000370">
      <w:pPr>
        <w:pStyle w:val="Heading3"/>
        <w:rPr>
          <w:highlight w:val="yellow"/>
        </w:rPr>
      </w:pPr>
      <w:bookmarkStart w:colFirst="0" w:colLast="0" w:name="_oahsp8cfzdfl" w:id="51"/>
      <w:bookmarkEnd w:id="51"/>
      <w:r w:rsidDel="00000000" w:rsidR="00000000" w:rsidRPr="00000000">
        <w:rPr>
          <w:rtl w:val="0"/>
        </w:rPr>
        <w:t xml:space="preserve">Color Manipulation</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Color value mixing and control instructions.</w:t>
      </w:r>
      <w:r w:rsidDel="00000000" w:rsidR="00000000" w:rsidRPr="00000000">
        <w:rPr>
          <w:rtl w:val="0"/>
        </w:rPr>
      </w:r>
    </w:p>
    <w:p w:rsidR="00000000" w:rsidDel="00000000" w:rsidP="00000000" w:rsidRDefault="00000000" w:rsidRPr="00000000" w14:paraId="00000372">
      <w:pPr>
        <w:tabs>
          <w:tab w:val="left" w:leader="none" w:pos="1800"/>
        </w:tabs>
        <w:spacing w:after="0" w:before="200" w:lineRule="auto"/>
        <w:rPr>
          <w:rFonts w:ascii="Roboto Mono Medium" w:cs="Roboto Mono Medium" w:eastAsia="Roboto Mono Medium" w:hAnsi="Roboto Mono Medium"/>
        </w:rPr>
      </w:pPr>
      <w:r w:rsidDel="00000000" w:rsidR="00000000" w:rsidRPr="00000000">
        <w:rPr>
          <w:b w:val="1"/>
          <w:rtl w:val="0"/>
        </w:rPr>
        <w:t xml:space="preserve">Pixel Mixer</w:t>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hyperlink w:anchor="_n2at4numrp4">
        <w:r w:rsidDel="00000000" w:rsidR="00000000" w:rsidRPr="00000000">
          <w:rPr>
            <w:rFonts w:ascii="Roboto Mono Medium" w:cs="Roboto Mono Medium" w:eastAsia="Roboto Mono Medium" w:hAnsi="Roboto Mono Medium"/>
            <w:color w:val="1155cc"/>
            <w:u w:val="single"/>
            <w:rtl w:val="0"/>
          </w:rPr>
          <w:t xml:space="preserve">ADDPIX</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Add RGB colors with full saturation</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MULPIX</w:t>
        <w:tab/>
      </w:r>
      <w:r w:rsidDel="00000000" w:rsidR="00000000" w:rsidRPr="00000000">
        <w:rPr>
          <w:rtl w:val="0"/>
        </w:rPr>
        <w:t xml:space="preserve">Multiply colors ($00—$FF = 0.0—1.0)</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BLNPIX</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Alpha-blend colors using </w:t>
      </w:r>
      <w:r w:rsidDel="00000000" w:rsidR="00000000" w:rsidRPr="00000000">
        <w:rPr>
          <w:rFonts w:ascii="Roboto Mono Medium" w:cs="Roboto Mono Medium" w:eastAsia="Roboto Mono Medium" w:hAnsi="Roboto Mono Medium"/>
          <w:rtl w:val="0"/>
        </w:rPr>
        <w:t xml:space="preserve">SETPIV</w:t>
      </w:r>
      <w:r w:rsidDel="00000000" w:rsidR="00000000" w:rsidRPr="00000000">
        <w:rPr>
          <w:rtl w:val="0"/>
        </w:rPr>
        <w:t xml:space="preserve"> value</w:t>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MIXPIX</w:t>
        <w:tab/>
      </w:r>
      <w:r w:rsidDel="00000000" w:rsidR="00000000" w:rsidRPr="00000000">
        <w:rPr>
          <w:rtl w:val="0"/>
        </w:rPr>
        <w:t xml:space="preserve">Mix colors using </w:t>
      </w:r>
      <w:r w:rsidDel="00000000" w:rsidR="00000000" w:rsidRPr="00000000">
        <w:rPr>
          <w:rFonts w:ascii="Roboto Mono Medium" w:cs="Roboto Mono Medium" w:eastAsia="Roboto Mono Medium" w:hAnsi="Roboto Mono Medium"/>
          <w:rtl w:val="0"/>
        </w:rPr>
        <w:t xml:space="preserve">SETPIX</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SETPIV</w:t>
      </w:r>
      <w:r w:rsidDel="00000000" w:rsidR="00000000" w:rsidRPr="00000000">
        <w:rPr>
          <w:rtl w:val="0"/>
        </w:rPr>
        <w:t xml:space="preserve"> values</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SETPIV</w:t>
        <w:tab/>
      </w:r>
      <w:r w:rsidDel="00000000" w:rsidR="00000000" w:rsidRPr="00000000">
        <w:rPr>
          <w:rtl w:val="0"/>
        </w:rPr>
        <w:t xml:space="preserve">Set blend factor for </w:t>
      </w:r>
      <w:r w:rsidDel="00000000" w:rsidR="00000000" w:rsidRPr="00000000">
        <w:rPr>
          <w:rFonts w:ascii="Roboto Mono Medium" w:cs="Roboto Mono Medium" w:eastAsia="Roboto Mono Medium" w:hAnsi="Roboto Mono Medium"/>
          <w:rtl w:val="0"/>
        </w:rPr>
        <w:t xml:space="preserve">BLNPIX</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MIXPIX</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SETPIX</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mode for </w:t>
      </w:r>
      <w:r w:rsidDel="00000000" w:rsidR="00000000" w:rsidRPr="00000000">
        <w:rPr>
          <w:rFonts w:ascii="Roboto Mono Medium" w:cs="Roboto Mono Medium" w:eastAsia="Roboto Mono Medium" w:hAnsi="Roboto Mono Medium"/>
          <w:rtl w:val="0"/>
        </w:rPr>
        <w:t xml:space="preserve">MIXPIX</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b w:val="1"/>
          <w:rtl w:val="0"/>
        </w:rPr>
        <w:t xml:space="preserve">Color Space Converter</w:t>
      </w:r>
      <w:r w:rsidDel="00000000" w:rsidR="00000000" w:rsidRPr="00000000">
        <w:rPr>
          <w:rFonts w:ascii="Roboto Mono Medium" w:cs="Roboto Mono Medium" w:eastAsia="Roboto Mono Medium" w:hAnsi="Roboto Mono Medium"/>
          <w:rtl w:val="0"/>
        </w:rPr>
        <w:t xml:space="preserve">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SETCY</w:t>
        <w:tab/>
      </w:r>
      <w:r w:rsidDel="00000000" w:rsidR="00000000" w:rsidRPr="00000000">
        <w:rPr>
          <w:rtl w:val="0"/>
        </w:rPr>
        <w:t xml:space="preserve">Set colorspace luma (Y) value</w:t>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SETCI</w:t>
        <w:tab/>
      </w:r>
      <w:r w:rsidDel="00000000" w:rsidR="00000000" w:rsidRPr="00000000">
        <w:rPr>
          <w:rtl w:val="0"/>
        </w:rPr>
        <w:t xml:space="preserve">Set colorspace chrominance in-phase (I) value</w:t>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SETCQ</w:t>
        <w:tab/>
      </w:r>
      <w:r w:rsidDel="00000000" w:rsidR="00000000" w:rsidRPr="00000000">
        <w:rPr>
          <w:rtl w:val="0"/>
        </w:rPr>
        <w:t xml:space="preserve">Set colorspace chrominance quadrature (Q) value</w:t>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SETCFRQ</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colorspace frequency</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SETCMOD</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Set colorspace mode</w:t>
      </w:r>
    </w:p>
    <w:p w:rsidR="00000000" w:rsidDel="00000000" w:rsidP="00000000" w:rsidRDefault="00000000" w:rsidRPr="00000000" w14:paraId="00000380">
      <w:pPr>
        <w:pStyle w:val="Heading3"/>
        <w:rPr>
          <w:highlight w:val="yellow"/>
        </w:rPr>
      </w:pPr>
      <w:bookmarkStart w:colFirst="0" w:colLast="0" w:name="_1gzr437m04f" w:id="52"/>
      <w:bookmarkEnd w:id="52"/>
      <w:r w:rsidDel="00000000" w:rsidR="00000000" w:rsidRPr="00000000">
        <w:rPr>
          <w:rtl w:val="0"/>
        </w:rPr>
        <w:t xml:space="preserve">Miscellaneous</w:t>
      </w:r>
      <w:r w:rsidDel="00000000" w:rsidR="00000000" w:rsidRPr="00000000">
        <w:rPr>
          <w:rtl w:val="0"/>
        </w:rPr>
      </w:r>
    </w:p>
    <w:p w:rsidR="00000000" w:rsidDel="00000000" w:rsidP="00000000" w:rsidRDefault="00000000" w:rsidRPr="00000000" w14:paraId="00000381">
      <w:pPr>
        <w:spacing w:after="200" w:lineRule="auto"/>
        <w:rPr/>
      </w:pPr>
      <w:r w:rsidDel="00000000" w:rsidR="00000000" w:rsidRPr="00000000">
        <w:rPr>
          <w:rtl w:val="0"/>
        </w:rPr>
        <w:t xml:space="preserve">Miscellaneous instructions.</w:t>
      </w:r>
    </w:p>
    <w:p w:rsidR="00000000" w:rsidDel="00000000" w:rsidP="00000000" w:rsidRDefault="00000000" w:rsidRPr="00000000" w14:paraId="00000382">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GETRND</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Get Xoroshiro128** random value</w:t>
      </w:r>
      <w:r w:rsidDel="00000000" w:rsidR="00000000" w:rsidRPr="00000000">
        <w:rPr>
          <w:rtl w:val="0"/>
        </w:rPr>
      </w:r>
    </w:p>
    <w:p w:rsidR="00000000" w:rsidDel="00000000" w:rsidP="00000000" w:rsidRDefault="00000000" w:rsidRPr="00000000" w14:paraId="00000383">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XORO32</w:t>
        <w:tab/>
      </w:r>
      <w:r w:rsidDel="00000000" w:rsidR="00000000" w:rsidRPr="00000000">
        <w:rPr>
          <w:rtl w:val="0"/>
        </w:rPr>
        <w:t xml:space="preserve">Create </w:t>
      </w:r>
      <w:r w:rsidDel="00000000" w:rsidR="00000000" w:rsidRPr="00000000">
        <w:rPr>
          <w:rtl w:val="0"/>
        </w:rPr>
        <w:t xml:space="preserve">Xoroshiro32+</w:t>
      </w:r>
      <w:r w:rsidDel="00000000" w:rsidR="00000000" w:rsidRPr="00000000">
        <w:rPr>
          <w:rtl w:val="0"/>
        </w:rPr>
        <w:t xml:space="preserve"> random value from D and store in next instruction's S value</w:t>
      </w:r>
      <w:r w:rsidDel="00000000" w:rsidR="00000000" w:rsidRPr="00000000">
        <w:rPr>
          <w:rtl w:val="0"/>
        </w:rPr>
      </w:r>
    </w:p>
    <w:p w:rsidR="00000000" w:rsidDel="00000000" w:rsidP="00000000" w:rsidRDefault="00000000" w:rsidRPr="00000000" w14:paraId="00000384">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CRCBIT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Iterate CRC value with 1-bit injection against 32-bit polynomial</w:t>
      </w:r>
      <w:r w:rsidDel="00000000" w:rsidR="00000000" w:rsidRPr="00000000">
        <w:rPr>
          <w:rtl w:val="0"/>
        </w:rPr>
      </w:r>
    </w:p>
    <w:p w:rsidR="00000000" w:rsidDel="00000000" w:rsidP="00000000" w:rsidRDefault="00000000" w:rsidRPr="00000000" w14:paraId="0000038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CRCNIB</w:t>
        <w:tab/>
      </w:r>
      <w:r w:rsidDel="00000000" w:rsidR="00000000" w:rsidRPr="00000000">
        <w:rPr>
          <w:rtl w:val="0"/>
        </w:rPr>
        <w:t xml:space="preserve">Iterate CRC value with 4-bit injection against 32-bi</w:t>
      </w:r>
      <w:r w:rsidDel="00000000" w:rsidR="00000000" w:rsidRPr="00000000">
        <w:rPr>
          <w:rtl w:val="0"/>
        </w:rPr>
        <w:t xml:space="preserve">t polynomial</w:t>
      </w:r>
      <w:r w:rsidDel="00000000" w:rsidR="00000000" w:rsidRPr="00000000">
        <w:rPr>
          <w:rtl w:val="0"/>
        </w:rPr>
      </w:r>
    </w:p>
    <w:p w:rsidR="00000000" w:rsidDel="00000000" w:rsidP="00000000" w:rsidRDefault="00000000" w:rsidRPr="00000000" w14:paraId="00000386">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PUSH</w:t>
        <w:tab/>
      </w:r>
      <w:r w:rsidDel="00000000" w:rsidR="00000000" w:rsidRPr="00000000">
        <w:rPr>
          <w:rtl w:val="0"/>
        </w:rPr>
        <w:t xml:space="preserve">Place value onto hardware stack</w:t>
      </w:r>
      <w:r w:rsidDel="00000000" w:rsidR="00000000" w:rsidRPr="00000000">
        <w:rPr>
          <w:rtl w:val="0"/>
        </w:rPr>
      </w:r>
    </w:p>
    <w:p w:rsidR="00000000" w:rsidDel="00000000" w:rsidP="00000000" w:rsidRDefault="00000000" w:rsidRPr="00000000" w14:paraId="00000387">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POP</w:t>
        <w:tab/>
      </w:r>
      <w:r w:rsidDel="00000000" w:rsidR="00000000" w:rsidRPr="00000000">
        <w:rPr>
          <w:rtl w:val="0"/>
        </w:rPr>
        <w:t xml:space="preserve">Remove value from hardware stack</w:t>
      </w:r>
      <w:r w:rsidDel="00000000" w:rsidR="00000000" w:rsidRPr="00000000">
        <w:rPr>
          <w:rtl w:val="0"/>
        </w:rPr>
      </w:r>
    </w:p>
    <w:p w:rsidR="00000000" w:rsidDel="00000000" w:rsidP="00000000" w:rsidRDefault="00000000" w:rsidRPr="00000000" w14:paraId="00000388">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LOC</w:t>
        <w:tab/>
      </w:r>
      <w:r w:rsidDel="00000000" w:rsidR="00000000" w:rsidRPr="00000000">
        <w:rPr>
          <w:rtl w:val="0"/>
        </w:rPr>
        <w:t xml:space="preserve">Create relative or absolutable address for relocatable code</w:t>
      </w:r>
      <w:r w:rsidDel="00000000" w:rsidR="00000000" w:rsidRPr="00000000">
        <w:rPr>
          <w:rtl w:val="0"/>
        </w:rPr>
      </w:r>
    </w:p>
    <w:p w:rsidR="00000000" w:rsidDel="00000000" w:rsidP="00000000" w:rsidRDefault="00000000" w:rsidRPr="00000000" w14:paraId="00000389">
      <w:pPr>
        <w:tabs>
          <w:tab w:val="left" w:leader="none" w:pos="1800"/>
        </w:tabs>
        <w:spacing w:after="0" w:lineRule="auto"/>
        <w:rPr/>
      </w:pPr>
      <w:hyperlink w:anchor="_gdk4kvxdog0t">
        <w:r w:rsidDel="00000000" w:rsidR="00000000" w:rsidRPr="00000000">
          <w:rPr>
            <w:rFonts w:ascii="Roboto Mono Medium" w:cs="Roboto Mono Medium" w:eastAsia="Roboto Mono Medium" w:hAnsi="Roboto Mono Medium"/>
            <w:color w:val="1155cc"/>
            <w:u w:val="single"/>
            <w:rtl w:val="0"/>
          </w:rPr>
          <w:t xml:space="preserve">NOP</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No operation, just elapse two cycles</w:t>
      </w:r>
      <w:r w:rsidDel="00000000" w:rsidR="00000000" w:rsidRPr="00000000">
        <w:rPr>
          <w:rtl w:val="0"/>
        </w:rPr>
      </w:r>
    </w:p>
    <w:p w:rsidR="00000000" w:rsidDel="00000000" w:rsidP="00000000" w:rsidRDefault="00000000" w:rsidRPr="00000000" w14:paraId="0000038A">
      <w:pPr>
        <w:pStyle w:val="Heading3"/>
        <w:pageBreakBefore w:val="0"/>
        <w:rPr>
          <w:highlight w:val="yellow"/>
        </w:rPr>
      </w:pPr>
      <w:bookmarkStart w:colFirst="0" w:colLast="0" w:name="_87ivzhp7ysag" w:id="53"/>
      <w:bookmarkEnd w:id="53"/>
      <w:hyperlink w:anchor="_6ift2cu57w3u">
        <w:r w:rsidDel="00000000" w:rsidR="00000000" w:rsidRPr="00000000">
          <w:rPr>
            <w:color w:val="1155cc"/>
            <w:u w:val="single"/>
            <w:rtl w:val="0"/>
          </w:rPr>
          <w:t xml:space="preserve">Registers</w:t>
        </w:r>
      </w:hyperlink>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t xml:space="preserve">Special register symbols for direct feature access.</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DIRA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Output enables for P31..P0  </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DIRB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Output enables for P63..P32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OUTA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Output states for P31..P0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OUTB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Output states for P63..P32  </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INA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Input states for P31..P0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INB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Input states for P63..P32   </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PA</w:t>
        </w:r>
      </w:hyperlink>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-imm</w:t>
      </w:r>
      <w:r w:rsidDel="00000000" w:rsidR="00000000" w:rsidRPr="00000000">
        <w:rPr>
          <w:rtl w:val="0"/>
        </w:rPr>
        <w:t xml:space="preserve"> return, </w:t>
      </w:r>
      <w:r w:rsidDel="00000000" w:rsidR="00000000" w:rsidRPr="00000000">
        <w:rPr>
          <w:rFonts w:ascii="Roboto Mono Medium" w:cs="Roboto Mono Medium" w:eastAsia="Roboto Mono Medium" w:hAnsi="Roboto Mono Medium"/>
          <w:rtl w:val="0"/>
        </w:rPr>
        <w:t xml:space="preserve">CALLPA</w:t>
      </w:r>
      <w:r w:rsidDel="00000000" w:rsidR="00000000" w:rsidRPr="00000000">
        <w:rPr>
          <w:rtl w:val="0"/>
        </w:rPr>
        <w:t xml:space="preserve"> parameter, or </w:t>
      </w:r>
      <w:r w:rsidDel="00000000" w:rsidR="00000000" w:rsidRPr="00000000">
        <w:rPr>
          <w:rFonts w:ascii="Roboto Mono Medium" w:cs="Roboto Mono Medium" w:eastAsia="Roboto Mono Medium" w:hAnsi="Roboto Mono Medium"/>
          <w:rtl w:val="0"/>
        </w:rPr>
        <w:t xml:space="preserve">LOC</w:t>
      </w:r>
      <w:r w:rsidDel="00000000" w:rsidR="00000000" w:rsidRPr="00000000">
        <w:rPr>
          <w:rtl w:val="0"/>
        </w:rPr>
        <w:t xml:space="preserve"> address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PB</w:t>
        </w:r>
      </w:hyperlink>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-imm</w:t>
      </w:r>
      <w:r w:rsidDel="00000000" w:rsidR="00000000" w:rsidRPr="00000000">
        <w:rPr>
          <w:rtl w:val="0"/>
        </w:rPr>
        <w:t xml:space="preserve"> return, </w:t>
      </w:r>
      <w:r w:rsidDel="00000000" w:rsidR="00000000" w:rsidRPr="00000000">
        <w:rPr>
          <w:rFonts w:ascii="Roboto Mono Medium" w:cs="Roboto Mono Medium" w:eastAsia="Roboto Mono Medium" w:hAnsi="Roboto Mono Medium"/>
          <w:rtl w:val="0"/>
        </w:rPr>
        <w:t xml:space="preserve">CALLPB</w:t>
      </w:r>
      <w:r w:rsidDel="00000000" w:rsidR="00000000" w:rsidRPr="00000000">
        <w:rPr>
          <w:rtl w:val="0"/>
        </w:rPr>
        <w:t xml:space="preserve"> parameter, or </w:t>
      </w:r>
      <w:r w:rsidDel="00000000" w:rsidR="00000000" w:rsidRPr="00000000">
        <w:rPr>
          <w:rFonts w:ascii="Roboto Mono Medium" w:cs="Roboto Mono Medium" w:eastAsia="Roboto Mono Medium" w:hAnsi="Roboto Mono Medium"/>
          <w:rtl w:val="0"/>
        </w:rPr>
        <w:t xml:space="preserve">LOC</w:t>
      </w:r>
      <w:r w:rsidDel="00000000" w:rsidR="00000000" w:rsidRPr="00000000">
        <w:rPr>
          <w:rtl w:val="0"/>
        </w:rPr>
        <w:t xml:space="preserve"> address   </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PTRA</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Pointer A to Hub RAM        </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PTRB</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Pointer B to Hub RAM        </w:t>
      </w: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IJMP1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Interrupt call address for INT1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IJMP2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Interrupt call address for INT2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IJMP3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Interrupt call address for INT3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IRET1</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Interrupt return address for INT1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IRET2</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Interrupt return address for INT2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IRET3</w:t>
        </w:r>
      </w:hyperlink>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Interrupt return address for INT3</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200" w:before="0" w:line="276" w:lineRule="auto"/>
        <w:ind w:left="0" w:right="0" w:firstLine="0"/>
        <w:jc w:val="left"/>
        <w:rPr/>
      </w:pPr>
      <w:hyperlink w:anchor="_6ift2cu57w3u">
        <w:r w:rsidDel="00000000" w:rsidR="00000000" w:rsidRPr="00000000">
          <w:rPr>
            <w:rFonts w:ascii="Roboto Mono Medium" w:cs="Roboto Mono Medium" w:eastAsia="Roboto Mono Medium" w:hAnsi="Roboto Mono Medium"/>
            <w:color w:val="1155cc"/>
            <w:u w:val="single"/>
            <w:rtl w:val="0"/>
          </w:rPr>
          <w:t xml:space="preserve">PR0</w:t>
        </w:r>
      </w:hyperlink>
      <w:hyperlink w:anchor="_6ift2cu57w3u">
        <w:r w:rsidDel="00000000" w:rsidR="00000000" w:rsidRPr="00000000">
          <w:rPr>
            <w:color w:val="1155cc"/>
            <w:u w:val="single"/>
            <w:rtl w:val="0"/>
          </w:rPr>
          <w:t xml:space="preserve">..</w:t>
        </w:r>
      </w:hyperlink>
      <w:hyperlink w:anchor="_6ift2cu57w3u">
        <w:r w:rsidDel="00000000" w:rsidR="00000000" w:rsidRPr="00000000">
          <w:rPr>
            <w:rFonts w:ascii="Roboto Mono Medium" w:cs="Roboto Mono Medium" w:eastAsia="Roboto Mono Medium" w:hAnsi="Roboto Mono Medium"/>
            <w:color w:val="1155cc"/>
            <w:u w:val="single"/>
            <w:rtl w:val="0"/>
          </w:rPr>
          <w:t xml:space="preserve">PR7</w:t>
        </w:r>
      </w:hyperlink>
      <w:r w:rsidDel="00000000" w:rsidR="00000000" w:rsidRPr="00000000">
        <w:rPr>
          <w:rtl w:val="0"/>
        </w:rPr>
        <w:tab/>
        <w:t xml:space="preserve">PASM2 to Spin2 shared registers</w:t>
      </w:r>
    </w:p>
    <w:p w:rsidR="00000000" w:rsidDel="00000000" w:rsidP="00000000" w:rsidRDefault="00000000" w:rsidRPr="00000000" w14:paraId="0000039D">
      <w:pPr>
        <w:pStyle w:val="Heading3"/>
        <w:rPr>
          <w:highlight w:val="yellow"/>
        </w:rPr>
      </w:pPr>
      <w:bookmarkStart w:colFirst="0" w:colLast="0" w:name="_owsd5q74b157" w:id="54"/>
      <w:bookmarkEnd w:id="54"/>
      <w:r w:rsidDel="00000000" w:rsidR="00000000" w:rsidRPr="00000000">
        <w:rPr>
          <w:rtl w:val="0"/>
        </w:rPr>
        <w:t xml:space="preserve">Constants</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Constants that represent special numeric values and modes.</w:t>
      </w:r>
    </w:p>
    <w:p w:rsidR="00000000" w:rsidDel="00000000" w:rsidP="00000000" w:rsidRDefault="00000000" w:rsidRPr="00000000" w14:paraId="0000039F">
      <w:pPr>
        <w:spacing w:after="0" w:lineRule="auto"/>
        <w:rPr>
          <w:b w:val="1"/>
        </w:rPr>
      </w:pPr>
      <w:r w:rsidDel="00000000" w:rsidR="00000000" w:rsidRPr="00000000">
        <w:rPr>
          <w:b w:val="1"/>
          <w:rtl w:val="0"/>
        </w:rPr>
        <w:t xml:space="preserve">Numerics</w:t>
      </w:r>
    </w:p>
    <w:p w:rsidR="00000000" w:rsidDel="00000000" w:rsidP="00000000" w:rsidRDefault="00000000" w:rsidRPr="00000000" w14:paraId="000003A0">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TRUE</w:t>
        <w:tab/>
      </w:r>
      <w:r w:rsidDel="00000000" w:rsidR="00000000" w:rsidRPr="00000000">
        <w:rPr>
          <w:rtl w:val="0"/>
        </w:rPr>
        <w:t xml:space="preserve">Logical true: -1 ($FFFFFFFF)</w:t>
      </w:r>
      <w:r w:rsidDel="00000000" w:rsidR="00000000" w:rsidRPr="00000000">
        <w:rPr>
          <w:rtl w:val="0"/>
        </w:rPr>
      </w:r>
    </w:p>
    <w:p w:rsidR="00000000" w:rsidDel="00000000" w:rsidP="00000000" w:rsidRDefault="00000000" w:rsidRPr="00000000" w14:paraId="000003A1">
      <w:pPr>
        <w:tabs>
          <w:tab w:val="left" w:leader="none" w:pos="2520"/>
        </w:tabs>
        <w:spacing w:after="0" w:lineRule="auto"/>
        <w:rPr/>
      </w:pPr>
      <w:r w:rsidDel="00000000" w:rsidR="00000000" w:rsidRPr="00000000">
        <w:rPr>
          <w:rFonts w:ascii="Roboto Mono Medium" w:cs="Roboto Mono Medium" w:eastAsia="Roboto Mono Medium" w:hAnsi="Roboto Mono Medium"/>
          <w:rtl w:val="0"/>
        </w:rPr>
        <w:t xml:space="preserve">FALSE</w:t>
        <w:tab/>
      </w:r>
      <w:r w:rsidDel="00000000" w:rsidR="00000000" w:rsidRPr="00000000">
        <w:rPr>
          <w:rtl w:val="0"/>
        </w:rPr>
        <w:t xml:space="preserve">Logical false: 0 ($00000000)</w:t>
      </w:r>
    </w:p>
    <w:p w:rsidR="00000000" w:rsidDel="00000000" w:rsidP="00000000" w:rsidRDefault="00000000" w:rsidRPr="00000000" w14:paraId="000003A2">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POSX</w:t>
        <w:tab/>
      </w:r>
      <w:r w:rsidDel="00000000" w:rsidR="00000000" w:rsidRPr="00000000">
        <w:rPr>
          <w:rtl w:val="0"/>
        </w:rPr>
        <w:t xml:space="preserve">Maximum positive integer: 2,147,483,647 (</w:t>
      </w:r>
      <w:r w:rsidDel="00000000" w:rsidR="00000000" w:rsidRPr="00000000">
        <w:rPr>
          <w:rtl w:val="0"/>
        </w:rPr>
        <w:t xml:space="preserve">$7FFFFFFF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3">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NEGX</w:t>
        <w:tab/>
      </w:r>
      <w:r w:rsidDel="00000000" w:rsidR="00000000" w:rsidRPr="00000000">
        <w:rPr>
          <w:rtl w:val="0"/>
        </w:rPr>
        <w:t xml:space="preserve">Maximum negative integer: -2,147,483,648 ($80000000)</w:t>
      </w:r>
      <w:r w:rsidDel="00000000" w:rsidR="00000000" w:rsidRPr="00000000">
        <w:rPr>
          <w:rtl w:val="0"/>
        </w:rPr>
      </w:r>
    </w:p>
    <w:p w:rsidR="00000000" w:rsidDel="00000000" w:rsidP="00000000" w:rsidRDefault="00000000" w:rsidRPr="00000000" w14:paraId="000003A4">
      <w:pPr>
        <w:tabs>
          <w:tab w:val="left" w:leader="none" w:pos="2520"/>
        </w:tabs>
        <w:rPr/>
      </w:pPr>
      <w:r w:rsidDel="00000000" w:rsidR="00000000" w:rsidRPr="00000000">
        <w:rPr>
          <w:rFonts w:ascii="Roboto Mono Medium" w:cs="Roboto Mono Medium" w:eastAsia="Roboto Mono Medium" w:hAnsi="Roboto Mono Medium"/>
          <w:rtl w:val="0"/>
        </w:rPr>
        <w:t xml:space="preserve">PI</w:t>
        <w:tab/>
      </w:r>
      <w:r w:rsidDel="00000000" w:rsidR="00000000" w:rsidRPr="00000000">
        <w:rPr>
          <w:rtl w:val="0"/>
        </w:rPr>
        <w:t xml:space="preserve">Floating-point value for PI: ~3.141593 ($40490FDB)</w:t>
      </w:r>
    </w:p>
    <w:p w:rsidR="00000000" w:rsidDel="00000000" w:rsidP="00000000" w:rsidRDefault="00000000" w:rsidRPr="00000000" w14:paraId="000003A5">
      <w:pPr>
        <w:spacing w:after="0" w:lineRule="auto"/>
        <w:rPr/>
      </w:pPr>
      <w:r w:rsidDel="00000000" w:rsidR="00000000" w:rsidRPr="00000000">
        <w:rPr>
          <w:b w:val="1"/>
          <w:rtl w:val="0"/>
        </w:rPr>
        <w:t xml:space="preserve">Cog Initialization</w:t>
      </w:r>
      <w:r w:rsidDel="00000000" w:rsidR="00000000" w:rsidRPr="00000000">
        <w:rPr>
          <w:rtl w:val="0"/>
        </w:rPr>
      </w:r>
    </w:p>
    <w:p w:rsidR="00000000" w:rsidDel="00000000" w:rsidP="00000000" w:rsidRDefault="00000000" w:rsidRPr="00000000" w14:paraId="000003A6">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COGEXEC</w:t>
        <w:tab/>
      </w:r>
      <w:r w:rsidDel="00000000" w:rsidR="00000000" w:rsidRPr="00000000">
        <w:rPr>
          <w:rtl w:val="0"/>
        </w:rPr>
        <w:t xml:space="preserve">Start a cog by ID in Cog Execution mode</w:t>
      </w:r>
      <w:r w:rsidDel="00000000" w:rsidR="00000000" w:rsidRPr="00000000">
        <w:rPr>
          <w:rtl w:val="0"/>
        </w:rPr>
      </w:r>
    </w:p>
    <w:p w:rsidR="00000000" w:rsidDel="00000000" w:rsidP="00000000" w:rsidRDefault="00000000" w:rsidRPr="00000000" w14:paraId="000003A7">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COGEXEC_NEW</w:t>
        <w:tab/>
      </w:r>
      <w:r w:rsidDel="00000000" w:rsidR="00000000" w:rsidRPr="00000000">
        <w:rPr>
          <w:rtl w:val="0"/>
        </w:rPr>
        <w:t xml:space="preserve">Start the next available cog in Cog Execution mode</w:t>
      </w:r>
      <w:r w:rsidDel="00000000" w:rsidR="00000000" w:rsidRPr="00000000">
        <w:rPr>
          <w:rtl w:val="0"/>
        </w:rPr>
      </w:r>
    </w:p>
    <w:p w:rsidR="00000000" w:rsidDel="00000000" w:rsidP="00000000" w:rsidRDefault="00000000" w:rsidRPr="00000000" w14:paraId="000003A8">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COGEXEC_NEW_PAIR</w:t>
        <w:tab/>
      </w:r>
      <w:r w:rsidDel="00000000" w:rsidR="00000000" w:rsidRPr="00000000">
        <w:rPr>
          <w:rtl w:val="0"/>
        </w:rPr>
        <w:t xml:space="preserve">Start the next available cog pair in Cog Execution mode with LUT RAM sharing</w:t>
      </w:r>
      <w:r w:rsidDel="00000000" w:rsidR="00000000" w:rsidRPr="00000000">
        <w:rPr>
          <w:rtl w:val="0"/>
        </w:rPr>
      </w:r>
    </w:p>
    <w:p w:rsidR="00000000" w:rsidDel="00000000" w:rsidP="00000000" w:rsidRDefault="00000000" w:rsidRPr="00000000" w14:paraId="000003A9">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HUBEXEC</w:t>
        <w:tab/>
      </w:r>
      <w:r w:rsidDel="00000000" w:rsidR="00000000" w:rsidRPr="00000000">
        <w:rPr>
          <w:rtl w:val="0"/>
        </w:rPr>
        <w:t xml:space="preserve">Start a cog by ID in Hub Execution mode</w:t>
      </w:r>
      <w:r w:rsidDel="00000000" w:rsidR="00000000" w:rsidRPr="00000000">
        <w:rPr>
          <w:rtl w:val="0"/>
        </w:rPr>
      </w:r>
    </w:p>
    <w:p w:rsidR="00000000" w:rsidDel="00000000" w:rsidP="00000000" w:rsidRDefault="00000000" w:rsidRPr="00000000" w14:paraId="000003AA">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HUBEXEC_NEW</w:t>
        <w:tab/>
      </w:r>
      <w:r w:rsidDel="00000000" w:rsidR="00000000" w:rsidRPr="00000000">
        <w:rPr>
          <w:rtl w:val="0"/>
        </w:rPr>
        <w:t xml:space="preserve">Start the next available cog in Hub Execution mode</w:t>
      </w:r>
      <w:r w:rsidDel="00000000" w:rsidR="00000000" w:rsidRPr="00000000">
        <w:rPr>
          <w:rtl w:val="0"/>
        </w:rPr>
      </w:r>
    </w:p>
    <w:p w:rsidR="00000000" w:rsidDel="00000000" w:rsidP="00000000" w:rsidRDefault="00000000" w:rsidRPr="00000000" w14:paraId="000003AB">
      <w:pPr>
        <w:tabs>
          <w:tab w:val="left" w:leader="none" w:pos="2520"/>
        </w:tabs>
        <w:rPr/>
      </w:pPr>
      <w:r w:rsidDel="00000000" w:rsidR="00000000" w:rsidRPr="00000000">
        <w:rPr>
          <w:rFonts w:ascii="Roboto Mono Medium" w:cs="Roboto Mono Medium" w:eastAsia="Roboto Mono Medium" w:hAnsi="Roboto Mono Medium"/>
          <w:rtl w:val="0"/>
        </w:rPr>
        <w:t xml:space="preserve">HUBEXEC_NEW_PAIR</w:t>
        <w:tab/>
      </w:r>
      <w:r w:rsidDel="00000000" w:rsidR="00000000" w:rsidRPr="00000000">
        <w:rPr>
          <w:rtl w:val="0"/>
        </w:rPr>
        <w:t xml:space="preserve">Start the next available cog pair in Hub Execution mode with LUT RAM sharing</w:t>
      </w:r>
    </w:p>
    <w:p w:rsidR="00000000" w:rsidDel="00000000" w:rsidP="00000000" w:rsidRDefault="00000000" w:rsidRPr="00000000" w14:paraId="000003AC">
      <w:pPr>
        <w:spacing w:after="0" w:lineRule="auto"/>
        <w:jc w:val="both"/>
        <w:rPr>
          <w:b w:val="1"/>
        </w:rPr>
      </w:pPr>
      <w:r w:rsidDel="00000000" w:rsidR="00000000" w:rsidRPr="00000000">
        <w:rPr>
          <w:b w:val="1"/>
          <w:rtl w:val="0"/>
        </w:rPr>
        <w:t xml:space="preserve">Smart Pins</w:t>
      </w:r>
    </w:p>
    <w:p w:rsidR="00000000" w:rsidDel="00000000" w:rsidP="00000000" w:rsidRDefault="00000000" w:rsidRPr="00000000" w14:paraId="000003AD">
      <w:pPr>
        <w:tabs>
          <w:tab w:val="left" w:leader="none" w:pos="2520"/>
        </w:tabs>
        <w:spacing w:after="0" w:lineRule="auto"/>
        <w:rPr/>
      </w:pPr>
      <w:r w:rsidDel="00000000" w:rsidR="00000000" w:rsidRPr="00000000">
        <w:rPr>
          <w:rFonts w:ascii="Roboto Mono Medium" w:cs="Roboto Mono Medium" w:eastAsia="Roboto Mono Medium" w:hAnsi="Roboto Mono Medium"/>
          <w:rtl w:val="0"/>
        </w:rPr>
        <w:t xml:space="preserve">P_ADC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P_XOR_AB</w:t>
        <w:tab/>
      </w:r>
      <w:r w:rsidDel="00000000" w:rsidR="00000000" w:rsidRPr="00000000">
        <w:rPr>
          <w:rtl w:val="0"/>
        </w:rPr>
        <w:t xml:space="preserve">116 smart pin mode constants for </w:t>
      </w:r>
      <w:r w:rsidDel="00000000" w:rsidR="00000000" w:rsidRPr="00000000">
        <w:rPr>
          <w:rFonts w:ascii="Roboto Mono Medium" w:cs="Roboto Mono Medium" w:eastAsia="Roboto Mono Medium" w:hAnsi="Roboto Mono Medium"/>
          <w:rtl w:val="0"/>
        </w:rPr>
        <w:t xml:space="preserve">WRPIN</w:t>
      </w:r>
      <w:r w:rsidDel="00000000" w:rsidR="00000000" w:rsidRPr="00000000">
        <w:rPr>
          <w:rtl w:val="0"/>
        </w:rPr>
        <w:t xml:space="preserve"> instruction</w:t>
      </w:r>
    </w:p>
    <w:p w:rsidR="00000000" w:rsidDel="00000000" w:rsidP="00000000" w:rsidRDefault="00000000" w:rsidRPr="00000000" w14:paraId="000003AE">
      <w:pPr>
        <w:tabs>
          <w:tab w:val="left" w:leader="none" w:pos="1800"/>
        </w:tabs>
        <w:spacing w:after="0" w:before="200" w:lineRule="auto"/>
        <w:rPr/>
      </w:pPr>
      <w:r w:rsidDel="00000000" w:rsidR="00000000" w:rsidRPr="00000000">
        <w:rPr>
          <w:b w:val="1"/>
          <w:rtl w:val="0"/>
        </w:rPr>
        <w:t xml:space="preserve">Streamer</w:t>
      </w:r>
      <w:r w:rsidDel="00000000" w:rsidR="00000000" w:rsidRPr="00000000">
        <w:rPr>
          <w:rtl w:val="0"/>
        </w:rPr>
      </w:r>
    </w:p>
    <w:p w:rsidR="00000000" w:rsidDel="00000000" w:rsidP="00000000" w:rsidRDefault="00000000" w:rsidRPr="00000000" w14:paraId="000003AF">
      <w:pPr>
        <w:tabs>
          <w:tab w:val="left" w:leader="none" w:pos="2520"/>
        </w:tabs>
        <w:spacing w:after="0" w:lineRule="auto"/>
        <w:rPr/>
      </w:pPr>
      <w:r w:rsidDel="00000000" w:rsidR="00000000" w:rsidRPr="00000000">
        <w:rPr>
          <w:rFonts w:ascii="Roboto Mono Medium" w:cs="Roboto Mono Medium" w:eastAsia="Roboto Mono Medium" w:hAnsi="Roboto Mono Medium"/>
          <w:rtl w:val="0"/>
        </w:rPr>
        <w:t xml:space="preserve">X_16P_2DAC8_WFWORD</w:t>
      </w:r>
      <w:r w:rsidDel="00000000" w:rsidR="00000000" w:rsidRPr="00000000">
        <w:rPr>
          <w:rtl w:val="0"/>
        </w:rPr>
        <w:t xml:space="preserve">..</w:t>
      </w:r>
    </w:p>
    <w:p w:rsidR="00000000" w:rsidDel="00000000" w:rsidP="00000000" w:rsidRDefault="00000000" w:rsidRPr="00000000" w14:paraId="000003B0">
      <w:pPr>
        <w:tabs>
          <w:tab w:val="left" w:leader="none" w:pos="25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X_WRITE_ON</w:t>
        <w:tab/>
      </w:r>
      <w:r w:rsidDel="00000000" w:rsidR="00000000" w:rsidRPr="00000000">
        <w:rPr>
          <w:rtl w:val="0"/>
        </w:rPr>
        <w:t xml:space="preserve">78</w:t>
      </w:r>
      <w:r w:rsidDel="00000000" w:rsidR="00000000" w:rsidRPr="00000000">
        <w:rPr>
          <w:rtl w:val="0"/>
        </w:rPr>
        <w:t xml:space="preserve"> streamer mode constants for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instructions</w:t>
      </w:r>
      <w:r w:rsidDel="00000000" w:rsidR="00000000" w:rsidRPr="00000000">
        <w:rPr>
          <w:rtl w:val="0"/>
        </w:rPr>
      </w:r>
    </w:p>
    <w:p w:rsidR="00000000" w:rsidDel="00000000" w:rsidP="00000000" w:rsidRDefault="00000000" w:rsidRPr="00000000" w14:paraId="000003B1">
      <w:pPr>
        <w:tabs>
          <w:tab w:val="left" w:leader="none" w:pos="1800"/>
        </w:tabs>
        <w:spacing w:after="0" w:before="200" w:lineRule="auto"/>
        <w:rPr>
          <w:b w:val="1"/>
        </w:rPr>
      </w:pPr>
      <w:r w:rsidDel="00000000" w:rsidR="00000000" w:rsidRPr="00000000">
        <w:rPr>
          <w:b w:val="1"/>
          <w:rtl w:val="0"/>
        </w:rPr>
        <w:t xml:space="preserve">Event/Interrupt</w:t>
      </w:r>
    </w:p>
    <w:p w:rsidR="00000000" w:rsidDel="00000000" w:rsidP="00000000" w:rsidRDefault="00000000" w:rsidRPr="00000000" w14:paraId="000003B2">
      <w:pPr>
        <w:tabs>
          <w:tab w:val="left" w:leader="none" w:pos="2520"/>
        </w:tabs>
        <w:spacing w:after="0" w:lineRule="auto"/>
        <w:rPr/>
      </w:pPr>
      <w:r w:rsidDel="00000000" w:rsidR="00000000" w:rsidRPr="00000000">
        <w:rPr>
          <w:rFonts w:ascii="Roboto Mono Medium" w:cs="Roboto Mono Medium" w:eastAsia="Roboto Mono Medium" w:hAnsi="Roboto Mono Medium"/>
          <w:rtl w:val="0"/>
        </w:rPr>
        <w:t xml:space="preserve">EVENT_ATN</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INT_OFF</w:t>
        <w:tab/>
      </w:r>
      <w:r w:rsidDel="00000000" w:rsidR="00000000" w:rsidRPr="00000000">
        <w:rPr>
          <w:rtl w:val="0"/>
        </w:rPr>
        <w:t xml:space="preserve">17 event/interrupt mode </w:t>
      </w:r>
      <w:r w:rsidDel="00000000" w:rsidR="00000000" w:rsidRPr="00000000">
        <w:rPr>
          <w:rtl w:val="0"/>
        </w:rPr>
        <w:t xml:space="preserve">constants </w:t>
      </w:r>
      <w:r w:rsidDel="00000000" w:rsidR="00000000" w:rsidRPr="00000000">
        <w:rPr>
          <w:rtl w:val="0"/>
        </w:rPr>
        <w:t xml:space="preserve">for </w:t>
      </w:r>
      <w:r w:rsidDel="00000000" w:rsidR="00000000" w:rsidRPr="00000000">
        <w:rPr>
          <w:rFonts w:ascii="Roboto Mono Medium" w:cs="Roboto Mono Medium" w:eastAsia="Roboto Mono Medium" w:hAnsi="Roboto Mono Medium"/>
          <w:rtl w:val="0"/>
        </w:rPr>
        <w:t xml:space="preserve">SETINTx</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GETBRK</w:t>
      </w:r>
      <w:r w:rsidDel="00000000" w:rsidR="00000000" w:rsidRPr="00000000">
        <w:rPr>
          <w:rtl w:val="0"/>
        </w:rPr>
        <w:t xml:space="preserve"> instructions</w:t>
      </w:r>
      <w:r w:rsidDel="00000000" w:rsidR="00000000" w:rsidRPr="00000000">
        <w:rPr>
          <w:rtl w:val="0"/>
        </w:rPr>
      </w:r>
    </w:p>
    <w:p w:rsidR="00000000" w:rsidDel="00000000" w:rsidP="00000000" w:rsidRDefault="00000000" w:rsidRPr="00000000" w14:paraId="000003B3">
      <w:pPr>
        <w:pStyle w:val="Heading3"/>
        <w:pageBreakBefore w:val="0"/>
        <w:rPr>
          <w:highlight w:val="yellow"/>
        </w:rPr>
      </w:pPr>
      <w:bookmarkStart w:colFirst="0" w:colLast="0" w:name="_5hw3n9zgfb5c" w:id="55"/>
      <w:bookmarkEnd w:id="55"/>
      <w:r w:rsidDel="00000000" w:rsidR="00000000" w:rsidRPr="00000000">
        <w:rPr>
          <w:rtl w:val="0"/>
        </w:rPr>
        <w:t xml:space="preserve">Operators</w:t>
      </w:r>
      <w:r w:rsidDel="00000000" w:rsidR="00000000" w:rsidRPr="00000000">
        <w:rPr>
          <w:rtl w:val="0"/>
        </w:rPr>
      </w:r>
    </w:p>
    <w:p w:rsidR="00000000" w:rsidDel="00000000" w:rsidP="00000000" w:rsidRDefault="00000000" w:rsidRPr="00000000" w14:paraId="000003B4">
      <w:pPr>
        <w:pageBreakBefore w:val="0"/>
        <w:rPr/>
      </w:pPr>
      <w:r w:rsidDel="00000000" w:rsidR="00000000" w:rsidRPr="00000000">
        <w:rPr>
          <w:rtl w:val="0"/>
        </w:rPr>
        <w:t xml:space="preserve">Operators for constant-expressions in PASM2 operands.</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200" w:line="276" w:lineRule="auto"/>
        <w:ind w:left="0" w:right="0" w:firstLine="0"/>
        <w:jc w:val="left"/>
        <w:rPr/>
      </w:pPr>
      <w:r w:rsidDel="00000000" w:rsidR="00000000" w:rsidRPr="00000000">
        <w:rPr>
          <w:b w:val="1"/>
          <w:rtl w:val="0"/>
        </w:rPr>
        <w:t xml:space="preserve">Unary</w:t>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Bitwise: NOT</w:t>
      </w:r>
      <w:r w:rsidDel="00000000" w:rsidR="00000000" w:rsidRPr="00000000">
        <w:rPr>
          <w:rtl w:val="0"/>
        </w:rPr>
      </w:r>
    </w:p>
    <w:p w:rsidR="00000000" w:rsidDel="00000000" w:rsidP="00000000" w:rsidRDefault="00000000" w:rsidRPr="00000000" w14:paraId="000003B7">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Positive (+X) unary form of Add</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Fonts w:ascii="Nova Mono" w:cs="Nova Mono" w:eastAsia="Nova Mono" w:hAnsi="Nova Mono"/>
          <w:rtl w:val="0"/>
        </w:rPr>
        <w:tab/>
        <w:t xml:space="preserve">Negate (−X); unary form of Subtract</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200" w:line="276" w:lineRule="auto"/>
        <w:ind w:left="0" w:right="0" w:firstLine="0"/>
        <w:jc w:val="left"/>
        <w:rPr/>
      </w:pPr>
      <w:r w:rsidDel="00000000" w:rsidR="00000000" w:rsidRPr="00000000">
        <w:rPr>
          <w:b w:val="1"/>
          <w:rtl w:val="0"/>
        </w:rPr>
        <w:t xml:space="preserve">Binary</w:t>
      </w:r>
      <w:r w:rsidDel="00000000" w:rsidR="00000000" w:rsidRPr="00000000">
        <w:rPr>
          <w:rtl w:val="0"/>
        </w:rPr>
      </w:r>
    </w:p>
    <w:p w:rsidR="00000000" w:rsidDel="00000000" w:rsidP="00000000" w:rsidRDefault="00000000" w:rsidRPr="00000000" w14:paraId="000003BA">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&gt;&gt;</w:t>
      </w:r>
      <w:r w:rsidDel="00000000" w:rsidR="00000000" w:rsidRPr="00000000">
        <w:rPr>
          <w:rtl w:val="0"/>
        </w:rPr>
        <w:tab/>
        <w:t xml:space="preserve">Bitwise: Shift right</w:t>
      </w:r>
      <w:r w:rsidDel="00000000" w:rsidR="00000000" w:rsidRPr="00000000">
        <w:rPr>
          <w:rtl w:val="0"/>
        </w:rPr>
      </w:r>
    </w:p>
    <w:p w:rsidR="00000000" w:rsidDel="00000000" w:rsidP="00000000" w:rsidRDefault="00000000" w:rsidRPr="00000000" w14:paraId="000003BB">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&lt;&lt;</w:t>
      </w:r>
      <w:r w:rsidDel="00000000" w:rsidR="00000000" w:rsidRPr="00000000">
        <w:rPr>
          <w:rtl w:val="0"/>
        </w:rPr>
        <w:tab/>
        <w:t xml:space="preserve">Bitwise: Shift left</w:t>
      </w:r>
      <w:r w:rsidDel="00000000" w:rsidR="00000000" w:rsidRPr="00000000">
        <w:rPr>
          <w:rtl w:val="0"/>
        </w:rPr>
      </w:r>
    </w:p>
    <w:p w:rsidR="00000000" w:rsidDel="00000000" w:rsidP="00000000" w:rsidRDefault="00000000" w:rsidRPr="00000000" w14:paraId="000003BC">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&amp;</w:t>
      </w:r>
      <w:r w:rsidDel="00000000" w:rsidR="00000000" w:rsidRPr="00000000">
        <w:rPr>
          <w:rtl w:val="0"/>
        </w:rPr>
        <w:tab/>
        <w:t xml:space="preserve">Bitwise: AND</w:t>
      </w:r>
      <w:r w:rsidDel="00000000" w:rsidR="00000000" w:rsidRPr="00000000">
        <w:rPr>
          <w:rtl w:val="0"/>
        </w:rPr>
      </w:r>
    </w:p>
    <w:p w:rsidR="00000000" w:rsidDel="00000000" w:rsidP="00000000" w:rsidRDefault="00000000" w:rsidRPr="00000000" w14:paraId="000003BD">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Bitwise: OR</w:t>
      </w:r>
      <w:r w:rsidDel="00000000" w:rsidR="00000000" w:rsidRPr="00000000">
        <w:rPr>
          <w:rtl w:val="0"/>
        </w:rPr>
      </w:r>
    </w:p>
    <w:p w:rsidR="00000000" w:rsidDel="00000000" w:rsidP="00000000" w:rsidRDefault="00000000" w:rsidRPr="00000000" w14:paraId="000003BE">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Bitwise: XOR</w:t>
      </w:r>
      <w:r w:rsidDel="00000000" w:rsidR="00000000" w:rsidRPr="00000000">
        <w:rPr>
          <w:rtl w:val="0"/>
        </w:rPr>
      </w:r>
    </w:p>
    <w:p w:rsidR="00000000" w:rsidDel="00000000" w:rsidP="00000000" w:rsidRDefault="00000000" w:rsidRPr="00000000" w14:paraId="000003BF">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Add</w:t>
      </w:r>
      <w:r w:rsidDel="00000000" w:rsidR="00000000" w:rsidRPr="00000000">
        <w:rPr>
          <w:rtl w:val="0"/>
        </w:rPr>
      </w:r>
    </w:p>
    <w:p w:rsidR="00000000" w:rsidDel="00000000" w:rsidP="00000000" w:rsidRDefault="00000000" w:rsidRPr="00000000" w14:paraId="000003C0">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Subtract</w:t>
      </w:r>
      <w:r w:rsidDel="00000000" w:rsidR="00000000" w:rsidRPr="00000000">
        <w:rPr>
          <w:rtl w:val="0"/>
        </w:rPr>
      </w:r>
    </w:p>
    <w:p w:rsidR="00000000" w:rsidDel="00000000" w:rsidP="00000000" w:rsidRDefault="00000000" w:rsidRPr="00000000" w14:paraId="000003C1">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Multiply and return lower 32 bits (</w:t>
      </w:r>
      <w:r w:rsidDel="00000000" w:rsidR="00000000" w:rsidRPr="00000000">
        <w:rPr>
          <w:rtl w:val="0"/>
        </w:rPr>
        <w:t xml:space="preserve">signed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2">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Divide and return quotient (</w:t>
      </w:r>
      <w:r w:rsidDel="00000000" w:rsidR="00000000" w:rsidRPr="00000000">
        <w:rPr>
          <w:rtl w:val="0"/>
        </w:rPr>
        <w:t xml:space="preserve">signed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3">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Divide and return quotient (unsigned)</w:t>
      </w:r>
      <w:r w:rsidDel="00000000" w:rsidR="00000000" w:rsidRPr="00000000">
        <w:rPr>
          <w:rtl w:val="0"/>
        </w:rPr>
      </w:r>
    </w:p>
    <w:p w:rsidR="00000000" w:rsidDel="00000000" w:rsidP="00000000" w:rsidRDefault="00000000" w:rsidRPr="00000000" w14:paraId="000003C4">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Divide and return remainder (signed)</w:t>
      </w:r>
      <w:r w:rsidDel="00000000" w:rsidR="00000000" w:rsidRPr="00000000">
        <w:rPr>
          <w:rtl w:val="0"/>
        </w:rPr>
      </w:r>
    </w:p>
    <w:p w:rsidR="00000000" w:rsidDel="00000000" w:rsidP="00000000" w:rsidRDefault="00000000" w:rsidRPr="00000000" w14:paraId="000003C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Divide and return remainder (unsigned)</w:t>
      </w:r>
      <w:r w:rsidDel="00000000" w:rsidR="00000000" w:rsidRPr="00000000">
        <w:rPr>
          <w:rtl w:val="0"/>
        </w:rPr>
      </w:r>
    </w:p>
    <w:p w:rsidR="00000000" w:rsidDel="00000000" w:rsidP="00000000" w:rsidRDefault="00000000" w:rsidRPr="00000000" w14:paraId="000003C6">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#&gt;</w:t>
      </w:r>
      <w:r w:rsidDel="00000000" w:rsidR="00000000" w:rsidRPr="00000000">
        <w:rPr>
          <w:rtl w:val="0"/>
        </w:rPr>
        <w:tab/>
        <w:t xml:space="preserve">Limit minimum (signed)</w:t>
      </w:r>
      <w:r w:rsidDel="00000000" w:rsidR="00000000" w:rsidRPr="00000000">
        <w:rPr>
          <w:rtl w:val="0"/>
        </w:rPr>
      </w:r>
    </w:p>
    <w:p w:rsidR="00000000" w:rsidDel="00000000" w:rsidP="00000000" w:rsidRDefault="00000000" w:rsidRPr="00000000" w14:paraId="000003C7">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w:t>
      </w:r>
      <w:r w:rsidDel="00000000" w:rsidR="00000000" w:rsidRPr="00000000">
        <w:rPr>
          <w:rtl w:val="0"/>
        </w:rPr>
        <w:tab/>
        <w:t xml:space="preserve">Limit maximum (signed)</w:t>
      </w:r>
      <w:r w:rsidDel="00000000" w:rsidR="00000000" w:rsidRPr="00000000">
        <w:rPr>
          <w:rtl w:val="0"/>
        </w:rPr>
      </w:r>
    </w:p>
    <w:p w:rsidR="00000000" w:rsidDel="00000000" w:rsidP="00000000" w:rsidRDefault="00000000" w:rsidRPr="00000000" w14:paraId="000003C8">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w:t>
      </w:r>
      <w:r w:rsidDel="00000000" w:rsidR="00000000" w:rsidRPr="00000000">
        <w:rPr>
          <w:rtl w:val="0"/>
        </w:rPr>
        <w:tab/>
        <w:t xml:space="preserve">Boolean: Is less than (signed)</w:t>
      </w:r>
      <w:r w:rsidDel="00000000" w:rsidR="00000000" w:rsidRPr="00000000">
        <w:rPr>
          <w:rtl w:val="0"/>
        </w:rPr>
      </w:r>
    </w:p>
    <w:p w:rsidR="00000000" w:rsidDel="00000000" w:rsidP="00000000" w:rsidRDefault="00000000" w:rsidRPr="00000000" w14:paraId="000003C9">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w:t>
      </w:r>
      <w:r w:rsidDel="00000000" w:rsidR="00000000" w:rsidRPr="00000000">
        <w:rPr>
          <w:rtl w:val="0"/>
        </w:rPr>
        <w:tab/>
        <w:t xml:space="preserve">Boolean: Is less than (unsigned)</w:t>
      </w:r>
      <w:r w:rsidDel="00000000" w:rsidR="00000000" w:rsidRPr="00000000">
        <w:rPr>
          <w:rtl w:val="0"/>
        </w:rPr>
      </w:r>
    </w:p>
    <w:p w:rsidR="00000000" w:rsidDel="00000000" w:rsidP="00000000" w:rsidRDefault="00000000" w:rsidRPr="00000000" w14:paraId="000003CA">
      <w:pP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&gt;</w:t>
      </w:r>
      <w:r w:rsidDel="00000000" w:rsidR="00000000" w:rsidRPr="00000000">
        <w:rPr>
          <w:rtl w:val="0"/>
        </w:rPr>
        <w:tab/>
        <w:t xml:space="preserve">Boolean: Is greater than (signed)</w:t>
      </w:r>
    </w:p>
    <w:p w:rsidR="00000000" w:rsidDel="00000000" w:rsidP="00000000" w:rsidRDefault="00000000" w:rsidRPr="00000000" w14:paraId="000003CB">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+&gt;</w:t>
      </w:r>
      <w:r w:rsidDel="00000000" w:rsidR="00000000" w:rsidRPr="00000000">
        <w:rPr>
          <w:rtl w:val="0"/>
        </w:rPr>
        <w:tab/>
        <w:t xml:space="preserve">Boolean: Is greater than (unsigned)</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w:t>
      </w:r>
      <w:r w:rsidDel="00000000" w:rsidR="00000000" w:rsidRPr="00000000">
        <w:rPr>
          <w:rtl w:val="0"/>
        </w:rPr>
        <w:tab/>
        <w:t xml:space="preserve">Boolean: Is less than or equal (signed)</w:t>
      </w:r>
      <w:r w:rsidDel="00000000" w:rsidR="00000000" w:rsidRPr="00000000">
        <w:rPr>
          <w:rtl w:val="0"/>
        </w:rPr>
      </w:r>
    </w:p>
    <w:p w:rsidR="00000000" w:rsidDel="00000000" w:rsidP="00000000" w:rsidRDefault="00000000" w:rsidRPr="00000000" w14:paraId="000003CD">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w:t>
      </w:r>
      <w:r w:rsidDel="00000000" w:rsidR="00000000" w:rsidRPr="00000000">
        <w:rPr>
          <w:rtl w:val="0"/>
        </w:rPr>
        <w:tab/>
        <w:t xml:space="preserve">Boolean: Is less than or equal (unsigned)</w:t>
      </w:r>
      <w:r w:rsidDel="00000000" w:rsidR="00000000" w:rsidRPr="00000000">
        <w:rPr>
          <w:rtl w:val="0"/>
        </w:rPr>
      </w:r>
    </w:p>
    <w:p w:rsidR="00000000" w:rsidDel="00000000" w:rsidP="00000000" w:rsidRDefault="00000000" w:rsidRPr="00000000" w14:paraId="000003CE">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&gt;=</w:t>
      </w:r>
      <w:r w:rsidDel="00000000" w:rsidR="00000000" w:rsidRPr="00000000">
        <w:rPr>
          <w:rtl w:val="0"/>
        </w:rPr>
        <w:tab/>
        <w:t xml:space="preserve">Boolean: Is greater than or equal (signed)</w:t>
      </w:r>
      <w:r w:rsidDel="00000000" w:rsidR="00000000" w:rsidRPr="00000000">
        <w:rPr>
          <w:rtl w:val="0"/>
        </w:rPr>
      </w:r>
    </w:p>
    <w:p w:rsidR="00000000" w:rsidDel="00000000" w:rsidP="00000000" w:rsidRDefault="00000000" w:rsidRPr="00000000" w14:paraId="000003CF">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+&gt;=</w:t>
      </w:r>
      <w:r w:rsidDel="00000000" w:rsidR="00000000" w:rsidRPr="00000000">
        <w:rPr>
          <w:rtl w:val="0"/>
        </w:rPr>
        <w:tab/>
        <w:t xml:space="preserve">Boolean: Is greater than or equal (unsigned)</w:t>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Boolean: Is equal</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&lt;&gt;</w:t>
      </w:r>
      <w:r w:rsidDel="00000000" w:rsidR="00000000" w:rsidRPr="00000000">
        <w:rPr>
          <w:rtl w:val="0"/>
        </w:rPr>
        <w:tab/>
        <w:t xml:space="preserve">Boolean: Is not equal</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Boolean: NOT</w:t>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&amp;&amp;</w:t>
      </w:r>
      <w:r w:rsidDel="00000000" w:rsidR="00000000" w:rsidRPr="00000000">
        <w:rPr>
          <w:rtl w:val="0"/>
        </w:rPr>
        <w:tab/>
        <w:t xml:space="preserve">Boolean: AND</w:t>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Boolean: OR</w:t>
      </w:r>
      <w:r w:rsidDel="00000000" w:rsidR="00000000" w:rsidRPr="00000000">
        <w:rPr>
          <w:rtl w:val="0"/>
        </w:rPr>
      </w:r>
    </w:p>
    <w:p w:rsidR="00000000" w:rsidDel="00000000" w:rsidP="00000000" w:rsidRDefault="00000000" w:rsidRPr="00000000" w14:paraId="000003D5">
      <w:pP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Boolean: XOR</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&lt;=&gt;</w:t>
      </w:r>
      <w:r w:rsidDel="00000000" w:rsidR="00000000" w:rsidRPr="00000000">
        <w:rPr>
          <w:rtl w:val="0"/>
        </w:rPr>
        <w:tab/>
        <w:t xml:space="preserve">Signed comparison (&lt;, =, &gt; returns -1, 0, 1)</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200" w:line="276" w:lineRule="auto"/>
        <w:ind w:left="0" w:right="0" w:firstLine="0"/>
        <w:jc w:val="left"/>
        <w:rPr/>
      </w:pPr>
      <w:r w:rsidDel="00000000" w:rsidR="00000000" w:rsidRPr="00000000">
        <w:rPr>
          <w:b w:val="1"/>
          <w:rtl w:val="0"/>
        </w:rPr>
        <w:t xml:space="preserve">Ternary</w:t>
      </w:r>
      <w:r w:rsidDel="00000000" w:rsidR="00000000" w:rsidRPr="00000000">
        <w:rPr>
          <w:rtl w:val="0"/>
        </w:rPr>
      </w:r>
    </w:p>
    <w:p w:rsidR="00000000" w:rsidDel="00000000" w:rsidP="00000000" w:rsidRDefault="00000000" w:rsidRPr="00000000" w14:paraId="000003D8">
      <w:pPr>
        <w:pageBreakBefore w:val="0"/>
        <w:tabs>
          <w:tab w:val="left" w:leader="none" w:pos="1800"/>
        </w:tabs>
        <w:rPr/>
      </w:pP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ab/>
        <w:t xml:space="preserve">Ternary: return 2nd or 3rd value based on 1st</w:t>
      </w:r>
      <w:r w:rsidDel="00000000" w:rsidR="00000000" w:rsidRPr="00000000">
        <w:rPr>
          <w:rtl w:val="0"/>
        </w:rPr>
      </w:r>
    </w:p>
    <w:p w:rsidR="00000000" w:rsidDel="00000000" w:rsidP="00000000" w:rsidRDefault="00000000" w:rsidRPr="00000000" w14:paraId="000003D9">
      <w:pPr>
        <w:pageBreakBefore w:val="0"/>
        <w:rPr/>
      </w:pPr>
      <w:r w:rsidDel="00000000" w:rsidR="00000000" w:rsidRPr="00000000">
        <w:rPr>
          <w:rtl w:val="0"/>
        </w:rPr>
      </w:r>
    </w:p>
    <w:p w:rsidR="00000000" w:rsidDel="00000000" w:rsidP="00000000" w:rsidRDefault="00000000" w:rsidRPr="00000000" w14:paraId="000003DA">
      <w:pPr>
        <w:pStyle w:val="Heading2"/>
        <w:rPr>
          <w:highlight w:val="yellow"/>
        </w:rPr>
      </w:pPr>
      <w:bookmarkStart w:colFirst="0" w:colLast="0" w:name="_uap4lnaifkwp" w:id="56"/>
      <w:bookmarkEnd w:id="56"/>
      <w:r w:rsidDel="00000000" w:rsidR="00000000" w:rsidRPr="00000000">
        <w:rPr>
          <w:rtl w:val="0"/>
        </w:rPr>
        <w:t xml:space="preserve">Assembly Language Elements</w:t>
      </w:r>
      <w:r w:rsidDel="00000000" w:rsidR="00000000" w:rsidRPr="00000000">
        <w:rPr>
          <w:rtl w:val="0"/>
        </w:rPr>
      </w:r>
    </w:p>
    <w:p w:rsidR="00000000" w:rsidDel="00000000" w:rsidP="00000000" w:rsidRDefault="00000000" w:rsidRPr="00000000" w14:paraId="000003DB">
      <w:pPr>
        <w:pStyle w:val="Heading3"/>
        <w:rPr>
          <w:highlight w:val="yellow"/>
        </w:rPr>
      </w:pPr>
      <w:bookmarkStart w:colFirst="0" w:colLast="0" w:name="_gu75jpqwluhn" w:id="57"/>
      <w:bookmarkEnd w:id="57"/>
      <w:r w:rsidDel="00000000" w:rsidR="00000000" w:rsidRPr="00000000">
        <w:rPr>
          <w:rtl w:val="0"/>
        </w:rPr>
        <w:t xml:space="preserve">Term Definitions</w:t>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The Propeller 2 Assembly Language syntax, tables, and descriptions use the following terms extensively.</w:t>
      </w:r>
    </w:p>
    <w:p w:rsidR="00000000" w:rsidDel="00000000" w:rsidP="00000000" w:rsidRDefault="00000000" w:rsidRPr="00000000" w14:paraId="000003DD">
      <w:pPr>
        <w:pageBreakBefore w:val="0"/>
        <w:rPr/>
      </w:pPr>
      <w:r w:rsidDel="00000000" w:rsidR="00000000" w:rsidRPr="00000000">
        <w:rPr>
          <w:b w:val="1"/>
          <w:rtl w:val="0"/>
        </w:rPr>
        <w:t xml:space="preserve">A / Addr:</w:t>
      </w:r>
      <w:r w:rsidDel="00000000" w:rsidR="00000000" w:rsidRPr="00000000">
        <w:rPr>
          <w:rtl w:val="0"/>
        </w:rPr>
        <w:t xml:space="preserve"> A 20-bit relative or absolute value used to </w:t>
      </w:r>
      <w:r w:rsidDel="00000000" w:rsidR="00000000" w:rsidRPr="00000000">
        <w:rPr>
          <w:rtl w:val="0"/>
        </w:rPr>
        <w:t xml:space="preserve">change PC</w:t>
      </w:r>
      <w:r w:rsidDel="00000000" w:rsidR="00000000" w:rsidRPr="00000000">
        <w:rPr>
          <w:rtl w:val="0"/>
        </w:rPr>
        <w:t xml:space="preserve"> (the program counter).</w:t>
      </w:r>
    </w:p>
    <w:p w:rsidR="00000000" w:rsidDel="00000000" w:rsidP="00000000" w:rsidRDefault="00000000" w:rsidRPr="00000000" w14:paraId="000003DE">
      <w:pPr>
        <w:rPr/>
      </w:pPr>
      <w:r w:rsidDel="00000000" w:rsidR="00000000" w:rsidRPr="00000000">
        <w:rPr>
          <w:b w:val="1"/>
          <w:rtl w:val="0"/>
        </w:rPr>
        <w:t xml:space="preserve">C</w:t>
      </w:r>
      <w:r w:rsidDel="00000000" w:rsidR="00000000" w:rsidRPr="00000000">
        <w:rPr>
          <w:rtl w:val="0"/>
        </w:rPr>
        <w:t xml:space="preserve"> / </w:t>
      </w:r>
      <w:r w:rsidDel="00000000" w:rsidR="00000000" w:rsidRPr="00000000">
        <w:rPr>
          <w:b w:val="1"/>
          <w:rtl w:val="0"/>
        </w:rPr>
        <w:t xml:space="preserve">Carry Flag:</w:t>
      </w:r>
      <w:r w:rsidDel="00000000" w:rsidR="00000000" w:rsidRPr="00000000">
        <w:rPr>
          <w:rtl w:val="0"/>
        </w:rPr>
        <w:t xml:space="preserve"> A 1-bit persistent "flag" value representing a special state prior to or after an instruction </w:t>
      </w:r>
      <w:r w:rsidDel="00000000" w:rsidR="00000000" w:rsidRPr="00000000">
        <w:rPr>
          <w:rtl w:val="0"/>
        </w:rPr>
        <w:t xml:space="preserve">executes</w:t>
      </w:r>
      <w:r w:rsidDel="00000000" w:rsidR="00000000" w:rsidRPr="00000000">
        <w:rPr>
          <w:rtl w:val="0"/>
        </w:rPr>
        <w:t xml:space="preserve">.  The C flag is traditionally output by a processor's adder circuit (ALU) to indicate that the previous mathematical operation resulted in a "carry" or a "borrow."  In addition to this use, the Propeller has many instruction-specific meanings for the C flag (both for instruction input and output).  When </w:t>
      </w:r>
      <w:r w:rsidDel="00000000" w:rsidR="00000000" w:rsidRPr="00000000">
        <w:rPr>
          <w:b w:val="1"/>
          <w:rtl w:val="0"/>
        </w:rPr>
        <w:t xml:space="preserve">C</w:t>
      </w:r>
      <w:r w:rsidDel="00000000" w:rsidR="00000000" w:rsidRPr="00000000">
        <w:rPr>
          <w:rtl w:val="0"/>
        </w:rPr>
        <w:t xml:space="preserve"> appears in an instruction opcode, it indicates that it optionally writes to the C flag at the end of its execution, governed by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w:t>
      </w:r>
    </w:p>
    <w:p w:rsidR="00000000" w:rsidDel="00000000" w:rsidP="00000000" w:rsidRDefault="00000000" w:rsidRPr="00000000" w14:paraId="000003DF">
      <w:pPr>
        <w:pageBreakBefore w:val="0"/>
        <w:rPr/>
      </w:pPr>
      <w:r w:rsidDel="00000000" w:rsidR="00000000" w:rsidRPr="00000000">
        <w:rPr>
          <w:b w:val="1"/>
          <w:rtl w:val="0"/>
        </w:rPr>
        <w:t xml:space="preserve">D / Dest / Destination:</w:t>
      </w:r>
      <w:r w:rsidDel="00000000" w:rsidR="00000000" w:rsidRPr="00000000">
        <w:rPr>
          <w:rtl w:val="0"/>
        </w:rPr>
        <w:t xml:space="preserve"> The target register that an instruction ultimately affects.  Usually the Destination operand is a 9-bit register address, but may be a 32-bit augmented value (a 9-bit value extended to 32-bits by a previous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Often the value in the Destination register is read, manipulated, and overwritten by the execution of the instruction.  The final value is also referred to as Result (or R).  Some instructions use Destination for both the source value and the result's landing place.</w:t>
      </w:r>
      <w:r w:rsidDel="00000000" w:rsidR="00000000" w:rsidRPr="00000000">
        <w:rPr>
          <w:rtl w:val="0"/>
        </w:rPr>
      </w:r>
    </w:p>
    <w:p w:rsidR="00000000" w:rsidDel="00000000" w:rsidP="00000000" w:rsidRDefault="00000000" w:rsidRPr="00000000" w14:paraId="000003E0">
      <w:pPr>
        <w:pageBreakBefore w:val="0"/>
        <w:rPr/>
      </w:pPr>
      <w:r w:rsidDel="00000000" w:rsidR="00000000" w:rsidRPr="00000000">
        <w:rPr>
          <w:b w:val="1"/>
          <w:rtl w:val="0"/>
        </w:rPr>
        <w:t xml:space="preserve">H / Hub Long:</w:t>
      </w:r>
      <w:r w:rsidDel="00000000" w:rsidR="00000000" w:rsidRPr="00000000">
        <w:rPr>
          <w:rtl w:val="0"/>
        </w:rPr>
        <w:t xml:space="preserve"> Hub RAM long (4 bytes) used to store subroutine calling context states (C and Z flags and return address).</w:t>
      </w:r>
    </w:p>
    <w:p w:rsidR="00000000" w:rsidDel="00000000" w:rsidP="00000000" w:rsidRDefault="00000000" w:rsidRPr="00000000" w14:paraId="000003E1">
      <w:pPr>
        <w:rPr/>
      </w:pPr>
      <w:r w:rsidDel="00000000" w:rsidR="00000000" w:rsidRPr="00000000">
        <w:rPr>
          <w:rFonts w:ascii="Roboto Mono" w:cs="Roboto Mono" w:eastAsia="Roboto Mono" w:hAnsi="Roboto Mono"/>
          <w:b w:val="1"/>
          <w:rtl w:val="0"/>
        </w:rPr>
        <w:t xml:space="preserve">I</w:t>
      </w:r>
      <w:r w:rsidDel="00000000" w:rsidR="00000000" w:rsidRPr="00000000">
        <w:rPr>
          <w:b w:val="1"/>
          <w:rtl w:val="0"/>
        </w:rPr>
        <w:t xml:space="preserve">:</w:t>
      </w:r>
      <w:r w:rsidDel="00000000" w:rsidR="00000000" w:rsidRPr="00000000">
        <w:rPr>
          <w:rtl w:val="0"/>
        </w:rPr>
        <w:t xml:space="preserve"> Immediate "literal" flag.  1 = Src operand value is an immediate (literal) value; 0 = Src operand value is a register address.</w:t>
      </w:r>
    </w:p>
    <w:p w:rsidR="00000000" w:rsidDel="00000000" w:rsidP="00000000" w:rsidRDefault="00000000" w:rsidRPr="00000000" w14:paraId="000003E2">
      <w:pPr>
        <w:rPr/>
      </w:pPr>
      <w:r w:rsidDel="00000000" w:rsidR="00000000" w:rsidRPr="00000000">
        <w:rPr>
          <w:b w:val="1"/>
          <w:rtl w:val="0"/>
        </w:rPr>
        <w:t xml:space="preserve">K / Stack:</w:t>
      </w:r>
      <w:r w:rsidDel="00000000" w:rsidR="00000000" w:rsidRPr="00000000">
        <w:rPr>
          <w:rtl w:val="0"/>
        </w:rPr>
        <w:t xml:space="preserve"> The 8-level hardware stack used for subroutine calls (stores C, Z, and PC) and temporary 32-bit push/pop storage.</w:t>
      </w:r>
    </w:p>
    <w:p w:rsidR="00000000" w:rsidDel="00000000" w:rsidP="00000000" w:rsidRDefault="00000000" w:rsidRPr="00000000" w14:paraId="000003E3">
      <w:pPr>
        <w:rPr/>
      </w:pPr>
      <w:r w:rsidDel="00000000" w:rsidR="00000000" w:rsidRPr="00000000">
        <w:rPr>
          <w:b w:val="1"/>
          <w:rtl w:val="0"/>
        </w:rPr>
        <w:t xml:space="preserve">L:</w:t>
      </w:r>
      <w:r w:rsidDel="00000000" w:rsidR="00000000" w:rsidRPr="00000000">
        <w:rPr>
          <w:rtl w:val="0"/>
        </w:rPr>
        <w:t xml:space="preserve"> Literal flag.  1 = Dest operand value is a literal (immediate) value; 0 = Dest operand value is a register address.</w:t>
      </w:r>
    </w:p>
    <w:p w:rsidR="00000000" w:rsidDel="00000000" w:rsidP="00000000" w:rsidRDefault="00000000" w:rsidRPr="00000000" w14:paraId="000003E4">
      <w:pPr>
        <w:rPr/>
      </w:pPr>
      <w:r w:rsidDel="00000000" w:rsidR="00000000" w:rsidRPr="00000000">
        <w:rPr>
          <w:b w:val="1"/>
          <w:rtl w:val="0"/>
        </w:rPr>
        <w:t xml:space="preserve">N:</w:t>
      </w:r>
      <w:r w:rsidDel="00000000" w:rsidR="00000000" w:rsidRPr="00000000">
        <w:rPr>
          <w:rtl w:val="0"/>
        </w:rPr>
        <w:t xml:space="preserve"> Index number.  0–1, 0–3, or 0–7 = An index value for instructions with a third operand.</w:t>
      </w:r>
    </w:p>
    <w:p w:rsidR="00000000" w:rsidDel="00000000" w:rsidP="00000000" w:rsidRDefault="00000000" w:rsidRPr="00000000" w14:paraId="000003E5">
      <w:pPr>
        <w:rPr/>
      </w:pPr>
      <w:r w:rsidDel="00000000" w:rsidR="00000000" w:rsidRPr="00000000">
        <w:rPr>
          <w:b w:val="1"/>
          <w:rtl w:val="0"/>
        </w:rPr>
        <w:t xml:space="preserve">PC:</w:t>
      </w:r>
      <w:r w:rsidDel="00000000" w:rsidR="00000000" w:rsidRPr="00000000">
        <w:rPr>
          <w:rtl w:val="0"/>
        </w:rPr>
        <w:t xml:space="preserve"> Program counter that determines the next instruction to be read by the cog's pipeline.  This is a hidden, dedicated register whose value automatically increments by 1 or 4 (Cog/LUT execution or Hub execution) unless altered by a branching instruction such as </w:t>
      </w:r>
      <w:r w:rsidDel="00000000" w:rsidR="00000000" w:rsidRPr="00000000">
        <w:rPr>
          <w:rFonts w:ascii="Roboto Mono Medium" w:cs="Roboto Mono Medium" w:eastAsia="Roboto Mono Medium" w:hAnsi="Roboto Mono Medium"/>
          <w:rtl w:val="0"/>
        </w:rPr>
        <w:t xml:space="preserve">DJNZ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CALL</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JMP</w:t>
      </w:r>
      <w:r w:rsidDel="00000000" w:rsidR="00000000" w:rsidRPr="00000000">
        <w:rPr>
          <w:rtl w:val="0"/>
        </w:rPr>
        <w:t xml:space="preserve">.</w:t>
      </w:r>
    </w:p>
    <w:p w:rsidR="00000000" w:rsidDel="00000000" w:rsidP="00000000" w:rsidRDefault="00000000" w:rsidRPr="00000000" w14:paraId="000003E6">
      <w:pPr>
        <w:rPr/>
      </w:pPr>
      <w:r w:rsidDel="00000000" w:rsidR="00000000" w:rsidRPr="00000000">
        <w:rPr>
          <w:b w:val="1"/>
          <w:rtl w:val="0"/>
        </w:rPr>
        <w:t xml:space="preserve">R:</w:t>
      </w:r>
      <w:r w:rsidDel="00000000" w:rsidR="00000000" w:rsidRPr="00000000">
        <w:rPr>
          <w:rtl w:val="0"/>
        </w:rPr>
        <w:t xml:space="preserve"> Relative flag.  1 = address is relative; 0 = address is absolute.</w:t>
      </w:r>
    </w:p>
    <w:p w:rsidR="00000000" w:rsidDel="00000000" w:rsidP="00000000" w:rsidRDefault="00000000" w:rsidRPr="00000000" w14:paraId="000003E7">
      <w:pPr>
        <w:rPr/>
      </w:pPr>
      <w:r w:rsidDel="00000000" w:rsidR="00000000" w:rsidRPr="00000000">
        <w:rPr>
          <w:b w:val="1"/>
          <w:rtl w:val="0"/>
        </w:rPr>
        <w:t xml:space="preserve">Result:</w:t>
      </w:r>
      <w:r w:rsidDel="00000000" w:rsidR="00000000" w:rsidRPr="00000000">
        <w:rPr>
          <w:rtl w:val="0"/>
        </w:rPr>
        <w:t xml:space="preserve"> Value written at the end of instruction execution; often the Destination (i.e. D or Dest) operand.</w:t>
      </w:r>
    </w:p>
    <w:p w:rsidR="00000000" w:rsidDel="00000000" w:rsidP="00000000" w:rsidRDefault="00000000" w:rsidRPr="00000000" w14:paraId="000003E8">
      <w:pPr>
        <w:rPr/>
      </w:pPr>
      <w:r w:rsidDel="00000000" w:rsidR="00000000" w:rsidRPr="00000000">
        <w:rPr>
          <w:b w:val="1"/>
          <w:rtl w:val="0"/>
        </w:rPr>
        <w:t xml:space="preserve">S / Src / Source:</w:t>
      </w:r>
      <w:r w:rsidDel="00000000" w:rsidR="00000000" w:rsidRPr="00000000">
        <w:rPr>
          <w:rtl w:val="0"/>
        </w:rPr>
        <w:t xml:space="preserve"> The origin value that many instructions operate with.  Often, the Source operand is a 9-bit literal value, but can also be the address of a register containing the source value, or may be a 32-bit augmented value (a 9-bit literal that is extended to 32-bits by a previous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or the convenient ## prefix).</w:t>
      </w:r>
    </w:p>
    <w:p w:rsidR="00000000" w:rsidDel="00000000" w:rsidP="00000000" w:rsidRDefault="00000000" w:rsidRPr="00000000" w14:paraId="000003E9">
      <w:pPr>
        <w:rPr/>
      </w:pPr>
      <w:r w:rsidDel="00000000" w:rsidR="00000000" w:rsidRPr="00000000">
        <w:rPr>
          <w:b w:val="1"/>
          <w:rtl w:val="0"/>
        </w:rPr>
        <w:t xml:space="preserve">W:</w:t>
      </w:r>
      <w:r w:rsidDel="00000000" w:rsidR="00000000" w:rsidRPr="00000000">
        <w:rPr>
          <w:rtl w:val="0"/>
        </w:rPr>
        <w:t xml:space="preserve"> Register to write.  00–11 = index of special register to write (PA, PB, PTRA, or </w:t>
      </w:r>
      <w:r w:rsidDel="00000000" w:rsidR="00000000" w:rsidRPr="00000000">
        <w:rPr>
          <w:rtl w:val="0"/>
        </w:rPr>
        <w:t xml:space="preserve">PTRB</w:t>
      </w:r>
      <w:r w:rsidDel="00000000" w:rsidR="00000000" w:rsidRPr="00000000">
        <w:rPr>
          <w:rtl w:val="0"/>
        </w:rPr>
        <w:t xml:space="preserve">).</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highlight w:val="yellow"/>
        </w:rPr>
      </w:pPr>
      <w:r w:rsidDel="00000000" w:rsidR="00000000" w:rsidRPr="00000000">
        <w:rPr>
          <w:b w:val="1"/>
          <w:rtl w:val="0"/>
        </w:rPr>
        <w:t xml:space="preserve">Z</w:t>
      </w:r>
      <w:r w:rsidDel="00000000" w:rsidR="00000000" w:rsidRPr="00000000">
        <w:rPr>
          <w:rtl w:val="0"/>
        </w:rPr>
        <w:t xml:space="preserve"> / </w:t>
      </w:r>
      <w:r w:rsidDel="00000000" w:rsidR="00000000" w:rsidRPr="00000000">
        <w:rPr>
          <w:b w:val="1"/>
          <w:rtl w:val="0"/>
        </w:rPr>
        <w:t xml:space="preserve">Zero</w:t>
      </w:r>
      <w:r w:rsidDel="00000000" w:rsidR="00000000" w:rsidRPr="00000000">
        <w:rPr>
          <w:rtl w:val="0"/>
        </w:rPr>
        <w:t xml:space="preserve"> </w:t>
      </w:r>
      <w:r w:rsidDel="00000000" w:rsidR="00000000" w:rsidRPr="00000000">
        <w:rPr>
          <w:b w:val="1"/>
          <w:rtl w:val="0"/>
        </w:rPr>
        <w:t xml:space="preserve">Flag:</w:t>
      </w:r>
      <w:r w:rsidDel="00000000" w:rsidR="00000000" w:rsidRPr="00000000">
        <w:rPr>
          <w:rtl w:val="0"/>
        </w:rPr>
        <w:t xml:space="preserve"> A 1-bit persistent "flag" value representing a special state prior to or after an instruction executes.  The Z flag is traditionally output by a processor's adder circuit (ALU) to indicate that the previous mathematical operation resulted in a result of "zero."  In addition to this use, the Propeller has other instruction-specific uses for the Z flag (for instruction input and output).  When </w:t>
      </w:r>
      <w:r w:rsidDel="00000000" w:rsidR="00000000" w:rsidRPr="00000000">
        <w:rPr>
          <w:b w:val="1"/>
          <w:rtl w:val="0"/>
        </w:rPr>
        <w:t xml:space="preserve">Z</w:t>
      </w:r>
      <w:r w:rsidDel="00000000" w:rsidR="00000000" w:rsidRPr="00000000">
        <w:rPr>
          <w:rtl w:val="0"/>
        </w:rPr>
        <w:t xml:space="preserve"> appears in an instruction opcode, it indicates that it optionally writes to the Z flag at the end of its execution, governed by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w:t>
      </w:r>
      <w:r w:rsidDel="00000000" w:rsidR="00000000" w:rsidRPr="00000000">
        <w:rPr>
          <w:rtl w:val="0"/>
        </w:rPr>
      </w:r>
    </w:p>
    <w:p w:rsidR="00000000" w:rsidDel="00000000" w:rsidP="00000000" w:rsidRDefault="00000000" w:rsidRPr="00000000" w14:paraId="000003EB">
      <w:pPr>
        <w:pStyle w:val="Heading3"/>
        <w:rPr>
          <w:highlight w:val="yellow"/>
        </w:rPr>
      </w:pPr>
      <w:bookmarkStart w:colFirst="0" w:colLast="0" w:name="_7jc5g15fikk4" w:id="58"/>
      <w:bookmarkEnd w:id="58"/>
      <w:r w:rsidDel="00000000" w:rsidR="00000000" w:rsidRPr="00000000">
        <w:rPr>
          <w:rtl w:val="0"/>
        </w:rPr>
        <w:t xml:space="preserve">Opcode Tables</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Most syntax definitions include an opcode table similar to the one below. This table lists the instruction’s 32-bit opcode encoding, register and flag outputs, and execution time in clock cycles.</w:t>
      </w:r>
    </w:p>
    <w:tbl>
      <w:tblPr>
        <w:tblStyle w:val="Table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E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E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E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F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F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F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F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F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3F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C">
            <w:pPr>
              <w:widowControl w:val="0"/>
              <w:spacing w:after="0" w:line="240" w:lineRule="auto"/>
              <w:jc w:val="center"/>
              <w:rPr>
                <w:sz w:val="18"/>
                <w:szCs w:val="18"/>
              </w:rPr>
            </w:pPr>
            <w:r w:rsidDel="00000000" w:rsidR="00000000" w:rsidRPr="00000000">
              <w:rPr>
                <w:sz w:val="18"/>
                <w:szCs w:val="18"/>
                <w:rtl w:val="0"/>
              </w:rPr>
              <w:t xml:space="preserve">sign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3F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3FF">
      <w:pPr>
        <w:spacing w:after="200" w:before="200" w:lineRule="auto"/>
        <w:rPr/>
      </w:pPr>
      <w:r w:rsidDel="00000000" w:rsidR="00000000" w:rsidRPr="00000000">
        <w:rPr>
          <w:rtl w:val="0"/>
        </w:rPr>
        <w:t xml:space="preserve">The above example is from the </w:t>
      </w:r>
      <w:r w:rsidDel="00000000" w:rsidR="00000000" w:rsidRPr="00000000">
        <w:rPr>
          <w:rFonts w:ascii="Roboto Mono Medium" w:cs="Roboto Mono Medium" w:eastAsia="Roboto Mono Medium" w:hAnsi="Roboto Mono Medium"/>
          <w:rtl w:val="0"/>
        </w:rPr>
        <w:t xml:space="preserve">ADDS</w:t>
      </w:r>
      <w:r w:rsidDel="00000000" w:rsidR="00000000" w:rsidRPr="00000000">
        <w:rPr>
          <w:rtl w:val="0"/>
        </w:rPr>
        <w:t xml:space="preserve"> instruction which has one syntax form.  For instructions with multiple syntax forms, the opcode table will include a separate row for each, like this from the </w:t>
      </w:r>
      <w:r w:rsidDel="00000000" w:rsidR="00000000" w:rsidRPr="00000000">
        <w:rPr>
          <w:rFonts w:ascii="Roboto Mono Medium" w:cs="Roboto Mono Medium" w:eastAsia="Roboto Mono Medium" w:hAnsi="Roboto Mono Medium"/>
          <w:rtl w:val="0"/>
        </w:rPr>
        <w:t xml:space="preserve">CALL</w:t>
      </w:r>
      <w:r w:rsidDel="00000000" w:rsidR="00000000" w:rsidRPr="00000000">
        <w:rPr>
          <w:rtl w:val="0"/>
        </w:rPr>
        <w:t xml:space="preserve"> instruction:</w:t>
      </w:r>
    </w:p>
    <w:tbl>
      <w:tblPr>
        <w:tblStyle w:val="Table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0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RAA</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E">
            <w:pPr>
              <w:widowControl w:val="0"/>
              <w:spacing w:after="0" w:line="240" w:lineRule="auto"/>
              <w:jc w:val="center"/>
              <w:rPr>
                <w:sz w:val="18"/>
                <w:szCs w:val="18"/>
              </w:rPr>
            </w:pPr>
            <w:r w:rsidDel="00000000" w:rsidR="00000000" w:rsidRPr="00000000">
              <w:rPr>
                <w:sz w:val="18"/>
                <w:szCs w:val="18"/>
                <w:rtl w:val="0"/>
              </w:rPr>
              <w:t xml:space="preserve">PC</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0F">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0">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1">
            <w:pPr>
              <w:widowControl w:val="0"/>
              <w:spacing w:after="0" w:line="240" w:lineRule="auto"/>
              <w:jc w:val="center"/>
              <w:rPr>
                <w:sz w:val="18"/>
                <w:szCs w:val="18"/>
              </w:rPr>
            </w:pPr>
            <w:r w:rsidDel="00000000" w:rsidR="00000000" w:rsidRPr="00000000">
              <w:rPr>
                <w:sz w:val="18"/>
                <w:szCs w:val="18"/>
                <w:rtl w:val="0"/>
              </w:rPr>
              <w:t xml:space="preserve">4 / 13–20</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7">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PC</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8">
            <w:pPr>
              <w:widowControl w:val="0"/>
              <w:spacing w:after="0" w:line="240" w:lineRule="auto"/>
              <w:jc w:val="center"/>
              <w:rPr>
                <w:sz w:val="18"/>
                <w:szCs w:val="18"/>
              </w:rPr>
            </w:pPr>
            <w:r w:rsidDel="00000000" w:rsidR="00000000" w:rsidRPr="00000000">
              <w:rPr>
                <w:sz w:val="18"/>
                <w:szCs w:val="18"/>
                <w:rtl w:val="0"/>
              </w:rPr>
              <w:t xml:space="preserve">D[31]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9">
            <w:pPr>
              <w:widowControl w:val="0"/>
              <w:spacing w:after="0" w:line="240" w:lineRule="auto"/>
              <w:jc w:val="center"/>
              <w:rPr>
                <w:sz w:val="18"/>
                <w:szCs w:val="18"/>
              </w:rPr>
            </w:pPr>
            <w:r w:rsidDel="00000000" w:rsidR="00000000" w:rsidRPr="00000000">
              <w:rPr>
                <w:sz w:val="18"/>
                <w:szCs w:val="18"/>
                <w:rtl w:val="0"/>
              </w:rPr>
              <w:t xml:space="preserve">D[30]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1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4 / 13–20</w:t>
            </w:r>
            <w:r w:rsidDel="00000000" w:rsidR="00000000" w:rsidRPr="00000000">
              <w:rPr>
                <w:rtl w:val="0"/>
              </w:rPr>
            </w:r>
          </w:p>
        </w:tc>
      </w:tr>
    </w:tbl>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rtl w:val="0"/>
        </w:rPr>
        <w:t xml:space="preserve">The table’s first column describes the PASM2 instruction's opcode, consisting of the following fields:</w:t>
      </w:r>
    </w:p>
    <w:p w:rsidR="00000000" w:rsidDel="00000000" w:rsidP="00000000" w:rsidRDefault="00000000" w:rsidRPr="00000000" w14:paraId="000004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b w:val="1"/>
          <w:rtl w:val="0"/>
        </w:rPr>
        <w:t xml:space="preserve">COND</w:t>
      </w:r>
      <w:r w:rsidDel="00000000" w:rsidR="00000000" w:rsidRPr="00000000">
        <w:rPr>
          <w:rtl w:val="0"/>
        </w:rPr>
        <w:t xml:space="preserve"> (bits 31:28) - Indicates the condition in which to execute the instruction.</w:t>
      </w:r>
    </w:p>
    <w:p w:rsidR="00000000" w:rsidDel="00000000" w:rsidP="00000000" w:rsidRDefault="00000000" w:rsidRPr="00000000" w14:paraId="000004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b w:val="1"/>
          <w:rtl w:val="0"/>
        </w:rPr>
        <w:t xml:space="preserve">INSTR</w:t>
      </w:r>
      <w:r w:rsidDel="00000000" w:rsidR="00000000" w:rsidRPr="00000000">
        <w:rPr>
          <w:rtl w:val="0"/>
        </w:rPr>
        <w:t xml:space="preserve"> (bits 27:21) - Indicates the instruction or class of instruction.</w:t>
      </w:r>
    </w:p>
    <w:p w:rsidR="00000000" w:rsidDel="00000000" w:rsidP="00000000" w:rsidRDefault="00000000" w:rsidRPr="00000000" w14:paraId="000004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b w:val="1"/>
          <w:rtl w:val="0"/>
        </w:rPr>
        <w:t xml:space="preserve">FX</w:t>
      </w:r>
      <w:r w:rsidDel="00000000" w:rsidR="00000000" w:rsidRPr="00000000">
        <w:rPr>
          <w:rtl w:val="0"/>
        </w:rPr>
        <w:t xml:space="preserve"> (bits 20:18) - Indicates the instruction’s effect status and SRC field meaning.</w:t>
      </w:r>
    </w:p>
    <w:p w:rsidR="00000000" w:rsidDel="00000000" w:rsidP="00000000" w:rsidRDefault="00000000" w:rsidRPr="00000000" w14:paraId="000004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b w:val="1"/>
          <w:rtl w:val="0"/>
        </w:rPr>
        <w:t xml:space="preserve">DEST</w:t>
      </w:r>
      <w:r w:rsidDel="00000000" w:rsidR="00000000" w:rsidRPr="00000000">
        <w:rPr>
          <w:rtl w:val="0"/>
        </w:rPr>
        <w:t xml:space="preserve"> (bits 17:9) - Contains the 9-bit destination register address.</w:t>
      </w:r>
    </w:p>
    <w:p w:rsidR="00000000" w:rsidDel="00000000" w:rsidP="00000000" w:rsidRDefault="00000000" w:rsidRPr="00000000" w14:paraId="000004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b w:val="1"/>
          <w:rtl w:val="0"/>
        </w:rPr>
        <w:t xml:space="preserve">SRC</w:t>
      </w:r>
      <w:r w:rsidDel="00000000" w:rsidR="00000000" w:rsidRPr="00000000">
        <w:rPr>
          <w:rtl w:val="0"/>
        </w:rPr>
        <w:t xml:space="preserve"> (bits 8:0) - Contains the 9-bit source register address or literal value.</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bits of the </w:t>
      </w:r>
      <w:r w:rsidDel="00000000" w:rsidR="00000000" w:rsidRPr="00000000">
        <w:rPr>
          <w:b w:val="1"/>
          <w:rtl w:val="0"/>
        </w:rPr>
        <w:t xml:space="preserve">COND</w:t>
      </w:r>
      <w:r w:rsidDel="00000000" w:rsidR="00000000" w:rsidRPr="00000000">
        <w:rPr>
          <w:rtl w:val="0"/>
        </w:rPr>
        <w:t xml:space="preserve"> field default to all ones (1111) if no condition is specified on the instruction line, as is common; meaning "execute always."  The bit pattern will be different if a condition is specified, according to that shown for the IF_x (Conditions).</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b w:val="1"/>
          <w:rtl w:val="0"/>
        </w:rPr>
        <w:t xml:space="preserve">INSTR</w:t>
      </w:r>
      <w:r w:rsidDel="00000000" w:rsidR="00000000" w:rsidRPr="00000000">
        <w:rPr>
          <w:rtl w:val="0"/>
        </w:rPr>
        <w:t xml:space="preserve"> field uniquely identifies the specific instruction, or instruction class.  Some instructions have aliases (different forms of the same class of instruction) which are further uniquely identified by the way the </w:t>
      </w:r>
      <w:r w:rsidDel="00000000" w:rsidR="00000000" w:rsidRPr="00000000">
        <w:rPr>
          <w:b w:val="1"/>
          <w:rtl w:val="0"/>
        </w:rPr>
        <w:t xml:space="preserve">FX</w:t>
      </w:r>
      <w:r w:rsidDel="00000000" w:rsidR="00000000" w:rsidRPr="00000000">
        <w:rPr>
          <w:rtl w:val="0"/>
        </w:rPr>
        <w:t xml:space="preserve">, </w:t>
      </w:r>
      <w:r w:rsidDel="00000000" w:rsidR="00000000" w:rsidRPr="00000000">
        <w:rPr>
          <w:b w:val="1"/>
          <w:rtl w:val="0"/>
        </w:rPr>
        <w:t xml:space="preserve">DEST</w:t>
      </w:r>
      <w:r w:rsidDel="00000000" w:rsidR="00000000" w:rsidRPr="00000000">
        <w:rPr>
          <w:rtl w:val="0"/>
        </w:rPr>
        <w:t xml:space="preserve">, and </w:t>
      </w:r>
      <w:r w:rsidDel="00000000" w:rsidR="00000000" w:rsidRPr="00000000">
        <w:rPr>
          <w:b w:val="1"/>
          <w:rtl w:val="0"/>
        </w:rPr>
        <w:t xml:space="preserve">SRC</w:t>
      </w:r>
      <w:r w:rsidDel="00000000" w:rsidR="00000000" w:rsidRPr="00000000">
        <w:rPr>
          <w:rtl w:val="0"/>
        </w:rPr>
        <w:t xml:space="preserve"> fields are encoded.</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Each bit of the </w:t>
      </w:r>
      <w:r w:rsidDel="00000000" w:rsidR="00000000" w:rsidRPr="00000000">
        <w:rPr>
          <w:b w:val="1"/>
          <w:rtl w:val="0"/>
        </w:rPr>
        <w:t xml:space="preserve">FX</w:t>
      </w:r>
      <w:r w:rsidDel="00000000" w:rsidR="00000000" w:rsidRPr="00000000">
        <w:rPr>
          <w:rtl w:val="0"/>
        </w:rPr>
        <w:t xml:space="preserve"> (effects)</w:t>
      </w:r>
      <w:r w:rsidDel="00000000" w:rsidR="00000000" w:rsidRPr="00000000">
        <w:rPr>
          <w:rtl w:val="0"/>
        </w:rPr>
        <w:t xml:space="preserve"> field is high or low (1 or 0) usually to describe the ‘C’ flag, ‘Z’ flag, and ‘</w:t>
      </w:r>
      <w:r w:rsidDel="00000000" w:rsidR="00000000" w:rsidRPr="00000000">
        <w:rPr>
          <w:rtl w:val="0"/>
        </w:rPr>
        <w:t xml:space="preserve">I’mmediate</w:t>
      </w:r>
      <w:r w:rsidDel="00000000" w:rsidR="00000000" w:rsidRPr="00000000">
        <w:rPr>
          <w:rtl w:val="0"/>
        </w:rPr>
        <w:t xml:space="preserve"> nature of the instruction; noted as the encoding "</w:t>
      </w:r>
      <w:r w:rsidDel="00000000" w:rsidR="00000000" w:rsidRPr="00000000">
        <w:rPr>
          <w:rFonts w:ascii="Roboto Mono" w:cs="Roboto Mono" w:eastAsia="Roboto Mono" w:hAnsi="Roboto Mono"/>
          <w:rtl w:val="0"/>
        </w:rPr>
        <w:t xml:space="preserve">CZI</w:t>
      </w:r>
      <w:r w:rsidDel="00000000" w:rsidR="00000000" w:rsidRPr="00000000">
        <w:rPr>
          <w:rtl w:val="0"/>
        </w:rPr>
        <w:t xml:space="preserve">"</w:t>
      </w:r>
      <w:r w:rsidDel="00000000" w:rsidR="00000000" w:rsidRPr="00000000">
        <w:rPr>
          <w:rtl w:val="0"/>
        </w:rPr>
        <w:t xml:space="preserve"> in</w:t>
      </w:r>
      <w:r w:rsidDel="00000000" w:rsidR="00000000" w:rsidRPr="00000000">
        <w:rPr>
          <w:rtl w:val="0"/>
        </w:rPr>
        <w:t xml:space="preserve"> that field.  The C and Z bits are set (1) when the instruction line specifies a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meaning write (update) the C and/or Z flag at the end of the instruction execution.  The "</w:t>
      </w:r>
      <w:r w:rsidDel="00000000" w:rsidR="00000000" w:rsidRPr="00000000">
        <w:rPr>
          <w:rFonts w:ascii="Roboto Mono" w:cs="Roboto Mono" w:eastAsia="Roboto Mono" w:hAnsi="Roboto Mono"/>
          <w:rtl w:val="0"/>
        </w:rPr>
        <w:t xml:space="preserve">I</w:t>
      </w:r>
      <w:r w:rsidDel="00000000" w:rsidR="00000000" w:rsidRPr="00000000">
        <w:rPr>
          <w:rtl w:val="0"/>
        </w:rPr>
        <w:t xml:space="preserve">" bit is set (1) when the instruction's Src operand is prefixed by a "#" sign, meaning the </w:t>
      </w:r>
      <w:r w:rsidDel="00000000" w:rsidR="00000000" w:rsidRPr="00000000">
        <w:rPr>
          <w:b w:val="1"/>
          <w:rtl w:val="0"/>
        </w:rPr>
        <w:t xml:space="preserve">SRC</w:t>
      </w:r>
      <w:r w:rsidDel="00000000" w:rsidR="00000000" w:rsidRPr="00000000">
        <w:rPr>
          <w:rtl w:val="0"/>
        </w:rPr>
        <w:t xml:space="preserve"> field contains an immediate </w:t>
      </w:r>
      <w:r w:rsidDel="00000000" w:rsidR="00000000" w:rsidRPr="00000000">
        <w:rPr>
          <w:i w:val="1"/>
          <w:rtl w:val="0"/>
        </w:rPr>
        <w:t xml:space="preserve">literal</w:t>
      </w:r>
      <w:r w:rsidDel="00000000" w:rsidR="00000000" w:rsidRPr="00000000">
        <w:rPr>
          <w:rtl w:val="0"/>
        </w:rPr>
        <w:t xml:space="preserve"> value, rather than a register address where the value is located.  Certain instructions have fixed values (0 or 1) in some or all of these bits when the normal use (C, Z, or </w:t>
      </w:r>
      <w:r w:rsidDel="00000000" w:rsidR="00000000" w:rsidRPr="00000000">
        <w:rPr>
          <w:rFonts w:ascii="Roboto Mono" w:cs="Roboto Mono" w:eastAsia="Roboto Mono" w:hAnsi="Roboto Mono"/>
          <w:rtl w:val="0"/>
        </w:rPr>
        <w:t xml:space="preserve">I</w:t>
      </w:r>
      <w:r w:rsidDel="00000000" w:rsidR="00000000" w:rsidRPr="00000000">
        <w:rPr>
          <w:rtl w:val="0"/>
        </w:rPr>
        <w:t xml:space="preserve">) has no purpose or when the </w:t>
      </w:r>
      <w:r w:rsidDel="00000000" w:rsidR="00000000" w:rsidRPr="00000000">
        <w:rPr>
          <w:b w:val="1"/>
          <w:rtl w:val="0"/>
        </w:rPr>
        <w:t xml:space="preserve">DEST</w:t>
      </w:r>
      <w:r w:rsidDel="00000000" w:rsidR="00000000" w:rsidRPr="00000000">
        <w:rPr>
          <w:rtl w:val="0"/>
        </w:rPr>
        <w:t xml:space="preserve"> or </w:t>
      </w:r>
      <w:r w:rsidDel="00000000" w:rsidR="00000000" w:rsidRPr="00000000">
        <w:rPr>
          <w:b w:val="1"/>
          <w:rtl w:val="0"/>
        </w:rPr>
        <w:t xml:space="preserve">SRC</w:t>
      </w:r>
      <w:r w:rsidDel="00000000" w:rsidR="00000000" w:rsidRPr="00000000">
        <w:rPr>
          <w:rtl w:val="0"/>
        </w:rPr>
        <w:t xml:space="preserve"> fields have special meaning.  A bit marked "</w:t>
      </w:r>
      <w:r w:rsidDel="00000000" w:rsidR="00000000" w:rsidRPr="00000000">
        <w:rPr>
          <w:rFonts w:ascii="Roboto Mono" w:cs="Roboto Mono" w:eastAsia="Roboto Mono" w:hAnsi="Roboto Mono"/>
          <w:rtl w:val="0"/>
        </w:rPr>
        <w:t xml:space="preserve">L</w:t>
      </w:r>
      <w:r w:rsidDel="00000000" w:rsidR="00000000" w:rsidRPr="00000000">
        <w:rPr>
          <w:rtl w:val="0"/>
        </w:rPr>
        <w:t xml:space="preserve">" is set (1) when the instruction's Dest operand is prefixed by a "#" sign, meaning the </w:t>
      </w:r>
      <w:r w:rsidDel="00000000" w:rsidR="00000000" w:rsidRPr="00000000">
        <w:rPr>
          <w:b w:val="1"/>
          <w:rtl w:val="0"/>
        </w:rPr>
        <w:t xml:space="preserve">DEST</w:t>
      </w:r>
      <w:r w:rsidDel="00000000" w:rsidR="00000000" w:rsidRPr="00000000">
        <w:rPr>
          <w:rtl w:val="0"/>
        </w:rPr>
        <w:t xml:space="preserve"> field contains an immediate </w:t>
      </w:r>
      <w:r w:rsidDel="00000000" w:rsidR="00000000" w:rsidRPr="00000000">
        <w:rPr>
          <w:i w:val="1"/>
          <w:rtl w:val="0"/>
        </w:rPr>
        <w:t xml:space="preserve">literal</w:t>
      </w:r>
      <w:r w:rsidDel="00000000" w:rsidR="00000000" w:rsidRPr="00000000">
        <w:rPr>
          <w:rtl w:val="0"/>
        </w:rPr>
        <w:t xml:space="preserve"> value, rather than a register address where the value is located.  A bit marked "</w:t>
      </w:r>
      <w:r w:rsidDel="00000000" w:rsidR="00000000" w:rsidRPr="00000000">
        <w:rPr>
          <w:rFonts w:ascii="Roboto Mono" w:cs="Roboto Mono" w:eastAsia="Roboto Mono" w:hAnsi="Roboto Mono"/>
          <w:rtl w:val="0"/>
        </w:rPr>
        <w:t xml:space="preserve">R</w:t>
      </w:r>
      <w:r w:rsidDel="00000000" w:rsidR="00000000" w:rsidRPr="00000000">
        <w:rPr>
          <w:rtl w:val="0"/>
        </w:rPr>
        <w:t xml:space="preserve">" is set (1) when the instruction's Address operand is </w:t>
      </w:r>
      <w:r w:rsidDel="00000000" w:rsidR="00000000" w:rsidRPr="00000000">
        <w:rPr>
          <w:i w:val="1"/>
          <w:rtl w:val="0"/>
        </w:rPr>
        <w:t xml:space="preserve">not</w:t>
      </w:r>
      <w:r w:rsidDel="00000000" w:rsidR="00000000" w:rsidRPr="00000000">
        <w:rPr>
          <w:rtl w:val="0"/>
        </w:rPr>
        <w:t xml:space="preserve"> prefixed by a "\" sign, meaning the address is relative rather than absolute.</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b w:val="1"/>
          <w:rtl w:val="0"/>
        </w:rPr>
        <w:t xml:space="preserve">DEST</w:t>
      </w:r>
      <w:r w:rsidDel="00000000" w:rsidR="00000000" w:rsidRPr="00000000">
        <w:rPr>
          <w:rtl w:val="0"/>
        </w:rPr>
        <w:t xml:space="preserve"> and </w:t>
      </w:r>
      <w:r w:rsidDel="00000000" w:rsidR="00000000" w:rsidRPr="00000000">
        <w:rPr>
          <w:b w:val="1"/>
          <w:rtl w:val="0"/>
        </w:rPr>
        <w:t xml:space="preserve">SRC</w:t>
      </w:r>
      <w:r w:rsidDel="00000000" w:rsidR="00000000" w:rsidRPr="00000000">
        <w:rPr>
          <w:rtl w:val="0"/>
        </w:rPr>
        <w:t xml:space="preserve"> fields show the encoding of the instruction's Destination and Source operands, often "D" and "S" to indicate 9-bits from the given destination and source symbol/value on the instruction line.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b w:val="1"/>
          <w:rtl w:val="0"/>
        </w:rPr>
        <w:t xml:space="preserve">Write </w:t>
      </w:r>
      <w:r w:rsidDel="00000000" w:rsidR="00000000" w:rsidRPr="00000000">
        <w:rPr>
          <w:rtl w:val="0"/>
        </w:rPr>
        <w:t xml:space="preserve">column indicates what register (if any) is written by the instruction.  This is most often D (the destination register indicated by the address in the D operand) but may be PC (the program counter) or I/O registers. A "</w:t>
      </w:r>
      <w:r w:rsidDel="00000000" w:rsidR="00000000" w:rsidRPr="00000000">
        <w:rPr>
          <w:sz w:val="18"/>
          <w:szCs w:val="18"/>
          <w:rtl w:val="0"/>
        </w:rPr>
        <w:t xml:space="preserve">—</w:t>
      </w:r>
      <w:r w:rsidDel="00000000" w:rsidR="00000000" w:rsidRPr="00000000">
        <w:rPr>
          <w:rtl w:val="0"/>
        </w:rPr>
        <w:t xml:space="preserve">" means nothing is written.</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b w:val="1"/>
          <w:rtl w:val="0"/>
        </w:rPr>
        <w:t xml:space="preserve">Z Flag</w:t>
      </w:r>
      <w:r w:rsidDel="00000000" w:rsidR="00000000" w:rsidRPr="00000000">
        <w:rPr>
          <w:rtl w:val="0"/>
        </w:rPr>
        <w:t xml:space="preserve"> and </w:t>
      </w:r>
      <w:r w:rsidDel="00000000" w:rsidR="00000000" w:rsidRPr="00000000">
        <w:rPr>
          <w:b w:val="1"/>
          <w:rtl w:val="0"/>
        </w:rPr>
        <w:t xml:space="preserve">C Flag</w:t>
      </w:r>
      <w:r w:rsidDel="00000000" w:rsidR="00000000" w:rsidRPr="00000000">
        <w:rPr>
          <w:rtl w:val="0"/>
        </w:rPr>
        <w:t xml:space="preserve"> columns indicate what value (if any) is written to the flag by the instruction.  This only applies when the instruction line includes a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otherwise the flag is left as-is.  A "</w:t>
      </w:r>
      <w:r w:rsidDel="00000000" w:rsidR="00000000" w:rsidRPr="00000000">
        <w:rPr>
          <w:sz w:val="18"/>
          <w:szCs w:val="18"/>
          <w:rtl w:val="0"/>
        </w:rPr>
        <w:t xml:space="preserve">—</w:t>
      </w:r>
      <w:r w:rsidDel="00000000" w:rsidR="00000000" w:rsidRPr="00000000">
        <w:rPr>
          <w:rtl w:val="0"/>
        </w:rPr>
        <w:t xml:space="preserve">" means the flag is never updated.</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b w:val="1"/>
          <w:rtl w:val="0"/>
        </w:rPr>
        <w:t xml:space="preserve">Clocks </w:t>
      </w:r>
      <w:r w:rsidDel="00000000" w:rsidR="00000000" w:rsidRPr="00000000">
        <w:rPr>
          <w:rtl w:val="0"/>
        </w:rPr>
        <w:t xml:space="preserve">column indicates the number of clock cycles the instruction takes to execute.  A single value or range (# </w:t>
      </w:r>
      <w:r w:rsidDel="00000000" w:rsidR="00000000" w:rsidRPr="00000000">
        <w:rPr>
          <w:i w:val="1"/>
          <w:rtl w:val="0"/>
        </w:rPr>
        <w:t xml:space="preserve">--or--</w:t>
      </w:r>
      <w:r w:rsidDel="00000000" w:rsidR="00000000" w:rsidRPr="00000000">
        <w:rPr>
          <w:rtl w:val="0"/>
        </w:rPr>
        <w:t xml:space="preserve"> #–#) is the number of clocks the instruction takes regardless of its location in memory (Reg/LUT/Hub).  Two values or ranges separated by a slash "/" (# / #–#  </w:t>
      </w:r>
      <w:r w:rsidDel="00000000" w:rsidR="00000000" w:rsidRPr="00000000">
        <w:rPr>
          <w:i w:val="1"/>
          <w:rtl w:val="0"/>
        </w:rPr>
        <w:t xml:space="preserve">--or--</w:t>
      </w:r>
      <w:r w:rsidDel="00000000" w:rsidR="00000000" w:rsidRPr="00000000">
        <w:rPr>
          <w:rtl w:val="0"/>
        </w:rPr>
        <w:t xml:space="preserve">  #–# / #–#) is the number of clock cycles if the instruction is executing from Reg or LUT RAM (left of the slash) and the number of clock cycles if executing from Hub RAM (right of the slash).  A value shown as "# or #" is the number of clock cycles if not branching (left of the "or") or if branching (right of the "or").</w:t>
      </w:r>
    </w:p>
    <w:p w:rsidR="00000000" w:rsidDel="00000000" w:rsidP="00000000" w:rsidRDefault="00000000" w:rsidRPr="00000000" w14:paraId="00000428">
      <w:pPr>
        <w:pStyle w:val="Heading3"/>
        <w:pageBreakBefore w:val="0"/>
        <w:rPr/>
      </w:pPr>
      <w:bookmarkStart w:colFirst="0" w:colLast="0" w:name="_gs1ks0eq1j8v" w:id="59"/>
      <w:bookmarkEnd w:id="59"/>
      <w:r w:rsidDel="00000000" w:rsidR="00000000" w:rsidRPr="00000000">
        <w:rPr>
          <w:rtl w:val="0"/>
        </w:rPr>
        <w:t xml:space="preserve">Propeller Assembly Instruction Master Table</w:t>
      </w:r>
      <w:r w:rsidDel="00000000" w:rsidR="00000000" w:rsidRPr="00000000">
        <w:rPr>
          <w:rtl w:val="0"/>
        </w:rPr>
      </w:r>
    </w:p>
    <w:p w:rsidR="00000000" w:rsidDel="00000000" w:rsidP="00000000" w:rsidRDefault="00000000" w:rsidRPr="00000000" w14:paraId="00000429">
      <w:pPr>
        <w:rPr>
          <w:shd w:fill="fff2cc" w:val="clear"/>
        </w:rPr>
      </w:pPr>
      <w:r w:rsidDel="00000000" w:rsidR="00000000" w:rsidRPr="00000000">
        <w:rPr>
          <w:rtl w:val="0"/>
        </w:rPr>
        <w:t xml:space="preserve">All elements (symbols) of the PASM2 language are listed below either in alphabetical order or grouped within a category that fits alphabetically.  To find or learn about elements by category, use the main </w:t>
      </w:r>
      <w:hyperlink w:anchor="_je0gsyt7f7wn">
        <w:r w:rsidDel="00000000" w:rsidR="00000000" w:rsidRPr="00000000">
          <w:rPr>
            <w:color w:val="1155cc"/>
            <w:u w:val="single"/>
            <w:rtl w:val="0"/>
          </w:rPr>
          <w:t xml:space="preserve">categorical listing</w:t>
        </w:r>
      </w:hyperlink>
      <w:r w:rsidDel="00000000" w:rsidR="00000000" w:rsidRPr="00000000">
        <w:rPr>
          <w:rtl w:val="0"/>
        </w:rPr>
        <w:t xml:space="preserve"> and follow its links to reach the details below.</w:t>
      </w:r>
      <w:r w:rsidDel="00000000" w:rsidR="00000000" w:rsidRPr="00000000">
        <w:rPr>
          <w:rtl w:val="0"/>
        </w:rPr>
      </w:r>
    </w:p>
    <w:p w:rsidR="00000000" w:rsidDel="00000000" w:rsidP="00000000" w:rsidRDefault="00000000" w:rsidRPr="00000000" w14:paraId="0000042A">
      <w:pPr>
        <w:pStyle w:val="Heading2"/>
        <w:rPr>
          <w:i w:val="1"/>
          <w:highlight w:val="yellow"/>
        </w:rPr>
      </w:pPr>
      <w:bookmarkStart w:colFirst="0" w:colLast="0" w:name="_lrvakeitwivz" w:id="60"/>
      <w:bookmarkEnd w:id="60"/>
      <w:r w:rsidDel="00000000" w:rsidR="00000000" w:rsidRPr="00000000">
        <w:rPr>
          <w:rtl w:val="0"/>
        </w:rPr>
        <w:t xml:space="preserve">ABS</w:t>
      </w:r>
      <w:r w:rsidDel="00000000" w:rsidR="00000000" w:rsidRPr="00000000">
        <w:rPr>
          <w:rtl w:val="0"/>
        </w:rPr>
      </w:r>
    </w:p>
    <w:p w:rsidR="00000000" w:rsidDel="00000000" w:rsidP="00000000" w:rsidRDefault="00000000" w:rsidRPr="00000000" w14:paraId="0000042B">
      <w:pPr>
        <w:spacing w:after="0" w:lineRule="auto"/>
        <w:rPr/>
      </w:pPr>
      <w:r w:rsidDel="00000000" w:rsidR="00000000" w:rsidRPr="00000000">
        <w:rPr>
          <w:rtl w:val="0"/>
        </w:rPr>
        <w:t xml:space="preserve">Absolute</w:t>
      </w:r>
      <w:r w:rsidDel="00000000" w:rsidR="00000000" w:rsidRPr="00000000">
        <w:rPr>
          <w:rtl w:val="0"/>
        </w:rPr>
      </w:r>
    </w:p>
    <w:p w:rsidR="00000000" w:rsidDel="00000000" w:rsidP="00000000" w:rsidRDefault="00000000" w:rsidRPr="00000000" w14:paraId="0000042C">
      <w:pPr>
        <w:spacing w:after="200" w:lineRule="auto"/>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Get the absolute value of a number.</w:t>
      </w:r>
    </w:p>
    <w:p w:rsidR="00000000" w:rsidDel="00000000" w:rsidP="00000000" w:rsidRDefault="00000000" w:rsidRPr="00000000" w14:paraId="0000042D">
      <w:pPr>
        <w:keepNext w:val="0"/>
        <w:keepLines w:val="0"/>
        <w:pageBreakBefore w:val="0"/>
        <w:widowControl w:val="1"/>
        <w:pBdr>
          <w:top w:space="0" w:sz="0" w:val="nil"/>
          <w:left w:space="0" w:sz="0" w:val="nil"/>
          <w:bottom w:color="b7b7b7" w:space="2" w:sz="8" w:val="single"/>
          <w:right w:space="0" w:sz="0" w:val="nil"/>
          <w:between w:space="0" w:sz="0" w:val="nil"/>
        </w:pBdr>
        <w:shd w:fill="auto" w:val="clear"/>
        <w:tabs>
          <w:tab w:val="left" w:leader="none" w:pos="16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ABS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42E">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ABS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42F">
      <w:pPr>
        <w:spacing w:before="40" w:lineRule="auto"/>
        <w:rPr/>
      </w:pPr>
      <w:r w:rsidDel="00000000" w:rsidR="00000000" w:rsidRPr="00000000">
        <w:rPr>
          <w:b w:val="1"/>
          <w:rtl w:val="0"/>
        </w:rPr>
        <w:t xml:space="preserve">Result:</w:t>
      </w:r>
      <w:r w:rsidDel="00000000" w:rsidR="00000000" w:rsidRPr="00000000">
        <w:rPr>
          <w:rtl w:val="0"/>
        </w:rPr>
        <w:t xml:space="preserve"> Absolute Src (or Dest) value is stored in Dest.</w:t>
      </w:r>
    </w:p>
    <w:p w:rsidR="00000000" w:rsidDel="00000000" w:rsidP="00000000" w:rsidRDefault="00000000" w:rsidRPr="00000000" w14:paraId="00000430">
      <w:pPr>
        <w:numPr>
          <w:ilvl w:val="0"/>
          <w:numId w:val="1"/>
        </w:numPr>
        <w:spacing w:after="0" w:afterAutospacing="0"/>
        <w:ind w:left="720" w:hanging="360"/>
        <w:rPr>
          <w:u w:val="none"/>
        </w:rPr>
      </w:pPr>
      <w:r w:rsidDel="00000000" w:rsidR="00000000" w:rsidRPr="00000000">
        <w:rPr>
          <w:rtl w:val="0"/>
        </w:rPr>
        <w:t xml:space="preserve">Dest is the register in which to write the absolute value of Dest or Src.</w:t>
      </w:r>
    </w:p>
    <w:p w:rsidR="00000000" w:rsidDel="00000000" w:rsidP="00000000" w:rsidRDefault="00000000" w:rsidRPr="00000000" w14:paraId="00000431">
      <w:pPr>
        <w:numPr>
          <w:ilvl w:val="0"/>
          <w:numId w:val="1"/>
        </w:numPr>
        <w:spacing w:after="0" w:afterAutospacing="0"/>
        <w:ind w:left="720" w:hanging="360"/>
        <w:rPr>
          <w:u w:val="none"/>
        </w:rPr>
      </w:pPr>
      <w:r w:rsidDel="00000000" w:rsidR="00000000" w:rsidRPr="00000000">
        <w:rPr>
          <w:rtl w:val="0"/>
        </w:rPr>
        <w:t xml:space="preserve">Src is an optional register, 9-bit literal, or 32-bit augmented literal whose absolute value is written to Dest.</w:t>
      </w:r>
    </w:p>
    <w:p w:rsidR="00000000" w:rsidDel="00000000" w:rsidP="00000000" w:rsidRDefault="00000000" w:rsidRPr="00000000" w14:paraId="000004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2">
            <w:pPr>
              <w:widowControl w:val="0"/>
              <w:spacing w:after="0" w:line="240" w:lineRule="auto"/>
              <w:jc w:val="center"/>
              <w:rPr>
                <w:sz w:val="18"/>
                <w:szCs w:val="18"/>
              </w:rPr>
            </w:pPr>
            <w:r w:rsidDel="00000000" w:rsidR="00000000" w:rsidRPr="00000000">
              <w:rPr>
                <w:sz w:val="18"/>
                <w:szCs w:val="18"/>
                <w:rtl w:val="0"/>
              </w:rPr>
              <w:t xml:space="preserve">S[31]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B">
            <w:pPr>
              <w:widowControl w:val="0"/>
              <w:spacing w:after="0" w:line="240" w:lineRule="auto"/>
              <w:jc w:val="center"/>
              <w:rPr>
                <w:sz w:val="18"/>
                <w:szCs w:val="18"/>
              </w:rPr>
            </w:pPr>
            <w:r w:rsidDel="00000000" w:rsidR="00000000" w:rsidRPr="00000000">
              <w:rPr>
                <w:sz w:val="18"/>
                <w:szCs w:val="18"/>
                <w:rtl w:val="0"/>
              </w:rPr>
              <w:t xml:space="preserve">D[31]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C">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4E">
      <w:pPr>
        <w:spacing w:after="0" w:before="200" w:lineRule="auto"/>
        <w:rPr>
          <w:b w:val="1"/>
        </w:rPr>
      </w:pPr>
      <w:r w:rsidDel="00000000" w:rsidR="00000000" w:rsidRPr="00000000">
        <w:rPr>
          <w:b w:val="1"/>
          <w:rtl w:val="0"/>
        </w:rPr>
        <w:t xml:space="preserve">Related:</w:t>
      </w:r>
      <w:r w:rsidDel="00000000" w:rsidR="00000000" w:rsidRPr="00000000">
        <w:rPr>
          <w:rtl w:val="0"/>
        </w:rPr>
        <w:t xml:space="preserve"> </w:t>
      </w:r>
      <w:hyperlink w:anchor="_ied83z8c60zq">
        <w:r w:rsidDel="00000000" w:rsidR="00000000" w:rsidRPr="00000000">
          <w:rPr>
            <w:rFonts w:ascii="Roboto Mono Medium" w:cs="Roboto Mono Medium" w:eastAsia="Roboto Mono Medium" w:hAnsi="Roboto Mono Medium"/>
            <w:color w:val="1155cc"/>
            <w:u w:val="single"/>
            <w:rtl w:val="0"/>
          </w:rPr>
          <w:t xml:space="preserve">NEG</w:t>
        </w:r>
      </w:hyperlink>
      <w:r w:rsidDel="00000000" w:rsidR="00000000" w:rsidRPr="00000000">
        <w:rPr>
          <w:rtl w:val="0"/>
        </w:rPr>
      </w:r>
    </w:p>
    <w:p w:rsidR="00000000" w:rsidDel="00000000" w:rsidP="00000000" w:rsidRDefault="00000000" w:rsidRPr="00000000" w14:paraId="0000044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450">
      <w:pPr>
        <w:spacing w:before="0" w:lineRule="auto"/>
        <w:rPr/>
      </w:pPr>
      <w:r w:rsidDel="00000000" w:rsidR="00000000" w:rsidRPr="00000000">
        <w:rPr>
          <w:rFonts w:ascii="Roboto Mono Medium" w:cs="Roboto Mono Medium" w:eastAsia="Roboto Mono Medium" w:hAnsi="Roboto Mono Medium"/>
          <w:rtl w:val="0"/>
        </w:rPr>
        <w:t xml:space="preserve">ABS</w:t>
      </w:r>
      <w:r w:rsidDel="00000000" w:rsidR="00000000" w:rsidRPr="00000000">
        <w:rPr>
          <w:rtl w:val="0"/>
        </w:rPr>
        <w:t xml:space="preserve"> determines the absolute value of Src or Dest and writes the result into Dest.</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w:t>
      </w:r>
      <w:r w:rsidDel="00000000" w:rsidR="00000000" w:rsidRPr="00000000">
        <w:rPr>
          <w:i w:val="1"/>
          <w:rtl w:val="0"/>
        </w:rPr>
        <w:t xml:space="preserve">original</w:t>
      </w:r>
      <w:r w:rsidDel="00000000" w:rsidR="00000000" w:rsidRPr="00000000">
        <w:rPr>
          <w:rtl w:val="0"/>
        </w:rPr>
        <w:t xml:space="preserve"> Src or Dest value was negative, or is cleared (0) if it was positive.</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0453">
      <w:pPr>
        <w:rPr/>
      </w:pPr>
      <w:r w:rsidDel="00000000" w:rsidR="00000000" w:rsidRPr="00000000">
        <w:rPr>
          <w:rtl w:val="0"/>
        </w:rPr>
        <w:t xml:space="preserve">Literal Src values are </w:t>
      </w:r>
      <w:r w:rsidDel="00000000" w:rsidR="00000000" w:rsidRPr="00000000">
        <w:rPr>
          <w:rtl w:val="0"/>
        </w:rPr>
        <w:t xml:space="preserve">zero-extended</w:t>
      </w:r>
      <w:r w:rsidDel="00000000" w:rsidR="00000000" w:rsidRPr="00000000">
        <w:rPr>
          <w:rtl w:val="0"/>
        </w:rPr>
        <w:t xml:space="preserve">, so ABS is really best used with </w:t>
      </w:r>
      <w:r w:rsidDel="00000000" w:rsidR="00000000" w:rsidRPr="00000000">
        <w:rPr>
          <w:rtl w:val="0"/>
        </w:rPr>
        <w:t xml:space="preserve">register</w:t>
      </w:r>
      <w:r w:rsidDel="00000000" w:rsidR="00000000" w:rsidRPr="00000000">
        <w:rPr>
          <w:rtl w:val="0"/>
        </w:rPr>
        <w:t xml:space="preserve"> Src (or augmented Src) values.</w:t>
      </w:r>
    </w:p>
    <w:p w:rsidR="00000000" w:rsidDel="00000000" w:rsidP="00000000" w:rsidRDefault="00000000" w:rsidRPr="00000000" w14:paraId="00000454">
      <w:pPr>
        <w:pStyle w:val="Heading2"/>
        <w:rPr>
          <w:i w:val="1"/>
          <w:highlight w:val="yellow"/>
        </w:rPr>
      </w:pPr>
      <w:bookmarkStart w:colFirst="0" w:colLast="0" w:name="_qhneb9rqvxbb" w:id="61"/>
      <w:bookmarkEnd w:id="61"/>
      <w:r w:rsidDel="00000000" w:rsidR="00000000" w:rsidRPr="00000000">
        <w:rPr>
          <w:rtl w:val="0"/>
        </w:rPr>
        <w:t xml:space="preserve">ADD</w:t>
      </w:r>
      <w:r w:rsidDel="00000000" w:rsidR="00000000" w:rsidRPr="00000000">
        <w:rPr>
          <w:rtl w:val="0"/>
        </w:rPr>
      </w:r>
    </w:p>
    <w:p w:rsidR="00000000" w:rsidDel="00000000" w:rsidP="00000000" w:rsidRDefault="00000000" w:rsidRPr="00000000" w14:paraId="00000455">
      <w:pPr>
        <w:spacing w:after="0" w:lineRule="auto"/>
        <w:rPr/>
      </w:pPr>
      <w:r w:rsidDel="00000000" w:rsidR="00000000" w:rsidRPr="00000000">
        <w:rPr>
          <w:rtl w:val="0"/>
        </w:rPr>
        <w:t xml:space="preserve">Add</w:t>
      </w:r>
      <w:r w:rsidDel="00000000" w:rsidR="00000000" w:rsidRPr="00000000">
        <w:rPr>
          <w:rtl w:val="0"/>
        </w:rPr>
      </w:r>
    </w:p>
    <w:p w:rsidR="00000000" w:rsidDel="00000000" w:rsidP="00000000" w:rsidRDefault="00000000" w:rsidRPr="00000000" w14:paraId="00000456">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Add two unsigned values.</w:t>
      </w:r>
    </w:p>
    <w:p w:rsidR="00000000" w:rsidDel="00000000" w:rsidP="00000000" w:rsidRDefault="00000000" w:rsidRPr="00000000" w14:paraId="00000457">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458">
      <w:pPr>
        <w:spacing w:before="40" w:lineRule="auto"/>
        <w:rPr/>
      </w:pPr>
      <w:r w:rsidDel="00000000" w:rsidR="00000000" w:rsidRPr="00000000">
        <w:rPr>
          <w:b w:val="1"/>
          <w:rtl w:val="0"/>
        </w:rPr>
        <w:t xml:space="preserve">Result:</w:t>
      </w:r>
      <w:r w:rsidDel="00000000" w:rsidR="00000000" w:rsidRPr="00000000">
        <w:rPr>
          <w:rtl w:val="0"/>
        </w:rPr>
        <w:t xml:space="preserve"> Sum of unsigned Src and unsigned Dest is stored in Dest.</w:t>
      </w:r>
    </w:p>
    <w:p w:rsidR="00000000" w:rsidDel="00000000" w:rsidP="00000000" w:rsidRDefault="00000000" w:rsidRPr="00000000" w14:paraId="00000459">
      <w:pPr>
        <w:numPr>
          <w:ilvl w:val="0"/>
          <w:numId w:val="1"/>
        </w:numPr>
        <w:spacing w:after="0" w:afterAutospacing="0"/>
        <w:ind w:left="720" w:hanging="360"/>
        <w:rPr/>
      </w:pPr>
      <w:r w:rsidDel="00000000" w:rsidR="00000000" w:rsidRPr="00000000">
        <w:rPr>
          <w:rtl w:val="0"/>
        </w:rPr>
        <w:t xml:space="preserve">Dest is a register containing the value to add Src to, and is where the result is written.</w:t>
      </w:r>
    </w:p>
    <w:p w:rsidR="00000000" w:rsidDel="00000000" w:rsidP="00000000" w:rsidRDefault="00000000" w:rsidRPr="00000000" w14:paraId="0000045A">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added into Dest.</w:t>
      </w:r>
    </w:p>
    <w:p w:rsidR="00000000" w:rsidDel="00000000" w:rsidP="00000000" w:rsidRDefault="00000000" w:rsidRPr="00000000" w14:paraId="0000045B">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5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5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5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5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6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6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6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6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6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A">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B">
            <w:pPr>
              <w:widowControl w:val="0"/>
              <w:spacing w:after="0" w:line="240" w:lineRule="auto"/>
              <w:jc w:val="center"/>
              <w:rPr>
                <w:sz w:val="18"/>
                <w:szCs w:val="18"/>
              </w:rPr>
            </w:pPr>
            <w:r w:rsidDel="00000000" w:rsidR="00000000" w:rsidRPr="00000000">
              <w:rPr>
                <w:sz w:val="18"/>
                <w:szCs w:val="18"/>
                <w:rtl w:val="0"/>
              </w:rPr>
              <w:t xml:space="preserve">carry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C">
            <w:pPr>
              <w:widowControl w:val="0"/>
              <w:spacing w:after="0" w:line="240" w:lineRule="auto"/>
              <w:jc w:val="center"/>
              <w:rPr>
                <w:sz w:val="18"/>
                <w:szCs w:val="18"/>
              </w:rPr>
            </w:pPr>
            <w:r w:rsidDel="00000000" w:rsidR="00000000" w:rsidRPr="00000000">
              <w:rPr>
                <w:sz w:val="18"/>
                <w:szCs w:val="18"/>
                <w:rtl w:val="0"/>
              </w:rPr>
              <w:t xml:space="preserve">Result = 0</w:t>
            </w:r>
            <w:r w:rsidDel="00000000" w:rsidR="00000000" w:rsidRPr="00000000">
              <w:rPr>
                <w:rtl w:val="0"/>
              </w:rPr>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6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vhdbx9ift4rv">
        <w:r w:rsidDel="00000000" w:rsidR="00000000" w:rsidRPr="00000000">
          <w:rPr>
            <w:rFonts w:ascii="Roboto Mono Medium" w:cs="Roboto Mono Medium" w:eastAsia="Roboto Mono Medium" w:hAnsi="Roboto Mono Medium"/>
            <w:color w:val="1155cc"/>
            <w:u w:val="single"/>
            <w:rtl w:val="0"/>
          </w:rPr>
          <w:t xml:space="preserve">ADDX</w:t>
        </w:r>
      </w:hyperlink>
      <w:r w:rsidDel="00000000" w:rsidR="00000000" w:rsidRPr="00000000">
        <w:rPr>
          <w:rtl w:val="0"/>
        </w:rPr>
        <w:t xml:space="preserve">, </w:t>
      </w:r>
      <w:hyperlink w:anchor="_566nu7hwsj0f">
        <w:r w:rsidDel="00000000" w:rsidR="00000000" w:rsidRPr="00000000">
          <w:rPr>
            <w:rFonts w:ascii="Roboto Mono Medium" w:cs="Roboto Mono Medium" w:eastAsia="Roboto Mono Medium" w:hAnsi="Roboto Mono Medium"/>
            <w:color w:val="1155cc"/>
            <w:u w:val="single"/>
            <w:rtl w:val="0"/>
          </w:rPr>
          <w:t xml:space="preserve">ADDS</w:t>
        </w:r>
      </w:hyperlink>
      <w:r w:rsidDel="00000000" w:rsidR="00000000" w:rsidRPr="00000000">
        <w:rPr>
          <w:rtl w:val="0"/>
        </w:rPr>
        <w:t xml:space="preserve">,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t xml:space="preserve">, and </w:t>
      </w: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tl w:val="0"/>
        </w:rPr>
      </w:r>
    </w:p>
    <w:p w:rsidR="00000000" w:rsidDel="00000000" w:rsidP="00000000" w:rsidRDefault="00000000" w:rsidRPr="00000000" w14:paraId="0000046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470">
      <w:pPr>
        <w:rPr/>
      </w:pP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sums the two unsigned values of Dest and Src together and stores the result into the Dest register.</w:t>
      </w: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summation results in a 32-bit overflow (unsigned carry), or is cleared (0) if no </w:t>
      </w:r>
      <w:r w:rsidDel="00000000" w:rsidR="00000000" w:rsidRPr="00000000">
        <w:rPr>
          <w:rtl w:val="0"/>
        </w:rPr>
        <w:t xml:space="preserve">overflow</w:t>
      </w:r>
      <w:r w:rsidDel="00000000" w:rsidR="00000000" w:rsidRPr="00000000">
        <w:rPr>
          <w:rtl w:val="0"/>
        </w:rPr>
        <w:t xml:space="preserve">.</w:t>
      </w:r>
    </w:p>
    <w:p w:rsidR="00000000" w:rsidDel="00000000" w:rsidP="00000000" w:rsidRDefault="00000000" w:rsidRPr="00000000" w14:paraId="0000047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add unsigned, multi-long values, use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as described in </w:t>
      </w:r>
      <w:hyperlink w:anchor="_qt1j03hxivpt">
        <w:r w:rsidDel="00000000" w:rsidR="00000000" w:rsidRPr="00000000">
          <w:rPr>
            <w:color w:val="1155cc"/>
            <w:u w:val="single"/>
            <w:rtl w:val="0"/>
          </w:rPr>
          <w:t xml:space="preserve">Adding Two Multi-Long Values</w:t>
        </w:r>
      </w:hyperlink>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are also used in adding signed, multi-long values with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t xml:space="preserve"> ending the sequence. </w:t>
      </w:r>
      <w:r w:rsidDel="00000000" w:rsidR="00000000" w:rsidRPr="00000000">
        <w:rPr>
          <w:rtl w:val="0"/>
        </w:rPr>
      </w:r>
    </w:p>
    <w:p w:rsidR="00000000" w:rsidDel="00000000" w:rsidP="00000000" w:rsidRDefault="00000000" w:rsidRPr="00000000" w14:paraId="00000474">
      <w:pPr>
        <w:pStyle w:val="Heading2"/>
        <w:rPr>
          <w:i w:val="1"/>
          <w:highlight w:val="yellow"/>
        </w:rPr>
      </w:pPr>
      <w:bookmarkStart w:colFirst="0" w:colLast="0" w:name="_u2xzjautl27l" w:id="62"/>
      <w:bookmarkEnd w:id="62"/>
      <w:r w:rsidDel="00000000" w:rsidR="00000000" w:rsidRPr="00000000">
        <w:rPr>
          <w:rtl w:val="0"/>
        </w:rPr>
        <w:t xml:space="preserve">ADDCT1</w:t>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475">
      <w:pPr>
        <w:spacing w:after="0" w:lineRule="auto"/>
        <w:rPr/>
      </w:pPr>
      <w:r w:rsidDel="00000000" w:rsidR="00000000" w:rsidRPr="00000000">
        <w:rPr>
          <w:rtl w:val="0"/>
        </w:rPr>
        <w:t xml:space="preserve">Add counter 1/2/3</w:t>
      </w:r>
      <w:r w:rsidDel="00000000" w:rsidR="00000000" w:rsidRPr="00000000">
        <w:rPr>
          <w:rtl w:val="0"/>
        </w:rPr>
      </w:r>
    </w:p>
    <w:p w:rsidR="00000000" w:rsidDel="00000000" w:rsidP="00000000" w:rsidRDefault="00000000" w:rsidRPr="00000000" w14:paraId="00000476">
      <w:pPr>
        <w:rPr/>
      </w:pPr>
      <w:hyperlink w:anchor="_6ehq03n22voi">
        <w:r w:rsidDel="00000000" w:rsidR="00000000" w:rsidRPr="00000000">
          <w:rPr>
            <w:b w:val="1"/>
            <w:color w:val="1155cc"/>
            <w:u w:val="single"/>
            <w:rtl w:val="0"/>
          </w:rPr>
          <w:t xml:space="preserve">Event Handling </w:t>
        </w:r>
      </w:hyperlink>
      <w:hyperlink w:anchor="_6ehq03n22voi">
        <w:r w:rsidDel="00000000" w:rsidR="00000000" w:rsidRPr="00000000">
          <w:rPr>
            <w:b w:val="1"/>
            <w:color w:val="1155cc"/>
            <w:u w:val="single"/>
            <w:rtl w:val="0"/>
          </w:rPr>
          <w:t xml:space="preserve">Instruction</w:t>
        </w:r>
      </w:hyperlink>
      <w:r w:rsidDel="00000000" w:rsidR="00000000" w:rsidRPr="00000000">
        <w:rPr>
          <w:b w:val="1"/>
          <w:rtl w:val="0"/>
        </w:rPr>
        <w:t xml:space="preserve"> -</w:t>
      </w:r>
      <w:r w:rsidDel="00000000" w:rsidR="00000000" w:rsidRPr="00000000">
        <w:rPr>
          <w:rtl w:val="0"/>
        </w:rPr>
        <w:t xml:space="preserve"> Set one of three counter events' trigger time.</w:t>
      </w:r>
    </w:p>
    <w:p w:rsidR="00000000" w:rsidDel="00000000" w:rsidP="00000000" w:rsidRDefault="00000000" w:rsidRPr="00000000" w14:paraId="00000477">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ADDCT1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478">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ADDCT2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47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ADDCT3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47A">
      <w:pPr>
        <w:spacing w:before="40" w:lineRule="auto"/>
        <w:rPr/>
      </w:pPr>
      <w:r w:rsidDel="00000000" w:rsidR="00000000" w:rsidRPr="00000000">
        <w:rPr>
          <w:b w:val="1"/>
          <w:rtl w:val="0"/>
        </w:rPr>
        <w:t xml:space="preserve">Result:</w:t>
      </w:r>
      <w:r w:rsidDel="00000000" w:rsidR="00000000" w:rsidRPr="00000000">
        <w:rPr>
          <w:rtl w:val="0"/>
        </w:rPr>
        <w:t xml:space="preserve"> The Src value is added into Dest and the result is also stored in the hidden CT1, CT2, or CT3 event trigger register.  The event triggers when System Counter (CT) = original Dest + Src.</w:t>
      </w:r>
    </w:p>
    <w:p w:rsidR="00000000" w:rsidDel="00000000" w:rsidP="00000000" w:rsidRDefault="00000000" w:rsidRPr="00000000" w14:paraId="0000047B">
      <w:pPr>
        <w:numPr>
          <w:ilvl w:val="0"/>
          <w:numId w:val="1"/>
        </w:numPr>
        <w:spacing w:after="0" w:afterAutospacing="0"/>
        <w:ind w:left="720" w:hanging="360"/>
        <w:rPr/>
      </w:pPr>
      <w:r w:rsidDel="00000000" w:rsidR="00000000" w:rsidRPr="00000000">
        <w:rPr>
          <w:rtl w:val="0"/>
        </w:rPr>
        <w:t xml:space="preserve">Dest is a register containing the value to add Src to, and is where the result is written.</w:t>
      </w:r>
    </w:p>
    <w:p w:rsidR="00000000" w:rsidDel="00000000" w:rsidP="00000000" w:rsidRDefault="00000000" w:rsidRPr="00000000" w14:paraId="0000047C">
      <w:pPr>
        <w:numPr>
          <w:ilvl w:val="0"/>
          <w:numId w:val="1"/>
        </w:numPr>
        <w:ind w:left="720" w:hanging="360"/>
        <w:rPr/>
      </w:pPr>
      <w:r w:rsidDel="00000000" w:rsidR="00000000" w:rsidRPr="00000000">
        <w:rPr>
          <w:rtl w:val="0"/>
        </w:rPr>
        <w:t xml:space="preserve">Src is a register, 9-bit literal, or 32-bit augmented literal whose value is added into Dest.</w:t>
      </w:r>
    </w:p>
    <w:tbl>
      <w:tblPr>
        <w:tblStyle w:val="Table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7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7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7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8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8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8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8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8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8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D">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8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4">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5">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6">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7">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D">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9F">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A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Related:</w:t>
      </w:r>
      <w:r w:rsidDel="00000000" w:rsidR="00000000" w:rsidRPr="00000000">
        <w:rPr>
          <w:rtl w:val="0"/>
        </w:rPr>
        <w:t xml:space="preserve"> </w:t>
      </w:r>
      <w:hyperlink w:anchor="_dgitqmcw0hm">
        <w:r w:rsidDel="00000000" w:rsidR="00000000" w:rsidRPr="00000000">
          <w:rPr>
            <w:rFonts w:ascii="Roboto Mono Medium" w:cs="Roboto Mono Medium" w:eastAsia="Roboto Mono Medium" w:hAnsi="Roboto Mono Medium"/>
            <w:color w:val="1155cc"/>
            <w:u w:val="single"/>
            <w:rtl w:val="0"/>
          </w:rPr>
          <w:t xml:space="preserve">POLL</w:t>
        </w:r>
      </w:hyperlink>
      <w:hyperlink w:anchor="_dgitqmcw0hm">
        <w:r w:rsidDel="00000000" w:rsidR="00000000" w:rsidRPr="00000000">
          <w:rPr>
            <w:rFonts w:ascii="Roboto Mono Medium" w:cs="Roboto Mono Medium" w:eastAsia="Roboto Mono Medium" w:hAnsi="Roboto Mono Medium"/>
            <w:color w:val="1155cc"/>
            <w:u w:val="single"/>
            <w:rtl w:val="0"/>
          </w:rPr>
          <w:t xml:space="preserve">CTx</w:t>
        </w:r>
      </w:hyperlink>
      <w:r w:rsidDel="00000000" w:rsidR="00000000" w:rsidRPr="00000000">
        <w:rPr>
          <w:rtl w:val="0"/>
        </w:rPr>
        <w:t xml:space="preserve">, </w:t>
      </w:r>
      <w:hyperlink w:anchor="_u335ct3ffsan">
        <w:r w:rsidDel="00000000" w:rsidR="00000000" w:rsidRPr="00000000">
          <w:rPr>
            <w:rFonts w:ascii="Roboto Mono Medium" w:cs="Roboto Mono Medium" w:eastAsia="Roboto Mono Medium" w:hAnsi="Roboto Mono Medium"/>
            <w:color w:val="1155cc"/>
            <w:u w:val="single"/>
            <w:rtl w:val="0"/>
          </w:rPr>
          <w:t xml:space="preserve">WAIT</w:t>
        </w:r>
      </w:hyperlink>
      <w:hyperlink w:anchor="_u335ct3ffsan">
        <w:r w:rsidDel="00000000" w:rsidR="00000000" w:rsidRPr="00000000">
          <w:rPr>
            <w:rFonts w:ascii="Roboto Mono Medium" w:cs="Roboto Mono Medium" w:eastAsia="Roboto Mono Medium" w:hAnsi="Roboto Mono Medium"/>
            <w:color w:val="1155cc"/>
            <w:u w:val="single"/>
            <w:rtl w:val="0"/>
          </w:rPr>
          <w:t xml:space="preserve">CTx</w:t>
        </w:r>
      </w:hyperlink>
      <w:r w:rsidDel="00000000" w:rsidR="00000000" w:rsidRPr="00000000">
        <w:rPr>
          <w:rtl w:val="0"/>
        </w:rPr>
        <w:t xml:space="preserve">, </w:t>
      </w:r>
      <w:hyperlink w:anchor="_6f897k4gldkf">
        <w:r w:rsidDel="00000000" w:rsidR="00000000" w:rsidRPr="00000000">
          <w:rPr>
            <w:rFonts w:ascii="Roboto Mono Medium" w:cs="Roboto Mono Medium" w:eastAsia="Roboto Mono Medium" w:hAnsi="Roboto Mono Medium"/>
            <w:color w:val="1155cc"/>
            <w:u w:val="single"/>
            <w:rtl w:val="0"/>
          </w:rPr>
          <w:t xml:space="preserve">JCTx</w:t>
        </w:r>
      </w:hyperlink>
      <w:r w:rsidDel="00000000" w:rsidR="00000000" w:rsidRPr="00000000">
        <w:rPr>
          <w:rtl w:val="0"/>
        </w:rPr>
        <w:t xml:space="preserve">, and </w:t>
      </w:r>
      <w:hyperlink w:anchor="_6f897k4gldkf">
        <w:r w:rsidDel="00000000" w:rsidR="00000000" w:rsidRPr="00000000">
          <w:rPr>
            <w:rFonts w:ascii="Roboto Mono Medium" w:cs="Roboto Mono Medium" w:eastAsia="Roboto Mono Medium" w:hAnsi="Roboto Mono Medium"/>
            <w:color w:val="1155cc"/>
            <w:u w:val="single"/>
            <w:rtl w:val="0"/>
          </w:rPr>
          <w:t xml:space="preserve">JN</w:t>
        </w:r>
      </w:hyperlink>
      <w:hyperlink w:anchor="_6f897k4gldkf">
        <w:r w:rsidDel="00000000" w:rsidR="00000000" w:rsidRPr="00000000">
          <w:rPr>
            <w:rFonts w:ascii="Roboto Mono Medium" w:cs="Roboto Mono Medium" w:eastAsia="Roboto Mono Medium" w:hAnsi="Roboto Mono Medium"/>
            <w:color w:val="1155cc"/>
            <w:u w:val="single"/>
            <w:rtl w:val="0"/>
          </w:rPr>
          <w:t xml:space="preserve">CTx</w:t>
        </w:r>
      </w:hyperlink>
      <w:r w:rsidDel="00000000" w:rsidR="00000000" w:rsidRPr="00000000">
        <w:rPr>
          <w:rtl w:val="0"/>
        </w:rPr>
      </w:r>
    </w:p>
    <w:p w:rsidR="00000000" w:rsidDel="00000000" w:rsidP="00000000" w:rsidRDefault="00000000" w:rsidRPr="00000000" w14:paraId="000004A2">
      <w:pPr>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4A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4A4">
      <w:pPr>
        <w:rPr/>
      </w:pPr>
      <w:r w:rsidDel="00000000" w:rsidR="00000000" w:rsidRPr="00000000">
        <w:rPr>
          <w:rFonts w:ascii="Roboto Mono Medium" w:cs="Roboto Mono Medium" w:eastAsia="Roboto Mono Medium" w:hAnsi="Roboto Mono Medium"/>
          <w:rtl w:val="0"/>
        </w:rPr>
        <w:t xml:space="preserve">ADDCT1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ADDCT2</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ADDCT3</w:t>
      </w:r>
      <w:r w:rsidDel="00000000" w:rsidR="00000000" w:rsidRPr="00000000">
        <w:rPr>
          <w:rtl w:val="0"/>
        </w:rPr>
        <w:t xml:space="preserve"> sets the hidden CT1, CT2, or CT3 event trigger register (respectively) to the value of Dest + Src.  The result is also written to Dest.</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Use the </w:t>
      </w:r>
      <w:r w:rsidDel="00000000" w:rsidR="00000000" w:rsidRPr="00000000">
        <w:rPr>
          <w:rFonts w:ascii="Roboto Mono Medium" w:cs="Roboto Mono Medium" w:eastAsia="Roboto Mono Medium" w:hAnsi="Roboto Mono Medium"/>
          <w:rtl w:val="0"/>
        </w:rPr>
        <w:t xml:space="preserve">xxxxCTx</w:t>
      </w:r>
      <w:r w:rsidDel="00000000" w:rsidR="00000000" w:rsidRPr="00000000">
        <w:rPr>
          <w:rtl w:val="0"/>
        </w:rPr>
        <w:t xml:space="preserve"> </w:t>
      </w:r>
      <w:hyperlink w:anchor="_6ehq03n22voi">
        <w:r w:rsidDel="00000000" w:rsidR="00000000" w:rsidRPr="00000000">
          <w:rPr>
            <w:color w:val="1155cc"/>
            <w:u w:val="single"/>
            <w:rtl w:val="0"/>
          </w:rPr>
          <w:t xml:space="preserve">Event Handling</w:t>
        </w:r>
      </w:hyperlink>
      <w:r w:rsidDel="00000000" w:rsidR="00000000" w:rsidRPr="00000000">
        <w:rPr>
          <w:rtl w:val="0"/>
        </w:rPr>
        <w:t xml:space="preserve"> instructions to process time-based events.</w:t>
      </w:r>
    </w:p>
    <w:p w:rsidR="00000000" w:rsidDel="00000000" w:rsidP="00000000" w:rsidRDefault="00000000" w:rsidRPr="00000000" w14:paraId="000004A6">
      <w:pPr>
        <w:pStyle w:val="Heading2"/>
        <w:rPr>
          <w:i w:val="1"/>
          <w:highlight w:val="yellow"/>
        </w:rPr>
      </w:pPr>
      <w:bookmarkStart w:colFirst="0" w:colLast="0" w:name="_n2at4numrp4" w:id="63"/>
      <w:bookmarkEnd w:id="63"/>
      <w:r w:rsidDel="00000000" w:rsidR="00000000" w:rsidRPr="00000000">
        <w:rPr>
          <w:rtl w:val="0"/>
        </w:rPr>
        <w:t xml:space="preserve">ADDPIX</w:t>
      </w:r>
      <w:r w:rsidDel="00000000" w:rsidR="00000000" w:rsidRPr="00000000">
        <w:rPr>
          <w:rtl w:val="0"/>
        </w:rPr>
      </w:r>
    </w:p>
    <w:p w:rsidR="00000000" w:rsidDel="00000000" w:rsidP="00000000" w:rsidRDefault="00000000" w:rsidRPr="00000000" w14:paraId="000004A7">
      <w:pPr>
        <w:spacing w:after="0" w:lineRule="auto"/>
        <w:rPr/>
      </w:pPr>
      <w:r w:rsidDel="00000000" w:rsidR="00000000" w:rsidRPr="00000000">
        <w:rPr>
          <w:rtl w:val="0"/>
        </w:rPr>
        <w:t xml:space="preserve">Add pixels</w:t>
      </w:r>
      <w:r w:rsidDel="00000000" w:rsidR="00000000" w:rsidRPr="00000000">
        <w:rPr>
          <w:rtl w:val="0"/>
        </w:rPr>
      </w:r>
    </w:p>
    <w:p w:rsidR="00000000" w:rsidDel="00000000" w:rsidP="00000000" w:rsidRDefault="00000000" w:rsidRPr="00000000" w14:paraId="000004A8">
      <w:pPr>
        <w:rPr/>
      </w:pPr>
      <w:hyperlink w:anchor="_oahsp8cfzdfl">
        <w:r w:rsidDel="00000000" w:rsidR="00000000" w:rsidRPr="00000000">
          <w:rPr>
            <w:b w:val="1"/>
            <w:color w:val="1155cc"/>
            <w:u w:val="single"/>
            <w:rtl w:val="0"/>
          </w:rPr>
          <w:t xml:space="preserve">Color Manipulation </w:t>
        </w:r>
      </w:hyperlink>
      <w:hyperlink w:anchor="_oahsp8cfzdfl">
        <w:r w:rsidDel="00000000" w:rsidR="00000000" w:rsidRPr="00000000">
          <w:rPr>
            <w:b w:val="1"/>
            <w:color w:val="1155cc"/>
            <w:u w:val="single"/>
            <w:rtl w:val="0"/>
          </w:rPr>
          <w:t xml:space="preserve">Instruction</w:t>
        </w:r>
      </w:hyperlink>
      <w:r w:rsidDel="00000000" w:rsidR="00000000" w:rsidRPr="00000000">
        <w:rPr>
          <w:b w:val="1"/>
          <w:rtl w:val="0"/>
        </w:rPr>
        <w:t xml:space="preserve"> -</w:t>
      </w:r>
      <w:r w:rsidDel="00000000" w:rsidR="00000000" w:rsidRPr="00000000">
        <w:rPr>
          <w:rtl w:val="0"/>
        </w:rPr>
        <w:t xml:space="preserve"> Add RGB colors with full saturation.</w:t>
      </w:r>
    </w:p>
    <w:p w:rsidR="00000000" w:rsidDel="00000000" w:rsidP="00000000" w:rsidRDefault="00000000" w:rsidRPr="00000000" w14:paraId="000004A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ADDPIX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4AA">
      <w:pPr>
        <w:spacing w:before="40" w:lineRule="auto"/>
        <w:rPr/>
      </w:pPr>
      <w:r w:rsidDel="00000000" w:rsidR="00000000" w:rsidRPr="00000000">
        <w:rPr>
          <w:b w:val="1"/>
          <w:rtl w:val="0"/>
        </w:rPr>
        <w:t xml:space="preserve">Result:</w:t>
      </w:r>
      <w:r w:rsidDel="00000000" w:rsidR="00000000" w:rsidRPr="00000000">
        <w:rPr>
          <w:rtl w:val="0"/>
        </w:rPr>
        <w:t xml:space="preserve"> Src color value bytes are added into Dest color value bytes with full saturation.</w:t>
      </w:r>
    </w:p>
    <w:p w:rsidR="00000000" w:rsidDel="00000000" w:rsidP="00000000" w:rsidRDefault="00000000" w:rsidRPr="00000000" w14:paraId="000004AB">
      <w:pPr>
        <w:numPr>
          <w:ilvl w:val="0"/>
          <w:numId w:val="1"/>
        </w:numPr>
        <w:spacing w:after="0" w:afterAutospacing="0"/>
        <w:ind w:left="720" w:hanging="360"/>
        <w:rPr/>
      </w:pPr>
      <w:r w:rsidDel="00000000" w:rsidR="00000000" w:rsidRPr="00000000">
        <w:rPr>
          <w:rtl w:val="0"/>
        </w:rPr>
        <w:t xml:space="preserve">Dest is a register containing the RGB color value to add Src to, and is where the result is written.</w:t>
      </w:r>
    </w:p>
    <w:p w:rsidR="00000000" w:rsidDel="00000000" w:rsidP="00000000" w:rsidRDefault="00000000" w:rsidRPr="00000000" w14:paraId="000004AC">
      <w:pPr>
        <w:numPr>
          <w:ilvl w:val="0"/>
          <w:numId w:val="1"/>
        </w:numPr>
        <w:ind w:left="720" w:hanging="360"/>
        <w:rPr/>
      </w:pPr>
      <w:r w:rsidDel="00000000" w:rsidR="00000000" w:rsidRPr="00000000">
        <w:rPr>
          <w:rtl w:val="0"/>
        </w:rPr>
        <w:t xml:space="preserve">Src is a register, 9-bit literal, or 32-bit augmented literal whose RGB color value bytes are added into Dest.</w:t>
      </w:r>
    </w:p>
    <w:tbl>
      <w:tblPr>
        <w:tblStyle w:val="Table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A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A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A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B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B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B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B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B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B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BE">
            <w:pPr>
              <w:widowControl w:val="0"/>
              <w:spacing w:after="0" w:line="240" w:lineRule="auto"/>
              <w:jc w:val="center"/>
              <w:rPr>
                <w:sz w:val="18"/>
                <w:szCs w:val="18"/>
              </w:rPr>
            </w:pPr>
            <w:r w:rsidDel="00000000" w:rsidR="00000000" w:rsidRPr="00000000">
              <w:rPr>
                <w:sz w:val="18"/>
                <w:szCs w:val="18"/>
                <w:rtl w:val="0"/>
              </w:rPr>
              <w:t xml:space="preserve">7</w:t>
            </w:r>
          </w:p>
        </w:tc>
      </w:tr>
    </w:tbl>
    <w:p w:rsidR="00000000" w:rsidDel="00000000" w:rsidP="00000000" w:rsidRDefault="00000000" w:rsidRPr="00000000" w14:paraId="000004B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4C0">
      <w:pPr>
        <w:rPr/>
      </w:pPr>
      <w:r w:rsidDel="00000000" w:rsidR="00000000" w:rsidRPr="00000000">
        <w:rPr>
          <w:rFonts w:ascii="Roboto Mono Medium" w:cs="Roboto Mono Medium" w:eastAsia="Roboto Mono Medium" w:hAnsi="Roboto Mono Medium"/>
          <w:rtl w:val="0"/>
        </w:rPr>
        <w:t xml:space="preserve">ADDPIX</w:t>
      </w:r>
      <w:r w:rsidDel="00000000" w:rsidR="00000000" w:rsidRPr="00000000">
        <w:rPr>
          <w:rtl w:val="0"/>
        </w:rPr>
        <w:t xml:space="preserve"> sums individual RGB (reg, green, blue) color values of Src into that of Dest and stores the result in the Dest register.</w:t>
      </w:r>
      <w:r w:rsidDel="00000000" w:rsidR="00000000" w:rsidRPr="00000000">
        <w:rPr>
          <w:rtl w:val="0"/>
        </w:rPr>
      </w:r>
    </w:p>
    <w:p w:rsidR="00000000" w:rsidDel="00000000" w:rsidP="00000000" w:rsidRDefault="00000000" w:rsidRPr="00000000" w14:paraId="000004C1">
      <w:pPr>
        <w:pStyle w:val="Heading2"/>
        <w:rPr>
          <w:i w:val="1"/>
          <w:highlight w:val="yellow"/>
        </w:rPr>
      </w:pPr>
      <w:bookmarkStart w:colFirst="0" w:colLast="0" w:name="_566nu7hwsj0f" w:id="64"/>
      <w:bookmarkEnd w:id="64"/>
      <w:r w:rsidDel="00000000" w:rsidR="00000000" w:rsidRPr="00000000">
        <w:rPr>
          <w:rtl w:val="0"/>
        </w:rPr>
        <w:t xml:space="preserve">ADDS</w:t>
      </w:r>
      <w:r w:rsidDel="00000000" w:rsidR="00000000" w:rsidRPr="00000000">
        <w:rPr>
          <w:rtl w:val="0"/>
        </w:rPr>
      </w:r>
    </w:p>
    <w:p w:rsidR="00000000" w:rsidDel="00000000" w:rsidP="00000000" w:rsidRDefault="00000000" w:rsidRPr="00000000" w14:paraId="000004C2">
      <w:pPr>
        <w:spacing w:after="0" w:lineRule="auto"/>
        <w:rPr/>
      </w:pPr>
      <w:r w:rsidDel="00000000" w:rsidR="00000000" w:rsidRPr="00000000">
        <w:rPr>
          <w:rtl w:val="0"/>
        </w:rPr>
        <w:t xml:space="preserve">A</w:t>
      </w:r>
      <w:r w:rsidDel="00000000" w:rsidR="00000000" w:rsidRPr="00000000">
        <w:rPr>
          <w:rtl w:val="0"/>
        </w:rPr>
        <w:t xml:space="preserve">dd signed</w:t>
      </w:r>
      <w:r w:rsidDel="00000000" w:rsidR="00000000" w:rsidRPr="00000000">
        <w:rPr>
          <w:rtl w:val="0"/>
        </w:rPr>
      </w:r>
    </w:p>
    <w:p w:rsidR="00000000" w:rsidDel="00000000" w:rsidP="00000000" w:rsidRDefault="00000000" w:rsidRPr="00000000" w14:paraId="000004C3">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Add two signed values.</w:t>
      </w:r>
    </w:p>
    <w:p w:rsidR="00000000" w:rsidDel="00000000" w:rsidP="00000000" w:rsidRDefault="00000000" w:rsidRPr="00000000" w14:paraId="000004C4">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4C5">
      <w:pPr>
        <w:spacing w:before="40" w:lineRule="auto"/>
        <w:rPr/>
      </w:pPr>
      <w:r w:rsidDel="00000000" w:rsidR="00000000" w:rsidRPr="00000000">
        <w:rPr>
          <w:b w:val="1"/>
          <w:rtl w:val="0"/>
        </w:rPr>
        <w:t xml:space="preserve">Result:</w:t>
      </w:r>
      <w:r w:rsidDel="00000000" w:rsidR="00000000" w:rsidRPr="00000000">
        <w:rPr>
          <w:rtl w:val="0"/>
        </w:rPr>
        <w:t xml:space="preserve"> Sum of signed Src and signed Dest is stored in Dest.</w:t>
      </w:r>
    </w:p>
    <w:p w:rsidR="00000000" w:rsidDel="00000000" w:rsidP="00000000" w:rsidRDefault="00000000" w:rsidRPr="00000000" w14:paraId="000004C6">
      <w:pPr>
        <w:numPr>
          <w:ilvl w:val="0"/>
          <w:numId w:val="1"/>
        </w:numPr>
        <w:spacing w:after="0" w:afterAutospacing="0"/>
        <w:ind w:left="720" w:hanging="360"/>
        <w:rPr/>
      </w:pPr>
      <w:r w:rsidDel="00000000" w:rsidR="00000000" w:rsidRPr="00000000">
        <w:rPr>
          <w:rtl w:val="0"/>
        </w:rPr>
        <w:t xml:space="preserve">Dest is a register containing the value to add Src to, and is where the result is written.</w:t>
      </w:r>
    </w:p>
    <w:p w:rsidR="00000000" w:rsidDel="00000000" w:rsidP="00000000" w:rsidRDefault="00000000" w:rsidRPr="00000000" w14:paraId="000004C7">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added into Dest.</w:t>
      </w:r>
    </w:p>
    <w:p w:rsidR="00000000" w:rsidDel="00000000" w:rsidP="00000000" w:rsidRDefault="00000000" w:rsidRPr="00000000" w14:paraId="000004C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C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D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D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7">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8">
            <w:pPr>
              <w:widowControl w:val="0"/>
              <w:spacing w:after="0" w:line="240" w:lineRule="auto"/>
              <w:jc w:val="center"/>
              <w:rPr>
                <w:sz w:val="18"/>
                <w:szCs w:val="18"/>
              </w:rPr>
            </w:pPr>
            <w:r w:rsidDel="00000000" w:rsidR="00000000" w:rsidRPr="00000000">
              <w:rPr>
                <w:sz w:val="18"/>
                <w:szCs w:val="18"/>
                <w:rtl w:val="0"/>
              </w:rPr>
              <w:t xml:space="preserve">sign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9">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DA">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hneb9rqvxbb">
        <w:r w:rsidDel="00000000" w:rsidR="00000000" w:rsidRPr="00000000">
          <w:rPr>
            <w:rFonts w:ascii="Roboto Mono Medium" w:cs="Roboto Mono Medium" w:eastAsia="Roboto Mono Medium" w:hAnsi="Roboto Mono Medium"/>
            <w:color w:val="1155cc"/>
            <w:u w:val="single"/>
            <w:rtl w:val="0"/>
          </w:rPr>
          <w:t xml:space="preserve">ADD</w:t>
        </w:r>
      </w:hyperlink>
      <w:r w:rsidDel="00000000" w:rsidR="00000000" w:rsidRPr="00000000">
        <w:rPr>
          <w:rtl w:val="0"/>
        </w:rPr>
        <w:t xml:space="preserve">, </w:t>
      </w:r>
      <w:hyperlink w:anchor="_vhdbx9ift4rv">
        <w:r w:rsidDel="00000000" w:rsidR="00000000" w:rsidRPr="00000000">
          <w:rPr>
            <w:rFonts w:ascii="Roboto Mono Medium" w:cs="Roboto Mono Medium" w:eastAsia="Roboto Mono Medium" w:hAnsi="Roboto Mono Medium"/>
            <w:color w:val="1155cc"/>
            <w:u w:val="single"/>
            <w:rtl w:val="0"/>
          </w:rPr>
          <w:t xml:space="preserve">ADDX</w:t>
        </w:r>
      </w:hyperlink>
      <w:r w:rsidDel="00000000" w:rsidR="00000000" w:rsidRPr="00000000">
        <w:rPr>
          <w:rtl w:val="0"/>
        </w:rPr>
        <w:t xml:space="preserve">,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t xml:space="preserve">, and </w:t>
      </w:r>
      <w:hyperlink w:anchor="_phb5pufpspb9">
        <w:r w:rsidDel="00000000" w:rsidR="00000000" w:rsidRPr="00000000">
          <w:rPr>
            <w:rFonts w:ascii="Roboto Mono Medium" w:cs="Roboto Mono Medium" w:eastAsia="Roboto Mono Medium" w:hAnsi="Roboto Mono Medium"/>
            <w:color w:val="1155cc"/>
            <w:u w:val="single"/>
            <w:rtl w:val="0"/>
          </w:rPr>
          <w:t xml:space="preserve">SUBS</w:t>
        </w:r>
      </w:hyperlink>
      <w:r w:rsidDel="00000000" w:rsidR="00000000" w:rsidRPr="00000000">
        <w:rPr>
          <w:rtl w:val="0"/>
        </w:rPr>
      </w:r>
    </w:p>
    <w:p w:rsidR="00000000" w:rsidDel="00000000" w:rsidP="00000000" w:rsidRDefault="00000000" w:rsidRPr="00000000" w14:paraId="000004D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4DD">
      <w:pPr>
        <w:rPr/>
      </w:pPr>
      <w:r w:rsidDel="00000000" w:rsidR="00000000" w:rsidRPr="00000000">
        <w:rPr>
          <w:rFonts w:ascii="Roboto Mono Medium" w:cs="Roboto Mono Medium" w:eastAsia="Roboto Mono Medium" w:hAnsi="Roboto Mono Medium"/>
          <w:rtl w:val="0"/>
        </w:rPr>
        <w:t xml:space="preserve">ADDS</w:t>
      </w:r>
      <w:r w:rsidDel="00000000" w:rsidR="00000000" w:rsidRPr="00000000">
        <w:rPr>
          <w:rtl w:val="0"/>
        </w:rPr>
        <w:t xml:space="preserve"> sums the two signed values of Dest and Src together and stores the result into the Dest register.  If Src is a 9-bit literal, its value is interpreted as positive (0-511; it is not sign-extended) — use ##Value (or insert a prior AUGS instruction) for a 32-bit signed value; negative or positive.</w:t>
      </w:r>
    </w:p>
    <w:p w:rsidR="00000000" w:rsidDel="00000000" w:rsidP="00000000" w:rsidRDefault="00000000" w:rsidRPr="00000000" w14:paraId="000004DE">
      <w:pPr>
        <w:rPr/>
      </w:pPr>
      <w:commentRangeStart w:id="0"/>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summation results in a signed overflow (signed carry), or is cleared (0) if no </w:t>
      </w:r>
      <w:r w:rsidDel="00000000" w:rsidR="00000000" w:rsidRPr="00000000">
        <w:rPr>
          <w:rtl w:val="0"/>
        </w:rPr>
        <w:t xml:space="preserve">overflow</w:t>
      </w:r>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add signed, multi-long values, use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(not </w:t>
      </w:r>
      <w:r w:rsidDel="00000000" w:rsidR="00000000" w:rsidRPr="00000000">
        <w:rPr>
          <w:rFonts w:ascii="Roboto Mono Medium" w:cs="Roboto Mono Medium" w:eastAsia="Roboto Mono Medium" w:hAnsi="Roboto Mono Medium"/>
          <w:rtl w:val="0"/>
        </w:rPr>
        <w:t xml:space="preserve">ADDS</w:t>
      </w:r>
      <w:r w:rsidDel="00000000" w:rsidR="00000000" w:rsidRPr="00000000">
        <w:rPr>
          <w:rtl w:val="0"/>
        </w:rPr>
        <w:t xml:space="preserve">) followed possibly by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and finally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as described in </w:t>
      </w:r>
      <w:hyperlink w:anchor="_qt1j03hxivpt">
        <w:r w:rsidDel="00000000" w:rsidR="00000000" w:rsidRPr="00000000">
          <w:rPr>
            <w:color w:val="1155cc"/>
            <w:u w:val="single"/>
            <w:rtl w:val="0"/>
          </w:rPr>
          <w:t xml:space="preserve">Adding Two Multi-Long Values</w:t>
        </w:r>
      </w:hyperlink>
      <w:r w:rsidDel="00000000" w:rsidR="00000000" w:rsidRPr="00000000">
        <w:rPr>
          <w:rtl w:val="0"/>
        </w:rPr>
        <w:t xml:space="preserve">. </w:t>
      </w:r>
    </w:p>
    <w:p w:rsidR="00000000" w:rsidDel="00000000" w:rsidP="00000000" w:rsidRDefault="00000000" w:rsidRPr="00000000" w14:paraId="000004E1">
      <w:pPr>
        <w:pStyle w:val="Heading2"/>
        <w:rPr>
          <w:i w:val="1"/>
          <w:highlight w:val="yellow"/>
        </w:rPr>
      </w:pPr>
      <w:bookmarkStart w:colFirst="0" w:colLast="0" w:name="_23s34xc9b4y1" w:id="65"/>
      <w:bookmarkEnd w:id="65"/>
      <w:r w:rsidDel="00000000" w:rsidR="00000000" w:rsidRPr="00000000">
        <w:rPr>
          <w:rtl w:val="0"/>
        </w:rPr>
        <w:t xml:space="preserve">ADDSX</w:t>
      </w:r>
      <w:r w:rsidDel="00000000" w:rsidR="00000000" w:rsidRPr="00000000">
        <w:rPr>
          <w:rtl w:val="0"/>
        </w:rPr>
      </w:r>
    </w:p>
    <w:p w:rsidR="00000000" w:rsidDel="00000000" w:rsidP="00000000" w:rsidRDefault="00000000" w:rsidRPr="00000000" w14:paraId="000004E2">
      <w:pPr>
        <w:spacing w:after="0" w:lineRule="auto"/>
        <w:rPr/>
      </w:pPr>
      <w:r w:rsidDel="00000000" w:rsidR="00000000" w:rsidRPr="00000000">
        <w:rPr>
          <w:rtl w:val="0"/>
        </w:rPr>
        <w:t xml:space="preserve">Add signed, extended</w:t>
      </w:r>
      <w:r w:rsidDel="00000000" w:rsidR="00000000" w:rsidRPr="00000000">
        <w:rPr>
          <w:rtl w:val="0"/>
        </w:rPr>
      </w:r>
    </w:p>
    <w:p w:rsidR="00000000" w:rsidDel="00000000" w:rsidP="00000000" w:rsidRDefault="00000000" w:rsidRPr="00000000" w14:paraId="000004E3">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Add two signed extended values.</w:t>
      </w:r>
    </w:p>
    <w:p w:rsidR="00000000" w:rsidDel="00000000" w:rsidP="00000000" w:rsidRDefault="00000000" w:rsidRPr="00000000" w14:paraId="000004E4">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ADDSX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4E5">
      <w:pPr>
        <w:spacing w:before="40" w:lineRule="auto"/>
        <w:rPr/>
      </w:pPr>
      <w:r w:rsidDel="00000000" w:rsidR="00000000" w:rsidRPr="00000000">
        <w:rPr>
          <w:b w:val="1"/>
          <w:rtl w:val="0"/>
        </w:rPr>
        <w:t xml:space="preserve">Result:</w:t>
      </w:r>
      <w:r w:rsidDel="00000000" w:rsidR="00000000" w:rsidRPr="00000000">
        <w:rPr>
          <w:rtl w:val="0"/>
        </w:rPr>
        <w:t xml:space="preserve"> Sum of signed Src plus C and signed Dest is stored in Dest.</w:t>
      </w:r>
    </w:p>
    <w:p w:rsidR="00000000" w:rsidDel="00000000" w:rsidP="00000000" w:rsidRDefault="00000000" w:rsidRPr="00000000" w14:paraId="000004E6">
      <w:pPr>
        <w:numPr>
          <w:ilvl w:val="0"/>
          <w:numId w:val="1"/>
        </w:numPr>
        <w:spacing w:after="0" w:afterAutospacing="0"/>
        <w:ind w:left="720" w:hanging="360"/>
        <w:rPr/>
      </w:pPr>
      <w:r w:rsidDel="00000000" w:rsidR="00000000" w:rsidRPr="00000000">
        <w:rPr>
          <w:rtl w:val="0"/>
        </w:rPr>
        <w:t xml:space="preserve">Dest is a register containing the value to add Src pluc C to, and is where the result is written.</w:t>
      </w:r>
    </w:p>
    <w:p w:rsidR="00000000" w:rsidDel="00000000" w:rsidP="00000000" w:rsidRDefault="00000000" w:rsidRPr="00000000" w14:paraId="000004E7">
      <w:pPr>
        <w:numPr>
          <w:ilvl w:val="0"/>
          <w:numId w:val="1"/>
        </w:numPr>
        <w:spacing w:after="0" w:afterAutospacing="0"/>
        <w:ind w:left="720" w:hanging="360"/>
        <w:rPr/>
      </w:pPr>
      <w:r w:rsidDel="00000000" w:rsidR="00000000" w:rsidRPr="00000000">
        <w:rPr>
          <w:rtl w:val="0"/>
        </w:rPr>
        <w:t xml:space="preserve">Src is a register, 9-bit literal, or 32-bit augmented literal whose value plus C is added into Dest.</w:t>
      </w:r>
    </w:p>
    <w:p w:rsidR="00000000" w:rsidDel="00000000" w:rsidP="00000000" w:rsidRDefault="00000000" w:rsidRPr="00000000" w14:paraId="000004E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E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F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4F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7">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8">
            <w:pPr>
              <w:widowControl w:val="0"/>
              <w:spacing w:after="0" w:line="240" w:lineRule="auto"/>
              <w:jc w:val="center"/>
              <w:rPr>
                <w:sz w:val="18"/>
                <w:szCs w:val="18"/>
              </w:rPr>
            </w:pPr>
            <w:r w:rsidDel="00000000" w:rsidR="00000000" w:rsidRPr="00000000">
              <w:rPr>
                <w:sz w:val="18"/>
                <w:szCs w:val="18"/>
                <w:rtl w:val="0"/>
              </w:rPr>
              <w:t xml:space="preserve">sign of (D+S+C)</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9">
            <w:pPr>
              <w:widowControl w:val="0"/>
              <w:spacing w:after="0" w:line="240" w:lineRule="auto"/>
              <w:jc w:val="center"/>
              <w:rPr>
                <w:sz w:val="18"/>
                <w:szCs w:val="18"/>
              </w:rPr>
            </w:pPr>
            <w:r w:rsidDel="00000000" w:rsidR="00000000" w:rsidRPr="00000000">
              <w:rPr>
                <w:sz w:val="18"/>
                <w:szCs w:val="18"/>
                <w:rtl w:val="0"/>
              </w:rPr>
              <w:t xml:space="preserve">Z AND (Result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A">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hneb9rqvxbb">
        <w:r w:rsidDel="00000000" w:rsidR="00000000" w:rsidRPr="00000000">
          <w:rPr>
            <w:rFonts w:ascii="Roboto Mono Medium" w:cs="Roboto Mono Medium" w:eastAsia="Roboto Mono Medium" w:hAnsi="Roboto Mono Medium"/>
            <w:color w:val="1155cc"/>
            <w:u w:val="single"/>
            <w:rtl w:val="0"/>
          </w:rPr>
          <w:t xml:space="preserve">ADD</w:t>
        </w:r>
      </w:hyperlink>
      <w:r w:rsidDel="00000000" w:rsidR="00000000" w:rsidRPr="00000000">
        <w:rPr>
          <w:rtl w:val="0"/>
        </w:rPr>
        <w:t xml:space="preserve">, </w:t>
      </w:r>
      <w:hyperlink w:anchor="_vhdbx9ift4rv">
        <w:r w:rsidDel="00000000" w:rsidR="00000000" w:rsidRPr="00000000">
          <w:rPr>
            <w:rFonts w:ascii="Roboto Mono Medium" w:cs="Roboto Mono Medium" w:eastAsia="Roboto Mono Medium" w:hAnsi="Roboto Mono Medium"/>
            <w:color w:val="1155cc"/>
            <w:u w:val="single"/>
            <w:rtl w:val="0"/>
          </w:rPr>
          <w:t xml:space="preserve">ADDX</w:t>
        </w:r>
      </w:hyperlink>
      <w:r w:rsidDel="00000000" w:rsidR="00000000" w:rsidRPr="00000000">
        <w:rPr>
          <w:rtl w:val="0"/>
        </w:rPr>
        <w:t xml:space="preserve">,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t xml:space="preserve">, and </w:t>
      </w:r>
      <w:hyperlink w:anchor="_fwvdz7pvnpz3">
        <w:r w:rsidDel="00000000" w:rsidR="00000000" w:rsidRPr="00000000">
          <w:rPr>
            <w:rFonts w:ascii="Roboto Mono Medium" w:cs="Roboto Mono Medium" w:eastAsia="Roboto Mono Medium" w:hAnsi="Roboto Mono Medium"/>
            <w:color w:val="1155cc"/>
            <w:u w:val="single"/>
            <w:rtl w:val="0"/>
          </w:rPr>
          <w:t xml:space="preserve">SUBSX</w:t>
        </w:r>
      </w:hyperlink>
      <w:r w:rsidDel="00000000" w:rsidR="00000000" w:rsidRPr="00000000">
        <w:rPr>
          <w:rtl w:val="0"/>
        </w:rPr>
      </w:r>
    </w:p>
    <w:p w:rsidR="00000000" w:rsidDel="00000000" w:rsidP="00000000" w:rsidRDefault="00000000" w:rsidRPr="00000000" w14:paraId="000004F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sums the signed values of Dest and Src plus C together and stores the result into the Dest register.  The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instruction is used to perform signed multi-long (extended) </w:t>
      </w:r>
      <w:r w:rsidDel="00000000" w:rsidR="00000000" w:rsidRPr="00000000">
        <w:rPr>
          <w:rtl w:val="0"/>
        </w:rPr>
        <w:t xml:space="preserve">addition</w:t>
      </w:r>
      <w:r w:rsidDel="00000000" w:rsidR="00000000" w:rsidRPr="00000000">
        <w:rPr>
          <w:rtl w:val="0"/>
        </w:rPr>
        <w:t xml:space="preserve">, such as 64-bit addition.</w:t>
      </w:r>
    </w:p>
    <w:p w:rsidR="00000000" w:rsidDel="00000000" w:rsidP="00000000" w:rsidRDefault="00000000" w:rsidRPr="00000000" w14:paraId="000004F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(Result[31] = 1), or is cleared (0) if positive.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on preceding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 for proper final C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4F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Z was previously set and the result of Dest + Src + C is zero, or it is cleared (0) if non-zero.  Use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on preceding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 for proper final Z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500">
      <w:pPr>
        <w:rPr/>
      </w:pPr>
      <w:r w:rsidDel="00000000" w:rsidR="00000000" w:rsidRPr="00000000">
        <w:rPr>
          <w:rtl w:val="0"/>
        </w:rPr>
        <w:t xml:space="preserve">To add signed multi-long values, use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(not </w:t>
      </w:r>
      <w:r w:rsidDel="00000000" w:rsidR="00000000" w:rsidRPr="00000000">
        <w:rPr>
          <w:rFonts w:ascii="Roboto Mono Medium" w:cs="Roboto Mono Medium" w:eastAsia="Roboto Mono Medium" w:hAnsi="Roboto Mono Medium"/>
          <w:rtl w:val="0"/>
        </w:rPr>
        <w:t xml:space="preserve">ADDS</w:t>
      </w:r>
      <w:r w:rsidDel="00000000" w:rsidR="00000000" w:rsidRPr="00000000">
        <w:rPr>
          <w:rtl w:val="0"/>
        </w:rPr>
        <w:t xml:space="preserve">) followed possibly by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and finally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as described in </w:t>
      </w:r>
      <w:hyperlink w:anchor="_qt1j03hxivpt">
        <w:r w:rsidDel="00000000" w:rsidR="00000000" w:rsidRPr="00000000">
          <w:rPr>
            <w:color w:val="1155cc"/>
            <w:u w:val="single"/>
            <w:rtl w:val="0"/>
          </w:rPr>
          <w:t xml:space="preserve">Adding Two Multi-Long Values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01">
      <w:pPr>
        <w:pStyle w:val="Heading2"/>
        <w:rPr>
          <w:i w:val="1"/>
          <w:highlight w:val="yellow"/>
        </w:rPr>
      </w:pPr>
      <w:bookmarkStart w:colFirst="0" w:colLast="0" w:name="_vhdbx9ift4rv" w:id="66"/>
      <w:bookmarkEnd w:id="66"/>
      <w:r w:rsidDel="00000000" w:rsidR="00000000" w:rsidRPr="00000000">
        <w:rPr>
          <w:rtl w:val="0"/>
        </w:rPr>
        <w:t xml:space="preserve">ADDX</w:t>
      </w:r>
      <w:r w:rsidDel="00000000" w:rsidR="00000000" w:rsidRPr="00000000">
        <w:rPr>
          <w:rtl w:val="0"/>
        </w:rPr>
      </w:r>
    </w:p>
    <w:p w:rsidR="00000000" w:rsidDel="00000000" w:rsidP="00000000" w:rsidRDefault="00000000" w:rsidRPr="00000000" w14:paraId="00000502">
      <w:pPr>
        <w:spacing w:after="0" w:lineRule="auto"/>
        <w:rPr/>
      </w:pPr>
      <w:r w:rsidDel="00000000" w:rsidR="00000000" w:rsidRPr="00000000">
        <w:rPr>
          <w:rtl w:val="0"/>
        </w:rPr>
        <w:t xml:space="preserve">Add extended</w:t>
      </w:r>
      <w:r w:rsidDel="00000000" w:rsidR="00000000" w:rsidRPr="00000000">
        <w:rPr>
          <w:rtl w:val="0"/>
        </w:rPr>
      </w:r>
    </w:p>
    <w:p w:rsidR="00000000" w:rsidDel="00000000" w:rsidP="00000000" w:rsidRDefault="00000000" w:rsidRPr="00000000" w14:paraId="00000503">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Add two unsigned extended values.</w:t>
      </w:r>
    </w:p>
    <w:p w:rsidR="00000000" w:rsidDel="00000000" w:rsidP="00000000" w:rsidRDefault="00000000" w:rsidRPr="00000000" w14:paraId="00000504">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ADDX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505">
      <w:pPr>
        <w:spacing w:before="40" w:lineRule="auto"/>
        <w:rPr/>
      </w:pPr>
      <w:r w:rsidDel="00000000" w:rsidR="00000000" w:rsidRPr="00000000">
        <w:rPr>
          <w:b w:val="1"/>
          <w:rtl w:val="0"/>
        </w:rPr>
        <w:t xml:space="preserve">Result:</w:t>
      </w:r>
      <w:r w:rsidDel="00000000" w:rsidR="00000000" w:rsidRPr="00000000">
        <w:rPr>
          <w:rtl w:val="0"/>
        </w:rPr>
        <w:t xml:space="preserve"> Sum of unsigned Src plus C and unsigned Dest is stored in Dest.</w:t>
      </w:r>
    </w:p>
    <w:p w:rsidR="00000000" w:rsidDel="00000000" w:rsidP="00000000" w:rsidRDefault="00000000" w:rsidRPr="00000000" w14:paraId="00000506">
      <w:pPr>
        <w:numPr>
          <w:ilvl w:val="0"/>
          <w:numId w:val="1"/>
        </w:numPr>
        <w:spacing w:after="0" w:afterAutospacing="0"/>
        <w:ind w:left="720" w:hanging="360"/>
        <w:rPr/>
      </w:pPr>
      <w:r w:rsidDel="00000000" w:rsidR="00000000" w:rsidRPr="00000000">
        <w:rPr>
          <w:rtl w:val="0"/>
        </w:rPr>
        <w:t xml:space="preserve">Dest is a register containing the value to add Src pluc C to, and is where the result is written.</w:t>
      </w:r>
    </w:p>
    <w:p w:rsidR="00000000" w:rsidDel="00000000" w:rsidP="00000000" w:rsidRDefault="00000000" w:rsidRPr="00000000" w14:paraId="00000507">
      <w:pPr>
        <w:numPr>
          <w:ilvl w:val="0"/>
          <w:numId w:val="1"/>
        </w:numPr>
        <w:spacing w:after="0" w:afterAutospacing="0"/>
        <w:ind w:left="720" w:hanging="360"/>
        <w:rPr/>
      </w:pPr>
      <w:r w:rsidDel="00000000" w:rsidR="00000000" w:rsidRPr="00000000">
        <w:rPr>
          <w:rtl w:val="0"/>
        </w:rPr>
        <w:t xml:space="preserve">Src is a register, 9-bit literal, or 32-bit augmented literal whose value plus C is added into Dest.</w:t>
      </w:r>
    </w:p>
    <w:p w:rsidR="00000000" w:rsidDel="00000000" w:rsidP="00000000" w:rsidRDefault="00000000" w:rsidRPr="00000000" w14:paraId="0000050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0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1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1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7">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8">
            <w:pPr>
              <w:widowControl w:val="0"/>
              <w:spacing w:after="0" w:line="240" w:lineRule="auto"/>
              <w:jc w:val="center"/>
              <w:rPr>
                <w:sz w:val="18"/>
                <w:szCs w:val="18"/>
              </w:rPr>
            </w:pPr>
            <w:r w:rsidDel="00000000" w:rsidR="00000000" w:rsidRPr="00000000">
              <w:rPr>
                <w:sz w:val="18"/>
                <w:szCs w:val="18"/>
                <w:rtl w:val="0"/>
              </w:rPr>
              <w:t xml:space="preserve">carry of (D+S+C)</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9">
            <w:pPr>
              <w:widowControl w:val="0"/>
              <w:spacing w:after="0" w:line="240" w:lineRule="auto"/>
              <w:jc w:val="center"/>
              <w:rPr>
                <w:sz w:val="18"/>
                <w:szCs w:val="18"/>
              </w:rPr>
            </w:pPr>
            <w:r w:rsidDel="00000000" w:rsidR="00000000" w:rsidRPr="00000000">
              <w:rPr>
                <w:sz w:val="18"/>
                <w:szCs w:val="18"/>
                <w:rtl w:val="0"/>
              </w:rPr>
              <w:t xml:space="preserve">Z AND (Result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A">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hneb9rqvxbb">
        <w:r w:rsidDel="00000000" w:rsidR="00000000" w:rsidRPr="00000000">
          <w:rPr>
            <w:rFonts w:ascii="Roboto Mono Medium" w:cs="Roboto Mono Medium" w:eastAsia="Roboto Mono Medium" w:hAnsi="Roboto Mono Medium"/>
            <w:color w:val="1155cc"/>
            <w:u w:val="single"/>
            <w:rtl w:val="0"/>
          </w:rPr>
          <w:t xml:space="preserve">ADD</w:t>
        </w:r>
      </w:hyperlink>
      <w:r w:rsidDel="00000000" w:rsidR="00000000" w:rsidRPr="00000000">
        <w:rPr>
          <w:rtl w:val="0"/>
        </w:rPr>
        <w:t xml:space="preserve">,</w:t>
      </w:r>
      <w:r w:rsidDel="00000000" w:rsidR="00000000" w:rsidRPr="00000000">
        <w:rPr>
          <w:rtl w:val="0"/>
        </w:rPr>
        <w:t xml:space="preserve">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t xml:space="preserve">, and </w:t>
      </w:r>
      <w:hyperlink w:anchor="_4wyzstsl5slq">
        <w:r w:rsidDel="00000000" w:rsidR="00000000" w:rsidRPr="00000000">
          <w:rPr>
            <w:rFonts w:ascii="Roboto Mono Medium" w:cs="Roboto Mono Medium" w:eastAsia="Roboto Mono Medium" w:hAnsi="Roboto Mono Medium"/>
            <w:color w:val="1155cc"/>
            <w:u w:val="single"/>
            <w:rtl w:val="0"/>
          </w:rPr>
          <w:t xml:space="preserve">SUBX</w:t>
        </w:r>
      </w:hyperlink>
      <w:r w:rsidDel="00000000" w:rsidR="00000000" w:rsidRPr="00000000">
        <w:rPr>
          <w:rtl w:val="0"/>
        </w:rPr>
      </w:r>
    </w:p>
    <w:p w:rsidR="00000000" w:rsidDel="00000000" w:rsidP="00000000" w:rsidRDefault="00000000" w:rsidRPr="00000000" w14:paraId="0000051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sums the unsigned values of Dest and Src plus C together and stores the result into the Dest register.  The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 is used to perform unsigned multi-long (extended) </w:t>
      </w:r>
      <w:r w:rsidDel="00000000" w:rsidR="00000000" w:rsidRPr="00000000">
        <w:rPr>
          <w:rtl w:val="0"/>
        </w:rPr>
        <w:t xml:space="preserve">addition</w:t>
      </w:r>
      <w:r w:rsidDel="00000000" w:rsidR="00000000" w:rsidRPr="00000000">
        <w:rPr>
          <w:rtl w:val="0"/>
        </w:rPr>
        <w:t xml:space="preserve">, such as 64-bit addition.</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summation resulted in an unsigned carry, or is cleared (0) if no carry.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 </w:t>
      </w:r>
      <w:r w:rsidDel="00000000" w:rsidR="00000000" w:rsidRPr="00000000">
        <w:rPr>
          <w:rtl w:val="0"/>
        </w:rPr>
        <w:t xml:space="preserve">for proper</w:t>
      </w:r>
      <w:r w:rsidDel="00000000" w:rsidR="00000000" w:rsidRPr="00000000">
        <w:rPr>
          <w:rtl w:val="0"/>
        </w:rPr>
        <w:t xml:space="preserve"> final C </w:t>
      </w:r>
      <w:r w:rsidDel="00000000" w:rsidR="00000000" w:rsidRPr="00000000">
        <w:rPr>
          <w:rtl w:val="0"/>
        </w:rPr>
        <w:t xml:space="preserve">flag</w:t>
      </w:r>
      <w:r w:rsidDel="00000000" w:rsidR="00000000" w:rsidRPr="00000000">
        <w:rPr>
          <w:rtl w:val="0"/>
        </w:rPr>
        <w:t xml:space="preserve">.  If C is set after the last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 a multi-long addition, it </w:t>
      </w:r>
      <w:r w:rsidDel="00000000" w:rsidR="00000000" w:rsidRPr="00000000">
        <w:rPr>
          <w:rtl w:val="0"/>
        </w:rPr>
        <w:t xml:space="preserve">indicates unsigned</w:t>
      </w:r>
      <w:r w:rsidDel="00000000" w:rsidR="00000000" w:rsidRPr="00000000">
        <w:rPr>
          <w:rtl w:val="0"/>
        </w:rPr>
        <w:t xml:space="preserve"> overflow.</w:t>
      </w:r>
    </w:p>
    <w:p w:rsidR="00000000" w:rsidDel="00000000" w:rsidP="00000000" w:rsidRDefault="00000000" w:rsidRPr="00000000" w14:paraId="0000051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Z was previously set and the result of Dest + Src + C is zero, or it is cleared (0) if non-zero.  Use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on preceding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 for proper final Z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520">
      <w:pPr>
        <w:rPr/>
      </w:pPr>
      <w:r w:rsidDel="00000000" w:rsidR="00000000" w:rsidRPr="00000000">
        <w:rPr>
          <w:rtl w:val="0"/>
        </w:rPr>
        <w:t xml:space="preserve">To add unsigned multi-long values, use </w:t>
      </w:r>
      <w:r w:rsidDel="00000000" w:rsidR="00000000" w:rsidRPr="00000000">
        <w:rPr>
          <w:rFonts w:ascii="Roboto Mono Medium" w:cs="Roboto Mono Medium" w:eastAsia="Roboto Mono Medium" w:hAnsi="Roboto Mono Medium"/>
          <w:rtl w:val="0"/>
        </w:rPr>
        <w:t xml:space="preserve">ADD</w:t>
      </w:r>
      <w:r w:rsidDel="00000000" w:rsidR="00000000" w:rsidRPr="00000000">
        <w:rPr>
          <w:rtl w:val="0"/>
        </w:rPr>
        <w:t xml:space="preserve"> followed by one or more </w:t>
      </w:r>
      <w:r w:rsidDel="00000000" w:rsidR="00000000" w:rsidRPr="00000000">
        <w:rPr>
          <w:rFonts w:ascii="Roboto Mono Medium" w:cs="Roboto Mono Medium" w:eastAsia="Roboto Mono Medium" w:hAnsi="Roboto Mono Medium"/>
          <w:rtl w:val="0"/>
        </w:rPr>
        <w:t xml:space="preserve">ADDX</w:t>
      </w:r>
      <w:r w:rsidDel="00000000" w:rsidR="00000000" w:rsidRPr="00000000">
        <w:rPr>
          <w:rtl w:val="0"/>
        </w:rPr>
        <w:t xml:space="preserve"> instructions as described in </w:t>
      </w:r>
      <w:hyperlink w:anchor="_qt1j03hxivpt">
        <w:r w:rsidDel="00000000" w:rsidR="00000000" w:rsidRPr="00000000">
          <w:rPr>
            <w:color w:val="1155cc"/>
            <w:u w:val="single"/>
            <w:rtl w:val="0"/>
          </w:rPr>
          <w:t xml:space="preserve">Adding Two Multi-Long Values</w:t>
        </w:r>
      </w:hyperlink>
      <w:r w:rsidDel="00000000" w:rsidR="00000000" w:rsidRPr="00000000">
        <w:rPr>
          <w:rtl w:val="0"/>
        </w:rPr>
        <w:t xml:space="preserve">.</w:t>
      </w:r>
    </w:p>
    <w:p w:rsidR="00000000" w:rsidDel="00000000" w:rsidP="00000000" w:rsidRDefault="00000000" w:rsidRPr="00000000" w14:paraId="00000521">
      <w:pPr>
        <w:pStyle w:val="Heading2"/>
        <w:rPr>
          <w:i w:val="1"/>
          <w:highlight w:val="yellow"/>
        </w:rPr>
      </w:pPr>
      <w:bookmarkStart w:colFirst="0" w:colLast="0" w:name="_putbdsx21wr" w:id="67"/>
      <w:bookmarkEnd w:id="67"/>
      <w:r w:rsidDel="00000000" w:rsidR="00000000" w:rsidRPr="00000000">
        <w:rPr>
          <w:rtl w:val="0"/>
        </w:rPr>
        <w:t xml:space="preserve">AKPIN</w:t>
      </w:r>
      <w:r w:rsidDel="00000000" w:rsidR="00000000" w:rsidRPr="00000000">
        <w:rPr>
          <w:rtl w:val="0"/>
        </w:rPr>
      </w:r>
    </w:p>
    <w:p w:rsidR="00000000" w:rsidDel="00000000" w:rsidP="00000000" w:rsidRDefault="00000000" w:rsidRPr="00000000" w14:paraId="00000522">
      <w:pPr>
        <w:spacing w:after="0" w:lineRule="auto"/>
        <w:rPr/>
      </w:pPr>
      <w:r w:rsidDel="00000000" w:rsidR="00000000" w:rsidRPr="00000000">
        <w:rPr>
          <w:rtl w:val="0"/>
        </w:rPr>
        <w:t xml:space="preserve">Acknowledge pin</w:t>
      </w:r>
      <w:r w:rsidDel="00000000" w:rsidR="00000000" w:rsidRPr="00000000">
        <w:rPr>
          <w:rtl w:val="0"/>
        </w:rPr>
      </w:r>
    </w:p>
    <w:p w:rsidR="00000000" w:rsidDel="00000000" w:rsidP="00000000" w:rsidRDefault="00000000" w:rsidRPr="00000000" w14:paraId="00000523">
      <w:pPr>
        <w:rPr/>
      </w:pPr>
      <w:hyperlink w:anchor="wetsnv5av285">
        <w:r w:rsidDel="00000000" w:rsidR="00000000" w:rsidRPr="00000000">
          <w:rPr>
            <w:b w:val="1"/>
            <w:color w:val="1155cc"/>
            <w:u w:val="single"/>
            <w:rtl w:val="0"/>
          </w:rPr>
          <w:t xml:space="preserve">I/O Pin (Smart Logic) Instruction</w:t>
        </w:r>
      </w:hyperlink>
      <w:r w:rsidDel="00000000" w:rsidR="00000000" w:rsidRPr="00000000">
        <w:rPr>
          <w:b w:val="1"/>
          <w:rtl w:val="0"/>
        </w:rPr>
        <w:t xml:space="preserve"> -</w:t>
      </w:r>
      <w:r w:rsidDel="00000000" w:rsidR="00000000" w:rsidRPr="00000000">
        <w:rPr>
          <w:rtl w:val="0"/>
        </w:rPr>
        <w:t xml:space="preserve"> Acknowledge smart pin(s).</w:t>
      </w:r>
    </w:p>
    <w:p w:rsidR="00000000" w:rsidDel="00000000" w:rsidP="00000000" w:rsidRDefault="00000000" w:rsidRPr="00000000" w14:paraId="00000524">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AKPIN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525">
      <w:pPr>
        <w:spacing w:before="40" w:lineRule="auto"/>
        <w:rPr/>
      </w:pPr>
      <w:r w:rsidDel="00000000" w:rsidR="00000000" w:rsidRPr="00000000">
        <w:rPr>
          <w:b w:val="1"/>
          <w:rtl w:val="0"/>
        </w:rPr>
        <w:t xml:space="preserve">Result:</w:t>
      </w:r>
      <w:r w:rsidDel="00000000" w:rsidR="00000000" w:rsidRPr="00000000">
        <w:rPr>
          <w:rtl w:val="0"/>
        </w:rPr>
        <w:t xml:space="preserve"> One or more Smart Pins is acknowledged; lowering their corresponding IN signal(s).</w:t>
      </w:r>
    </w:p>
    <w:p w:rsidR="00000000" w:rsidDel="00000000" w:rsidP="00000000" w:rsidRDefault="00000000" w:rsidRPr="00000000" w14:paraId="00000526">
      <w:pPr>
        <w:numPr>
          <w:ilvl w:val="0"/>
          <w:numId w:val="1"/>
        </w:numPr>
        <w:ind w:left="720" w:hanging="360"/>
        <w:rPr/>
      </w:pPr>
      <w:r w:rsidDel="00000000" w:rsidR="00000000" w:rsidRPr="00000000">
        <w:rPr>
          <w:rtl w:val="0"/>
        </w:rPr>
        <w:t xml:space="preserve">Src is a register, 9-bit literal, or 11-bit augmented literal whose value identifies the Smart Pin(s) to acknowledge.</w:t>
      </w:r>
    </w:p>
    <w:tbl>
      <w:tblPr>
        <w:tblStyle w:val="Table1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52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5">
            <w:pPr>
              <w:widowControl w:val="0"/>
              <w:spacing w:after="0" w:line="240" w:lineRule="auto"/>
              <w:jc w:val="center"/>
              <w:rPr>
                <w:sz w:val="18"/>
                <w:szCs w:val="18"/>
              </w:rPr>
            </w:pPr>
            <w:r w:rsidDel="00000000" w:rsidR="00000000" w:rsidRPr="00000000">
              <w:rPr>
                <w:sz w:val="18"/>
                <w:szCs w:val="18"/>
                <w:rtl w:val="0"/>
              </w:rPr>
              <w:t xml:space="preserve">Ack Bus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7">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38">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53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53A">
      <w:pPr>
        <w:rPr/>
      </w:pPr>
      <w:r w:rsidDel="00000000" w:rsidR="00000000" w:rsidRPr="00000000">
        <w:rPr>
          <w:rFonts w:ascii="Roboto Mono Medium" w:cs="Roboto Mono Medium" w:eastAsia="Roboto Mono Medium" w:hAnsi="Roboto Mono Medium"/>
          <w:rtl w:val="0"/>
        </w:rPr>
        <w:t xml:space="preserve">AKPIN</w:t>
      </w:r>
      <w:r w:rsidDel="00000000" w:rsidR="00000000" w:rsidRPr="00000000">
        <w:rPr>
          <w:rtl w:val="0"/>
        </w:rPr>
        <w:t xml:space="preserve"> acknowledges the Smart Pin(s) designated by Src.  This lowers the corresponding IN signal(s) so that future Smart Pin events may raise them again later.</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Src[5:0] indicates the pin number (0–63).  For a range of Smart Pins, Src[5:0] indicates the first pin number (0–63) and Src[10:6] indicates how many contiguous pins beyond the first should be affected (1–31).</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 9-bit literal Src is enough to express the starting pin (Src[5:0]) and a range of up to 8 contiguous pins (Src[8:6]).  If needed, use the augmented literal feature (##Src) to augment Src to the required 11-bit literal value— this inserts an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prior.</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When Src is a register, the register's value bits [10:0] are used as-is to form the 11-bit Smart Pin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AKPIN</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AKPIN</w:t>
      </w:r>
      <w:r w:rsidDel="00000000" w:rsidR="00000000" w:rsidRPr="00000000">
        <w:rPr>
          <w:rtl w:val="0"/>
        </w:rPr>
        <w:t xml:space="preserve">'s use.  </w:t>
      </w:r>
    </w:p>
    <w:p w:rsidR="00000000" w:rsidDel="00000000" w:rsidP="00000000" w:rsidRDefault="00000000" w:rsidRPr="00000000" w14:paraId="0000053E">
      <w:pPr>
        <w:rPr/>
      </w:pPr>
      <w:r w:rsidDel="00000000" w:rsidR="00000000" w:rsidRPr="00000000">
        <w:rPr>
          <w:rtl w:val="0"/>
        </w:rPr>
        <w:t xml:space="preserve">The range calculation (from Src[5:0] up to Src[5:0]+Src[10:6])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it will not cross the port boundary.</w:t>
      </w:r>
      <w:r w:rsidDel="00000000" w:rsidR="00000000" w:rsidRPr="00000000">
        <w:rPr>
          <w:rtl w:val="0"/>
        </w:rPr>
      </w:r>
    </w:p>
    <w:p w:rsidR="00000000" w:rsidDel="00000000" w:rsidP="00000000" w:rsidRDefault="00000000" w:rsidRPr="00000000" w14:paraId="0000053F">
      <w:pPr>
        <w:pStyle w:val="Heading2"/>
        <w:rPr>
          <w:i w:val="1"/>
          <w:highlight w:val="yellow"/>
        </w:rPr>
      </w:pPr>
      <w:bookmarkStart w:colFirst="0" w:colLast="0" w:name="_va7a6kt7oiii" w:id="68"/>
      <w:bookmarkEnd w:id="68"/>
      <w:r w:rsidDel="00000000" w:rsidR="00000000" w:rsidRPr="00000000">
        <w:rPr>
          <w:rtl w:val="0"/>
        </w:rPr>
        <w:t xml:space="preserve">ALIGNL</w:t>
      </w:r>
      <w:r w:rsidDel="00000000" w:rsidR="00000000" w:rsidRPr="00000000">
        <w:rPr>
          <w:rtl w:val="0"/>
        </w:rPr>
      </w:r>
    </w:p>
    <w:p w:rsidR="00000000" w:rsidDel="00000000" w:rsidP="00000000" w:rsidRDefault="00000000" w:rsidRPr="00000000" w14:paraId="00000540">
      <w:pPr>
        <w:spacing w:after="0" w:lineRule="auto"/>
        <w:rPr/>
      </w:pPr>
      <w:r w:rsidDel="00000000" w:rsidR="00000000" w:rsidRPr="00000000">
        <w:rPr>
          <w:rtl w:val="0"/>
        </w:rPr>
        <w:t xml:space="preserve">Align </w:t>
      </w:r>
      <w:r w:rsidDel="00000000" w:rsidR="00000000" w:rsidRPr="00000000">
        <w:rPr>
          <w:rtl w:val="0"/>
        </w:rPr>
        <w:t xml:space="preserve">long</w:t>
      </w:r>
      <w:r w:rsidDel="00000000" w:rsidR="00000000" w:rsidRPr="00000000">
        <w:rPr>
          <w:rtl w:val="0"/>
        </w:rPr>
      </w:r>
    </w:p>
    <w:p w:rsidR="00000000" w:rsidDel="00000000" w:rsidP="00000000" w:rsidRDefault="00000000" w:rsidRPr="00000000" w14:paraId="00000541">
      <w:pPr>
        <w:rPr/>
      </w:pPr>
      <w:hyperlink w:anchor="_dq838bc22zwt">
        <w:r w:rsidDel="00000000" w:rsidR="00000000" w:rsidRPr="00000000">
          <w:rPr>
            <w:b w:val="1"/>
            <w:color w:val="1155cc"/>
            <w:u w:val="single"/>
            <w:rtl w:val="0"/>
          </w:rPr>
          <w:t xml:space="preserve">Directive</w:t>
        </w:r>
      </w:hyperlink>
      <w:r w:rsidDel="00000000" w:rsidR="00000000" w:rsidRPr="00000000">
        <w:rPr>
          <w:b w:val="1"/>
          <w:rtl w:val="0"/>
        </w:rPr>
        <w:t xml:space="preserve"> -</w:t>
      </w:r>
      <w:r w:rsidDel="00000000" w:rsidR="00000000" w:rsidRPr="00000000">
        <w:rPr>
          <w:rtl w:val="0"/>
        </w:rPr>
        <w:t xml:space="preserve"> Align to next long in Hub RAM.</w:t>
      </w:r>
    </w:p>
    <w:p w:rsidR="00000000" w:rsidDel="00000000" w:rsidP="00000000" w:rsidRDefault="00000000" w:rsidRPr="00000000" w14:paraId="00000542">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DAT</w:t>
      </w:r>
    </w:p>
    <w:p w:rsidR="00000000" w:rsidDel="00000000" w:rsidP="00000000" w:rsidRDefault="00000000" w:rsidRPr="00000000" w14:paraId="00000543">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code_and_data_statements</w:t>
      </w:r>
      <w:r w:rsidDel="00000000" w:rsidR="00000000" w:rsidRPr="00000000">
        <w:rPr>
          <w:rtl w:val="0"/>
        </w:rPr>
      </w:r>
    </w:p>
    <w:p w:rsidR="00000000" w:rsidDel="00000000" w:rsidP="00000000" w:rsidRDefault="00000000" w:rsidRPr="00000000" w14:paraId="00000544">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ALIGNL</w:t>
      </w:r>
    </w:p>
    <w:p w:rsidR="00000000" w:rsidDel="00000000" w:rsidP="00000000" w:rsidRDefault="00000000" w:rsidRPr="00000000" w14:paraId="00000545">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data_statements</w:t>
      </w:r>
      <w:r w:rsidDel="00000000" w:rsidR="00000000" w:rsidRPr="00000000">
        <w:rPr>
          <w:rtl w:val="0"/>
        </w:rPr>
      </w:r>
    </w:p>
    <w:p w:rsidR="00000000" w:rsidDel="00000000" w:rsidP="00000000" w:rsidRDefault="00000000" w:rsidRPr="00000000" w14:paraId="00000546">
      <w:pPr>
        <w:spacing w:before="40" w:lineRule="auto"/>
        <w:rPr/>
      </w:pPr>
      <w:r w:rsidDel="00000000" w:rsidR="00000000" w:rsidRPr="00000000">
        <w:rPr>
          <w:b w:val="1"/>
          <w:rtl w:val="0"/>
        </w:rPr>
        <w:t xml:space="preserve">Result:</w:t>
      </w:r>
      <w:r w:rsidDel="00000000" w:rsidR="00000000" w:rsidRPr="00000000">
        <w:rPr>
          <w:rtl w:val="0"/>
        </w:rPr>
        <w:t xml:space="preserve"> The next data element is long-aligned in Hub RAM by emitting up to three bytes (each $00) prior.</w:t>
      </w:r>
    </w:p>
    <w:p w:rsidR="00000000" w:rsidDel="00000000" w:rsidP="00000000" w:rsidRDefault="00000000" w:rsidRPr="00000000" w14:paraId="00000547">
      <w:pPr>
        <w:numPr>
          <w:ilvl w:val="0"/>
          <w:numId w:val="1"/>
        </w:numPr>
        <w:pBdr>
          <w:bottom w:space="0" w:sz="0" w:val="nil"/>
        </w:pBdr>
        <w:spacing w:after="0" w:lineRule="auto"/>
        <w:ind w:left="720" w:hanging="360"/>
        <w:rPr/>
      </w:pPr>
      <w:r w:rsidDel="00000000" w:rsidR="00000000" w:rsidRPr="00000000">
        <w:rPr>
          <w:rtl w:val="0"/>
        </w:rPr>
        <w:t xml:space="preserve">Code_and_data_statements are leading program code and/or data.</w:t>
      </w:r>
      <w:r w:rsidDel="00000000" w:rsidR="00000000" w:rsidRPr="00000000">
        <w:rPr>
          <w:rtl w:val="0"/>
        </w:rPr>
      </w:r>
    </w:p>
    <w:p w:rsidR="00000000" w:rsidDel="00000000" w:rsidP="00000000" w:rsidRDefault="00000000" w:rsidRPr="00000000" w14:paraId="00000548">
      <w:pPr>
        <w:numPr>
          <w:ilvl w:val="0"/>
          <w:numId w:val="1"/>
        </w:numPr>
        <w:spacing w:after="0" w:lineRule="auto"/>
        <w:ind w:left="720" w:hanging="360"/>
      </w:pPr>
      <w:r w:rsidDel="00000000" w:rsidR="00000000" w:rsidRPr="00000000">
        <w:rPr>
          <w:rtl w:val="0"/>
        </w:rPr>
        <w:t xml:space="preserve">Data_statements begin long-aligned in Hub RAM.</w:t>
      </w:r>
    </w:p>
    <w:p w:rsidR="00000000" w:rsidDel="00000000" w:rsidP="00000000" w:rsidRDefault="00000000" w:rsidRPr="00000000" w14:paraId="0000054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54A">
      <w:pPr>
        <w:rPr/>
      </w:pPr>
      <w:r w:rsidDel="00000000" w:rsidR="00000000" w:rsidRPr="00000000">
        <w:rPr>
          <w:rFonts w:ascii="Roboto Mono Medium" w:cs="Roboto Mono Medium" w:eastAsia="Roboto Mono Medium" w:hAnsi="Roboto Mono Medium"/>
          <w:rtl w:val="0"/>
        </w:rPr>
        <w:t xml:space="preserve">ALIGNL</w:t>
      </w:r>
      <w:r w:rsidDel="00000000" w:rsidR="00000000" w:rsidRPr="00000000">
        <w:rPr>
          <w:rtl w:val="0"/>
        </w:rPr>
        <w:t xml:space="preserve"> aligns the next data element to the beginning of the next long of Hub RAM.  </w:t>
      </w:r>
      <w:r w:rsidDel="00000000" w:rsidR="00000000" w:rsidRPr="00000000">
        <w:rPr>
          <w:rFonts w:ascii="Roboto Mono Medium" w:cs="Roboto Mono Medium" w:eastAsia="Roboto Mono Medium" w:hAnsi="Roboto Mono Medium"/>
          <w:rtl w:val="0"/>
        </w:rPr>
        <w:t xml:space="preserve">ALIGNL</w:t>
      </w:r>
      <w:r w:rsidDel="00000000" w:rsidR="00000000" w:rsidRPr="00000000">
        <w:rPr>
          <w:rtl w:val="0"/>
        </w:rPr>
        <w:t xml:space="preserve"> is important to use when code requires certain data to begin on a long boundary (for access convenience and speed).</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ALIGNL</w:t>
      </w:r>
      <w:r w:rsidDel="00000000" w:rsidR="00000000" w:rsidRPr="00000000">
        <w:rPr>
          <w:rtl w:val="0"/>
        </w:rPr>
        <w:t xml:space="preserve"> is only allowed in </w:t>
      </w: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 xml:space="preserve"> blocks, not in in-line PASM.</w:t>
      </w:r>
    </w:p>
    <w:p w:rsidR="00000000" w:rsidDel="00000000" w:rsidP="00000000" w:rsidRDefault="00000000" w:rsidRPr="00000000" w14:paraId="0000054C">
      <w:pPr>
        <w:spacing w:after="0" w:before="200" w:lineRule="auto"/>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54D">
      <w:pPr>
        <w:spacing w:after="0" w:before="0" w:lineRule="auto"/>
        <w:rPr/>
      </w:pPr>
      <w:r w:rsidDel="00000000" w:rsidR="00000000" w:rsidRPr="00000000">
        <w:rPr>
          <w:rtl w:val="0"/>
        </w:rPr>
        <w:t xml:space="preserve">The following creates a data table of a byte ($11), a word ($2222), and a long ($33333333) meant for access from Hub RAM.</w:t>
      </w:r>
    </w:p>
    <w:p w:rsidR="00000000" w:rsidDel="00000000" w:rsidP="00000000" w:rsidRDefault="00000000" w:rsidRPr="00000000" w14:paraId="0000054E">
      <w:pPr>
        <w:spacing w:after="0" w:before="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DAT</w:t>
      </w:r>
    </w:p>
    <w:p w:rsidR="00000000" w:rsidDel="00000000" w:rsidP="00000000" w:rsidRDefault="00000000" w:rsidRPr="00000000" w14:paraId="0000054F">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T1  BYTE $11</w:t>
      </w:r>
    </w:p>
    <w:p w:rsidR="00000000" w:rsidDel="00000000" w:rsidP="00000000" w:rsidRDefault="00000000" w:rsidRPr="00000000" w14:paraId="00000550">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T2  WORD $2222</w:t>
      </w:r>
    </w:p>
    <w:p w:rsidR="00000000" w:rsidDel="00000000" w:rsidP="00000000" w:rsidRDefault="00000000" w:rsidRPr="00000000" w14:paraId="0000055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LONG $33333333</w:t>
      </w:r>
    </w:p>
    <w:p w:rsidR="00000000" w:rsidDel="00000000" w:rsidP="00000000" w:rsidRDefault="00000000" w:rsidRPr="00000000" w14:paraId="00000552">
      <w:pPr>
        <w:spacing w:after="200" w:lineRule="auto"/>
        <w:rPr/>
      </w:pPr>
      <w:r w:rsidDel="00000000" w:rsidR="00000000" w:rsidRPr="00000000">
        <w:rPr>
          <w:rtl w:val="0"/>
        </w:rPr>
        <w:t xml:space="preserve">This data </w:t>
      </w:r>
      <w:r w:rsidDel="00000000" w:rsidR="00000000" w:rsidRPr="00000000">
        <w:rPr>
          <w:i w:val="1"/>
          <w:rtl w:val="0"/>
        </w:rPr>
        <w:t xml:space="preserve">may</w:t>
      </w:r>
      <w:r w:rsidDel="00000000" w:rsidR="00000000" w:rsidRPr="00000000">
        <w:rPr>
          <w:rtl w:val="0"/>
        </w:rPr>
        <w:t xml:space="preserve"> be emitted into the Hub memory image like below;</w:t>
      </w:r>
      <w:r w:rsidDel="00000000" w:rsidR="00000000" w:rsidRPr="00000000">
        <w:rPr>
          <w:rtl w:val="0"/>
        </w:rPr>
        <w:t xml:space="preserve"> the actual data start and alignment will vary depending on the code and data that precede it.  The L#, W#, and B# labels denote contiguous long, word, and byte boundaries.</w:t>
      </w:r>
    </w:p>
    <w:tbl>
      <w:tblPr>
        <w:tblStyle w:val="Table1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40"/>
        <w:gridCol w:w="840"/>
        <w:gridCol w:w="840"/>
        <w:gridCol w:w="840"/>
        <w:gridCol w:w="840"/>
        <w:gridCol w:w="840"/>
        <w:gridCol w:w="840"/>
        <w:gridCol w:w="840"/>
        <w:gridCol w:w="840"/>
        <w:gridCol w:w="840"/>
        <w:gridCol w:w="840"/>
        <w:tblGridChange w:id="0">
          <w:tblGrid>
            <w:gridCol w:w="840"/>
            <w:gridCol w:w="840"/>
            <w:gridCol w:w="840"/>
            <w:gridCol w:w="840"/>
            <w:gridCol w:w="840"/>
            <w:gridCol w:w="840"/>
            <w:gridCol w:w="840"/>
            <w:gridCol w:w="840"/>
            <w:gridCol w:w="840"/>
            <w:gridCol w:w="840"/>
            <w:gridCol w:w="840"/>
            <w:gridCol w:w="840"/>
          </w:tblGrid>
        </w:tblGridChange>
      </w:tblGrid>
      <w:tr>
        <w:trPr>
          <w:cantSplit w:val="0"/>
          <w:tblHeader w:val="0"/>
        </w:trPr>
        <w:tc>
          <w:tcPr>
            <w:gridSpan w:val="4"/>
            <w:tcBorders>
              <w:top w:color="000000" w:space="0" w:sz="0" w:val="nil"/>
              <w:left w:color="000000" w:space="0" w:sz="0" w:val="nil"/>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53">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L0</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57">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L1</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5B">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L2</w:t>
            </w:r>
          </w:p>
        </w:tc>
      </w:tr>
      <w:tr>
        <w:trPr>
          <w:cantSplit w:val="0"/>
          <w:tblHeader w:val="0"/>
        </w:trPr>
        <w:tc>
          <w:tcPr>
            <w:gridSpan w:val="2"/>
            <w:tcBorders>
              <w:top w:color="000000" w:space="0" w:sz="0" w:val="nil"/>
              <w:left w:color="000000" w:space="0" w:sz="0" w:val="nil"/>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5F">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W0</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1">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W1</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3">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W2</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5">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W3</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7">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W4</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9">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W5</w:t>
            </w:r>
          </w:p>
        </w:tc>
      </w:tr>
      <w:tr>
        <w:trPr>
          <w:cantSplit w:val="0"/>
          <w:tblHeader w:val="0"/>
        </w:trPr>
        <w:tc>
          <w:tcPr>
            <w:tcBorders>
              <w:left w:color="000000" w:space="0" w:sz="0" w:val="nil"/>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B0</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B2</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B3</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B4</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B5</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B6</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B7</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B8</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B9</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B10</w:t>
            </w:r>
          </w:p>
        </w:tc>
        <w:tc>
          <w:tcPr>
            <w:tcBorders>
              <w:left w:color="b7b7b7" w:space="0" w:sz="8" w:val="single"/>
              <w:bottom w:color="000000" w:space="0" w:sz="12" w:val="single"/>
              <w:right w:color="000000" w:space="0" w:sz="0" w:val="nil"/>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r>
    </w:tbl>
    <w:p w:rsidR="00000000" w:rsidDel="00000000" w:rsidP="00000000" w:rsidRDefault="00000000" w:rsidRPr="00000000" w14:paraId="00000583">
      <w:pPr>
        <w:spacing w:before="200" w:lineRule="auto"/>
        <w:rPr/>
      </w:pPr>
      <w:r w:rsidDel="00000000" w:rsidR="00000000" w:rsidRPr="00000000">
        <w:rPr>
          <w:rtl w:val="0"/>
        </w:rPr>
        <w:t xml:space="preserve">Notice how each data element, regardless of size, is packed right next to the data before it.  If the code that is meant to access Table T2 expects it to align with a long boundary (i.e. for convenience or speed), the </w:t>
      </w:r>
      <w:r w:rsidDel="00000000" w:rsidR="00000000" w:rsidRPr="00000000">
        <w:rPr>
          <w:rFonts w:ascii="Roboto Mono Medium" w:cs="Roboto Mono Medium" w:eastAsia="Roboto Mono Medium" w:hAnsi="Roboto Mono Medium"/>
          <w:rtl w:val="0"/>
        </w:rPr>
        <w:t xml:space="preserve">ALIGNL</w:t>
      </w:r>
      <w:r w:rsidDel="00000000" w:rsidR="00000000" w:rsidRPr="00000000">
        <w:rPr>
          <w:rtl w:val="0"/>
        </w:rPr>
        <w:t xml:space="preserve"> directive achieves this, as follows.</w:t>
      </w:r>
    </w:p>
    <w:p w:rsidR="00000000" w:rsidDel="00000000" w:rsidP="00000000" w:rsidRDefault="00000000" w:rsidRPr="00000000" w14:paraId="00000584">
      <w:pPr>
        <w:spacing w:after="0" w:before="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DAT</w:t>
      </w:r>
    </w:p>
    <w:p w:rsidR="00000000" w:rsidDel="00000000" w:rsidP="00000000" w:rsidRDefault="00000000" w:rsidRPr="00000000" w14:paraId="00000585">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T1  BYTE $11</w:t>
      </w:r>
    </w:p>
    <w:p w:rsidR="00000000" w:rsidDel="00000000" w:rsidP="00000000" w:rsidRDefault="00000000" w:rsidRPr="00000000" w14:paraId="00000586">
      <w:pPr>
        <w:spacing w:after="0" w:lineRule="auto"/>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587">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ALIGNL</w:t>
      </w:r>
    </w:p>
    <w:p w:rsidR="00000000" w:rsidDel="00000000" w:rsidP="00000000" w:rsidRDefault="00000000" w:rsidRPr="00000000" w14:paraId="00000588">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T2  WORD $2222</w:t>
      </w:r>
    </w:p>
    <w:p w:rsidR="00000000" w:rsidDel="00000000" w:rsidP="00000000" w:rsidRDefault="00000000" w:rsidRPr="00000000" w14:paraId="0000058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LONG $33333333</w:t>
      </w:r>
    </w:p>
    <w:p w:rsidR="00000000" w:rsidDel="00000000" w:rsidP="00000000" w:rsidRDefault="00000000" w:rsidRPr="00000000" w14:paraId="0000058A">
      <w:pPr>
        <w:rPr/>
      </w:pPr>
      <w:r w:rsidDel="00000000" w:rsidR="00000000" w:rsidRPr="00000000">
        <w:rPr>
          <w:rtl w:val="0"/>
        </w:rPr>
        <w:t xml:space="preserve">In comparison, this data will be emitted as follows:</w:t>
      </w:r>
    </w:p>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40"/>
        <w:gridCol w:w="840"/>
        <w:gridCol w:w="840"/>
        <w:gridCol w:w="840"/>
        <w:gridCol w:w="840"/>
        <w:gridCol w:w="840"/>
        <w:gridCol w:w="840"/>
        <w:gridCol w:w="840"/>
        <w:gridCol w:w="840"/>
        <w:gridCol w:w="840"/>
        <w:gridCol w:w="840"/>
        <w:tblGridChange w:id="0">
          <w:tblGrid>
            <w:gridCol w:w="840"/>
            <w:gridCol w:w="840"/>
            <w:gridCol w:w="840"/>
            <w:gridCol w:w="840"/>
            <w:gridCol w:w="840"/>
            <w:gridCol w:w="840"/>
            <w:gridCol w:w="840"/>
            <w:gridCol w:w="840"/>
            <w:gridCol w:w="840"/>
            <w:gridCol w:w="840"/>
            <w:gridCol w:w="840"/>
            <w:gridCol w:w="840"/>
          </w:tblGrid>
        </w:tblGridChange>
      </w:tblGrid>
      <w:tr>
        <w:trPr>
          <w:cantSplit w:val="0"/>
          <w:tblHeader w:val="0"/>
        </w:trPr>
        <w:tc>
          <w:tcPr>
            <w:gridSpan w:val="4"/>
            <w:tcBorders>
              <w:top w:color="000000" w:space="0" w:sz="0" w:val="nil"/>
              <w:left w:color="000000" w:space="0" w:sz="0" w:val="nil"/>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8B">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L0</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8F">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L1</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93">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L2</w:t>
            </w:r>
          </w:p>
        </w:tc>
      </w:tr>
      <w:tr>
        <w:trPr>
          <w:cantSplit w:val="0"/>
          <w:tblHeader w:val="0"/>
        </w:trPr>
        <w:tc>
          <w:tcPr>
            <w:gridSpan w:val="2"/>
            <w:tcBorders>
              <w:top w:color="000000" w:space="0" w:sz="0" w:val="nil"/>
              <w:left w:color="000000" w:space="0" w:sz="0" w:val="nil"/>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97">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W0</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99">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W1</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9B">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W2</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9D">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W3</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9F">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W4</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1">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W5</w:t>
            </w:r>
          </w:p>
        </w:tc>
      </w:tr>
      <w:tr>
        <w:trPr>
          <w:cantSplit w:val="0"/>
          <w:tblHeader w:val="0"/>
        </w:trPr>
        <w:tc>
          <w:tcPr>
            <w:tcBorders>
              <w:left w:color="000000" w:space="0" w:sz="0" w:val="nil"/>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3">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B0</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4">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5">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B2</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6">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B3</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7">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B4</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8">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B5</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9">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B6</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A">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B7</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B">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B8</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C">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B9</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D">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B10</w:t>
            </w:r>
          </w:p>
        </w:tc>
        <w:tc>
          <w:tcPr>
            <w:tcBorders>
              <w:left w:color="b7b7b7" w:space="0" w:sz="8" w:val="single"/>
              <w:right w:color="000000" w:space="0" w:sz="0" w:val="nil"/>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AE">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B11</w:t>
            </w:r>
          </w:p>
        </w:tc>
      </w:tr>
      <w:tr>
        <w:trPr>
          <w:cantSplit w:val="0"/>
          <w:tblHeader w:val="0"/>
        </w:trPr>
        <w:tc>
          <w:tcPr>
            <w:shd w:fill="auto" w:val="clear"/>
            <w:tcMar>
              <w:top w:w="43.2" w:type="dxa"/>
              <w:left w:w="43.2" w:type="dxa"/>
              <w:bottom w:w="43.2" w:type="dxa"/>
              <w:right w:w="43.2" w:type="dxa"/>
            </w:tcMar>
            <w:vAlign w:val="center"/>
          </w:tcPr>
          <w:p w:rsidR="00000000" w:rsidDel="00000000" w:rsidP="00000000" w:rsidRDefault="00000000" w:rsidRPr="00000000" w14:paraId="000005AF">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shd w:fill="auto" w:val="clear"/>
            <w:tcMar>
              <w:top w:w="43.2" w:type="dxa"/>
              <w:left w:w="43.2" w:type="dxa"/>
              <w:bottom w:w="43.2" w:type="dxa"/>
              <w:right w:w="43.2" w:type="dxa"/>
            </w:tcMar>
            <w:vAlign w:val="center"/>
          </w:tcPr>
          <w:p w:rsidR="00000000" w:rsidDel="00000000" w:rsidP="00000000" w:rsidRDefault="00000000" w:rsidRPr="00000000" w14:paraId="000005B0">
            <w:pPr>
              <w:widowControl w:val="0"/>
              <w:spacing w:after="0" w:line="240" w:lineRule="auto"/>
              <w:jc w:val="center"/>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$00</w:t>
            </w:r>
          </w:p>
        </w:tc>
        <w:tc>
          <w:tcPr>
            <w:shd w:fill="auto" w:val="clear"/>
            <w:tcMar>
              <w:top w:w="43.2" w:type="dxa"/>
              <w:left w:w="43.2" w:type="dxa"/>
              <w:bottom w:w="43.2" w:type="dxa"/>
              <w:right w:w="43.2" w:type="dxa"/>
            </w:tcMar>
            <w:vAlign w:val="center"/>
          </w:tcPr>
          <w:p w:rsidR="00000000" w:rsidDel="00000000" w:rsidP="00000000" w:rsidRDefault="00000000" w:rsidRPr="00000000" w14:paraId="000005B1">
            <w:pPr>
              <w:widowControl w:val="0"/>
              <w:spacing w:after="0" w:line="240" w:lineRule="auto"/>
              <w:jc w:val="center"/>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$00</w:t>
            </w:r>
          </w:p>
        </w:tc>
        <w:tc>
          <w:tcPr>
            <w:shd w:fill="auto" w:val="clear"/>
            <w:tcMar>
              <w:top w:w="43.2" w:type="dxa"/>
              <w:left w:w="43.2" w:type="dxa"/>
              <w:bottom w:w="43.2" w:type="dxa"/>
              <w:right w:w="43.2" w:type="dxa"/>
            </w:tcMar>
            <w:vAlign w:val="center"/>
          </w:tcPr>
          <w:p w:rsidR="00000000" w:rsidDel="00000000" w:rsidP="00000000" w:rsidRDefault="00000000" w:rsidRPr="00000000" w14:paraId="000005B2">
            <w:pPr>
              <w:widowControl w:val="0"/>
              <w:spacing w:after="0" w:line="240" w:lineRule="auto"/>
              <w:jc w:val="center"/>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$00</w:t>
            </w:r>
          </w:p>
        </w:tc>
        <w:tc>
          <w:tcPr>
            <w:shd w:fill="auto" w:val="clear"/>
            <w:tcMar>
              <w:top w:w="43.2" w:type="dxa"/>
              <w:left w:w="43.2" w:type="dxa"/>
              <w:bottom w:w="43.2" w:type="dxa"/>
              <w:right w:w="43.2" w:type="dxa"/>
            </w:tcMar>
            <w:vAlign w:val="center"/>
          </w:tcPr>
          <w:p w:rsidR="00000000" w:rsidDel="00000000" w:rsidP="00000000" w:rsidRDefault="00000000" w:rsidRPr="00000000" w14:paraId="000005B3">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shd w:fill="auto" w:val="clear"/>
            <w:tcMar>
              <w:top w:w="43.2" w:type="dxa"/>
              <w:left w:w="43.2" w:type="dxa"/>
              <w:bottom w:w="43.2" w:type="dxa"/>
              <w:right w:w="43.2" w:type="dxa"/>
            </w:tcMar>
            <w:vAlign w:val="center"/>
          </w:tcPr>
          <w:p w:rsidR="00000000" w:rsidDel="00000000" w:rsidP="00000000" w:rsidRDefault="00000000" w:rsidRPr="00000000" w14:paraId="000005B4">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shd w:fill="auto" w:val="clear"/>
            <w:tcMar>
              <w:top w:w="43.2" w:type="dxa"/>
              <w:left w:w="43.2" w:type="dxa"/>
              <w:bottom w:w="43.2" w:type="dxa"/>
              <w:right w:w="43.2" w:type="dxa"/>
            </w:tcMar>
            <w:vAlign w:val="center"/>
          </w:tcPr>
          <w:p w:rsidR="00000000" w:rsidDel="00000000" w:rsidP="00000000" w:rsidRDefault="00000000" w:rsidRPr="00000000" w14:paraId="000005B5">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5B6">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5B7">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5B8">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5B9">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auto" w:val="clear"/>
            <w:tcMar>
              <w:top w:w="43.2" w:type="dxa"/>
              <w:left w:w="43.2" w:type="dxa"/>
              <w:bottom w:w="43.2" w:type="dxa"/>
              <w:right w:w="43.2" w:type="dxa"/>
            </w:tcMar>
            <w:vAlign w:val="center"/>
          </w:tcPr>
          <w:p w:rsidR="00000000" w:rsidDel="00000000" w:rsidP="00000000" w:rsidRDefault="00000000" w:rsidRPr="00000000" w14:paraId="000005BA">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r>
    </w:tbl>
    <w:p w:rsidR="00000000" w:rsidDel="00000000" w:rsidP="00000000" w:rsidRDefault="00000000" w:rsidRPr="00000000" w14:paraId="000005BB">
      <w:pPr>
        <w:spacing w:before="200" w:lineRule="auto"/>
        <w:rPr/>
      </w:pPr>
      <w:r w:rsidDel="00000000" w:rsidR="00000000" w:rsidRPr="00000000">
        <w:rPr>
          <w:rtl w:val="0"/>
        </w:rPr>
        <w:t xml:space="preserve">In this case, the </w:t>
      </w:r>
      <w:r w:rsidDel="00000000" w:rsidR="00000000" w:rsidRPr="00000000">
        <w:rPr>
          <w:rFonts w:ascii="Roboto Mono Medium" w:cs="Roboto Mono Medium" w:eastAsia="Roboto Mono Medium" w:hAnsi="Roboto Mono Medium"/>
          <w:rtl w:val="0"/>
        </w:rPr>
        <w:t xml:space="preserve">ALIGNL</w:t>
      </w:r>
      <w:r w:rsidDel="00000000" w:rsidR="00000000" w:rsidRPr="00000000">
        <w:rPr>
          <w:rtl w:val="0"/>
        </w:rPr>
        <w:t xml:space="preserve"> instruction causes three zero ($00) bytes to emit after Table T1 to automatically pad and align the start of Table T2 to the boundary of L1.  Note that the second element (a long) of Table T2 is still packed right after the first element (a word) which may require further attention depending on the needs of the code accessing it.</w:t>
      </w:r>
    </w:p>
    <w:p w:rsidR="00000000" w:rsidDel="00000000" w:rsidP="00000000" w:rsidRDefault="00000000" w:rsidRPr="00000000" w14:paraId="000005BC">
      <w:pPr>
        <w:pStyle w:val="Heading2"/>
        <w:spacing w:before="200" w:lineRule="auto"/>
        <w:rPr>
          <w:i w:val="1"/>
          <w:highlight w:val="yellow"/>
        </w:rPr>
      </w:pPr>
      <w:bookmarkStart w:colFirst="0" w:colLast="0" w:name="_6y0y6yvl7r2z" w:id="69"/>
      <w:bookmarkEnd w:id="69"/>
      <w:r w:rsidDel="00000000" w:rsidR="00000000" w:rsidRPr="00000000">
        <w:rPr>
          <w:rtl w:val="0"/>
        </w:rPr>
        <w:t xml:space="preserve">ALIGNW</w:t>
      </w:r>
      <w:r w:rsidDel="00000000" w:rsidR="00000000" w:rsidRPr="00000000">
        <w:rPr>
          <w:rtl w:val="0"/>
        </w:rPr>
      </w:r>
    </w:p>
    <w:p w:rsidR="00000000" w:rsidDel="00000000" w:rsidP="00000000" w:rsidRDefault="00000000" w:rsidRPr="00000000" w14:paraId="000005BD">
      <w:pPr>
        <w:spacing w:after="0" w:lineRule="auto"/>
        <w:rPr/>
      </w:pPr>
      <w:r w:rsidDel="00000000" w:rsidR="00000000" w:rsidRPr="00000000">
        <w:rPr>
          <w:rtl w:val="0"/>
        </w:rPr>
        <w:t xml:space="preserve">Align word</w:t>
      </w:r>
      <w:r w:rsidDel="00000000" w:rsidR="00000000" w:rsidRPr="00000000">
        <w:rPr>
          <w:rtl w:val="0"/>
        </w:rPr>
      </w:r>
    </w:p>
    <w:p w:rsidR="00000000" w:rsidDel="00000000" w:rsidP="00000000" w:rsidRDefault="00000000" w:rsidRPr="00000000" w14:paraId="000005BE">
      <w:pPr>
        <w:rPr/>
      </w:pPr>
      <w:hyperlink w:anchor="_dq838bc22zwt">
        <w:r w:rsidDel="00000000" w:rsidR="00000000" w:rsidRPr="00000000">
          <w:rPr>
            <w:b w:val="1"/>
            <w:color w:val="1155cc"/>
            <w:u w:val="single"/>
            <w:rtl w:val="0"/>
          </w:rPr>
          <w:t xml:space="preserve">Directive</w:t>
        </w:r>
      </w:hyperlink>
      <w:r w:rsidDel="00000000" w:rsidR="00000000" w:rsidRPr="00000000">
        <w:rPr>
          <w:b w:val="1"/>
          <w:rtl w:val="0"/>
        </w:rPr>
        <w:t xml:space="preserve"> -</w:t>
      </w:r>
      <w:r w:rsidDel="00000000" w:rsidR="00000000" w:rsidRPr="00000000">
        <w:rPr>
          <w:rtl w:val="0"/>
        </w:rPr>
        <w:t xml:space="preserve"> Align </w:t>
      </w:r>
      <w:r w:rsidDel="00000000" w:rsidR="00000000" w:rsidRPr="00000000">
        <w:rPr>
          <w:rtl w:val="0"/>
        </w:rPr>
        <w:t xml:space="preserve">to next</w:t>
      </w:r>
      <w:r w:rsidDel="00000000" w:rsidR="00000000" w:rsidRPr="00000000">
        <w:rPr>
          <w:rtl w:val="0"/>
        </w:rPr>
        <w:t xml:space="preserve"> word in Hub RAM.</w:t>
      </w:r>
    </w:p>
    <w:p w:rsidR="00000000" w:rsidDel="00000000" w:rsidP="00000000" w:rsidRDefault="00000000" w:rsidRPr="00000000" w14:paraId="000005BF">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DAT</w:t>
      </w:r>
    </w:p>
    <w:p w:rsidR="00000000" w:rsidDel="00000000" w:rsidP="00000000" w:rsidRDefault="00000000" w:rsidRPr="00000000" w14:paraId="000005C0">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code_and_data_statements</w:t>
      </w:r>
      <w:r w:rsidDel="00000000" w:rsidR="00000000" w:rsidRPr="00000000">
        <w:rPr>
          <w:rtl w:val="0"/>
        </w:rPr>
      </w:r>
    </w:p>
    <w:p w:rsidR="00000000" w:rsidDel="00000000" w:rsidP="00000000" w:rsidRDefault="00000000" w:rsidRPr="00000000" w14:paraId="000005C1">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ALIGNW</w:t>
      </w:r>
    </w:p>
    <w:p w:rsidR="00000000" w:rsidDel="00000000" w:rsidP="00000000" w:rsidRDefault="00000000" w:rsidRPr="00000000" w14:paraId="000005C2">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data_statements</w:t>
      </w:r>
      <w:r w:rsidDel="00000000" w:rsidR="00000000" w:rsidRPr="00000000">
        <w:rPr>
          <w:rtl w:val="0"/>
        </w:rPr>
      </w:r>
    </w:p>
    <w:p w:rsidR="00000000" w:rsidDel="00000000" w:rsidP="00000000" w:rsidRDefault="00000000" w:rsidRPr="00000000" w14:paraId="000005C3">
      <w:pPr>
        <w:spacing w:before="40" w:lineRule="auto"/>
        <w:rPr/>
      </w:pPr>
      <w:r w:rsidDel="00000000" w:rsidR="00000000" w:rsidRPr="00000000">
        <w:rPr>
          <w:b w:val="1"/>
          <w:rtl w:val="0"/>
        </w:rPr>
        <w:t xml:space="preserve">Result:</w:t>
      </w:r>
      <w:r w:rsidDel="00000000" w:rsidR="00000000" w:rsidRPr="00000000">
        <w:rPr>
          <w:rtl w:val="0"/>
        </w:rPr>
        <w:t xml:space="preserve"> The next data element is word-aligned in Hub RAM by emitting zero or one byte ($00) prior.</w:t>
      </w:r>
    </w:p>
    <w:p w:rsidR="00000000" w:rsidDel="00000000" w:rsidP="00000000" w:rsidRDefault="00000000" w:rsidRPr="00000000" w14:paraId="000005C4">
      <w:pPr>
        <w:numPr>
          <w:ilvl w:val="0"/>
          <w:numId w:val="1"/>
        </w:numPr>
        <w:spacing w:after="0" w:lineRule="auto"/>
        <w:ind w:left="720" w:hanging="360"/>
      </w:pPr>
      <w:r w:rsidDel="00000000" w:rsidR="00000000" w:rsidRPr="00000000">
        <w:rPr>
          <w:rtl w:val="0"/>
        </w:rPr>
        <w:t xml:space="preserve">Code_and_data_statements are leading program code and/or data.</w:t>
      </w:r>
    </w:p>
    <w:p w:rsidR="00000000" w:rsidDel="00000000" w:rsidP="00000000" w:rsidRDefault="00000000" w:rsidRPr="00000000" w14:paraId="000005C5">
      <w:pPr>
        <w:numPr>
          <w:ilvl w:val="0"/>
          <w:numId w:val="1"/>
        </w:numPr>
        <w:spacing w:after="0" w:lineRule="auto"/>
        <w:ind w:left="720" w:hanging="360"/>
      </w:pPr>
      <w:r w:rsidDel="00000000" w:rsidR="00000000" w:rsidRPr="00000000">
        <w:rPr>
          <w:rtl w:val="0"/>
        </w:rPr>
        <w:t xml:space="preserve">Data_statements begin word-aligned in Hub RAM.</w:t>
      </w:r>
    </w:p>
    <w:p w:rsidR="00000000" w:rsidDel="00000000" w:rsidP="00000000" w:rsidRDefault="00000000" w:rsidRPr="00000000" w14:paraId="000005C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5C7">
      <w:pPr>
        <w:rPr/>
      </w:pPr>
      <w:r w:rsidDel="00000000" w:rsidR="00000000" w:rsidRPr="00000000">
        <w:rPr>
          <w:rFonts w:ascii="Roboto Mono Medium" w:cs="Roboto Mono Medium" w:eastAsia="Roboto Mono Medium" w:hAnsi="Roboto Mono Medium"/>
          <w:rtl w:val="0"/>
        </w:rPr>
        <w:t xml:space="preserve">ALIGNW</w:t>
      </w:r>
      <w:r w:rsidDel="00000000" w:rsidR="00000000" w:rsidRPr="00000000">
        <w:rPr>
          <w:rtl w:val="0"/>
        </w:rPr>
        <w:t xml:space="preserve"> aligns the next data element to the beginning of the next word of Hub RAM.  </w:t>
      </w:r>
      <w:r w:rsidDel="00000000" w:rsidR="00000000" w:rsidRPr="00000000">
        <w:rPr>
          <w:rFonts w:ascii="Roboto Mono Medium" w:cs="Roboto Mono Medium" w:eastAsia="Roboto Mono Medium" w:hAnsi="Roboto Mono Medium"/>
          <w:rtl w:val="0"/>
        </w:rPr>
        <w:t xml:space="preserve">ALIGN</w:t>
      </w:r>
      <w:r w:rsidDel="00000000" w:rsidR="00000000" w:rsidRPr="00000000">
        <w:rPr>
          <w:rFonts w:ascii="Roboto Mono Medium" w:cs="Roboto Mono Medium" w:eastAsia="Roboto Mono Medium" w:hAnsi="Roboto Mono Medium"/>
          <w:rtl w:val="0"/>
        </w:rPr>
        <w:t xml:space="preserve">W</w:t>
      </w:r>
      <w:r w:rsidDel="00000000" w:rsidR="00000000" w:rsidRPr="00000000">
        <w:rPr>
          <w:rtl w:val="0"/>
        </w:rPr>
        <w:t xml:space="preserve"> is important to use when code requires certain data to begin on a word boundary (for access convenience and speed).</w:t>
      </w:r>
    </w:p>
    <w:p w:rsidR="00000000" w:rsidDel="00000000" w:rsidP="00000000" w:rsidRDefault="00000000" w:rsidRPr="00000000" w14:paraId="000005C8">
      <w:pPr>
        <w:rPr/>
      </w:pPr>
      <w:r w:rsidDel="00000000" w:rsidR="00000000" w:rsidRPr="00000000">
        <w:rPr>
          <w:rFonts w:ascii="Roboto Mono Medium" w:cs="Roboto Mono Medium" w:eastAsia="Roboto Mono Medium" w:hAnsi="Roboto Mono Medium"/>
          <w:rtl w:val="0"/>
        </w:rPr>
        <w:t xml:space="preserve">ALIGNW</w:t>
      </w:r>
      <w:r w:rsidDel="00000000" w:rsidR="00000000" w:rsidRPr="00000000">
        <w:rPr>
          <w:rtl w:val="0"/>
        </w:rPr>
        <w:t xml:space="preserve"> is only allowed in </w:t>
      </w: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 xml:space="preserve"> blocks, not in in-line PASM.</w:t>
      </w:r>
    </w:p>
    <w:p w:rsidR="00000000" w:rsidDel="00000000" w:rsidP="00000000" w:rsidRDefault="00000000" w:rsidRPr="00000000" w14:paraId="000005C9">
      <w:pPr>
        <w:spacing w:after="0" w:before="200" w:lineRule="auto"/>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5CA">
      <w:pPr>
        <w:spacing w:after="0" w:lineRule="auto"/>
        <w:rPr/>
      </w:pPr>
      <w:r w:rsidDel="00000000" w:rsidR="00000000" w:rsidRPr="00000000">
        <w:rPr>
          <w:rtl w:val="0"/>
        </w:rPr>
        <w:t xml:space="preserve">The following creates a data table of a byte ($11), a word ($2222), and a long ($33333333) meant for access from Hub RAM.</w:t>
      </w:r>
    </w:p>
    <w:p w:rsidR="00000000" w:rsidDel="00000000" w:rsidP="00000000" w:rsidRDefault="00000000" w:rsidRPr="00000000" w14:paraId="000005CB">
      <w:pPr>
        <w:spacing w:after="0" w:before="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DAT</w:t>
      </w:r>
    </w:p>
    <w:p w:rsidR="00000000" w:rsidDel="00000000" w:rsidP="00000000" w:rsidRDefault="00000000" w:rsidRPr="00000000" w14:paraId="000005CC">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T1  BYTE $11</w:t>
      </w:r>
    </w:p>
    <w:p w:rsidR="00000000" w:rsidDel="00000000" w:rsidP="00000000" w:rsidRDefault="00000000" w:rsidRPr="00000000" w14:paraId="000005CD">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T2  WORD $2222</w:t>
      </w:r>
    </w:p>
    <w:p w:rsidR="00000000" w:rsidDel="00000000" w:rsidP="00000000" w:rsidRDefault="00000000" w:rsidRPr="00000000" w14:paraId="000005C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LONG $33333333</w:t>
      </w:r>
    </w:p>
    <w:p w:rsidR="00000000" w:rsidDel="00000000" w:rsidP="00000000" w:rsidRDefault="00000000" w:rsidRPr="00000000" w14:paraId="000005CF">
      <w:pPr>
        <w:rPr/>
      </w:pPr>
      <w:r w:rsidDel="00000000" w:rsidR="00000000" w:rsidRPr="00000000">
        <w:rPr>
          <w:rtl w:val="0"/>
        </w:rPr>
        <w:t xml:space="preserve">This data </w:t>
      </w:r>
      <w:r w:rsidDel="00000000" w:rsidR="00000000" w:rsidRPr="00000000">
        <w:rPr>
          <w:i w:val="1"/>
          <w:rtl w:val="0"/>
        </w:rPr>
        <w:t xml:space="preserve">may</w:t>
      </w:r>
      <w:r w:rsidDel="00000000" w:rsidR="00000000" w:rsidRPr="00000000">
        <w:rPr>
          <w:rtl w:val="0"/>
        </w:rPr>
        <w:t xml:space="preserve"> be emitted into the Hub memory image like below; the actual data start and alignment will vary depending on the code and data that precede it.  The L#, W#, and B# labels denote contiguous long, word, and byte boundaries.</w:t>
      </w:r>
    </w:p>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40"/>
        <w:gridCol w:w="840"/>
        <w:gridCol w:w="840"/>
        <w:gridCol w:w="840"/>
        <w:gridCol w:w="840"/>
        <w:gridCol w:w="840"/>
        <w:gridCol w:w="840"/>
        <w:gridCol w:w="840"/>
        <w:gridCol w:w="840"/>
        <w:gridCol w:w="840"/>
        <w:gridCol w:w="840"/>
        <w:tblGridChange w:id="0">
          <w:tblGrid>
            <w:gridCol w:w="840"/>
            <w:gridCol w:w="840"/>
            <w:gridCol w:w="840"/>
            <w:gridCol w:w="840"/>
            <w:gridCol w:w="840"/>
            <w:gridCol w:w="840"/>
            <w:gridCol w:w="840"/>
            <w:gridCol w:w="840"/>
            <w:gridCol w:w="840"/>
            <w:gridCol w:w="840"/>
            <w:gridCol w:w="840"/>
            <w:gridCol w:w="840"/>
          </w:tblGrid>
        </w:tblGridChange>
      </w:tblGrid>
      <w:tr>
        <w:trPr>
          <w:cantSplit w:val="0"/>
          <w:tblHeader w:val="0"/>
        </w:trPr>
        <w:tc>
          <w:tcPr>
            <w:gridSpan w:val="4"/>
            <w:tcBorders>
              <w:top w:color="000000" w:space="0" w:sz="0" w:val="nil"/>
              <w:left w:color="000000" w:space="0" w:sz="0" w:val="nil"/>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D0">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L0</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D4">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L1</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D8">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L2</w:t>
            </w:r>
          </w:p>
        </w:tc>
      </w:tr>
      <w:tr>
        <w:trPr>
          <w:cantSplit w:val="0"/>
          <w:tblHeader w:val="0"/>
        </w:trPr>
        <w:tc>
          <w:tcPr>
            <w:gridSpan w:val="2"/>
            <w:tcBorders>
              <w:top w:color="000000" w:space="0" w:sz="0" w:val="nil"/>
              <w:left w:color="000000" w:space="0" w:sz="0" w:val="nil"/>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DC">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W0</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DE">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W1</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0">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W2</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2">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W3</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4">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W4</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6">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W5</w:t>
            </w:r>
          </w:p>
        </w:tc>
      </w:tr>
      <w:tr>
        <w:trPr>
          <w:cantSplit w:val="0"/>
          <w:tblHeader w:val="0"/>
        </w:trPr>
        <w:tc>
          <w:tcPr>
            <w:tcBorders>
              <w:left w:color="000000" w:space="0" w:sz="0" w:val="nil"/>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8">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B0</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9">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A">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B2</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B">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B3</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C">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B4</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D">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B5</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E">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B6</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EF">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B7</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F0">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B8</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F1">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B9</w:t>
            </w:r>
          </w:p>
        </w:tc>
        <w:tc>
          <w:tcPr>
            <w:tcBorders>
              <w:left w:color="b7b7b7" w:space="0" w:sz="8" w:val="single"/>
              <w:bottom w:color="000000" w:space="0" w:sz="12"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F2">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B10</w:t>
            </w:r>
          </w:p>
        </w:tc>
        <w:tc>
          <w:tcPr>
            <w:tcBorders>
              <w:left w:color="b7b7b7" w:space="0" w:sz="8" w:val="single"/>
              <w:bottom w:color="000000" w:space="0" w:sz="12" w:val="single"/>
              <w:right w:color="000000" w:space="0" w:sz="0" w:val="nil"/>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5F3">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4">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5">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6">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7">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8">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9">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A">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B">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C">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D">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E">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12" w:val="single"/>
              <w:left w:color="000000" w:space="0" w:sz="12" w:val="single"/>
              <w:bottom w:color="000000" w:space="0" w:sz="12" w:val="single"/>
              <w:right w:color="000000" w:space="0" w:sz="12" w:val="single"/>
            </w:tcBorders>
            <w:shd w:fill="auto" w:val="clear"/>
            <w:tcMar>
              <w:top w:w="43.2" w:type="dxa"/>
              <w:left w:w="43.2" w:type="dxa"/>
              <w:bottom w:w="43.2" w:type="dxa"/>
              <w:right w:w="43.2" w:type="dxa"/>
            </w:tcMar>
            <w:vAlign w:val="center"/>
          </w:tcPr>
          <w:p w:rsidR="00000000" w:rsidDel="00000000" w:rsidP="00000000" w:rsidRDefault="00000000" w:rsidRPr="00000000" w14:paraId="000005FF">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r>
    </w:tbl>
    <w:p w:rsidR="00000000" w:rsidDel="00000000" w:rsidP="00000000" w:rsidRDefault="00000000" w:rsidRPr="00000000" w14:paraId="00000600">
      <w:pPr>
        <w:spacing w:before="200" w:lineRule="auto"/>
        <w:rPr/>
      </w:pPr>
      <w:r w:rsidDel="00000000" w:rsidR="00000000" w:rsidRPr="00000000">
        <w:rPr>
          <w:rtl w:val="0"/>
        </w:rPr>
        <w:t xml:space="preserve">Notice how each data element, regardless of size, is packed right next to the data before it.  If the code that is meant to access Table T2 expects it to align with a word boundary (i.e. for convenience or speed), the </w:t>
      </w:r>
      <w:r w:rsidDel="00000000" w:rsidR="00000000" w:rsidRPr="00000000">
        <w:rPr>
          <w:rFonts w:ascii="Roboto Mono Medium" w:cs="Roboto Mono Medium" w:eastAsia="Roboto Mono Medium" w:hAnsi="Roboto Mono Medium"/>
          <w:rtl w:val="0"/>
        </w:rPr>
        <w:t xml:space="preserve">ALIGNW</w:t>
      </w:r>
      <w:r w:rsidDel="00000000" w:rsidR="00000000" w:rsidRPr="00000000">
        <w:rPr>
          <w:rtl w:val="0"/>
        </w:rPr>
        <w:t xml:space="preserve"> directive achieves this, as follows.</w:t>
      </w:r>
    </w:p>
    <w:p w:rsidR="00000000" w:rsidDel="00000000" w:rsidP="00000000" w:rsidRDefault="00000000" w:rsidRPr="00000000" w14:paraId="00000601">
      <w:pPr>
        <w:spacing w:after="0" w:before="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DAT</w:t>
      </w:r>
    </w:p>
    <w:p w:rsidR="00000000" w:rsidDel="00000000" w:rsidP="00000000" w:rsidRDefault="00000000" w:rsidRPr="00000000" w14:paraId="00000602">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T1  BYTE $11</w:t>
      </w:r>
    </w:p>
    <w:p w:rsidR="00000000" w:rsidDel="00000000" w:rsidP="00000000" w:rsidRDefault="00000000" w:rsidRPr="00000000" w14:paraId="00000603">
      <w:pPr>
        <w:spacing w:after="0" w:lineRule="auto"/>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604">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ALIGNW</w:t>
      </w:r>
    </w:p>
    <w:p w:rsidR="00000000" w:rsidDel="00000000" w:rsidP="00000000" w:rsidRDefault="00000000" w:rsidRPr="00000000" w14:paraId="00000605">
      <w:pP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T2  WORD $2222</w:t>
      </w:r>
    </w:p>
    <w:p w:rsidR="00000000" w:rsidDel="00000000" w:rsidP="00000000" w:rsidRDefault="00000000" w:rsidRPr="00000000" w14:paraId="0000060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LONG $33333333</w:t>
      </w:r>
    </w:p>
    <w:p w:rsidR="00000000" w:rsidDel="00000000" w:rsidP="00000000" w:rsidRDefault="00000000" w:rsidRPr="00000000" w14:paraId="00000607">
      <w:pPr>
        <w:rPr/>
      </w:pPr>
      <w:r w:rsidDel="00000000" w:rsidR="00000000" w:rsidRPr="00000000">
        <w:rPr>
          <w:rtl w:val="0"/>
        </w:rPr>
        <w:t xml:space="preserve">In comparison, this data will be emitted as follows:</w:t>
      </w:r>
    </w:p>
    <w:tbl>
      <w:tblPr>
        <w:tblStyle w:val="Table1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40"/>
        <w:gridCol w:w="840"/>
        <w:gridCol w:w="840"/>
        <w:gridCol w:w="840"/>
        <w:gridCol w:w="840"/>
        <w:gridCol w:w="840"/>
        <w:gridCol w:w="840"/>
        <w:gridCol w:w="840"/>
        <w:gridCol w:w="840"/>
        <w:gridCol w:w="840"/>
        <w:gridCol w:w="840"/>
        <w:tblGridChange w:id="0">
          <w:tblGrid>
            <w:gridCol w:w="840"/>
            <w:gridCol w:w="840"/>
            <w:gridCol w:w="840"/>
            <w:gridCol w:w="840"/>
            <w:gridCol w:w="840"/>
            <w:gridCol w:w="840"/>
            <w:gridCol w:w="840"/>
            <w:gridCol w:w="840"/>
            <w:gridCol w:w="840"/>
            <w:gridCol w:w="840"/>
            <w:gridCol w:w="840"/>
            <w:gridCol w:w="840"/>
          </w:tblGrid>
        </w:tblGridChange>
      </w:tblGrid>
      <w:tr>
        <w:trPr>
          <w:cantSplit w:val="0"/>
          <w:tblHeader w:val="0"/>
        </w:trPr>
        <w:tc>
          <w:tcPr>
            <w:gridSpan w:val="4"/>
            <w:tcBorders>
              <w:top w:color="000000" w:space="0" w:sz="0" w:val="nil"/>
              <w:left w:color="000000" w:space="0" w:sz="0" w:val="nil"/>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08">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L0</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0C">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L1</w:t>
            </w:r>
          </w:p>
        </w:tc>
        <w:tc>
          <w:tcPr>
            <w:gridSpan w:val="4"/>
            <w:tcBorders>
              <w:top w:color="000000" w:space="0" w:sz="0" w:val="nil"/>
              <w:left w:color="d9d9d9" w:space="0" w:sz="8" w:val="single"/>
            </w:tcBorders>
            <w:shd w:fill="fffff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0">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L2</w:t>
            </w:r>
          </w:p>
        </w:tc>
      </w:tr>
      <w:tr>
        <w:trPr>
          <w:cantSplit w:val="0"/>
          <w:tblHeader w:val="0"/>
        </w:trPr>
        <w:tc>
          <w:tcPr>
            <w:gridSpan w:val="2"/>
            <w:tcBorders>
              <w:top w:color="000000" w:space="0" w:sz="0" w:val="nil"/>
              <w:left w:color="000000" w:space="0" w:sz="0" w:val="nil"/>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4">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W0</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6">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W1</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8">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W2</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A">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W3</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C">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W4</w:t>
            </w:r>
          </w:p>
        </w:tc>
        <w:tc>
          <w:tcPr>
            <w:gridSpan w:val="2"/>
            <w:tcBorders>
              <w:top w:color="000000" w:space="0" w:sz="0" w:val="nil"/>
              <w:left w:color="cccccc" w:space="0" w:sz="8" w:val="single"/>
              <w:bottom w:color="000000" w:space="0" w:sz="0" w:val="nil"/>
            </w:tcBorders>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1E">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W5</w:t>
            </w:r>
          </w:p>
        </w:tc>
      </w:tr>
      <w:tr>
        <w:trPr>
          <w:cantSplit w:val="0"/>
          <w:tblHeader w:val="0"/>
        </w:trPr>
        <w:tc>
          <w:tcPr>
            <w:tcBorders>
              <w:left w:color="000000" w:space="0" w:sz="0" w:val="nil"/>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0">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B0</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1">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2">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B2</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3">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B3</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4">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B4</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5">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B5</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6">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B6</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7">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B7</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8">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B8</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9">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B9</w:t>
            </w:r>
          </w:p>
        </w:tc>
        <w:tc>
          <w:tcPr>
            <w:tcBorders>
              <w:left w:color="b7b7b7" w:space="0" w:sz="8" w:val="single"/>
              <w:right w:color="b7b7b7" w:space="0" w:sz="8" w:val="single"/>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A">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B10</w:t>
            </w:r>
          </w:p>
        </w:tc>
        <w:tc>
          <w:tcPr>
            <w:tcBorders>
              <w:left w:color="b7b7b7" w:space="0" w:sz="8" w:val="single"/>
              <w:right w:color="000000" w:space="0" w:sz="0" w:val="nil"/>
            </w:tcBorders>
            <w:shd w:fill="d9d9d9"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62B">
            <w:pPr>
              <w:widowControl w:val="0"/>
              <w:spacing w:after="0" w:line="240" w:lineRule="auto"/>
              <w:jc w:val="center"/>
              <w:rPr>
                <w:rFonts w:ascii="Arial" w:cs="Arial" w:eastAsia="Arial" w:hAnsi="Arial"/>
                <w:color w:val="666666"/>
                <w:sz w:val="12"/>
                <w:szCs w:val="12"/>
              </w:rPr>
            </w:pPr>
            <w:r w:rsidDel="00000000" w:rsidR="00000000" w:rsidRPr="00000000">
              <w:rPr>
                <w:rFonts w:ascii="Arial" w:cs="Arial" w:eastAsia="Arial" w:hAnsi="Arial"/>
                <w:color w:val="666666"/>
                <w:sz w:val="12"/>
                <w:szCs w:val="12"/>
                <w:rtl w:val="0"/>
              </w:rPr>
              <w:t xml:space="preserve">B11</w:t>
            </w:r>
          </w:p>
        </w:tc>
      </w:tr>
      <w:tr>
        <w:trPr>
          <w:cantSplit w:val="0"/>
          <w:tblHeader w:val="0"/>
        </w:trPr>
        <w:tc>
          <w:tcPr>
            <w:shd w:fill="auto" w:val="clear"/>
            <w:tcMar>
              <w:top w:w="43.2" w:type="dxa"/>
              <w:left w:w="43.2" w:type="dxa"/>
              <w:bottom w:w="43.2" w:type="dxa"/>
              <w:right w:w="43.2" w:type="dxa"/>
            </w:tcMar>
            <w:vAlign w:val="center"/>
          </w:tcPr>
          <w:p w:rsidR="00000000" w:rsidDel="00000000" w:rsidP="00000000" w:rsidRDefault="00000000" w:rsidRPr="00000000" w14:paraId="0000062C">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shd w:fill="auto" w:val="clear"/>
            <w:tcMar>
              <w:top w:w="43.2" w:type="dxa"/>
              <w:left w:w="43.2" w:type="dxa"/>
              <w:bottom w:w="43.2" w:type="dxa"/>
              <w:right w:w="43.2" w:type="dxa"/>
            </w:tcMar>
            <w:vAlign w:val="center"/>
          </w:tcPr>
          <w:p w:rsidR="00000000" w:rsidDel="00000000" w:rsidP="00000000" w:rsidRDefault="00000000" w:rsidRPr="00000000" w14:paraId="0000062D">
            <w:pPr>
              <w:widowControl w:val="0"/>
              <w:spacing w:after="0" w:line="240" w:lineRule="auto"/>
              <w:jc w:val="center"/>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$00</w:t>
            </w:r>
          </w:p>
        </w:tc>
        <w:tc>
          <w:tcPr>
            <w:shd w:fill="auto" w:val="clear"/>
            <w:tcMar>
              <w:top w:w="43.2" w:type="dxa"/>
              <w:left w:w="43.2" w:type="dxa"/>
              <w:bottom w:w="43.2" w:type="dxa"/>
              <w:right w:w="43.2" w:type="dxa"/>
            </w:tcMar>
            <w:vAlign w:val="center"/>
          </w:tcPr>
          <w:p w:rsidR="00000000" w:rsidDel="00000000" w:rsidP="00000000" w:rsidRDefault="00000000" w:rsidRPr="00000000" w14:paraId="0000062E">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shd w:fill="auto" w:val="clear"/>
            <w:tcMar>
              <w:top w:w="43.2" w:type="dxa"/>
              <w:left w:w="43.2" w:type="dxa"/>
              <w:bottom w:w="43.2" w:type="dxa"/>
              <w:right w:w="43.2" w:type="dxa"/>
            </w:tcMar>
            <w:vAlign w:val="center"/>
          </w:tcPr>
          <w:p w:rsidR="00000000" w:rsidDel="00000000" w:rsidP="00000000" w:rsidRDefault="00000000" w:rsidRPr="00000000" w14:paraId="0000062F">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shd w:fill="auto" w:val="clear"/>
            <w:tcMar>
              <w:top w:w="43.2" w:type="dxa"/>
              <w:left w:w="43.2" w:type="dxa"/>
              <w:bottom w:w="43.2" w:type="dxa"/>
              <w:right w:w="43.2" w:type="dxa"/>
            </w:tcMar>
            <w:vAlign w:val="center"/>
          </w:tcPr>
          <w:p w:rsidR="00000000" w:rsidDel="00000000" w:rsidP="00000000" w:rsidRDefault="00000000" w:rsidRPr="00000000" w14:paraId="00000630">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631">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632">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633">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shd w:fill="auto" w:val="clear"/>
            <w:tcMar>
              <w:top w:w="43.2" w:type="dxa"/>
              <w:left w:w="43.2" w:type="dxa"/>
              <w:bottom w:w="43.2" w:type="dxa"/>
              <w:right w:w="43.2" w:type="dxa"/>
            </w:tcMar>
            <w:vAlign w:val="center"/>
          </w:tcPr>
          <w:p w:rsidR="00000000" w:rsidDel="00000000" w:rsidP="00000000" w:rsidRDefault="00000000" w:rsidRPr="00000000" w14:paraId="00000634">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auto" w:val="clear"/>
            <w:tcMar>
              <w:top w:w="43.2" w:type="dxa"/>
              <w:left w:w="43.2" w:type="dxa"/>
              <w:bottom w:w="43.2" w:type="dxa"/>
              <w:right w:w="43.2" w:type="dxa"/>
            </w:tcMar>
            <w:vAlign w:val="center"/>
          </w:tcPr>
          <w:p w:rsidR="00000000" w:rsidDel="00000000" w:rsidP="00000000" w:rsidRDefault="00000000" w:rsidRPr="00000000" w14:paraId="00000635">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auto" w:val="clear"/>
            <w:tcMar>
              <w:top w:w="43.2" w:type="dxa"/>
              <w:left w:w="43.2" w:type="dxa"/>
              <w:bottom w:w="43.2" w:type="dxa"/>
              <w:right w:w="43.2" w:type="dxa"/>
            </w:tcMar>
            <w:vAlign w:val="center"/>
          </w:tcPr>
          <w:p w:rsidR="00000000" w:rsidDel="00000000" w:rsidP="00000000" w:rsidRDefault="00000000" w:rsidRPr="00000000" w14:paraId="00000636">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auto" w:val="clear"/>
            <w:tcMar>
              <w:top w:w="43.2" w:type="dxa"/>
              <w:left w:w="43.2" w:type="dxa"/>
              <w:bottom w:w="43.2" w:type="dxa"/>
              <w:right w:w="43.2" w:type="dxa"/>
            </w:tcMar>
            <w:vAlign w:val="center"/>
          </w:tcPr>
          <w:p w:rsidR="00000000" w:rsidDel="00000000" w:rsidP="00000000" w:rsidRDefault="00000000" w:rsidRPr="00000000" w14:paraId="00000637">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r>
    </w:tbl>
    <w:p w:rsidR="00000000" w:rsidDel="00000000" w:rsidP="00000000" w:rsidRDefault="00000000" w:rsidRPr="00000000" w14:paraId="00000638">
      <w:pPr>
        <w:spacing w:before="200" w:lineRule="auto"/>
        <w:rPr/>
      </w:pPr>
      <w:r w:rsidDel="00000000" w:rsidR="00000000" w:rsidRPr="00000000">
        <w:rPr>
          <w:rtl w:val="0"/>
        </w:rPr>
        <w:t xml:space="preserve">In this case, the </w:t>
      </w:r>
      <w:r w:rsidDel="00000000" w:rsidR="00000000" w:rsidRPr="00000000">
        <w:rPr>
          <w:rFonts w:ascii="Roboto Mono Medium" w:cs="Roboto Mono Medium" w:eastAsia="Roboto Mono Medium" w:hAnsi="Roboto Mono Medium"/>
          <w:rtl w:val="0"/>
        </w:rPr>
        <w:t xml:space="preserve">ALIGNW</w:t>
      </w:r>
      <w:r w:rsidDel="00000000" w:rsidR="00000000" w:rsidRPr="00000000">
        <w:rPr>
          <w:rtl w:val="0"/>
        </w:rPr>
        <w:t xml:space="preserve"> instruction causes one zero ($00) byte to emit after Table T1 to automatically pad and align the start of Table T2 to the boundary of W1.</w:t>
      </w:r>
    </w:p>
    <w:p w:rsidR="00000000" w:rsidDel="00000000" w:rsidP="00000000" w:rsidRDefault="00000000" w:rsidRPr="00000000" w14:paraId="00000639">
      <w:pPr>
        <w:pStyle w:val="Heading2"/>
        <w:spacing w:before="200" w:lineRule="auto"/>
        <w:rPr>
          <w:i w:val="1"/>
          <w:highlight w:val="yellow"/>
        </w:rPr>
      </w:pPr>
      <w:bookmarkStart w:colFirst="0" w:colLast="0" w:name="_jv88q3ni4hqo" w:id="70"/>
      <w:bookmarkEnd w:id="70"/>
      <w:r w:rsidDel="00000000" w:rsidR="00000000" w:rsidRPr="00000000">
        <w:rPr>
          <w:rtl w:val="0"/>
        </w:rPr>
        <w:t xml:space="preserve">ALLOWI</w:t>
      </w:r>
      <w:r w:rsidDel="00000000" w:rsidR="00000000" w:rsidRPr="00000000">
        <w:rPr>
          <w:rtl w:val="0"/>
        </w:rPr>
      </w:r>
    </w:p>
    <w:p w:rsidR="00000000" w:rsidDel="00000000" w:rsidP="00000000" w:rsidRDefault="00000000" w:rsidRPr="00000000" w14:paraId="0000063A">
      <w:pPr>
        <w:spacing w:after="0" w:lineRule="auto"/>
        <w:rPr/>
      </w:pPr>
      <w:r w:rsidDel="00000000" w:rsidR="00000000" w:rsidRPr="00000000">
        <w:rPr>
          <w:rtl w:val="0"/>
        </w:rPr>
        <w:t xml:space="preserve">Allow interrupts</w:t>
      </w:r>
      <w:r w:rsidDel="00000000" w:rsidR="00000000" w:rsidRPr="00000000">
        <w:rPr>
          <w:rtl w:val="0"/>
        </w:rPr>
      </w:r>
    </w:p>
    <w:p w:rsidR="00000000" w:rsidDel="00000000" w:rsidP="00000000" w:rsidRDefault="00000000" w:rsidRPr="00000000" w14:paraId="0000063B">
      <w:pPr>
        <w:rPr/>
      </w:pPr>
      <w:hyperlink w:anchor="_40bj2qk54rdh">
        <w:r w:rsidDel="00000000" w:rsidR="00000000" w:rsidRPr="00000000">
          <w:rPr>
            <w:b w:val="1"/>
            <w:color w:val="1155cc"/>
            <w:u w:val="single"/>
            <w:rtl w:val="0"/>
          </w:rPr>
          <w:t xml:space="preserve">Interrupt Instruction</w:t>
        </w:r>
      </w:hyperlink>
      <w:r w:rsidDel="00000000" w:rsidR="00000000" w:rsidRPr="00000000">
        <w:rPr>
          <w:b w:val="1"/>
          <w:rtl w:val="0"/>
        </w:rPr>
        <w:t xml:space="preserve"> -</w:t>
      </w:r>
      <w:r w:rsidDel="00000000" w:rsidR="00000000" w:rsidRPr="00000000">
        <w:rPr>
          <w:rtl w:val="0"/>
        </w:rPr>
        <w:t xml:space="preserve"> Allow </w:t>
      </w:r>
      <w:r w:rsidDel="00000000" w:rsidR="00000000" w:rsidRPr="00000000">
        <w:rPr>
          <w:rtl w:val="0"/>
        </w:rPr>
        <w:t xml:space="preserve">interrupts</w:t>
      </w:r>
      <w:r w:rsidDel="00000000" w:rsidR="00000000" w:rsidRPr="00000000">
        <w:rPr>
          <w:rtl w:val="0"/>
        </w:rPr>
        <w:t xml:space="preserve">.</w:t>
      </w:r>
    </w:p>
    <w:p w:rsidR="00000000" w:rsidDel="00000000" w:rsidP="00000000" w:rsidRDefault="00000000" w:rsidRPr="00000000" w14:paraId="0000063C">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ALLOWI</w:t>
      </w:r>
      <w:r w:rsidDel="00000000" w:rsidR="00000000" w:rsidRPr="00000000">
        <w:rPr>
          <w:rtl w:val="0"/>
        </w:rPr>
      </w:r>
    </w:p>
    <w:p w:rsidR="00000000" w:rsidDel="00000000" w:rsidP="00000000" w:rsidRDefault="00000000" w:rsidRPr="00000000" w14:paraId="0000063D">
      <w:pPr>
        <w:spacing w:before="40" w:lineRule="auto"/>
        <w:rPr/>
      </w:pPr>
      <w:r w:rsidDel="00000000" w:rsidR="00000000" w:rsidRPr="00000000">
        <w:rPr>
          <w:b w:val="1"/>
          <w:rtl w:val="0"/>
        </w:rPr>
        <w:t xml:space="preserve">Result:</w:t>
      </w:r>
      <w:r w:rsidDel="00000000" w:rsidR="00000000" w:rsidRPr="00000000">
        <w:rPr>
          <w:rtl w:val="0"/>
        </w:rPr>
        <w:t xml:space="preserve"> Any stalled and future interrupts are allowed. </w:t>
      </w:r>
    </w:p>
    <w:tbl>
      <w:tblPr>
        <w:tblStyle w:val="Table1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3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3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4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C">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4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650">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4b448hiwgtyc">
        <w:r w:rsidDel="00000000" w:rsidR="00000000" w:rsidRPr="00000000">
          <w:rPr>
            <w:rFonts w:ascii="Roboto Mono Medium" w:cs="Roboto Mono Medium" w:eastAsia="Roboto Mono Medium" w:hAnsi="Roboto Mono Medium"/>
            <w:color w:val="1155cc"/>
            <w:u w:val="single"/>
            <w:rtl w:val="0"/>
          </w:rPr>
          <w:t xml:space="preserve">STALLI</w:t>
        </w:r>
      </w:hyperlink>
      <w:r w:rsidDel="00000000" w:rsidR="00000000" w:rsidRPr="00000000">
        <w:rPr>
          <w:rtl w:val="0"/>
        </w:rPr>
      </w:r>
    </w:p>
    <w:p w:rsidR="00000000" w:rsidDel="00000000" w:rsidP="00000000" w:rsidRDefault="00000000" w:rsidRPr="00000000" w14:paraId="0000065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ALLOWI</w:t>
      </w:r>
      <w:r w:rsidDel="00000000" w:rsidR="00000000" w:rsidRPr="00000000">
        <w:rPr>
          <w:rtl w:val="0"/>
        </w:rPr>
        <w:t xml:space="preserve"> re-enables interrupt branching; the default </w:t>
      </w:r>
      <w:r w:rsidDel="00000000" w:rsidR="00000000" w:rsidRPr="00000000">
        <w:rPr>
          <w:rtl w:val="0"/>
        </w:rPr>
        <w:t xml:space="preserve">on cog</w:t>
      </w:r>
      <w:r w:rsidDel="00000000" w:rsidR="00000000" w:rsidRPr="00000000">
        <w:rPr>
          <w:rtl w:val="0"/>
        </w:rPr>
        <w:t xml:space="preserve"> start.  </w:t>
      </w:r>
      <w:r w:rsidDel="00000000" w:rsidR="00000000" w:rsidRPr="00000000">
        <w:rPr>
          <w:rFonts w:ascii="Roboto Mono Medium" w:cs="Roboto Mono Medium" w:eastAsia="Roboto Mono Medium" w:hAnsi="Roboto Mono Medium"/>
          <w:rtl w:val="0"/>
        </w:rPr>
        <w:t xml:space="preserve">ALLOWI</w:t>
      </w:r>
      <w:r w:rsidDel="00000000" w:rsidR="00000000" w:rsidRPr="00000000">
        <w:rPr>
          <w:rtl w:val="0"/>
        </w:rPr>
        <w:t xml:space="preserve"> is the complement of the </w:t>
      </w: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t xml:space="preserve"> instruction— both are used to protect short, vital sections of main code from timing jitter or state loss caused by asynchronous interrupt handling.</w:t>
      </w:r>
    </w:p>
    <w:p w:rsidR="00000000" w:rsidDel="00000000" w:rsidP="00000000" w:rsidRDefault="00000000" w:rsidRPr="00000000" w14:paraId="00000653">
      <w:pPr>
        <w:pStyle w:val="Heading2"/>
        <w:rPr>
          <w:i w:val="1"/>
          <w:highlight w:val="yellow"/>
        </w:rPr>
      </w:pPr>
      <w:bookmarkStart w:colFirst="0" w:colLast="0" w:name="_r6knb6xhbyzp" w:id="71"/>
      <w:bookmarkEnd w:id="71"/>
      <w:r w:rsidDel="00000000" w:rsidR="00000000" w:rsidRPr="00000000">
        <w:rPr>
          <w:rtl w:val="0"/>
        </w:rPr>
        <w:t xml:space="preserve">ALTB</w:t>
      </w:r>
      <w:r w:rsidDel="00000000" w:rsidR="00000000" w:rsidRPr="00000000">
        <w:rPr>
          <w:rtl w:val="0"/>
        </w:rPr>
      </w:r>
    </w:p>
    <w:p w:rsidR="00000000" w:rsidDel="00000000" w:rsidP="00000000" w:rsidRDefault="00000000" w:rsidRPr="00000000" w14:paraId="00000654">
      <w:pPr>
        <w:spacing w:after="0" w:lineRule="auto"/>
        <w:rPr/>
      </w:pPr>
      <w:r w:rsidDel="00000000" w:rsidR="00000000" w:rsidRPr="00000000">
        <w:rPr>
          <w:rtl w:val="0"/>
        </w:rPr>
        <w:t xml:space="preserve">Alter bit</w:t>
      </w:r>
      <w:r w:rsidDel="00000000" w:rsidR="00000000" w:rsidRPr="00000000">
        <w:rPr>
          <w:rtl w:val="0"/>
        </w:rPr>
      </w:r>
    </w:p>
    <w:p w:rsidR="00000000" w:rsidDel="00000000" w:rsidP="00000000" w:rsidRDefault="00000000" w:rsidRPr="00000000" w14:paraId="00000655">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instruction.</w:t>
      </w:r>
    </w:p>
    <w:p w:rsidR="00000000" w:rsidDel="00000000" w:rsidP="00000000" w:rsidRDefault="00000000" w:rsidRPr="00000000" w14:paraId="00000656">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65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B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658">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Dest value is altered to be (Src + Dest[13:5]) &amp; $1FF, or just Dest[13:5] for syntax 2.</w:t>
      </w:r>
    </w:p>
    <w:p w:rsidR="00000000" w:rsidDel="00000000" w:rsidP="00000000" w:rsidRDefault="00000000" w:rsidRPr="00000000" w14:paraId="00000659">
      <w:pPr>
        <w:numPr>
          <w:ilvl w:val="0"/>
          <w:numId w:val="1"/>
        </w:numPr>
        <w:spacing w:after="0" w:afterAutospacing="0"/>
        <w:ind w:left="720" w:hanging="360"/>
        <w:rPr/>
      </w:pPr>
      <w:r w:rsidDel="00000000" w:rsidR="00000000" w:rsidRPr="00000000">
        <w:rPr>
          <w:rtl w:val="0"/>
        </w:rPr>
        <w:t xml:space="preserve">Dest is the register whose 14-bit value is the </w:t>
      </w:r>
      <w:r w:rsidDel="00000000" w:rsidR="00000000" w:rsidRPr="00000000">
        <w:rPr>
          <w:i w:val="1"/>
          <w:rtl w:val="0"/>
        </w:rPr>
        <w:t xml:space="preserve">index</w:t>
      </w:r>
      <w:r w:rsidDel="00000000" w:rsidR="00000000" w:rsidRPr="00000000">
        <w:rPr>
          <w:rtl w:val="0"/>
        </w:rPr>
        <w:t xml:space="preserve">, or the full </w:t>
      </w:r>
      <w:r w:rsidDel="00000000" w:rsidR="00000000" w:rsidRPr="00000000">
        <w:rPr>
          <w:rtl w:val="0"/>
        </w:rPr>
        <w:t xml:space="preserve">bit address</w:t>
      </w:r>
      <w:r w:rsidDel="00000000" w:rsidR="00000000" w:rsidRPr="00000000">
        <w:rPr>
          <w:rtl w:val="0"/>
        </w:rPr>
        <w:t xml:space="preserve">, for the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w:t>
      </w:r>
      <w:r w:rsidDel="00000000" w:rsidR="00000000" w:rsidRPr="00000000">
        <w:rPr>
          <w:rtl w:val="0"/>
        </w:rPr>
        <w:t xml:space="preserve">instruction to operate on.</w:t>
      </w:r>
    </w:p>
    <w:p w:rsidR="00000000" w:rsidDel="00000000" w:rsidP="00000000" w:rsidRDefault="00000000" w:rsidRPr="00000000" w14:paraId="0000065A">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(Dest[13:5]) for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and also an optional auto-indexer value (Src[17:9]; added to Dest at the end of execution).</w:t>
      </w:r>
    </w:p>
    <w:tbl>
      <w:tblPr>
        <w:tblStyle w:val="Table1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5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5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5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5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5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6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6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6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6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9">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A">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B">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C">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6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7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7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72">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7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7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75">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676">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677">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678">
      <w:pPr>
        <w:rPr/>
      </w:pP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should be followed by a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instruction</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w:t>
      </w:r>
      <w:r w:rsidDel="00000000" w:rsidR="00000000" w:rsidRPr="00000000">
        <w:rPr>
          <w:rtl w:val="0"/>
        </w:rPr>
        <w:t xml:space="preserve">instruction's Dest value, enabling code to iterate through multiple bits of data across a range of Reg RAM.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's</w:t>
      </w:r>
      <w:r w:rsidDel="00000000" w:rsidR="00000000" w:rsidRPr="00000000">
        <w:rPr>
          <w:rtl w:val="0"/>
        </w:rPr>
        <w:t xml:space="preserve"> Dest value is changed to (Src + Dest[13:5]) &amp; $1FF (for syntax 1), or to Dest[13:5] (for syntax 2).  </w:t>
      </w:r>
    </w:p>
    <w:p w:rsidR="00000000" w:rsidDel="00000000" w:rsidP="00000000" w:rsidRDefault="00000000" w:rsidRPr="00000000" w14:paraId="00000679">
      <w:pPr>
        <w:rPr/>
      </w:pPr>
      <w:r w:rsidDel="00000000" w:rsidR="00000000" w:rsidRPr="00000000">
        <w:rPr>
          <w:rtl w:val="0"/>
        </w:rPr>
        <w:t xml:space="preserve">Dest[13:5] corresponds to the target long register's 9-bit address and Dest[4:0] is the bit ID within it; values of 0–31 identify individual bits, by position, in least-significant bit order.  Iteratively executing </w:t>
      </w: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followed by a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instruction</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's</w:t>
      </w:r>
      <w:r w:rsidDel="00000000" w:rsidR="00000000" w:rsidRPr="00000000">
        <w:rPr>
          <w:rtl w:val="0"/>
        </w:rPr>
        <w:t xml:space="preserve"> 14-bit Dest value by one, effectively writes a stream of bit values to Reg RAM as if it were all made of bit-sized registers.</w:t>
      </w:r>
    </w:p>
    <w:p w:rsidR="00000000" w:rsidDel="00000000" w:rsidP="00000000" w:rsidRDefault="00000000" w:rsidRPr="00000000" w14:paraId="0000067A">
      <w:pPr>
        <w:rPr>
          <w:shd w:fill="fff2cc" w:val="clear"/>
        </w:rPr>
      </w:pPr>
      <w:r w:rsidDel="00000000" w:rsidR="00000000" w:rsidRPr="00000000">
        <w:rPr>
          <w:b w:val="1"/>
          <w:rtl w:val="0"/>
        </w:rPr>
        <w:t xml:space="preserve">Warning: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instructions optionally operate on a range of bits, encoded in the Src value— they don't limit themselves to only reading Src[4:0] for the bit number.  For this reason, care must be taken when using </w:t>
      </w: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with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or the </w:t>
      </w:r>
      <w:r w:rsidDel="00000000" w:rsidR="00000000" w:rsidRPr="00000000">
        <w:rPr>
          <w:i w:val="1"/>
          <w:rtl w:val="0"/>
        </w:rPr>
        <w:t xml:space="preserve">index</w:t>
      </w:r>
      <w:r w:rsidDel="00000000" w:rsidR="00000000" w:rsidRPr="00000000">
        <w:rPr>
          <w:rtl w:val="0"/>
        </w:rPr>
        <w:t xml:space="preserve"> value (often used for the Src of the altered instruction) will be misinterpreted as multiple </w:t>
      </w:r>
      <w:r w:rsidDel="00000000" w:rsidR="00000000" w:rsidRPr="00000000">
        <w:rPr>
          <w:rtl w:val="0"/>
        </w:rPr>
        <w:t xml:space="preserve">bits to affect</w:t>
      </w:r>
      <w:r w:rsidDel="00000000" w:rsidR="00000000" w:rsidRPr="00000000">
        <w:rPr>
          <w:rtl w:val="0"/>
        </w:rPr>
        <w:t xml:space="preserve">.  One way to solve this is to use a </w:t>
      </w:r>
      <w:r w:rsidDel="00000000" w:rsidR="00000000" w:rsidRPr="00000000">
        <w:rPr>
          <w:rFonts w:ascii="Roboto Mono Medium" w:cs="Roboto Mono Medium" w:eastAsia="Roboto Mono Medium" w:hAnsi="Roboto Mono Medium"/>
          <w:rtl w:val="0"/>
        </w:rPr>
        <w:t xml:space="preserve">SETQ #0</w:t>
      </w:r>
      <w:r w:rsidDel="00000000" w:rsidR="00000000" w:rsidRPr="00000000">
        <w:rPr>
          <w:rtl w:val="0"/>
        </w:rPr>
        <w:t xml:space="preserve"> followed </w:t>
      </w:r>
      <w:r w:rsidDel="00000000" w:rsidR="00000000" w:rsidRPr="00000000">
        <w:rPr>
          <w:rtl w:val="0"/>
        </w:rPr>
        <w:t xml:space="preserve">by the </w:t>
      </w: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then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instructions to force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's Src[9:5] bits to 0; i.e. no extra bits beyond the single bit described by Src[4:0].</w:t>
      </w: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67C">
      <w:pPr>
        <w:numPr>
          <w:ilvl w:val="0"/>
          <w:numId w:val="4"/>
        </w:numPr>
        <w:spacing w:after="0" w:afterAutospacing="0"/>
        <w:ind w:left="720" w:hanging="360"/>
        <w:rPr/>
      </w:pPr>
      <w:r w:rsidDel="00000000" w:rsidR="00000000" w:rsidRPr="00000000">
        <w:rPr>
          <w:rtl w:val="0"/>
        </w:rPr>
        <w:t xml:space="preserve">The base is the Reg RAM address where the series of bits begins.  </w:t>
      </w: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(Dest[13:5]) to the base (Src[8:0]) to locate the register holding the target bit.  The </w:t>
      </w:r>
      <w:r w:rsidDel="00000000" w:rsidR="00000000" w:rsidRPr="00000000">
        <w:rPr>
          <w:i w:val="1"/>
          <w:rtl w:val="0"/>
        </w:rPr>
        <w:t xml:space="preserve">bit</w:t>
      </w:r>
      <w:r w:rsidDel="00000000" w:rsidR="00000000" w:rsidRPr="00000000">
        <w:rPr>
          <w:rtl w:val="0"/>
        </w:rPr>
        <w:t xml:space="preserve"> ID (Dest[4:0]) identifies the bit's position within that long register.</w:t>
      </w:r>
    </w:p>
    <w:p w:rsidR="00000000" w:rsidDel="00000000" w:rsidP="00000000" w:rsidRDefault="00000000" w:rsidRPr="00000000" w14:paraId="0000067D">
      <w:pPr>
        <w:numPr>
          <w:ilvl w:val="0"/>
          <w:numId w:val="4"/>
        </w:numPr>
        <w:ind w:left="720" w:hanging="360"/>
        <w:rPr/>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execution, the optional auto-indexer value (usually 0, 1, or -1) is added to the 14-bit index (Dest) for a future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t xml:space="preserve"> iteration.</w:t>
      </w:r>
    </w:p>
    <w:p w:rsidR="00000000" w:rsidDel="00000000" w:rsidP="00000000" w:rsidRDefault="00000000" w:rsidRPr="00000000" w14:paraId="0000067E">
      <w:pPr>
        <w:rPr/>
      </w:pPr>
      <w:r w:rsidDel="00000000" w:rsidR="00000000" w:rsidRPr="00000000">
        <w:rPr>
          <w:rtl w:val="0"/>
        </w:rPr>
        <w:t xml:space="preserve">In syntax 2, Dest serves as the full bit address— it's the same format as in syntax 1, but represents the target long's absolute address and its bit index instead of the long's relative index (to add to a base) and bit index.</w:t>
      </w:r>
    </w:p>
    <w:p w:rsidR="00000000" w:rsidDel="00000000" w:rsidP="00000000" w:rsidRDefault="00000000" w:rsidRPr="00000000" w14:paraId="0000067F">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680">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B</w:t>
      </w:r>
      <w:r w:rsidDel="00000000" w:rsidR="00000000" w:rsidRPr="00000000">
        <w:rPr>
          <w:rtl w:val="0"/>
        </w:rPr>
        <w:t xml:space="preserve"> is shielded from interrupt</w:t>
      </w:r>
    </w:p>
    <w:p w:rsidR="00000000" w:rsidDel="00000000" w:rsidP="00000000" w:rsidRDefault="00000000" w:rsidRPr="00000000" w14:paraId="00000681">
      <w:pPr>
        <w:numPr>
          <w:ilvl w:val="0"/>
          <w:numId w:val="7"/>
        </w:numPr>
        <w:spacing w:after="0" w:afterAutospacing="0"/>
        <w:ind w:left="720" w:hanging="360"/>
      </w:pPr>
      <w:r w:rsidDel="00000000" w:rsidR="00000000" w:rsidRPr="00000000">
        <w:rPr>
          <w:rFonts w:ascii="Roboto Mono Medium" w:cs="Roboto Mono Medium" w:eastAsia="Roboto Mono Medium" w:hAnsi="Roboto Mono Medium"/>
          <w:rtl w:val="0"/>
        </w:rPr>
        <w:t xml:space="preserve">ALTB</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BITxxx</w:t>
      </w:r>
      <w:r w:rsidDel="00000000" w:rsidR="00000000" w:rsidRPr="00000000">
        <w:rPr>
          <w:rtl w:val="0"/>
        </w:rPr>
      </w:r>
    </w:p>
    <w:p w:rsidR="00000000" w:rsidDel="00000000" w:rsidP="00000000" w:rsidRDefault="00000000" w:rsidRPr="00000000" w14:paraId="00000682">
      <w:pPr>
        <w:numPr>
          <w:ilvl w:val="0"/>
          <w:numId w:val="7"/>
        </w:numPr>
        <w:spacing w:after="0" w:afterAutospacing="0"/>
        <w:ind w:left="720" w:hanging="360"/>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683">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r w:rsidDel="00000000" w:rsidR="00000000" w:rsidRPr="00000000">
        <w:rPr>
          <w:rtl w:val="0"/>
        </w:rPr>
        <w:t xml:space="preserve"> </w:t>
      </w:r>
    </w:p>
    <w:p w:rsidR="00000000" w:rsidDel="00000000" w:rsidP="00000000" w:rsidRDefault="00000000" w:rsidRPr="00000000" w14:paraId="00000684">
      <w:pPr>
        <w:pStyle w:val="Heading2"/>
        <w:rPr>
          <w:i w:val="1"/>
          <w:highlight w:val="yellow"/>
        </w:rPr>
      </w:pPr>
      <w:bookmarkStart w:colFirst="0" w:colLast="0" w:name="_6iq3v0fpyc3a" w:id="72"/>
      <w:bookmarkEnd w:id="72"/>
      <w:r w:rsidDel="00000000" w:rsidR="00000000" w:rsidRPr="00000000">
        <w:rPr>
          <w:rtl w:val="0"/>
        </w:rPr>
        <w:t xml:space="preserve">ALTD</w:t>
      </w:r>
      <w:r w:rsidDel="00000000" w:rsidR="00000000" w:rsidRPr="00000000">
        <w:rPr>
          <w:rtl w:val="0"/>
        </w:rPr>
      </w:r>
    </w:p>
    <w:p w:rsidR="00000000" w:rsidDel="00000000" w:rsidP="00000000" w:rsidRDefault="00000000" w:rsidRPr="00000000" w14:paraId="00000685">
      <w:pPr>
        <w:spacing w:after="0" w:lineRule="auto"/>
        <w:rPr>
          <w:i w:val="1"/>
          <w:highlight w:val="yellow"/>
        </w:rPr>
      </w:pPr>
      <w:r w:rsidDel="00000000" w:rsidR="00000000" w:rsidRPr="00000000">
        <w:rPr>
          <w:rtl w:val="0"/>
        </w:rPr>
        <w:t xml:space="preserve">Alter destination</w:t>
      </w:r>
      <w:r w:rsidDel="00000000" w:rsidR="00000000" w:rsidRPr="00000000">
        <w:rPr>
          <w:rtl w:val="0"/>
        </w:rPr>
      </w:r>
    </w:p>
    <w:p w:rsidR="00000000" w:rsidDel="00000000" w:rsidP="00000000" w:rsidRDefault="00000000" w:rsidRPr="00000000" w14:paraId="00000686">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D field of next instruction.</w:t>
      </w:r>
    </w:p>
    <w:p w:rsidR="00000000" w:rsidDel="00000000" w:rsidP="00000000" w:rsidRDefault="00000000" w:rsidRPr="00000000" w14:paraId="0000068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68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689">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Dest value is altered to be (Src + Dest) &amp; $1FF, or just Dest[8:0] in syntax 2.</w:t>
      </w:r>
    </w:p>
    <w:p w:rsidR="00000000" w:rsidDel="00000000" w:rsidP="00000000" w:rsidRDefault="00000000" w:rsidRPr="00000000" w14:paraId="0000068A">
      <w:pPr>
        <w:numPr>
          <w:ilvl w:val="0"/>
          <w:numId w:val="1"/>
        </w:numPr>
        <w:spacing w:after="0" w:afterAutospacing="0"/>
        <w:ind w:left="720" w:hanging="360"/>
        <w:rPr/>
      </w:pPr>
      <w:r w:rsidDel="00000000" w:rsidR="00000000" w:rsidRPr="00000000">
        <w:rPr>
          <w:rtl w:val="0"/>
        </w:rPr>
        <w:t xml:space="preserve">Dest is the register whose 9-bit value is the </w:t>
      </w:r>
      <w:r w:rsidDel="00000000" w:rsidR="00000000" w:rsidRPr="00000000">
        <w:rPr>
          <w:i w:val="1"/>
          <w:rtl w:val="0"/>
        </w:rPr>
        <w:t xml:space="preserve">offset</w:t>
      </w:r>
      <w:r w:rsidDel="00000000" w:rsidR="00000000" w:rsidRPr="00000000">
        <w:rPr>
          <w:rtl w:val="0"/>
        </w:rPr>
        <w:t xml:space="preserve">, or the full value, for the next instruction to operate on.</w:t>
      </w:r>
    </w:p>
    <w:p w:rsidR="00000000" w:rsidDel="00000000" w:rsidP="00000000" w:rsidRDefault="00000000" w:rsidRPr="00000000" w14:paraId="0000068B">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(Src[8:0]; added to </w:t>
      </w:r>
      <w:r w:rsidDel="00000000" w:rsidR="00000000" w:rsidRPr="00000000">
        <w:rPr>
          <w:i w:val="1"/>
          <w:rtl w:val="0"/>
        </w:rPr>
        <w:t xml:space="preserve">offset</w:t>
      </w:r>
      <w:r w:rsidDel="00000000" w:rsidR="00000000" w:rsidRPr="00000000">
        <w:rPr>
          <w:rtl w:val="0"/>
        </w:rPr>
        <w:t xml:space="preserve"> (Dest) for the next instruction)</w:t>
      </w:r>
      <w:r w:rsidDel="00000000" w:rsidR="00000000" w:rsidRPr="00000000">
        <w:rPr>
          <w:rtl w:val="0"/>
        </w:rPr>
        <w:t xml:space="preserve"> and also an optional auto-indexer value (Src[17:9]; added to Dest at the end of execution).</w:t>
      </w:r>
    </w:p>
    <w:tbl>
      <w:tblPr>
        <w:tblStyle w:val="Table1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8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8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8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8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9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9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9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9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9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A">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C">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D">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9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3">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A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6A7">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6A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6A9">
      <w:pPr>
        <w:rPr/>
      </w:pPr>
      <w:r w:rsidDel="00000000" w:rsidR="00000000" w:rsidRPr="00000000">
        <w:rPr>
          <w:rFonts w:ascii="Roboto Mono Medium" w:cs="Roboto Mono Medium" w:eastAsia="Roboto Mono Medium" w:hAnsi="Roboto Mono Medium"/>
          <w:rtl w:val="0"/>
        </w:rPr>
        <w:t xml:space="preserve">ALTD</w:t>
      </w:r>
      <w:r w:rsidDel="00000000" w:rsidR="00000000" w:rsidRPr="00000000">
        <w:rPr>
          <w:rtl w:val="0"/>
        </w:rPr>
        <w:t xml:space="preserve"> modifies the next instruction's Dest value to be (Src + Dest) &amp; $1FF (for syntax 1), or to Dest[8:0] (for syntax 2).  </w:t>
      </w:r>
    </w:p>
    <w:p w:rsidR="00000000" w:rsidDel="00000000" w:rsidP="00000000" w:rsidRDefault="00000000" w:rsidRPr="00000000" w14:paraId="000006AA">
      <w:pPr>
        <w:rPr/>
      </w:pPr>
      <w:r w:rsidDel="00000000" w:rsidR="00000000" w:rsidRPr="00000000">
        <w:rPr>
          <w:rtl w:val="0"/>
        </w:rPr>
        <w:t xml:space="preserve">In syntax 1, Src consists of two 9-bit fields; a base value (Src[8:0]) and a signed auto-indexer (Src[17:9]).</w:t>
      </w:r>
    </w:p>
    <w:p w:rsidR="00000000" w:rsidDel="00000000" w:rsidP="00000000" w:rsidRDefault="00000000" w:rsidRPr="00000000" w14:paraId="000006AB">
      <w:pPr>
        <w:numPr>
          <w:ilvl w:val="0"/>
          <w:numId w:val="4"/>
        </w:numPr>
        <w:spacing w:after="0" w:afterAutospacing="0"/>
        <w:ind w:left="720" w:hanging="360"/>
        <w:rPr/>
      </w:pPr>
      <w:r w:rsidDel="00000000" w:rsidR="00000000" w:rsidRPr="00000000">
        <w:rPr>
          <w:rtl w:val="0"/>
        </w:rPr>
        <w:t xml:space="preserve">The base represents a starting point.  </w:t>
      </w:r>
      <w:r w:rsidDel="00000000" w:rsidR="00000000" w:rsidRPr="00000000">
        <w:rPr>
          <w:rFonts w:ascii="Roboto Mono Medium" w:cs="Roboto Mono Medium" w:eastAsia="Roboto Mono Medium" w:hAnsi="Roboto Mono Medium"/>
          <w:rtl w:val="0"/>
        </w:rPr>
        <w:t xml:space="preserve">ALTD</w:t>
      </w:r>
      <w:r w:rsidDel="00000000" w:rsidR="00000000" w:rsidRPr="00000000">
        <w:rPr>
          <w:rtl w:val="0"/>
        </w:rPr>
        <w:t xml:space="preserve"> adds the </w:t>
      </w:r>
      <w:r w:rsidDel="00000000" w:rsidR="00000000" w:rsidRPr="00000000">
        <w:rPr>
          <w:i w:val="1"/>
          <w:rtl w:val="0"/>
        </w:rPr>
        <w:t xml:space="preserve">offset</w:t>
      </w:r>
      <w:r w:rsidDel="00000000" w:rsidR="00000000" w:rsidRPr="00000000">
        <w:rPr>
          <w:rtl w:val="0"/>
        </w:rPr>
        <w:t xml:space="preserve"> (Dest[8:0]) to the </w:t>
      </w:r>
      <w:r w:rsidDel="00000000" w:rsidR="00000000" w:rsidRPr="00000000">
        <w:rPr>
          <w:i w:val="1"/>
          <w:rtl w:val="0"/>
        </w:rPr>
        <w:t xml:space="preserve">base</w:t>
      </w:r>
      <w:r w:rsidDel="00000000" w:rsidR="00000000" w:rsidRPr="00000000">
        <w:rPr>
          <w:rtl w:val="0"/>
        </w:rPr>
        <w:t xml:space="preserve"> (Src[8:0]) to determine the next instruction's Dest value.</w:t>
      </w:r>
    </w:p>
    <w:p w:rsidR="00000000" w:rsidDel="00000000" w:rsidP="00000000" w:rsidRDefault="00000000" w:rsidRPr="00000000" w14:paraId="000006AC">
      <w:pPr>
        <w:numPr>
          <w:ilvl w:val="0"/>
          <w:numId w:val="4"/>
        </w:numPr>
        <w:ind w:left="720" w:hanging="360"/>
        <w:rPr/>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ALTD</w:t>
      </w:r>
      <w:r w:rsidDel="00000000" w:rsidR="00000000" w:rsidRPr="00000000">
        <w:rPr>
          <w:rtl w:val="0"/>
        </w:rPr>
        <w:t xml:space="preserve"> execution, the optional auto-indexer value (usually 0, 1, or -1) is added to the offset (Dest) for a future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D</w:t>
      </w:r>
      <w:r w:rsidDel="00000000" w:rsidR="00000000" w:rsidRPr="00000000">
        <w:rPr>
          <w:rtl w:val="0"/>
        </w:rPr>
        <w:t xml:space="preserve">+instruction iteration.</w:t>
      </w:r>
    </w:p>
    <w:p w:rsidR="00000000" w:rsidDel="00000000" w:rsidP="00000000" w:rsidRDefault="00000000" w:rsidRPr="00000000" w14:paraId="000006AD">
      <w:pPr>
        <w:rPr/>
      </w:pPr>
      <w:r w:rsidDel="00000000" w:rsidR="00000000" w:rsidRPr="00000000">
        <w:rPr>
          <w:rtl w:val="0"/>
        </w:rPr>
        <w:t xml:space="preserve">In syntax 2, Dest serves as the full value— it is used as-is for the next instruction's substitute Dest value.</w:t>
      </w:r>
    </w:p>
    <w:p w:rsidR="00000000" w:rsidDel="00000000" w:rsidP="00000000" w:rsidRDefault="00000000" w:rsidRPr="00000000" w14:paraId="000006AE">
      <w:pPr>
        <w:keepLines w:val="1"/>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6AF">
      <w:pPr>
        <w:keepLines w:val="1"/>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6B0">
      <w:pPr>
        <w:keepLines w:val="1"/>
        <w:numPr>
          <w:ilvl w:val="0"/>
          <w:numId w:val="7"/>
        </w:numPr>
        <w:spacing w:after="0" w:afterAutospacing="0"/>
        <w:ind w:left="720" w:hanging="360"/>
        <w:rPr/>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D</w:t>
      </w:r>
      <w:r w:rsidDel="00000000" w:rsidR="00000000" w:rsidRPr="00000000">
        <w:rPr>
          <w:rtl w:val="0"/>
        </w:rPr>
        <w:t xml:space="preserve"> is shielded from interrupt</w:t>
      </w:r>
    </w:p>
    <w:p w:rsidR="00000000" w:rsidDel="00000000" w:rsidP="00000000" w:rsidRDefault="00000000" w:rsidRPr="00000000" w14:paraId="000006B1">
      <w:pPr>
        <w:keepLines w:val="1"/>
        <w:numPr>
          <w:ilvl w:val="0"/>
          <w:numId w:val="7"/>
        </w:numPr>
        <w:spacing w:after="0" w:afterAutospacing="0"/>
        <w:ind w:left="720" w:hanging="360"/>
        <w:rPr/>
      </w:pPr>
      <w:r w:rsidDel="00000000" w:rsidR="00000000" w:rsidRPr="00000000">
        <w:rPr>
          <w:rFonts w:ascii="Roboto Mono Medium" w:cs="Roboto Mono Medium" w:eastAsia="Roboto Mono Medium" w:hAnsi="Roboto Mono Medium"/>
          <w:rtl w:val="0"/>
        </w:rPr>
        <w:t xml:space="preserve">ALTD</w:t>
      </w:r>
      <w:r w:rsidDel="00000000" w:rsidR="00000000" w:rsidRPr="00000000">
        <w:rPr>
          <w:rtl w:val="0"/>
        </w:rPr>
        <w:t xml:space="preserve"> alters the next instruction regardless of its kind</w:t>
      </w:r>
    </w:p>
    <w:p w:rsidR="00000000" w:rsidDel="00000000" w:rsidP="00000000" w:rsidRDefault="00000000" w:rsidRPr="00000000" w14:paraId="000006B2">
      <w:pPr>
        <w:keepLines w:val="1"/>
        <w:numPr>
          <w:ilvl w:val="0"/>
          <w:numId w:val="7"/>
        </w:numPr>
        <w:spacing w:after="0" w:afterAutospacing="0"/>
        <w:ind w:left="720" w:hanging="360"/>
        <w:rPr/>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6B3">
      <w:pPr>
        <w:keepLines w:val="1"/>
        <w:numPr>
          <w:ilvl w:val="0"/>
          <w:numId w:val="7"/>
        </w:numPr>
        <w:ind w:left="720" w:hanging="360"/>
        <w:rPr/>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 </w:t>
      </w:r>
    </w:p>
    <w:p w:rsidR="00000000" w:rsidDel="00000000" w:rsidP="00000000" w:rsidRDefault="00000000" w:rsidRPr="00000000" w14:paraId="000006B4">
      <w:pPr>
        <w:pStyle w:val="Heading2"/>
        <w:rPr>
          <w:i w:val="1"/>
          <w:highlight w:val="yellow"/>
        </w:rPr>
      </w:pPr>
      <w:bookmarkStart w:colFirst="0" w:colLast="0" w:name="_q234901aifm8" w:id="73"/>
      <w:bookmarkEnd w:id="73"/>
      <w:r w:rsidDel="00000000" w:rsidR="00000000" w:rsidRPr="00000000">
        <w:rPr>
          <w:rtl w:val="0"/>
        </w:rPr>
        <w:t xml:space="preserve">ALTGB</w:t>
      </w:r>
      <w:r w:rsidDel="00000000" w:rsidR="00000000" w:rsidRPr="00000000">
        <w:rPr>
          <w:rtl w:val="0"/>
        </w:rPr>
      </w:r>
    </w:p>
    <w:p w:rsidR="00000000" w:rsidDel="00000000" w:rsidP="00000000" w:rsidRDefault="00000000" w:rsidRPr="00000000" w14:paraId="000006B5">
      <w:pPr>
        <w:spacing w:after="0" w:lineRule="auto"/>
        <w:rPr/>
      </w:pPr>
      <w:r w:rsidDel="00000000" w:rsidR="00000000" w:rsidRPr="00000000">
        <w:rPr>
          <w:rtl w:val="0"/>
        </w:rPr>
        <w:t xml:space="preserve">Alter get byte</w:t>
      </w:r>
      <w:r w:rsidDel="00000000" w:rsidR="00000000" w:rsidRPr="00000000">
        <w:rPr>
          <w:rtl w:val="0"/>
        </w:rPr>
      </w:r>
    </w:p>
    <w:p w:rsidR="00000000" w:rsidDel="00000000" w:rsidP="00000000" w:rsidRDefault="00000000" w:rsidRPr="00000000" w14:paraId="000006B6">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instruction.</w:t>
      </w:r>
    </w:p>
    <w:p w:rsidR="00000000" w:rsidDel="00000000" w:rsidP="00000000" w:rsidRDefault="00000000" w:rsidRPr="00000000" w14:paraId="000006B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ALTG</w:t>
      </w:r>
      <w:r w:rsidDel="00000000" w:rsidR="00000000" w:rsidRPr="00000000">
        <w:rPr>
          <w:rFonts w:ascii="Roboto Mono Medium" w:cs="Roboto Mono Medium" w:eastAsia="Roboto Mono Medium" w:hAnsi="Roboto Mono Medium"/>
          <w:rtl w:val="0"/>
        </w:rPr>
        <w:t xml:space="preserve">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6B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ALTG</w:t>
      </w:r>
      <w:r w:rsidDel="00000000" w:rsidR="00000000" w:rsidRPr="00000000">
        <w:rPr>
          <w:rFonts w:ascii="Roboto Mono Medium" w:cs="Roboto Mono Medium" w:eastAsia="Roboto Mono Medium" w:hAnsi="Roboto Mono Medium"/>
          <w:rtl w:val="0"/>
        </w:rPr>
        <w:t xml:space="preserve">B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6B9">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Src and Num fields are altered to be (Src + Dest[10:2]) &amp; $1FF, or just Dest[10:2] for syntax 2, and Dest[1:0], respectively.</w:t>
      </w:r>
    </w:p>
    <w:p w:rsidR="00000000" w:rsidDel="00000000" w:rsidP="00000000" w:rsidRDefault="00000000" w:rsidRPr="00000000" w14:paraId="000006BA">
      <w:pPr>
        <w:numPr>
          <w:ilvl w:val="0"/>
          <w:numId w:val="1"/>
        </w:numPr>
        <w:spacing w:after="0" w:afterAutospacing="0"/>
        <w:ind w:left="720" w:hanging="360"/>
        <w:rPr/>
      </w:pPr>
      <w:r w:rsidDel="00000000" w:rsidR="00000000" w:rsidRPr="00000000">
        <w:rPr>
          <w:rtl w:val="0"/>
        </w:rPr>
        <w:t xml:space="preserve">Dest is the register whose 11-bit value is the </w:t>
      </w:r>
      <w:r w:rsidDel="00000000" w:rsidR="00000000" w:rsidRPr="00000000">
        <w:rPr>
          <w:i w:val="1"/>
          <w:rtl w:val="0"/>
        </w:rPr>
        <w:t xml:space="preserve">index</w:t>
      </w:r>
      <w:r w:rsidDel="00000000" w:rsidR="00000000" w:rsidRPr="00000000">
        <w:rPr>
          <w:rtl w:val="0"/>
        </w:rPr>
        <w:t xml:space="preserve">, or the full </w:t>
      </w:r>
      <w:r w:rsidDel="00000000" w:rsidR="00000000" w:rsidRPr="00000000">
        <w:rPr>
          <w:rtl w:val="0"/>
        </w:rPr>
        <w:t xml:space="preserve">byte</w:t>
      </w:r>
      <w:r w:rsidDel="00000000" w:rsidR="00000000" w:rsidRPr="00000000">
        <w:rPr>
          <w:rtl w:val="0"/>
        </w:rPr>
        <w:t xml:space="preserve"> address, for the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 instruction to read.</w:t>
      </w:r>
    </w:p>
    <w:p w:rsidR="00000000" w:rsidDel="00000000" w:rsidP="00000000" w:rsidRDefault="00000000" w:rsidRPr="00000000" w14:paraId="000006BB">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(Dest[10:2]) for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and also an optional auto-indexer value (Src[17:9]; added to Dest at end of execution).</w:t>
      </w:r>
    </w:p>
    <w:tbl>
      <w:tblPr>
        <w:tblStyle w:val="Table1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B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B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B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B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C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C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C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C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C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A">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C">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D">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C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3">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D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6D7">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6D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6D9">
      <w:pPr>
        <w:rPr/>
      </w:pP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should be followed by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instruction's Src and Num values, enabling code to iterate through multiple bytes of data across a range of Reg RAM.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's Src value is changed to (Src + Dest[10:2]) &amp; $1FF (for syntax 1), or to Dest[10:2] (for syntax 2), and its Num value is changed to Dest[1:0].  </w:t>
      </w:r>
    </w:p>
    <w:p w:rsidR="00000000" w:rsidDel="00000000" w:rsidP="00000000" w:rsidRDefault="00000000" w:rsidRPr="00000000" w14:paraId="000006DA">
      <w:pPr>
        <w:rPr/>
      </w:pPr>
      <w:r w:rsidDel="00000000" w:rsidR="00000000" w:rsidRPr="00000000">
        <w:rPr>
          <w:rtl w:val="0"/>
        </w:rPr>
        <w:t xml:space="preserve">Dest[10:2] corresponds to the target long register's 9-bit address and Dest[1:0] is the byte ID within it; values of 0–3 identify individual bytes, by position, in least-significant byte order.  Iteratively executing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's</w:t>
      </w:r>
      <w:r w:rsidDel="00000000" w:rsidR="00000000" w:rsidRPr="00000000">
        <w:rPr>
          <w:rtl w:val="0"/>
        </w:rPr>
        <w:t xml:space="preserve"> 11-bit Dest value by one, effectively reads a stream of byte values from Reg RAM as if it were all made of byte-sized registers.</w:t>
      </w:r>
    </w:p>
    <w:p w:rsidR="00000000" w:rsidDel="00000000" w:rsidP="00000000" w:rsidRDefault="00000000" w:rsidRPr="00000000" w14:paraId="000006DB">
      <w:pPr>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6DC">
      <w:pPr>
        <w:numPr>
          <w:ilvl w:val="0"/>
          <w:numId w:val="4"/>
        </w:numPr>
        <w:spacing w:after="0" w:afterAutospacing="0"/>
        <w:ind w:left="720" w:hanging="360"/>
      </w:pPr>
      <w:r w:rsidDel="00000000" w:rsidR="00000000" w:rsidRPr="00000000">
        <w:rPr>
          <w:rtl w:val="0"/>
        </w:rPr>
        <w:t xml:space="preserve">The base is the Reg RAM address where the series of bytes begins.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(Dest[10:2]) to the base (Src[8:0]) to locate the register holding the target byte.  The </w:t>
      </w:r>
      <w:r w:rsidDel="00000000" w:rsidR="00000000" w:rsidRPr="00000000">
        <w:rPr>
          <w:i w:val="1"/>
          <w:rtl w:val="0"/>
        </w:rPr>
        <w:t xml:space="preserve">byte</w:t>
      </w:r>
      <w:r w:rsidDel="00000000" w:rsidR="00000000" w:rsidRPr="00000000">
        <w:rPr>
          <w:rtl w:val="0"/>
        </w:rPr>
        <w:t xml:space="preserve"> ID (Dest[1:0]) identifies the byte's position within that long register.</w:t>
      </w:r>
    </w:p>
    <w:p w:rsidR="00000000" w:rsidDel="00000000" w:rsidP="00000000" w:rsidRDefault="00000000" w:rsidRPr="00000000" w14:paraId="000006DD">
      <w:pPr>
        <w:numPr>
          <w:ilvl w:val="0"/>
          <w:numId w:val="4"/>
        </w:numPr>
        <w:ind w:left="720" w:hanging="360"/>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execution, the optional auto-indexer value (usually 0, 1, or -1) is added to the 11-bit index (Dest) for a future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 iteration.</w:t>
      </w:r>
    </w:p>
    <w:p w:rsidR="00000000" w:rsidDel="00000000" w:rsidP="00000000" w:rsidRDefault="00000000" w:rsidRPr="00000000" w14:paraId="000006DE">
      <w:pPr>
        <w:rPr/>
      </w:pPr>
      <w:r w:rsidDel="00000000" w:rsidR="00000000" w:rsidRPr="00000000">
        <w:rPr>
          <w:rtl w:val="0"/>
        </w:rPr>
        <w:t xml:space="preserve">In syntax 2, Dest serves as the full byte address— it's the same format as in syntax 1, but represents the target long's absolute address and its byte index instead of the long's relative index (to add to a base) and byte index.</w:t>
      </w:r>
    </w:p>
    <w:p w:rsidR="00000000" w:rsidDel="00000000" w:rsidP="00000000" w:rsidRDefault="00000000" w:rsidRPr="00000000" w14:paraId="000006DF">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6E0">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ALTG</w:t>
      </w:r>
      <w:r w:rsidDel="00000000" w:rsidR="00000000" w:rsidRPr="00000000">
        <w:rPr>
          <w:rFonts w:ascii="Roboto Mono Medium" w:cs="Roboto Mono Medium" w:eastAsia="Roboto Mono Medium" w:hAnsi="Roboto Mono Medium"/>
          <w:rtl w:val="0"/>
        </w:rPr>
        <w:t xml:space="preserve">B</w:t>
      </w:r>
      <w:r w:rsidDel="00000000" w:rsidR="00000000" w:rsidRPr="00000000">
        <w:rPr>
          <w:rtl w:val="0"/>
        </w:rPr>
        <w:t xml:space="preserve"> is shielded from interrupt</w:t>
      </w:r>
    </w:p>
    <w:p w:rsidR="00000000" w:rsidDel="00000000" w:rsidP="00000000" w:rsidRDefault="00000000" w:rsidRPr="00000000" w14:paraId="000006E1">
      <w:pPr>
        <w:numPr>
          <w:ilvl w:val="0"/>
          <w:numId w:val="7"/>
        </w:numPr>
        <w:spacing w:after="0" w:afterAutospacing="0"/>
        <w:ind w:left="720" w:hanging="360"/>
      </w:pP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GETBYTE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r>
    </w:p>
    <w:p w:rsidR="00000000" w:rsidDel="00000000" w:rsidP="00000000" w:rsidRDefault="00000000" w:rsidRPr="00000000" w14:paraId="000006E2">
      <w:pPr>
        <w:numPr>
          <w:ilvl w:val="0"/>
          <w:numId w:val="7"/>
        </w:numPr>
        <w:spacing w:after="0" w:afterAutospacing="0"/>
        <w:ind w:left="720" w:hanging="360"/>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6E3">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6E4">
      <w:pPr>
        <w:pStyle w:val="Heading2"/>
        <w:rPr>
          <w:i w:val="1"/>
          <w:highlight w:val="yellow"/>
        </w:rPr>
      </w:pPr>
      <w:bookmarkStart w:colFirst="0" w:colLast="0" w:name="_asw5rsrcqtpn" w:id="74"/>
      <w:bookmarkEnd w:id="74"/>
      <w:r w:rsidDel="00000000" w:rsidR="00000000" w:rsidRPr="00000000">
        <w:rPr>
          <w:rtl w:val="0"/>
        </w:rPr>
        <w:t xml:space="preserve">ALTGN</w:t>
      </w:r>
      <w:r w:rsidDel="00000000" w:rsidR="00000000" w:rsidRPr="00000000">
        <w:rPr>
          <w:rtl w:val="0"/>
        </w:rPr>
      </w:r>
    </w:p>
    <w:p w:rsidR="00000000" w:rsidDel="00000000" w:rsidP="00000000" w:rsidRDefault="00000000" w:rsidRPr="00000000" w14:paraId="000006E5">
      <w:pPr>
        <w:spacing w:after="0" w:lineRule="auto"/>
        <w:rPr/>
      </w:pPr>
      <w:r w:rsidDel="00000000" w:rsidR="00000000" w:rsidRPr="00000000">
        <w:rPr>
          <w:rtl w:val="0"/>
        </w:rPr>
        <w:t xml:space="preserve">Alter get nibble</w:t>
      </w:r>
      <w:r w:rsidDel="00000000" w:rsidR="00000000" w:rsidRPr="00000000">
        <w:rPr>
          <w:rtl w:val="0"/>
        </w:rPr>
      </w:r>
    </w:p>
    <w:p w:rsidR="00000000" w:rsidDel="00000000" w:rsidP="00000000" w:rsidRDefault="00000000" w:rsidRPr="00000000" w14:paraId="000006E6">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instruction.</w:t>
      </w:r>
    </w:p>
    <w:p w:rsidR="00000000" w:rsidDel="00000000" w:rsidP="00000000" w:rsidRDefault="00000000" w:rsidRPr="00000000" w14:paraId="000006E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ALTGN</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6E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ALTGN</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6E9">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Src and Num values are altered to be (Src + Dest[11:3]) &amp; $1FF, or just Dest[11:3] for syntax 2, and Dest[2:0], respectively.</w:t>
      </w:r>
    </w:p>
    <w:p w:rsidR="00000000" w:rsidDel="00000000" w:rsidP="00000000" w:rsidRDefault="00000000" w:rsidRPr="00000000" w14:paraId="000006EA">
      <w:pPr>
        <w:numPr>
          <w:ilvl w:val="0"/>
          <w:numId w:val="1"/>
        </w:numPr>
        <w:spacing w:after="0" w:afterAutospacing="0"/>
        <w:ind w:left="720" w:hanging="360"/>
        <w:rPr/>
      </w:pPr>
      <w:r w:rsidDel="00000000" w:rsidR="00000000" w:rsidRPr="00000000">
        <w:rPr>
          <w:rtl w:val="0"/>
        </w:rPr>
        <w:t xml:space="preserve">Dest is the register whose 12-bit value is the </w:t>
      </w:r>
      <w:r w:rsidDel="00000000" w:rsidR="00000000" w:rsidRPr="00000000">
        <w:rPr>
          <w:i w:val="1"/>
          <w:rtl w:val="0"/>
        </w:rPr>
        <w:t xml:space="preserve">index</w:t>
      </w:r>
      <w:r w:rsidDel="00000000" w:rsidR="00000000" w:rsidRPr="00000000">
        <w:rPr>
          <w:rtl w:val="0"/>
        </w:rPr>
        <w:t xml:space="preserve">, or the full </w:t>
      </w:r>
      <w:r w:rsidDel="00000000" w:rsidR="00000000" w:rsidRPr="00000000">
        <w:rPr>
          <w:rtl w:val="0"/>
        </w:rPr>
        <w:t xml:space="preserve">nibble</w:t>
      </w:r>
      <w:r w:rsidDel="00000000" w:rsidR="00000000" w:rsidRPr="00000000">
        <w:rPr>
          <w:rtl w:val="0"/>
        </w:rPr>
        <w:t xml:space="preserve"> address, for the next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instruction to read.</w:t>
      </w:r>
    </w:p>
    <w:p w:rsidR="00000000" w:rsidDel="00000000" w:rsidP="00000000" w:rsidRDefault="00000000" w:rsidRPr="00000000" w14:paraId="000006EB">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(Dest[11:3]) for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and also an optional auto-indexer value (Src[17:9]; added to Dest at end of execution).</w:t>
      </w:r>
    </w:p>
    <w:tbl>
      <w:tblPr>
        <w:tblStyle w:val="Table2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E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E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E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E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F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F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F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F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6F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A">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C">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D">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6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3">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0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707">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70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709">
      <w:pPr>
        <w:rPr/>
      </w:pP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should be followed by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instruction's  Src and Num values, enabling code to iterate through multiple nibbles of data across a range of Reg RAM.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's</w:t>
      </w:r>
      <w:r w:rsidDel="00000000" w:rsidR="00000000" w:rsidRPr="00000000">
        <w:rPr>
          <w:rtl w:val="0"/>
        </w:rPr>
        <w:t xml:space="preserve"> Src value is changed to (Src + Dest[11:3]) &amp; $1FF (for syntax 1), or to Dest[11:3] (for syntax 2), and its Num value is changed to Dest[2:0].  </w:t>
      </w:r>
    </w:p>
    <w:p w:rsidR="00000000" w:rsidDel="00000000" w:rsidP="00000000" w:rsidRDefault="00000000" w:rsidRPr="00000000" w14:paraId="0000070A">
      <w:pPr>
        <w:rPr/>
      </w:pPr>
      <w:r w:rsidDel="00000000" w:rsidR="00000000" w:rsidRPr="00000000">
        <w:rPr>
          <w:rtl w:val="0"/>
        </w:rPr>
        <w:t xml:space="preserve">Dest[11:3] corresponds to the target long register's 9-bit address and Dest[2:0] is the nibble ID within it; values of 0–7 identify individual </w:t>
      </w:r>
      <w:r w:rsidDel="00000000" w:rsidR="00000000" w:rsidRPr="00000000">
        <w:rPr>
          <w:rtl w:val="0"/>
        </w:rPr>
        <w:t xml:space="preserve">nibbles</w:t>
      </w:r>
      <w:r w:rsidDel="00000000" w:rsidR="00000000" w:rsidRPr="00000000">
        <w:rPr>
          <w:rtl w:val="0"/>
        </w:rPr>
        <w:t xml:space="preserve">, by position, in least-significant nibble order.  Iteratively executing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's</w:t>
      </w:r>
      <w:r w:rsidDel="00000000" w:rsidR="00000000" w:rsidRPr="00000000">
        <w:rPr>
          <w:rtl w:val="0"/>
        </w:rPr>
        <w:t xml:space="preserve"> 12-bit Dest value by one, effectively reads a stream of nibble values from Reg RAM as if it were all made of nibble-sized registers.</w:t>
      </w:r>
    </w:p>
    <w:p w:rsidR="00000000" w:rsidDel="00000000" w:rsidP="00000000" w:rsidRDefault="00000000" w:rsidRPr="00000000" w14:paraId="0000070B">
      <w:pPr>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70C">
      <w:pPr>
        <w:numPr>
          <w:ilvl w:val="0"/>
          <w:numId w:val="4"/>
        </w:numPr>
        <w:spacing w:after="0" w:afterAutospacing="0"/>
        <w:ind w:left="720" w:hanging="360"/>
      </w:pPr>
      <w:r w:rsidDel="00000000" w:rsidR="00000000" w:rsidRPr="00000000">
        <w:rPr>
          <w:rtl w:val="0"/>
        </w:rPr>
        <w:t xml:space="preserve">The base is the Reg RAM address where the series of nibbles begins.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(Dest[11:3]) to the base (Src[8:0]) to locate the register holding the target nibble.  The </w:t>
      </w:r>
      <w:r w:rsidDel="00000000" w:rsidR="00000000" w:rsidRPr="00000000">
        <w:rPr>
          <w:i w:val="1"/>
          <w:rtl w:val="0"/>
        </w:rPr>
        <w:t xml:space="preserve">nibble</w:t>
      </w:r>
      <w:r w:rsidDel="00000000" w:rsidR="00000000" w:rsidRPr="00000000">
        <w:rPr>
          <w:rtl w:val="0"/>
        </w:rPr>
        <w:t xml:space="preserve"> ID (Dest[2:0]) identifies the nibble's position within that long register.</w:t>
      </w:r>
    </w:p>
    <w:p w:rsidR="00000000" w:rsidDel="00000000" w:rsidP="00000000" w:rsidRDefault="00000000" w:rsidRPr="00000000" w14:paraId="0000070D">
      <w:pPr>
        <w:numPr>
          <w:ilvl w:val="0"/>
          <w:numId w:val="4"/>
        </w:numPr>
        <w:ind w:left="720" w:hanging="360"/>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execution, the optional auto-indexer value (usually 0, 1, or -1) is added to the 12-bit index (Dest) for a future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iteration.</w:t>
      </w:r>
    </w:p>
    <w:p w:rsidR="00000000" w:rsidDel="00000000" w:rsidP="00000000" w:rsidRDefault="00000000" w:rsidRPr="00000000" w14:paraId="0000070E">
      <w:pPr>
        <w:rPr/>
      </w:pPr>
      <w:r w:rsidDel="00000000" w:rsidR="00000000" w:rsidRPr="00000000">
        <w:rPr>
          <w:rtl w:val="0"/>
        </w:rPr>
        <w:t xml:space="preserve">In syntax 2, Dest serves as the full nibble address— it's the same format as in syntax 1, but represents the target long's absolute address and its nibble index instead of the long's relative index (to add to a base) and nibble index.</w:t>
      </w:r>
    </w:p>
    <w:p w:rsidR="00000000" w:rsidDel="00000000" w:rsidP="00000000" w:rsidRDefault="00000000" w:rsidRPr="00000000" w14:paraId="0000070F">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710">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ALTG</w:t>
      </w:r>
      <w:r w:rsidDel="00000000" w:rsidR="00000000" w:rsidRPr="00000000">
        <w:rPr>
          <w:rFonts w:ascii="Roboto Mono Medium" w:cs="Roboto Mono Medium" w:eastAsia="Roboto Mono Medium" w:hAnsi="Roboto Mono Medium"/>
          <w:rtl w:val="0"/>
        </w:rPr>
        <w:t xml:space="preserve">N</w:t>
      </w:r>
      <w:r w:rsidDel="00000000" w:rsidR="00000000" w:rsidRPr="00000000">
        <w:rPr>
          <w:rtl w:val="0"/>
        </w:rPr>
        <w:t xml:space="preserve"> is shielded from interrupt</w:t>
      </w:r>
    </w:p>
    <w:p w:rsidR="00000000" w:rsidDel="00000000" w:rsidP="00000000" w:rsidRDefault="00000000" w:rsidRPr="00000000" w14:paraId="00000711">
      <w:pPr>
        <w:numPr>
          <w:ilvl w:val="0"/>
          <w:numId w:val="7"/>
        </w:numPr>
        <w:spacing w:after="0" w:afterAutospacing="0"/>
        <w:ind w:left="720" w:hanging="360"/>
      </w:pP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r>
    </w:p>
    <w:p w:rsidR="00000000" w:rsidDel="00000000" w:rsidP="00000000" w:rsidRDefault="00000000" w:rsidRPr="00000000" w14:paraId="00000712">
      <w:pPr>
        <w:numPr>
          <w:ilvl w:val="0"/>
          <w:numId w:val="7"/>
        </w:numPr>
        <w:spacing w:after="0" w:afterAutospacing="0"/>
        <w:ind w:left="720" w:hanging="360"/>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713">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 </w:t>
      </w:r>
    </w:p>
    <w:p w:rsidR="00000000" w:rsidDel="00000000" w:rsidP="00000000" w:rsidRDefault="00000000" w:rsidRPr="00000000" w14:paraId="00000714">
      <w:pPr>
        <w:pStyle w:val="Heading2"/>
        <w:rPr>
          <w:i w:val="1"/>
          <w:highlight w:val="yellow"/>
        </w:rPr>
      </w:pPr>
      <w:bookmarkStart w:colFirst="0" w:colLast="0" w:name="_hahk50n443um" w:id="75"/>
      <w:bookmarkEnd w:id="75"/>
      <w:r w:rsidDel="00000000" w:rsidR="00000000" w:rsidRPr="00000000">
        <w:rPr>
          <w:rtl w:val="0"/>
        </w:rPr>
        <w:t xml:space="preserve">ALTGW</w:t>
      </w:r>
      <w:r w:rsidDel="00000000" w:rsidR="00000000" w:rsidRPr="00000000">
        <w:rPr>
          <w:rtl w:val="0"/>
        </w:rPr>
      </w:r>
    </w:p>
    <w:p w:rsidR="00000000" w:rsidDel="00000000" w:rsidP="00000000" w:rsidRDefault="00000000" w:rsidRPr="00000000" w14:paraId="00000715">
      <w:pPr>
        <w:spacing w:after="0" w:lineRule="auto"/>
        <w:rPr/>
      </w:pPr>
      <w:r w:rsidDel="00000000" w:rsidR="00000000" w:rsidRPr="00000000">
        <w:rPr>
          <w:rtl w:val="0"/>
        </w:rPr>
        <w:t xml:space="preserve">Alter get word</w:t>
      </w:r>
      <w:r w:rsidDel="00000000" w:rsidR="00000000" w:rsidRPr="00000000">
        <w:rPr>
          <w:rtl w:val="0"/>
        </w:rPr>
      </w:r>
    </w:p>
    <w:p w:rsidR="00000000" w:rsidDel="00000000" w:rsidP="00000000" w:rsidRDefault="00000000" w:rsidRPr="00000000" w14:paraId="00000716">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instruction.</w:t>
      </w:r>
    </w:p>
    <w:p w:rsidR="00000000" w:rsidDel="00000000" w:rsidP="00000000" w:rsidRDefault="00000000" w:rsidRPr="00000000" w14:paraId="0000071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ALTG</w:t>
      </w:r>
      <w:r w:rsidDel="00000000" w:rsidR="00000000" w:rsidRPr="00000000">
        <w:rPr>
          <w:rFonts w:ascii="Roboto Mono Medium" w:cs="Roboto Mono Medium" w:eastAsia="Roboto Mono Medium" w:hAnsi="Roboto Mono Medium"/>
          <w:rtl w:val="0"/>
        </w:rPr>
        <w:t xml:space="preserve">W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71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ALTG</w:t>
      </w:r>
      <w:r w:rsidDel="00000000" w:rsidR="00000000" w:rsidRPr="00000000">
        <w:rPr>
          <w:rFonts w:ascii="Roboto Mono Medium" w:cs="Roboto Mono Medium" w:eastAsia="Roboto Mono Medium" w:hAnsi="Roboto Mono Medium"/>
          <w:rtl w:val="0"/>
        </w:rPr>
        <w:t xml:space="preserve">W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719">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Src and Num fields are altered to be (Src + Dest[9:1]) &amp; $1FF, or just Dest[9:1] for syntax 2, and Dest[0], respectively.</w:t>
      </w:r>
    </w:p>
    <w:p w:rsidR="00000000" w:rsidDel="00000000" w:rsidP="00000000" w:rsidRDefault="00000000" w:rsidRPr="00000000" w14:paraId="0000071A">
      <w:pPr>
        <w:numPr>
          <w:ilvl w:val="0"/>
          <w:numId w:val="1"/>
        </w:numPr>
        <w:spacing w:after="0" w:afterAutospacing="0"/>
        <w:ind w:left="720" w:hanging="360"/>
        <w:rPr/>
      </w:pPr>
      <w:r w:rsidDel="00000000" w:rsidR="00000000" w:rsidRPr="00000000">
        <w:rPr>
          <w:rtl w:val="0"/>
        </w:rPr>
        <w:t xml:space="preserve">Dest is the register whose 10-bit value is the </w:t>
      </w:r>
      <w:r w:rsidDel="00000000" w:rsidR="00000000" w:rsidRPr="00000000">
        <w:rPr>
          <w:i w:val="1"/>
          <w:rtl w:val="0"/>
        </w:rPr>
        <w:t xml:space="preserve">index</w:t>
      </w:r>
      <w:r w:rsidDel="00000000" w:rsidR="00000000" w:rsidRPr="00000000">
        <w:rPr>
          <w:rtl w:val="0"/>
        </w:rPr>
        <w:t xml:space="preserve">, or the full </w:t>
      </w:r>
      <w:r w:rsidDel="00000000" w:rsidR="00000000" w:rsidRPr="00000000">
        <w:rPr>
          <w:rtl w:val="0"/>
        </w:rPr>
        <w:t xml:space="preserve">word</w:t>
      </w:r>
      <w:r w:rsidDel="00000000" w:rsidR="00000000" w:rsidRPr="00000000">
        <w:rPr>
          <w:rtl w:val="0"/>
        </w:rPr>
        <w:t xml:space="preserve"> address for the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instruction to read.</w:t>
      </w:r>
    </w:p>
    <w:p w:rsidR="00000000" w:rsidDel="00000000" w:rsidP="00000000" w:rsidRDefault="00000000" w:rsidRPr="00000000" w14:paraId="0000071B">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(Dest[9:1]) for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and also an optional auto-indexer value (Src[17:9]; added to Dest at end of execution).</w:t>
      </w:r>
    </w:p>
    <w:tbl>
      <w:tblPr>
        <w:tblStyle w:val="Table2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1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1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1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1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2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2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2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2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2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A">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C">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D">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3">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3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737">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73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739">
      <w:pPr>
        <w:rPr/>
      </w:pP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should be followed by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ROLWORD</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instruction's Src and Num values, enabling code to iterate through multiple words of data across a range of Reg RAM.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's Src value is changed to (Src + Dest[9:1]) &amp; $1FF (for syntax 1), or to Dest[9:1] (for syntax 2), and its Num value is changed to Dest[0].  </w:t>
      </w:r>
    </w:p>
    <w:p w:rsidR="00000000" w:rsidDel="00000000" w:rsidP="00000000" w:rsidRDefault="00000000" w:rsidRPr="00000000" w14:paraId="0000073A">
      <w:pPr>
        <w:rPr/>
      </w:pPr>
      <w:r w:rsidDel="00000000" w:rsidR="00000000" w:rsidRPr="00000000">
        <w:rPr>
          <w:rtl w:val="0"/>
        </w:rPr>
        <w:t xml:space="preserve">Dest[9:1] corresponds to the target long register's 9-bit address and Dest[0] is the word ID within it; values of 0–1 identify individual words, by position, in least-significant word order.  Iteratively executing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's</w:t>
      </w:r>
      <w:r w:rsidDel="00000000" w:rsidR="00000000" w:rsidRPr="00000000">
        <w:rPr>
          <w:rtl w:val="0"/>
        </w:rPr>
        <w:t xml:space="preserve"> 10-bit Dest value by one, effectively reads a stream of word values from Reg RAM as if it were all made of word-sized registers.</w:t>
      </w:r>
    </w:p>
    <w:p w:rsidR="00000000" w:rsidDel="00000000" w:rsidP="00000000" w:rsidRDefault="00000000" w:rsidRPr="00000000" w14:paraId="0000073B">
      <w:pPr>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73C">
      <w:pPr>
        <w:numPr>
          <w:ilvl w:val="0"/>
          <w:numId w:val="4"/>
        </w:numPr>
        <w:spacing w:after="0" w:afterAutospacing="0"/>
        <w:ind w:left="720" w:hanging="360"/>
      </w:pPr>
      <w:r w:rsidDel="00000000" w:rsidR="00000000" w:rsidRPr="00000000">
        <w:rPr>
          <w:rtl w:val="0"/>
        </w:rPr>
        <w:t xml:space="preserve">The base is the Reg RAM address where the series of words begins.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(Dest[9:1]) to the base (Src[8:0]) to locate the register holding the target word.  The </w:t>
      </w:r>
      <w:r w:rsidDel="00000000" w:rsidR="00000000" w:rsidRPr="00000000">
        <w:rPr>
          <w:i w:val="1"/>
          <w:rtl w:val="0"/>
        </w:rPr>
        <w:t xml:space="preserve">word</w:t>
      </w:r>
      <w:r w:rsidDel="00000000" w:rsidR="00000000" w:rsidRPr="00000000">
        <w:rPr>
          <w:rtl w:val="0"/>
        </w:rPr>
        <w:t xml:space="preserve"> ID (Dest[0]) identifies the word's position within that long register.</w:t>
      </w:r>
    </w:p>
    <w:p w:rsidR="00000000" w:rsidDel="00000000" w:rsidP="00000000" w:rsidRDefault="00000000" w:rsidRPr="00000000" w14:paraId="0000073D">
      <w:pPr>
        <w:numPr>
          <w:ilvl w:val="0"/>
          <w:numId w:val="4"/>
        </w:numPr>
        <w:ind w:left="720" w:hanging="360"/>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execution, the optional auto-indexer value (usually 0, 1, or -1) is added to the 10-bit index (Dest) for a future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iteration.</w:t>
      </w:r>
    </w:p>
    <w:p w:rsidR="00000000" w:rsidDel="00000000" w:rsidP="00000000" w:rsidRDefault="00000000" w:rsidRPr="00000000" w14:paraId="0000073E">
      <w:pPr>
        <w:rPr/>
      </w:pPr>
      <w:r w:rsidDel="00000000" w:rsidR="00000000" w:rsidRPr="00000000">
        <w:rPr>
          <w:rtl w:val="0"/>
        </w:rPr>
        <w:t xml:space="preserve">In syntax 2, Dest serves as the full word address— it's the same format as in syntax 1, but represents the target long's absolute address and its word index instead of the long's relative index (to add to a base) and word index.</w:t>
      </w:r>
    </w:p>
    <w:p w:rsidR="00000000" w:rsidDel="00000000" w:rsidP="00000000" w:rsidRDefault="00000000" w:rsidRPr="00000000" w14:paraId="0000073F">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740">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is shielded from interrupt</w:t>
      </w:r>
    </w:p>
    <w:p w:rsidR="00000000" w:rsidDel="00000000" w:rsidP="00000000" w:rsidRDefault="00000000" w:rsidRPr="00000000" w14:paraId="00000741">
      <w:pPr>
        <w:numPr>
          <w:ilvl w:val="0"/>
          <w:numId w:val="7"/>
        </w:numPr>
        <w:spacing w:after="0" w:afterAutospacing="0"/>
        <w:ind w:left="720" w:hanging="360"/>
      </w:pP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GETWORD</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r>
    </w:p>
    <w:p w:rsidR="00000000" w:rsidDel="00000000" w:rsidP="00000000" w:rsidRDefault="00000000" w:rsidRPr="00000000" w14:paraId="00000742">
      <w:pPr>
        <w:numPr>
          <w:ilvl w:val="0"/>
          <w:numId w:val="7"/>
        </w:numPr>
        <w:spacing w:after="0" w:afterAutospacing="0"/>
        <w:ind w:left="720" w:hanging="360"/>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743">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744">
      <w:pPr>
        <w:pStyle w:val="Heading2"/>
        <w:rPr/>
        <w:sectPr>
          <w:type w:val="nextPage"/>
          <w:pgSz w:h="15840" w:w="12240" w:orient="portrait"/>
          <w:pgMar w:bottom="720" w:top="720" w:left="1080" w:right="1080" w:header="720" w:footer="720"/>
        </w:sectPr>
      </w:pPr>
      <w:bookmarkStart w:colFirst="0" w:colLast="0" w:name="_ok3etaj2mvuf" w:id="76"/>
      <w:bookmarkEnd w:id="76"/>
      <w:r w:rsidDel="00000000" w:rsidR="00000000" w:rsidRPr="00000000">
        <w:rPr>
          <w:rtl w:val="0"/>
        </w:rPr>
      </w:r>
    </w:p>
    <w:p w:rsidR="00000000" w:rsidDel="00000000" w:rsidP="00000000" w:rsidRDefault="00000000" w:rsidRPr="00000000" w14:paraId="00000745">
      <w:pPr>
        <w:pStyle w:val="Heading2"/>
        <w:rPr>
          <w:i w:val="1"/>
          <w:highlight w:val="yellow"/>
        </w:rPr>
      </w:pPr>
      <w:bookmarkStart w:colFirst="0" w:colLast="0" w:name="_ttudk0n3xdym" w:id="77"/>
      <w:bookmarkEnd w:id="77"/>
      <w:r w:rsidDel="00000000" w:rsidR="00000000" w:rsidRPr="00000000">
        <w:rPr>
          <w:rtl w:val="0"/>
        </w:rPr>
        <w:t xml:space="preserve">ALTI</w:t>
      </w:r>
      <w:r w:rsidDel="00000000" w:rsidR="00000000" w:rsidRPr="00000000">
        <w:rPr>
          <w:rtl w:val="0"/>
        </w:rPr>
      </w:r>
    </w:p>
    <w:p w:rsidR="00000000" w:rsidDel="00000000" w:rsidP="00000000" w:rsidRDefault="00000000" w:rsidRPr="00000000" w14:paraId="00000746">
      <w:pPr>
        <w:spacing w:after="0" w:lineRule="auto"/>
        <w:rPr>
          <w:i w:val="1"/>
          <w:highlight w:val="yellow"/>
        </w:rPr>
      </w:pPr>
      <w:r w:rsidDel="00000000" w:rsidR="00000000" w:rsidRPr="00000000">
        <w:rPr>
          <w:rtl w:val="0"/>
        </w:rPr>
        <w:t xml:space="preserve">Alter instruction</w:t>
      </w:r>
      <w:r w:rsidDel="00000000" w:rsidR="00000000" w:rsidRPr="00000000">
        <w:rPr>
          <w:rtl w:val="0"/>
        </w:rPr>
      </w:r>
    </w:p>
    <w:p w:rsidR="00000000" w:rsidDel="00000000" w:rsidP="00000000" w:rsidRDefault="00000000" w:rsidRPr="00000000" w14:paraId="00000747">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Substitute next instruction's field values from template, per configuration.</w:t>
      </w:r>
    </w:p>
    <w:p w:rsidR="00000000" w:rsidDel="00000000" w:rsidP="00000000" w:rsidRDefault="00000000" w:rsidRPr="00000000" w14:paraId="0000074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I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749">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I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74A">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field value values are substituted from the Dest template, and Dest is modified per Src configuration (syntax 1), or the entire Dest opcode (instruction) is executed in place of the next instruction (syntax 2).</w:t>
      </w:r>
    </w:p>
    <w:p w:rsidR="00000000" w:rsidDel="00000000" w:rsidP="00000000" w:rsidRDefault="00000000" w:rsidRPr="00000000" w14:paraId="0000074B">
      <w:pPr>
        <w:numPr>
          <w:ilvl w:val="0"/>
          <w:numId w:val="1"/>
        </w:numPr>
        <w:spacing w:after="0" w:afterAutospacing="0"/>
        <w:ind w:left="720" w:hanging="360"/>
        <w:rPr/>
      </w:pPr>
      <w:r w:rsidDel="00000000" w:rsidR="00000000" w:rsidRPr="00000000">
        <w:rPr>
          <w:rtl w:val="0"/>
        </w:rPr>
        <w:t xml:space="preserve">Dest is the register whose value contains one or more of the next instruction's field substitutes or an entire 32-bit opcode for full substitution.</w:t>
      </w:r>
    </w:p>
    <w:p w:rsidR="00000000" w:rsidDel="00000000" w:rsidP="00000000" w:rsidRDefault="00000000" w:rsidRPr="00000000" w14:paraId="0000074C">
      <w:pPr>
        <w:numPr>
          <w:ilvl w:val="0"/>
          <w:numId w:val="1"/>
        </w:numPr>
        <w:ind w:left="720" w:hanging="360"/>
        <w:rPr/>
      </w:pPr>
      <w:r w:rsidDel="00000000" w:rsidR="00000000" w:rsidRPr="00000000">
        <w:rPr>
          <w:rtl w:val="0"/>
        </w:rPr>
        <w:t xml:space="preserve">Src is an optional register, 9-bit literal, or 18-bit augmented literal whose value describes the substitutions and Dest modifications to perform.</w:t>
      </w:r>
    </w:p>
    <w:tbl>
      <w:tblPr>
        <w:tblStyle w:val="Table2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4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4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4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5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5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5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5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5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75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D">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4">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6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768">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izhflytke">
        <w:r w:rsidDel="00000000" w:rsidR="00000000" w:rsidRPr="00000000">
          <w:rPr>
            <w:rFonts w:ascii="Roboto Mono Medium" w:cs="Roboto Mono Medium" w:eastAsia="Roboto Mono Medium" w:hAnsi="Roboto Mono Medium"/>
            <w:color w:val="1155cc"/>
            <w:u w:val="single"/>
            <w:rtl w:val="0"/>
          </w:rPr>
          <w:t xml:space="preserve">SETD</w:t>
        </w:r>
      </w:hyperlink>
      <w:r w:rsidDel="00000000" w:rsidR="00000000" w:rsidRPr="00000000">
        <w:rPr>
          <w:rtl w:val="0"/>
        </w:rPr>
        <w:t xml:space="preserve">, </w:t>
      </w:r>
      <w:hyperlink w:anchor="_94hz48griij7">
        <w:r w:rsidDel="00000000" w:rsidR="00000000" w:rsidRPr="00000000">
          <w:rPr>
            <w:rFonts w:ascii="Roboto Mono Medium" w:cs="Roboto Mono Medium" w:eastAsia="Roboto Mono Medium" w:hAnsi="Roboto Mono Medium"/>
            <w:color w:val="1155cc"/>
            <w:u w:val="single"/>
            <w:rtl w:val="0"/>
          </w:rPr>
          <w:t xml:space="preserve">SETS</w:t>
        </w:r>
      </w:hyperlink>
      <w:r w:rsidDel="00000000" w:rsidR="00000000" w:rsidRPr="00000000">
        <w:rPr>
          <w:rtl w:val="0"/>
        </w:rPr>
        <w:t xml:space="preserve">, </w:t>
      </w:r>
      <w:hyperlink w:anchor="_brza01jtowzy">
        <w:r w:rsidDel="00000000" w:rsidR="00000000" w:rsidRPr="00000000">
          <w:rPr>
            <w:rFonts w:ascii="Roboto Mono Medium" w:cs="Roboto Mono Medium" w:eastAsia="Roboto Mono Medium" w:hAnsi="Roboto Mono Medium"/>
            <w:color w:val="1155cc"/>
            <w:u w:val="single"/>
            <w:rtl w:val="0"/>
          </w:rPr>
          <w:t xml:space="preserve">SETR</w:t>
        </w:r>
      </w:hyperlink>
      <w:r w:rsidDel="00000000" w:rsidR="00000000" w:rsidRPr="00000000">
        <w:rPr>
          <w:rtl w:val="0"/>
        </w:rPr>
        <w:t xml:space="preserve">, </w:t>
      </w:r>
      <w:hyperlink w:anchor="_6iq3v0fpyc3a">
        <w:r w:rsidDel="00000000" w:rsidR="00000000" w:rsidRPr="00000000">
          <w:rPr>
            <w:rFonts w:ascii="Roboto Mono Medium" w:cs="Roboto Mono Medium" w:eastAsia="Roboto Mono Medium" w:hAnsi="Roboto Mono Medium"/>
            <w:color w:val="1155cc"/>
            <w:u w:val="single"/>
            <w:rtl w:val="0"/>
          </w:rPr>
          <w:t xml:space="preserve">ALTD</w:t>
        </w:r>
      </w:hyperlink>
      <w:r w:rsidDel="00000000" w:rsidR="00000000" w:rsidRPr="00000000">
        <w:rPr>
          <w:rtl w:val="0"/>
        </w:rPr>
        <w:t xml:space="preserve">, </w:t>
      </w:r>
      <w:hyperlink w:anchor="_f2hcvwgutfa0">
        <w:r w:rsidDel="00000000" w:rsidR="00000000" w:rsidRPr="00000000">
          <w:rPr>
            <w:rFonts w:ascii="Roboto Mono Medium" w:cs="Roboto Mono Medium" w:eastAsia="Roboto Mono Medium" w:hAnsi="Roboto Mono Medium"/>
            <w:color w:val="1155cc"/>
            <w:u w:val="single"/>
            <w:rtl w:val="0"/>
          </w:rPr>
          <w:t xml:space="preserve">ALTS</w:t>
        </w:r>
      </w:hyperlink>
      <w:r w:rsidDel="00000000" w:rsidR="00000000" w:rsidRPr="00000000">
        <w:rPr>
          <w:rtl w:val="0"/>
        </w:rPr>
        <w:t xml:space="preserve">, and </w:t>
      </w:r>
      <w:hyperlink w:anchor="_3cn9gj4kxitq">
        <w:r w:rsidDel="00000000" w:rsidR="00000000" w:rsidRPr="00000000">
          <w:rPr>
            <w:rFonts w:ascii="Roboto Mono Medium" w:cs="Roboto Mono Medium" w:eastAsia="Roboto Mono Medium" w:hAnsi="Roboto Mono Medium"/>
            <w:color w:val="1155cc"/>
            <w:u w:val="single"/>
            <w:rtl w:val="0"/>
          </w:rPr>
          <w:t xml:space="preserve">ALTR</w:t>
        </w:r>
      </w:hyperlink>
      <w:r w:rsidDel="00000000" w:rsidR="00000000" w:rsidRPr="00000000">
        <w:rPr>
          <w:rtl w:val="0"/>
        </w:rPr>
      </w:r>
    </w:p>
    <w:p w:rsidR="00000000" w:rsidDel="00000000" w:rsidP="00000000" w:rsidRDefault="00000000" w:rsidRPr="00000000" w14:paraId="0000076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76A">
      <w:pPr>
        <w:rPr/>
      </w:pP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substitutes fields from Dest for one or more of the next instruction's pipelined Dest, Src, Result, Instr, FX, and/or Cond values, and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's Dest is then modified per Src configuration (syntax 1), or the entire Dest opcode (instruction) is executed in place of the next instruction (syntax 2).  </w:t>
      </w:r>
    </w:p>
    <w:p w:rsidR="00000000" w:rsidDel="00000000" w:rsidP="00000000" w:rsidRDefault="00000000" w:rsidRPr="00000000" w14:paraId="0000076B">
      <w:pPr>
        <w:rPr/>
      </w:pPr>
      <w:r w:rsidDel="00000000" w:rsidR="00000000" w:rsidRPr="00000000">
        <w:rPr>
          <w:rtl w:val="0"/>
        </w:rPr>
        <w:t xml:space="preserve">The Dest register contains the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template; a 32-bit value with the following format similar to an opcode:</w:t>
      </w:r>
    </w:p>
    <w:tbl>
      <w:tblPr>
        <w:tblStyle w:val="Table2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80"/>
        <w:gridCol w:w="1680"/>
        <w:tblGridChange w:id="0">
          <w:tblGrid>
            <w:gridCol w:w="1680"/>
            <w:gridCol w:w="1680"/>
            <w:gridCol w:w="1680"/>
            <w:gridCol w:w="1680"/>
            <w:gridCol w:w="1680"/>
            <w:gridCol w:w="16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76C">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Bits</w:t>
            </w:r>
          </w:p>
        </w:tc>
        <w:tc>
          <w:tcPr>
            <w:shd w:fill="auto" w:val="clear"/>
            <w:tcMar>
              <w:top w:w="43.2" w:type="dxa"/>
              <w:left w:w="43.2" w:type="dxa"/>
              <w:bottom w:w="43.2" w:type="dxa"/>
              <w:right w:w="43.2" w:type="dxa"/>
            </w:tcMar>
            <w:vAlign w:val="top"/>
          </w:tcPr>
          <w:p w:rsidR="00000000" w:rsidDel="00000000" w:rsidP="00000000" w:rsidRDefault="00000000" w:rsidRPr="00000000" w14:paraId="0000076D">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31:28  (4 bits)</w:t>
            </w:r>
          </w:p>
        </w:tc>
        <w:tc>
          <w:tcPr>
            <w:shd w:fill="auto" w:val="clear"/>
            <w:tcMar>
              <w:top w:w="43.2" w:type="dxa"/>
              <w:left w:w="43.2" w:type="dxa"/>
              <w:bottom w:w="43.2" w:type="dxa"/>
              <w:right w:w="43.2" w:type="dxa"/>
            </w:tcMar>
            <w:vAlign w:val="top"/>
          </w:tcPr>
          <w:p w:rsidR="00000000" w:rsidDel="00000000" w:rsidP="00000000" w:rsidRDefault="00000000" w:rsidRPr="00000000" w14:paraId="0000076E">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27:19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076F">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shd w:fill="auto" w:val="clear"/>
            <w:tcMar>
              <w:top w:w="43.2" w:type="dxa"/>
              <w:left w:w="43.2" w:type="dxa"/>
              <w:bottom w:w="43.2" w:type="dxa"/>
              <w:right w:w="43.2" w:type="dxa"/>
            </w:tcMar>
            <w:vAlign w:val="top"/>
          </w:tcPr>
          <w:p w:rsidR="00000000" w:rsidDel="00000000" w:rsidP="00000000" w:rsidRDefault="00000000" w:rsidRPr="00000000" w14:paraId="00000770">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0771">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8:0  (9 bits)</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772">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Field Description</w:t>
            </w:r>
          </w:p>
        </w:tc>
        <w:tc>
          <w:tcPr>
            <w:shd w:fill="auto" w:val="clear"/>
            <w:tcMar>
              <w:top w:w="43.2" w:type="dxa"/>
              <w:left w:w="43.2" w:type="dxa"/>
              <w:bottom w:w="43.2" w:type="dxa"/>
              <w:right w:w="43.2" w:type="dxa"/>
            </w:tcMar>
            <w:vAlign w:val="top"/>
          </w:tcPr>
          <w:p w:rsidR="00000000" w:rsidDel="00000000" w:rsidP="00000000" w:rsidRDefault="00000000" w:rsidRPr="00000000" w14:paraId="00000773">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Condition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74">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75">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Indirect "I"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76">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Dest "D"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77">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Source "S" Field</w:t>
            </w:r>
          </w:p>
        </w:tc>
      </w:tr>
    </w:tbl>
    <w:p w:rsidR="00000000" w:rsidDel="00000000" w:rsidP="00000000" w:rsidRDefault="00000000" w:rsidRPr="00000000" w14:paraId="00000778">
      <w:pPr>
        <w:spacing w:before="200" w:lineRule="auto"/>
        <w:rPr/>
      </w:pPr>
      <w:r w:rsidDel="00000000" w:rsidR="00000000" w:rsidRPr="00000000">
        <w:rPr>
          <w:rtl w:val="0"/>
        </w:rPr>
        <w:t xml:space="preserve">In syntax 1, Src consists of the following six 3-bit fields that describe field substitution and Dest modification.</w:t>
      </w:r>
    </w:p>
    <w:p w:rsidR="00000000" w:rsidDel="00000000" w:rsidP="00000000" w:rsidRDefault="00000000" w:rsidRPr="00000000" w14:paraId="00000779">
      <w:pPr>
        <w:pStyle w:val="Title"/>
        <w:widowControl w:val="1"/>
        <w:spacing w:after="200" w:lineRule="auto"/>
        <w:rPr/>
      </w:pPr>
      <w:bookmarkStart w:colFirst="0" w:colLast="0" w:name="_1z3qi7yvnzi1" w:id="78"/>
      <w:bookmarkEnd w:id="78"/>
      <w:r w:rsidDel="00000000" w:rsidR="00000000" w:rsidRPr="00000000">
        <w:rPr>
          <w:rtl w:val="0"/>
        </w:rPr>
        <w:t xml:space="preserve">%rrr_ddd_sss_RRR_DDD_SSS</w:t>
      </w:r>
    </w:p>
    <w:p w:rsidR="00000000" w:rsidDel="00000000" w:rsidP="00000000" w:rsidRDefault="00000000" w:rsidRPr="00000000" w14:paraId="0000077A">
      <w:pPr>
        <w:numPr>
          <w:ilvl w:val="0"/>
          <w:numId w:val="6"/>
        </w:numPr>
        <w:spacing w:after="0" w:afterAutospacing="0"/>
        <w:ind w:left="720" w:hanging="360"/>
      </w:pPr>
      <w:r w:rsidDel="00000000" w:rsidR="00000000" w:rsidRPr="00000000">
        <w:rPr>
          <w:rFonts w:ascii="Roboto Mono Medium" w:cs="Roboto Mono Medium" w:eastAsia="Roboto Mono Medium" w:hAnsi="Roboto Mono Medium"/>
          <w:sz w:val="18"/>
          <w:szCs w:val="18"/>
          <w:rtl w:val="0"/>
        </w:rPr>
        <w:t xml:space="preserve">%rrr</w:t>
      </w:r>
      <w:r w:rsidDel="00000000" w:rsidR="00000000" w:rsidRPr="00000000">
        <w:rPr>
          <w:rtl w:val="0"/>
        </w:rPr>
        <w:t xml:space="preserve"> = Result field increment/decrement mask size</w:t>
      </w:r>
      <w:r w:rsidDel="00000000" w:rsidR="00000000" w:rsidRPr="00000000">
        <w:rPr>
          <w:rtl w:val="0"/>
        </w:rPr>
      </w:r>
    </w:p>
    <w:p w:rsidR="00000000" w:rsidDel="00000000" w:rsidP="00000000" w:rsidRDefault="00000000" w:rsidRPr="00000000" w14:paraId="0000077B">
      <w:pPr>
        <w:numPr>
          <w:ilvl w:val="0"/>
          <w:numId w:val="6"/>
        </w:numPr>
        <w:spacing w:after="0" w:afterAutospacing="0"/>
        <w:ind w:left="720" w:hanging="360"/>
        <w:rPr>
          <w:u w:val="none"/>
        </w:rPr>
      </w:pPr>
      <w:r w:rsidDel="00000000" w:rsidR="00000000" w:rsidRPr="00000000">
        <w:rPr>
          <w:rFonts w:ascii="Roboto Mono Medium" w:cs="Roboto Mono Medium" w:eastAsia="Roboto Mono Medium" w:hAnsi="Roboto Mono Medium"/>
          <w:sz w:val="18"/>
          <w:szCs w:val="18"/>
          <w:rtl w:val="0"/>
        </w:rPr>
        <w:t xml:space="preserve">%ddd</w:t>
      </w:r>
      <w:r w:rsidDel="00000000" w:rsidR="00000000" w:rsidRPr="00000000">
        <w:rPr>
          <w:rtl w:val="0"/>
        </w:rPr>
        <w:t xml:space="preserve"> = Dest field increment/decrement mask size</w:t>
      </w:r>
    </w:p>
    <w:p w:rsidR="00000000" w:rsidDel="00000000" w:rsidP="00000000" w:rsidRDefault="00000000" w:rsidRPr="00000000" w14:paraId="0000077C">
      <w:pPr>
        <w:numPr>
          <w:ilvl w:val="0"/>
          <w:numId w:val="6"/>
        </w:numPr>
        <w:spacing w:after="0" w:afterAutospacing="0"/>
        <w:ind w:left="720" w:hanging="360"/>
        <w:rPr>
          <w:u w:val="none"/>
        </w:rPr>
      </w:pPr>
      <w:r w:rsidDel="00000000" w:rsidR="00000000" w:rsidRPr="00000000">
        <w:rPr>
          <w:rFonts w:ascii="Roboto Mono Medium" w:cs="Roboto Mono Medium" w:eastAsia="Roboto Mono Medium" w:hAnsi="Roboto Mono Medium"/>
          <w:sz w:val="18"/>
          <w:szCs w:val="18"/>
          <w:rtl w:val="0"/>
        </w:rPr>
        <w:t xml:space="preserve">%sss</w:t>
      </w:r>
      <w:r w:rsidDel="00000000" w:rsidR="00000000" w:rsidRPr="00000000">
        <w:rPr>
          <w:rtl w:val="0"/>
        </w:rPr>
        <w:t xml:space="preserve"> = Src field increment/decrement mask size</w:t>
      </w:r>
    </w:p>
    <w:p w:rsidR="00000000" w:rsidDel="00000000" w:rsidP="00000000" w:rsidRDefault="00000000" w:rsidRPr="00000000" w14:paraId="0000077D">
      <w:pPr>
        <w:numPr>
          <w:ilvl w:val="0"/>
          <w:numId w:val="6"/>
        </w:numPr>
        <w:spacing w:after="0" w:afterAutospacing="0"/>
        <w:ind w:left="720" w:hanging="360"/>
        <w:rPr>
          <w:u w:val="none"/>
        </w:rPr>
      </w:pPr>
      <w:r w:rsidDel="00000000" w:rsidR="00000000" w:rsidRPr="00000000">
        <w:rPr>
          <w:rFonts w:ascii="Roboto Mono Medium" w:cs="Roboto Mono Medium" w:eastAsia="Roboto Mono Medium" w:hAnsi="Roboto Mono Medium"/>
          <w:sz w:val="18"/>
          <w:szCs w:val="18"/>
          <w:rtl w:val="0"/>
        </w:rPr>
        <w:t xml:space="preserve">%RRR</w:t>
      </w:r>
      <w:r w:rsidDel="00000000" w:rsidR="00000000" w:rsidRPr="00000000">
        <w:rPr>
          <w:rtl w:val="0"/>
        </w:rPr>
        <w:t xml:space="preserve"> = Result/Instruction field control</w:t>
      </w:r>
    </w:p>
    <w:p w:rsidR="00000000" w:rsidDel="00000000" w:rsidP="00000000" w:rsidRDefault="00000000" w:rsidRPr="00000000" w14:paraId="0000077E">
      <w:pPr>
        <w:numPr>
          <w:ilvl w:val="0"/>
          <w:numId w:val="6"/>
        </w:numPr>
        <w:spacing w:after="0" w:afterAutospacing="0"/>
        <w:ind w:left="720" w:hanging="360"/>
        <w:rPr>
          <w:u w:val="none"/>
        </w:rPr>
      </w:pPr>
      <w:r w:rsidDel="00000000" w:rsidR="00000000" w:rsidRPr="00000000">
        <w:rPr>
          <w:rFonts w:ascii="Roboto Mono Medium" w:cs="Roboto Mono Medium" w:eastAsia="Roboto Mono Medium" w:hAnsi="Roboto Mono Medium"/>
          <w:sz w:val="18"/>
          <w:szCs w:val="18"/>
          <w:rtl w:val="0"/>
        </w:rPr>
        <w:t xml:space="preserve">%DDD</w:t>
      </w:r>
      <w:r w:rsidDel="00000000" w:rsidR="00000000" w:rsidRPr="00000000">
        <w:rPr>
          <w:rtl w:val="0"/>
        </w:rPr>
        <w:t xml:space="preserve"> = Dest field control</w:t>
      </w:r>
    </w:p>
    <w:p w:rsidR="00000000" w:rsidDel="00000000" w:rsidP="00000000" w:rsidRDefault="00000000" w:rsidRPr="00000000" w14:paraId="0000077F">
      <w:pPr>
        <w:numPr>
          <w:ilvl w:val="0"/>
          <w:numId w:val="6"/>
        </w:numPr>
        <w:ind w:left="720" w:hanging="360"/>
        <w:rPr>
          <w:u w:val="none"/>
        </w:rPr>
      </w:pPr>
      <w:r w:rsidDel="00000000" w:rsidR="00000000" w:rsidRPr="00000000">
        <w:rPr>
          <w:rFonts w:ascii="Roboto Mono Medium" w:cs="Roboto Mono Medium" w:eastAsia="Roboto Mono Medium" w:hAnsi="Roboto Mono Medium"/>
          <w:sz w:val="18"/>
          <w:szCs w:val="18"/>
          <w:rtl w:val="0"/>
        </w:rPr>
        <w:t xml:space="preserve">%SSS</w:t>
      </w:r>
      <w:r w:rsidDel="00000000" w:rsidR="00000000" w:rsidRPr="00000000">
        <w:rPr>
          <w:rtl w:val="0"/>
        </w:rPr>
        <w:t xml:space="preserve"> = Src field control</w:t>
      </w:r>
    </w:p>
    <w:tbl>
      <w:tblPr>
        <w:tblStyle w:val="Table2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9405"/>
        <w:tblGridChange w:id="0">
          <w:tblGrid>
            <w:gridCol w:w="675"/>
            <w:gridCol w:w="9405"/>
          </w:tblGrid>
        </w:tblGridChange>
      </w:tblGrid>
      <w:tr>
        <w:trPr>
          <w:cantSplit w:val="0"/>
          <w:trHeight w:val="400" w:hRule="atLeast"/>
          <w:tblHeader w:val="0"/>
        </w:trPr>
        <w:tc>
          <w:tcPr>
            <w:gridSpan w:val="2"/>
            <w:shd w:fill="d9d9d9" w:val="clear"/>
            <w:tcMar>
              <w:top w:w="43.2" w:type="dxa"/>
              <w:left w:w="43.2" w:type="dxa"/>
              <w:bottom w:w="43.2" w:type="dxa"/>
              <w:right w:w="43.2" w:type="dxa"/>
            </w:tcMar>
            <w:vAlign w:val="top"/>
          </w:tcPr>
          <w:p w:rsidR="00000000" w:rsidDel="00000000" w:rsidP="00000000" w:rsidRDefault="00000000" w:rsidRPr="00000000" w14:paraId="00000780">
            <w:pPr>
              <w:pStyle w:val="Heading6"/>
              <w:widowControl w:val="0"/>
              <w:rPr/>
            </w:pPr>
            <w:bookmarkStart w:colFirst="0" w:colLast="0" w:name="_239i88spfffa" w:id="79"/>
            <w:bookmarkEnd w:id="79"/>
            <w:r w:rsidDel="00000000" w:rsidR="00000000" w:rsidRPr="00000000">
              <w:rPr>
                <w:rtl w:val="0"/>
              </w:rPr>
              <w:t xml:space="preserve">Field Increment/Decrement Mask Size</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782">
            <w:pPr>
              <w:pStyle w:val="Subtitle"/>
              <w:widowControl w:val="0"/>
              <w:rPr>
                <w:rFonts w:ascii="Roboto Mono" w:cs="Roboto Mono" w:eastAsia="Roboto Mono" w:hAnsi="Roboto Mono"/>
                <w:b w:val="1"/>
              </w:rPr>
            </w:pPr>
            <w:bookmarkStart w:colFirst="0" w:colLast="0" w:name="_u8xiy3lyzj2u" w:id="80"/>
            <w:bookmarkEnd w:id="80"/>
            <w:r w:rsidDel="00000000" w:rsidR="00000000" w:rsidRPr="00000000">
              <w:rPr>
                <w:rFonts w:ascii="Roboto Mono" w:cs="Roboto Mono" w:eastAsia="Roboto Mono" w:hAnsi="Roboto Mono"/>
                <w:b w:val="1"/>
                <w:rtl w:val="0"/>
              </w:rPr>
              <w:t xml:space="preserve">%rrr</w:t>
            </w:r>
          </w:p>
          <w:p w:rsidR="00000000" w:rsidDel="00000000" w:rsidP="00000000" w:rsidRDefault="00000000" w:rsidRPr="00000000" w14:paraId="00000783">
            <w:pPr>
              <w:pStyle w:val="Subtitle"/>
              <w:rPr>
                <w:rFonts w:ascii="Roboto Mono" w:cs="Roboto Mono" w:eastAsia="Roboto Mono" w:hAnsi="Roboto Mono"/>
                <w:b w:val="1"/>
              </w:rPr>
            </w:pPr>
            <w:bookmarkStart w:colFirst="0" w:colLast="0" w:name="_jdopgcubs98u" w:id="81"/>
            <w:bookmarkEnd w:id="81"/>
            <w:r w:rsidDel="00000000" w:rsidR="00000000" w:rsidRPr="00000000">
              <w:rPr>
                <w:rFonts w:ascii="Roboto Mono" w:cs="Roboto Mono" w:eastAsia="Roboto Mono" w:hAnsi="Roboto Mono"/>
                <w:b w:val="1"/>
                <w:rtl w:val="0"/>
              </w:rPr>
              <w:t xml:space="preserve">%ddd</w:t>
            </w:r>
          </w:p>
          <w:p w:rsidR="00000000" w:rsidDel="00000000" w:rsidP="00000000" w:rsidRDefault="00000000" w:rsidRPr="00000000" w14:paraId="00000784">
            <w:pPr>
              <w:spacing w:after="0" w:line="240" w:lineRule="auto"/>
              <w:jc w:val="center"/>
              <w:rPr>
                <w:rFonts w:ascii="Roboto Mono" w:cs="Roboto Mono" w:eastAsia="Roboto Mono" w:hAnsi="Roboto Mono"/>
                <w:b w:val="1"/>
              </w:rPr>
            </w:pPr>
            <w:r w:rsidDel="00000000" w:rsidR="00000000" w:rsidRPr="00000000">
              <w:rPr>
                <w:rFonts w:ascii="Roboto Mono" w:cs="Roboto Mono" w:eastAsia="Roboto Mono" w:hAnsi="Roboto Mono"/>
                <w:b w:val="1"/>
                <w:sz w:val="18"/>
                <w:szCs w:val="18"/>
                <w:rtl w:val="0"/>
              </w:rPr>
              <w:t xml:space="preserve">%sss</w:t>
            </w:r>
            <w:r w:rsidDel="00000000" w:rsidR="00000000" w:rsidRPr="00000000">
              <w:rPr>
                <w:rtl w:val="0"/>
              </w:rPr>
            </w:r>
          </w:p>
        </w:tc>
        <w:tc>
          <w:tcPr>
            <w:shd w:fill="d9d9d9" w:val="clear"/>
            <w:tcMar>
              <w:top w:w="43.2" w:type="dxa"/>
              <w:left w:w="43.2" w:type="dxa"/>
              <w:bottom w:w="43.2" w:type="dxa"/>
              <w:right w:w="43.2" w:type="dxa"/>
            </w:tcMar>
            <w:vAlign w:val="center"/>
          </w:tcPr>
          <w:p w:rsidR="00000000" w:rsidDel="00000000" w:rsidP="00000000" w:rsidRDefault="00000000" w:rsidRPr="00000000" w14:paraId="00000785">
            <w:pPr>
              <w:pStyle w:val="Subtitle"/>
              <w:widowControl w:val="0"/>
              <w:jc w:val="left"/>
              <w:rPr>
                <w:b w:val="1"/>
              </w:rPr>
            </w:pPr>
            <w:bookmarkStart w:colFirst="0" w:colLast="0" w:name="_6v8jx9x40w9o" w:id="82"/>
            <w:bookmarkEnd w:id="82"/>
            <w:r w:rsidDel="00000000" w:rsidR="00000000" w:rsidRPr="00000000">
              <w:rPr>
                <w:b w:val="1"/>
                <w:rtl w:val="0"/>
              </w:rPr>
              <w:t xml:space="preserve">Mask Selection</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86">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000</w:t>
            </w:r>
          </w:p>
        </w:tc>
        <w:tc>
          <w:tcPr>
            <w:shd w:fill="auto" w:val="clear"/>
            <w:tcMar>
              <w:top w:w="43.2" w:type="dxa"/>
              <w:left w:w="43.2" w:type="dxa"/>
              <w:bottom w:w="43.2" w:type="dxa"/>
              <w:right w:w="43.2" w:type="dxa"/>
            </w:tcMar>
            <w:vAlign w:val="top"/>
          </w:tcPr>
          <w:p w:rsidR="00000000" w:rsidDel="00000000" w:rsidP="00000000" w:rsidRDefault="00000000" w:rsidRPr="00000000" w14:paraId="00000787">
            <w:pPr>
              <w:pStyle w:val="Subtitle"/>
              <w:widowControl w:val="0"/>
              <w:jc w:val="left"/>
              <w:rPr/>
            </w:pPr>
            <w:bookmarkStart w:colFirst="0" w:colLast="0" w:name="_6v8jx9x40w9o" w:id="82"/>
            <w:bookmarkEnd w:id="82"/>
            <w:r w:rsidDel="00000000" w:rsidR="00000000" w:rsidRPr="00000000">
              <w:rPr>
                <w:rtl w:val="0"/>
              </w:rPr>
              <w:t xml:space="preserve">Unlimited Increment/Decrement of 9 bits (default, full 512-register Reg RAM span)</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88">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001</w:t>
            </w:r>
          </w:p>
        </w:tc>
        <w:tc>
          <w:tcPr>
            <w:shd w:fill="auto" w:val="clear"/>
            <w:tcMar>
              <w:top w:w="43.2" w:type="dxa"/>
              <w:left w:w="43.2" w:type="dxa"/>
              <w:bottom w:w="43.2" w:type="dxa"/>
              <w:right w:w="43.2" w:type="dxa"/>
            </w:tcMar>
            <w:vAlign w:val="top"/>
          </w:tcPr>
          <w:p w:rsidR="00000000" w:rsidDel="00000000" w:rsidP="00000000" w:rsidRDefault="00000000" w:rsidRPr="00000000" w14:paraId="00000789">
            <w:pPr>
              <w:pStyle w:val="Subtitle"/>
              <w:widowControl w:val="0"/>
              <w:jc w:val="left"/>
              <w:rPr/>
            </w:pPr>
            <w:bookmarkStart w:colFirst="0" w:colLast="0" w:name="_6v8jx9x40w9o" w:id="82"/>
            <w:bookmarkEnd w:id="82"/>
            <w:r w:rsidDel="00000000" w:rsidR="00000000" w:rsidRPr="00000000">
              <w:rPr>
                <w:rtl w:val="0"/>
              </w:rPr>
              <w:t xml:space="preserve">Limit Increment/Decrement to 8 LSBs (256-register Reg RAM looped buffer)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8A">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010</w:t>
            </w:r>
          </w:p>
        </w:tc>
        <w:tc>
          <w:tcPr>
            <w:shd w:fill="auto" w:val="clear"/>
            <w:tcMar>
              <w:top w:w="43.2" w:type="dxa"/>
              <w:left w:w="43.2" w:type="dxa"/>
              <w:bottom w:w="43.2" w:type="dxa"/>
              <w:right w:w="43.2" w:type="dxa"/>
            </w:tcMar>
            <w:vAlign w:val="top"/>
          </w:tcPr>
          <w:p w:rsidR="00000000" w:rsidDel="00000000" w:rsidP="00000000" w:rsidRDefault="00000000" w:rsidRPr="00000000" w14:paraId="0000078B">
            <w:pPr>
              <w:pStyle w:val="Subtitle"/>
              <w:widowControl w:val="0"/>
              <w:jc w:val="left"/>
              <w:rPr/>
            </w:pPr>
            <w:bookmarkStart w:colFirst="0" w:colLast="0" w:name="_6v8jx9x40w9o" w:id="82"/>
            <w:bookmarkEnd w:id="82"/>
            <w:r w:rsidDel="00000000" w:rsidR="00000000" w:rsidRPr="00000000">
              <w:rPr>
                <w:rtl w:val="0"/>
              </w:rPr>
              <w:t xml:space="preserve">Limit Increment/Decrement to 7 LSBs (128-register Reg RAM looped buffer)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8C">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011</w:t>
            </w:r>
          </w:p>
        </w:tc>
        <w:tc>
          <w:tcPr>
            <w:shd w:fill="auto" w:val="clear"/>
            <w:tcMar>
              <w:top w:w="43.2" w:type="dxa"/>
              <w:left w:w="43.2" w:type="dxa"/>
              <w:bottom w:w="43.2" w:type="dxa"/>
              <w:right w:w="43.2" w:type="dxa"/>
            </w:tcMar>
            <w:vAlign w:val="top"/>
          </w:tcPr>
          <w:p w:rsidR="00000000" w:rsidDel="00000000" w:rsidP="00000000" w:rsidRDefault="00000000" w:rsidRPr="00000000" w14:paraId="0000078D">
            <w:pPr>
              <w:pStyle w:val="Subtitle"/>
              <w:widowControl w:val="0"/>
              <w:jc w:val="left"/>
              <w:rPr/>
            </w:pPr>
            <w:bookmarkStart w:colFirst="0" w:colLast="0" w:name="_6v8jx9x40w9o" w:id="82"/>
            <w:bookmarkEnd w:id="82"/>
            <w:r w:rsidDel="00000000" w:rsidR="00000000" w:rsidRPr="00000000">
              <w:rPr>
                <w:rtl w:val="0"/>
              </w:rPr>
              <w:t xml:space="preserve">Limit Increment/Decrement to 6 LSBs (64-register Reg RAM looped buffer)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8E">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100</w:t>
            </w:r>
          </w:p>
        </w:tc>
        <w:tc>
          <w:tcPr>
            <w:shd w:fill="auto" w:val="clear"/>
            <w:tcMar>
              <w:top w:w="43.2" w:type="dxa"/>
              <w:left w:w="43.2" w:type="dxa"/>
              <w:bottom w:w="43.2" w:type="dxa"/>
              <w:right w:w="43.2" w:type="dxa"/>
            </w:tcMar>
            <w:vAlign w:val="top"/>
          </w:tcPr>
          <w:p w:rsidR="00000000" w:rsidDel="00000000" w:rsidP="00000000" w:rsidRDefault="00000000" w:rsidRPr="00000000" w14:paraId="0000078F">
            <w:pPr>
              <w:pStyle w:val="Subtitle"/>
              <w:widowControl w:val="0"/>
              <w:jc w:val="left"/>
              <w:rPr/>
            </w:pPr>
            <w:bookmarkStart w:colFirst="0" w:colLast="0" w:name="_6v8jx9x40w9o" w:id="82"/>
            <w:bookmarkEnd w:id="82"/>
            <w:r w:rsidDel="00000000" w:rsidR="00000000" w:rsidRPr="00000000">
              <w:rPr>
                <w:rtl w:val="0"/>
              </w:rPr>
              <w:t xml:space="preserve">Limit Increment/Decrement to 5 LSBs (32-register Reg RAM looped buffer)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90">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101</w:t>
            </w:r>
          </w:p>
        </w:tc>
        <w:tc>
          <w:tcPr>
            <w:shd w:fill="auto" w:val="clear"/>
            <w:tcMar>
              <w:top w:w="43.2" w:type="dxa"/>
              <w:left w:w="43.2" w:type="dxa"/>
              <w:bottom w:w="43.2" w:type="dxa"/>
              <w:right w:w="43.2" w:type="dxa"/>
            </w:tcMar>
            <w:vAlign w:val="top"/>
          </w:tcPr>
          <w:p w:rsidR="00000000" w:rsidDel="00000000" w:rsidP="00000000" w:rsidRDefault="00000000" w:rsidRPr="00000000" w14:paraId="00000791">
            <w:pPr>
              <w:pStyle w:val="Subtitle"/>
              <w:widowControl w:val="0"/>
              <w:jc w:val="left"/>
              <w:rPr/>
            </w:pPr>
            <w:bookmarkStart w:colFirst="0" w:colLast="0" w:name="_6v8jx9x40w9o" w:id="82"/>
            <w:bookmarkEnd w:id="82"/>
            <w:r w:rsidDel="00000000" w:rsidR="00000000" w:rsidRPr="00000000">
              <w:rPr>
                <w:rtl w:val="0"/>
              </w:rPr>
              <w:t xml:space="preserve">Limit Increment/Decrement to 4 LSBs (16-register Reg RAM looped buffer)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92">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110</w:t>
            </w:r>
          </w:p>
        </w:tc>
        <w:tc>
          <w:tcPr>
            <w:shd w:fill="auto" w:val="clear"/>
            <w:tcMar>
              <w:top w:w="43.2" w:type="dxa"/>
              <w:left w:w="43.2" w:type="dxa"/>
              <w:bottom w:w="43.2" w:type="dxa"/>
              <w:right w:w="43.2" w:type="dxa"/>
            </w:tcMar>
            <w:vAlign w:val="top"/>
          </w:tcPr>
          <w:p w:rsidR="00000000" w:rsidDel="00000000" w:rsidP="00000000" w:rsidRDefault="00000000" w:rsidRPr="00000000" w14:paraId="00000793">
            <w:pPr>
              <w:pStyle w:val="Subtitle"/>
              <w:widowControl w:val="0"/>
              <w:jc w:val="left"/>
              <w:rPr/>
            </w:pPr>
            <w:bookmarkStart w:colFirst="0" w:colLast="0" w:name="_6v8jx9x40w9o" w:id="82"/>
            <w:bookmarkEnd w:id="82"/>
            <w:r w:rsidDel="00000000" w:rsidR="00000000" w:rsidRPr="00000000">
              <w:rPr>
                <w:rtl w:val="0"/>
              </w:rPr>
              <w:t xml:space="preserve">Limit Increment/Decrement to 3 LSBs (8-register Reg RAM looped buffer)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94">
            <w:pPr>
              <w:pStyle w:val="Subtitle"/>
              <w:widowControl w:val="0"/>
              <w:rPr>
                <w:rFonts w:ascii="Roboto Mono" w:cs="Roboto Mono" w:eastAsia="Roboto Mono" w:hAnsi="Roboto Mono"/>
              </w:rPr>
            </w:pPr>
            <w:bookmarkStart w:colFirst="0" w:colLast="0" w:name="_6v8jx9x40w9o" w:id="82"/>
            <w:bookmarkEnd w:id="82"/>
            <w:r w:rsidDel="00000000" w:rsidR="00000000" w:rsidRPr="00000000">
              <w:rPr>
                <w:rFonts w:ascii="Roboto Mono" w:cs="Roboto Mono" w:eastAsia="Roboto Mono" w:hAnsi="Roboto Mono"/>
                <w:rtl w:val="0"/>
              </w:rPr>
              <w:t xml:space="preserve">111</w:t>
            </w:r>
          </w:p>
        </w:tc>
        <w:tc>
          <w:tcPr>
            <w:shd w:fill="auto" w:val="clear"/>
            <w:tcMar>
              <w:top w:w="43.2" w:type="dxa"/>
              <w:left w:w="43.2" w:type="dxa"/>
              <w:bottom w:w="43.2" w:type="dxa"/>
              <w:right w:w="43.2" w:type="dxa"/>
            </w:tcMar>
            <w:vAlign w:val="top"/>
          </w:tcPr>
          <w:p w:rsidR="00000000" w:rsidDel="00000000" w:rsidP="00000000" w:rsidRDefault="00000000" w:rsidRPr="00000000" w14:paraId="00000795">
            <w:pPr>
              <w:pStyle w:val="Subtitle"/>
              <w:widowControl w:val="0"/>
              <w:jc w:val="left"/>
              <w:rPr/>
            </w:pPr>
            <w:bookmarkStart w:colFirst="0" w:colLast="0" w:name="_6v8jx9x40w9o" w:id="82"/>
            <w:bookmarkEnd w:id="82"/>
            <w:r w:rsidDel="00000000" w:rsidR="00000000" w:rsidRPr="00000000">
              <w:rPr>
                <w:rtl w:val="0"/>
              </w:rPr>
              <w:t xml:space="preserve">Limit Increment/Decrement to 2 LSBs (4-register Reg RAM looped buffer)</w:t>
            </w:r>
          </w:p>
        </w:tc>
      </w:tr>
    </w:tbl>
    <w:p w:rsidR="00000000" w:rsidDel="00000000" w:rsidP="00000000" w:rsidRDefault="00000000" w:rsidRPr="00000000" w14:paraId="00000796">
      <w:pPr>
        <w:spacing w:after="0" w:lineRule="auto"/>
        <w:rPr/>
      </w:pPr>
      <w:r w:rsidDel="00000000" w:rsidR="00000000" w:rsidRPr="00000000">
        <w:rPr>
          <w:rtl w:val="0"/>
        </w:rPr>
      </w:r>
    </w:p>
    <w:tbl>
      <w:tblPr>
        <w:tblStyle w:val="Table25"/>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660"/>
        <w:gridCol w:w="2205"/>
        <w:gridCol w:w="3615"/>
        <w:tblGridChange w:id="0">
          <w:tblGrid>
            <w:gridCol w:w="615"/>
            <w:gridCol w:w="3660"/>
            <w:gridCol w:w="2205"/>
            <w:gridCol w:w="3615"/>
          </w:tblGrid>
        </w:tblGridChange>
      </w:tblGrid>
      <w:tr>
        <w:trPr>
          <w:cantSplit w:val="0"/>
          <w:trHeight w:val="400" w:hRule="atLeast"/>
          <w:tblHeader w:val="0"/>
        </w:trPr>
        <w:tc>
          <w:tcPr>
            <w:gridSpan w:val="4"/>
            <w:shd w:fill="d9d9d9" w:val="clear"/>
            <w:tcMar>
              <w:top w:w="43.2" w:type="dxa"/>
              <w:left w:w="43.2" w:type="dxa"/>
              <w:bottom w:w="43.2" w:type="dxa"/>
              <w:right w:w="43.2" w:type="dxa"/>
            </w:tcMar>
            <w:vAlign w:val="top"/>
          </w:tcPr>
          <w:p w:rsidR="00000000" w:rsidDel="00000000" w:rsidP="00000000" w:rsidRDefault="00000000" w:rsidRPr="00000000" w14:paraId="00000797">
            <w:pPr>
              <w:pStyle w:val="Heading6"/>
              <w:widowControl w:val="0"/>
              <w:rPr/>
            </w:pPr>
            <w:bookmarkStart w:colFirst="0" w:colLast="0" w:name="_y1psdn75svlf" w:id="83"/>
            <w:bookmarkEnd w:id="83"/>
            <w:r w:rsidDel="00000000" w:rsidR="00000000" w:rsidRPr="00000000">
              <w:rPr>
                <w:rtl w:val="0"/>
              </w:rPr>
              <w:t xml:space="preserve">Result/Instruction Field Control</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79B">
            <w:pPr>
              <w:pStyle w:val="Subtitle"/>
              <w:widowControl w:val="0"/>
              <w:rPr>
                <w:rFonts w:ascii="Roboto Mono" w:cs="Roboto Mono" w:eastAsia="Roboto Mono" w:hAnsi="Roboto Mono"/>
                <w:b w:val="1"/>
              </w:rPr>
            </w:pPr>
            <w:bookmarkStart w:colFirst="0" w:colLast="0" w:name="_bohkgtn2f6v1" w:id="84"/>
            <w:bookmarkEnd w:id="84"/>
            <w:r w:rsidDel="00000000" w:rsidR="00000000" w:rsidRPr="00000000">
              <w:rPr>
                <w:rFonts w:ascii="Roboto Mono" w:cs="Roboto Mono" w:eastAsia="Roboto Mono" w:hAnsi="Roboto Mono"/>
                <w:b w:val="1"/>
                <w:rtl w:val="0"/>
              </w:rPr>
              <w:t xml:space="preserve">%RRR</w:t>
            </w:r>
          </w:p>
        </w:tc>
        <w:tc>
          <w:tcPr>
            <w:shd w:fill="d9d9d9" w:val="clear"/>
            <w:tcMar>
              <w:top w:w="43.2" w:type="dxa"/>
              <w:left w:w="43.2" w:type="dxa"/>
              <w:bottom w:w="43.2" w:type="dxa"/>
              <w:right w:w="43.2" w:type="dxa"/>
            </w:tcMar>
            <w:vAlign w:val="center"/>
          </w:tcPr>
          <w:p w:rsidR="00000000" w:rsidDel="00000000" w:rsidP="00000000" w:rsidRDefault="00000000" w:rsidRPr="00000000" w14:paraId="0000079C">
            <w:pPr>
              <w:pStyle w:val="Subtitle"/>
              <w:widowControl w:val="0"/>
              <w:jc w:val="left"/>
              <w:rPr>
                <w:b w:val="1"/>
              </w:rPr>
            </w:pPr>
            <w:bookmarkStart w:colFirst="0" w:colLast="0" w:name="_6v8jx9x40w9o" w:id="82"/>
            <w:bookmarkEnd w:id="82"/>
            <w:r w:rsidDel="00000000" w:rsidR="00000000" w:rsidRPr="00000000">
              <w:rPr>
                <w:b w:val="1"/>
                <w:rtl w:val="0"/>
              </w:rPr>
              <w:t xml:space="preserve">Substitution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079D">
            <w:pPr>
              <w:pStyle w:val="Subtitle"/>
              <w:widowControl w:val="0"/>
              <w:jc w:val="left"/>
              <w:rPr>
                <w:b w:val="1"/>
              </w:rPr>
            </w:pPr>
            <w:bookmarkStart w:colFirst="0" w:colLast="0" w:name="_6v8jx9x40w9o" w:id="82"/>
            <w:bookmarkEnd w:id="82"/>
            <w:r w:rsidDel="00000000" w:rsidR="00000000" w:rsidRPr="00000000">
              <w:rPr>
                <w:b w:val="1"/>
                <w:rtl w:val="0"/>
              </w:rPr>
              <w:t xml:space="preserve">Dest[27:19] Adjustment</w:t>
            </w:r>
          </w:p>
        </w:tc>
        <w:tc>
          <w:tcPr>
            <w:shd w:fill="d9d9d9" w:val="clear"/>
            <w:tcMar>
              <w:top w:w="43.2" w:type="dxa"/>
              <w:left w:w="43.2" w:type="dxa"/>
              <w:bottom w:w="43.2" w:type="dxa"/>
              <w:right w:w="43.2" w:type="dxa"/>
            </w:tcMar>
            <w:vAlign w:val="center"/>
          </w:tcPr>
          <w:p w:rsidR="00000000" w:rsidDel="00000000" w:rsidP="00000000" w:rsidRDefault="00000000" w:rsidRPr="00000000" w14:paraId="0000079E">
            <w:pPr>
              <w:pStyle w:val="Subtitle"/>
              <w:widowControl w:val="0"/>
              <w:jc w:val="left"/>
              <w:rPr>
                <w:b w:val="1"/>
              </w:rPr>
            </w:pPr>
            <w:bookmarkStart w:colFirst="0" w:colLast="0" w:name="_skdkp56v4j1c" w:id="85"/>
            <w:bookmarkEnd w:id="85"/>
            <w:r w:rsidDel="00000000" w:rsidR="00000000" w:rsidRPr="00000000">
              <w:rPr>
                <w:b w:val="1"/>
                <w:rtl w:val="0"/>
              </w:rPr>
              <w:t xml:space="preserve">Notes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9F">
            <w:pPr>
              <w:pStyle w:val="Subtitle"/>
              <w:widowControl w:val="0"/>
              <w:rPr>
                <w:rFonts w:ascii="Roboto Mono" w:cs="Roboto Mono" w:eastAsia="Roboto Mono" w:hAnsi="Roboto Mono"/>
              </w:rPr>
            </w:pPr>
            <w:bookmarkStart w:colFirst="0" w:colLast="0" w:name="_1cinsjt3yew5" w:id="86"/>
            <w:bookmarkEnd w:id="86"/>
            <w:r w:rsidDel="00000000" w:rsidR="00000000" w:rsidRPr="00000000">
              <w:rPr>
                <w:rFonts w:ascii="Roboto Mono" w:cs="Roboto Mono" w:eastAsia="Roboto Mono" w:hAnsi="Roboto Mono"/>
                <w:rtl w:val="0"/>
              </w:rPr>
              <w:t xml:space="preserve">000</w:t>
            </w:r>
          </w:p>
        </w:tc>
        <w:tc>
          <w:tcPr>
            <w:shd w:fill="auto" w:val="clear"/>
            <w:tcMar>
              <w:top w:w="43.2" w:type="dxa"/>
              <w:left w:w="43.2" w:type="dxa"/>
              <w:bottom w:w="43.2" w:type="dxa"/>
              <w:right w:w="43.2" w:type="dxa"/>
            </w:tcMar>
            <w:vAlign w:val="top"/>
          </w:tcPr>
          <w:p w:rsidR="00000000" w:rsidDel="00000000" w:rsidP="00000000" w:rsidRDefault="00000000" w:rsidRPr="00000000" w14:paraId="000007A0">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A1">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A2">
            <w:pPr>
              <w:pStyle w:val="Subtitle"/>
              <w:widowControl w:val="0"/>
              <w:jc w:val="left"/>
              <w:rPr/>
            </w:pPr>
            <w:bookmarkStart w:colFirst="0" w:colLast="0" w:name="_g1iba3gah428" w:id="88"/>
            <w:bookmarkEnd w:id="88"/>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A3">
            <w:pPr>
              <w:pStyle w:val="Subtitle"/>
              <w:widowControl w:val="0"/>
              <w:rPr>
                <w:rFonts w:ascii="Roboto Mono" w:cs="Roboto Mono" w:eastAsia="Roboto Mono" w:hAnsi="Roboto Mono"/>
              </w:rPr>
            </w:pPr>
            <w:bookmarkStart w:colFirst="0" w:colLast="0" w:name="_g2r93l3zc3yw" w:id="89"/>
            <w:bookmarkEnd w:id="89"/>
            <w:r w:rsidDel="00000000" w:rsidR="00000000" w:rsidRPr="00000000">
              <w:rPr>
                <w:rFonts w:ascii="Roboto Mono" w:cs="Roboto Mono" w:eastAsia="Roboto Mono" w:hAnsi="Roboto Mono"/>
                <w:rtl w:val="0"/>
              </w:rPr>
              <w:t xml:space="preserve">001</w:t>
            </w:r>
          </w:p>
        </w:tc>
        <w:tc>
          <w:tcPr>
            <w:shd w:fill="auto" w:val="clear"/>
            <w:tcMar>
              <w:top w:w="43.2" w:type="dxa"/>
              <w:left w:w="43.2" w:type="dxa"/>
              <w:bottom w:w="43.2" w:type="dxa"/>
              <w:right w:w="43.2" w:type="dxa"/>
            </w:tcMar>
            <w:vAlign w:val="top"/>
          </w:tcPr>
          <w:p w:rsidR="00000000" w:rsidDel="00000000" w:rsidP="00000000" w:rsidRDefault="00000000" w:rsidRPr="00000000" w14:paraId="000007A4">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A5">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A6">
            <w:pPr>
              <w:pStyle w:val="Subtitle"/>
              <w:widowControl w:val="0"/>
              <w:jc w:val="left"/>
              <w:rPr/>
            </w:pPr>
            <w:bookmarkStart w:colFirst="0" w:colLast="0" w:name="_hnud8d83yhcs" w:id="90"/>
            <w:bookmarkEnd w:id="90"/>
            <w:r w:rsidDel="00000000" w:rsidR="00000000" w:rsidRPr="00000000">
              <w:rPr>
                <w:rtl w:val="0"/>
              </w:rPr>
              <w:t xml:space="preserve">Cancel next instruction's Result write</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A7">
            <w:pPr>
              <w:pStyle w:val="Subtitle"/>
              <w:widowControl w:val="0"/>
              <w:rPr>
                <w:rFonts w:ascii="Roboto Mono" w:cs="Roboto Mono" w:eastAsia="Roboto Mono" w:hAnsi="Roboto Mono"/>
              </w:rPr>
            </w:pPr>
            <w:bookmarkStart w:colFirst="0" w:colLast="0" w:name="_z3lr07lxp9nf" w:id="91"/>
            <w:bookmarkEnd w:id="91"/>
            <w:r w:rsidDel="00000000" w:rsidR="00000000" w:rsidRPr="00000000">
              <w:rPr>
                <w:rFonts w:ascii="Roboto Mono" w:cs="Roboto Mono" w:eastAsia="Roboto Mono" w:hAnsi="Roboto Mono"/>
                <w:rtl w:val="0"/>
              </w:rPr>
              <w:t xml:space="preserve">010</w:t>
            </w:r>
          </w:p>
        </w:tc>
        <w:tc>
          <w:tcPr>
            <w:shd w:fill="auto" w:val="clear"/>
            <w:tcMar>
              <w:top w:w="43.2" w:type="dxa"/>
              <w:left w:w="43.2" w:type="dxa"/>
              <w:bottom w:w="43.2" w:type="dxa"/>
              <w:right w:w="43.2" w:type="dxa"/>
            </w:tcMar>
            <w:vAlign w:val="top"/>
          </w:tcPr>
          <w:p w:rsidR="00000000" w:rsidDel="00000000" w:rsidP="00000000" w:rsidRDefault="00000000" w:rsidRPr="00000000" w14:paraId="000007A8">
            <w:pPr>
              <w:pStyle w:val="Subtitle"/>
              <w:widowControl w:val="0"/>
              <w:jc w:val="left"/>
              <w:rPr>
                <w:rFonts w:ascii="Roboto Mono Medium" w:cs="Roboto Mono Medium" w:eastAsia="Roboto Mono Medium" w:hAnsi="Roboto Mono Medium"/>
              </w:rPr>
            </w:pPr>
            <w:bookmarkStart w:colFirst="0" w:colLast="0" w:name="_vimf4d3erqx3" w:id="87"/>
            <w:bookmarkEnd w:id="87"/>
            <w:r w:rsidDel="00000000" w:rsidR="00000000" w:rsidRPr="00000000">
              <w:rPr>
                <w:rtl w:val="0"/>
              </w:rPr>
              <w:t xml:space="preserve">None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A9">
            <w:pPr>
              <w:pStyle w:val="Subtitle"/>
              <w:widowControl w:val="0"/>
              <w:jc w:val="left"/>
              <w:rPr/>
            </w:pPr>
            <w:bookmarkStart w:colFirst="0" w:colLast="0" w:name="_vimf4d3erqx3" w:id="87"/>
            <w:bookmarkEnd w:id="87"/>
            <w:r w:rsidDel="00000000" w:rsidR="00000000" w:rsidRPr="00000000">
              <w:rPr>
                <w:rtl w:val="0"/>
              </w:rPr>
              <w:t xml:space="preserve">Decrements per </w:t>
            </w:r>
            <w:r w:rsidDel="00000000" w:rsidR="00000000" w:rsidRPr="00000000">
              <w:rPr>
                <w:rFonts w:ascii="Roboto Mono Medium" w:cs="Roboto Mono Medium" w:eastAsia="Roboto Mono Medium" w:hAnsi="Roboto Mono Medium"/>
                <w:rtl w:val="0"/>
              </w:rPr>
              <w:t xml:space="preserve">%rrr</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AA">
            <w:pPr>
              <w:pStyle w:val="Subtitle"/>
              <w:widowControl w:val="0"/>
              <w:jc w:val="left"/>
              <w:rPr/>
            </w:pPr>
            <w:bookmarkStart w:colFirst="0" w:colLast="0" w:name="_iva2vhoek454" w:id="92"/>
            <w:bookmarkEnd w:id="92"/>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AB">
            <w:pPr>
              <w:pStyle w:val="Subtitle"/>
              <w:widowControl w:val="0"/>
              <w:rPr>
                <w:rFonts w:ascii="Roboto Mono" w:cs="Roboto Mono" w:eastAsia="Roboto Mono" w:hAnsi="Roboto Mono"/>
              </w:rPr>
            </w:pPr>
            <w:bookmarkStart w:colFirst="0" w:colLast="0" w:name="_dbfjxxqmlllr" w:id="93"/>
            <w:bookmarkEnd w:id="93"/>
            <w:r w:rsidDel="00000000" w:rsidR="00000000" w:rsidRPr="00000000">
              <w:rPr>
                <w:rFonts w:ascii="Roboto Mono" w:cs="Roboto Mono" w:eastAsia="Roboto Mono" w:hAnsi="Roboto Mono"/>
                <w:rtl w:val="0"/>
              </w:rPr>
              <w:t xml:space="preserve">011</w:t>
            </w:r>
          </w:p>
        </w:tc>
        <w:tc>
          <w:tcPr>
            <w:shd w:fill="auto" w:val="clear"/>
            <w:tcMar>
              <w:top w:w="43.2" w:type="dxa"/>
              <w:left w:w="43.2" w:type="dxa"/>
              <w:bottom w:w="43.2" w:type="dxa"/>
              <w:right w:w="43.2" w:type="dxa"/>
            </w:tcMar>
            <w:vAlign w:val="top"/>
          </w:tcPr>
          <w:p w:rsidR="00000000" w:rsidDel="00000000" w:rsidP="00000000" w:rsidRDefault="00000000" w:rsidRPr="00000000" w14:paraId="000007AC">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AD">
            <w:pPr>
              <w:pStyle w:val="Subtitle"/>
              <w:widowControl w:val="0"/>
              <w:jc w:val="left"/>
              <w:rPr/>
            </w:pPr>
            <w:bookmarkStart w:colFirst="0" w:colLast="0" w:name="_vimf4d3erqx3" w:id="87"/>
            <w:bookmarkEnd w:id="87"/>
            <w:r w:rsidDel="00000000" w:rsidR="00000000" w:rsidRPr="00000000">
              <w:rPr>
                <w:rtl w:val="0"/>
              </w:rPr>
              <w:t xml:space="preserve">Increments per </w:t>
            </w:r>
            <w:r w:rsidDel="00000000" w:rsidR="00000000" w:rsidRPr="00000000">
              <w:rPr>
                <w:rFonts w:ascii="Roboto Mono Medium" w:cs="Roboto Mono Medium" w:eastAsia="Roboto Mono Medium" w:hAnsi="Roboto Mono Medium"/>
                <w:rtl w:val="0"/>
              </w:rPr>
              <w:t xml:space="preserve">%rrr</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AE">
            <w:pPr>
              <w:pStyle w:val="Subtitle"/>
              <w:widowControl w:val="0"/>
              <w:jc w:val="left"/>
              <w:rPr/>
            </w:pPr>
            <w:bookmarkStart w:colFirst="0" w:colLast="0" w:name="_wr23p8tdl5o1" w:id="94"/>
            <w:bookmarkEnd w:id="94"/>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AF">
            <w:pPr>
              <w:pStyle w:val="Subtitle"/>
              <w:widowControl w:val="0"/>
              <w:rPr>
                <w:rFonts w:ascii="Roboto Mono" w:cs="Roboto Mono" w:eastAsia="Roboto Mono" w:hAnsi="Roboto Mono"/>
              </w:rPr>
            </w:pPr>
            <w:bookmarkStart w:colFirst="0" w:colLast="0" w:name="_qlqp13ij0yfm" w:id="95"/>
            <w:bookmarkEnd w:id="95"/>
            <w:r w:rsidDel="00000000" w:rsidR="00000000" w:rsidRPr="00000000">
              <w:rPr>
                <w:rFonts w:ascii="Roboto Mono" w:cs="Roboto Mono" w:eastAsia="Roboto Mono" w:hAnsi="Roboto Mono"/>
                <w:rtl w:val="0"/>
              </w:rPr>
              <w:t xml:space="preserve">100</w:t>
            </w:r>
          </w:p>
        </w:tc>
        <w:tc>
          <w:tcPr>
            <w:shd w:fill="auto" w:val="clear"/>
            <w:tcMar>
              <w:top w:w="43.2" w:type="dxa"/>
              <w:left w:w="43.2" w:type="dxa"/>
              <w:bottom w:w="43.2" w:type="dxa"/>
              <w:right w:w="43.2" w:type="dxa"/>
            </w:tcMar>
            <w:vAlign w:val="top"/>
          </w:tcPr>
          <w:p w:rsidR="00000000" w:rsidDel="00000000" w:rsidP="00000000" w:rsidRDefault="00000000" w:rsidRPr="00000000" w14:paraId="000007B0">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Dest[27:19] ⇨ next instruction's 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B1">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B2">
            <w:pPr>
              <w:pStyle w:val="Subtitle"/>
              <w:widowControl w:val="0"/>
              <w:jc w:val="left"/>
              <w:rPr/>
            </w:pPr>
            <w:bookmarkStart w:colFirst="0" w:colLast="0" w:name="_4t2ikl9nczc2" w:id="96"/>
            <w:bookmarkEnd w:id="96"/>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B3">
            <w:pPr>
              <w:pStyle w:val="Subtitle"/>
              <w:widowControl w:val="0"/>
              <w:rPr>
                <w:rFonts w:ascii="Roboto Mono" w:cs="Roboto Mono" w:eastAsia="Roboto Mono" w:hAnsi="Roboto Mono"/>
              </w:rPr>
            </w:pPr>
            <w:bookmarkStart w:colFirst="0" w:colLast="0" w:name="_t0zut1x01y4n" w:id="97"/>
            <w:bookmarkEnd w:id="97"/>
            <w:r w:rsidDel="00000000" w:rsidR="00000000" w:rsidRPr="00000000">
              <w:rPr>
                <w:rFonts w:ascii="Roboto Mono" w:cs="Roboto Mono" w:eastAsia="Roboto Mono" w:hAnsi="Roboto Mono"/>
                <w:rtl w:val="0"/>
              </w:rPr>
              <w:t xml:space="preserve">101</w:t>
            </w:r>
          </w:p>
        </w:tc>
        <w:tc>
          <w:tcPr>
            <w:shd w:fill="auto" w:val="clear"/>
            <w:tcMar>
              <w:top w:w="43.2" w:type="dxa"/>
              <w:left w:w="43.2" w:type="dxa"/>
              <w:bottom w:w="43.2" w:type="dxa"/>
              <w:right w:w="43.2" w:type="dxa"/>
            </w:tcMar>
            <w:vAlign w:val="top"/>
          </w:tcPr>
          <w:p w:rsidR="00000000" w:rsidDel="00000000" w:rsidP="00000000" w:rsidRDefault="00000000" w:rsidRPr="00000000" w14:paraId="000007B4">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Dest[31:18] ⇨ next instruction's [31:18]</w:t>
            </w:r>
          </w:p>
        </w:tc>
        <w:tc>
          <w:tcPr>
            <w:shd w:fill="auto" w:val="clear"/>
            <w:tcMar>
              <w:top w:w="43.2" w:type="dxa"/>
              <w:left w:w="43.2" w:type="dxa"/>
              <w:bottom w:w="43.2" w:type="dxa"/>
              <w:right w:w="43.2" w:type="dxa"/>
            </w:tcMar>
            <w:vAlign w:val="top"/>
          </w:tcPr>
          <w:p w:rsidR="00000000" w:rsidDel="00000000" w:rsidP="00000000" w:rsidRDefault="00000000" w:rsidRPr="00000000" w14:paraId="000007B5">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B6">
            <w:pPr>
              <w:pStyle w:val="Subtitle"/>
              <w:widowControl w:val="0"/>
              <w:jc w:val="left"/>
              <w:rPr>
                <w:vertAlign w:val="superscript"/>
              </w:rPr>
            </w:pPr>
            <w:bookmarkStart w:colFirst="0" w:colLast="0" w:name="_uluy818uf2x" w:id="98"/>
            <w:bookmarkEnd w:id="98"/>
            <w:r w:rsidDel="00000000" w:rsidR="00000000" w:rsidRPr="00000000">
              <w:rPr>
                <w:rtl w:val="0"/>
              </w:rPr>
              <w:t xml:space="preserve">Cond+Instr+Fx </w:t>
            </w:r>
            <w:r w:rsidDel="00000000" w:rsidR="00000000" w:rsidRPr="00000000">
              <w:rPr>
                <w:rtl w:val="0"/>
              </w:rPr>
              <w:t xml:space="preserve">substitution</w:t>
            </w:r>
            <w:r w:rsidDel="00000000" w:rsidR="00000000" w:rsidRPr="00000000">
              <w:rPr>
                <w:vertAlign w:val="superscript"/>
                <w:rtl w:val="0"/>
              </w:rPr>
              <w:t xml:space="preserve">1</w:t>
            </w:r>
            <w:r w:rsidDel="00000000" w:rsidR="00000000" w:rsidRPr="00000000">
              <w:rPr>
                <w:vertAlign w:val="superscript"/>
                <w:rtl w:val="0"/>
              </w:rPr>
              <w:t xml:space="preserve">, 2</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B7">
            <w:pPr>
              <w:pStyle w:val="Subtitle"/>
              <w:widowControl w:val="0"/>
              <w:rPr>
                <w:rFonts w:ascii="Roboto Mono" w:cs="Roboto Mono" w:eastAsia="Roboto Mono" w:hAnsi="Roboto Mono"/>
              </w:rPr>
            </w:pPr>
            <w:bookmarkStart w:colFirst="0" w:colLast="0" w:name="_jzs0qd5xu8vt" w:id="99"/>
            <w:bookmarkEnd w:id="99"/>
            <w:r w:rsidDel="00000000" w:rsidR="00000000" w:rsidRPr="00000000">
              <w:rPr>
                <w:rFonts w:ascii="Roboto Mono" w:cs="Roboto Mono" w:eastAsia="Roboto Mono" w:hAnsi="Roboto Mono"/>
                <w:rtl w:val="0"/>
              </w:rPr>
              <w:t xml:space="preserve">110</w:t>
            </w:r>
          </w:p>
        </w:tc>
        <w:tc>
          <w:tcPr>
            <w:shd w:fill="auto" w:val="clear"/>
            <w:tcMar>
              <w:top w:w="43.2" w:type="dxa"/>
              <w:left w:w="43.2" w:type="dxa"/>
              <w:bottom w:w="43.2" w:type="dxa"/>
              <w:right w:w="43.2" w:type="dxa"/>
            </w:tcMar>
            <w:vAlign w:val="top"/>
          </w:tcPr>
          <w:p w:rsidR="00000000" w:rsidDel="00000000" w:rsidP="00000000" w:rsidRDefault="00000000" w:rsidRPr="00000000" w14:paraId="000007B8">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Dest[27:19] ⇨ next instruction's 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B9">
            <w:pPr>
              <w:pStyle w:val="Subtitle"/>
              <w:widowControl w:val="0"/>
              <w:jc w:val="left"/>
              <w:rPr/>
            </w:pPr>
            <w:bookmarkStart w:colFirst="0" w:colLast="0" w:name="_vimf4d3erqx3" w:id="87"/>
            <w:bookmarkEnd w:id="87"/>
            <w:r w:rsidDel="00000000" w:rsidR="00000000" w:rsidRPr="00000000">
              <w:rPr>
                <w:rtl w:val="0"/>
              </w:rPr>
              <w:t xml:space="preserve">Decrements per </w:t>
            </w:r>
            <w:r w:rsidDel="00000000" w:rsidR="00000000" w:rsidRPr="00000000">
              <w:rPr>
                <w:rFonts w:ascii="Roboto Mono Medium" w:cs="Roboto Mono Medium" w:eastAsia="Roboto Mono Medium" w:hAnsi="Roboto Mono Medium"/>
                <w:rtl w:val="0"/>
              </w:rPr>
              <w:t xml:space="preserve">%rrr</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BA">
            <w:pPr>
              <w:pStyle w:val="Subtitle"/>
              <w:widowControl w:val="0"/>
              <w:jc w:val="left"/>
              <w:rPr/>
            </w:pPr>
            <w:bookmarkStart w:colFirst="0" w:colLast="0" w:name="_7sbqug7e005s" w:id="100"/>
            <w:bookmarkEnd w:id="100"/>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BB">
            <w:pPr>
              <w:pStyle w:val="Subtitle"/>
              <w:widowControl w:val="0"/>
              <w:rPr>
                <w:rFonts w:ascii="Roboto Mono" w:cs="Roboto Mono" w:eastAsia="Roboto Mono" w:hAnsi="Roboto Mono"/>
              </w:rPr>
            </w:pPr>
            <w:bookmarkStart w:colFirst="0" w:colLast="0" w:name="_stnat9iq5aak" w:id="101"/>
            <w:bookmarkEnd w:id="101"/>
            <w:r w:rsidDel="00000000" w:rsidR="00000000" w:rsidRPr="00000000">
              <w:rPr>
                <w:rFonts w:ascii="Roboto Mono" w:cs="Roboto Mono" w:eastAsia="Roboto Mono" w:hAnsi="Roboto Mono"/>
                <w:rtl w:val="0"/>
              </w:rPr>
              <w:t xml:space="preserve">111</w:t>
            </w:r>
          </w:p>
        </w:tc>
        <w:tc>
          <w:tcPr>
            <w:shd w:fill="auto" w:val="clear"/>
            <w:tcMar>
              <w:top w:w="43.2" w:type="dxa"/>
              <w:left w:w="43.2" w:type="dxa"/>
              <w:bottom w:w="43.2" w:type="dxa"/>
              <w:right w:w="43.2" w:type="dxa"/>
            </w:tcMar>
            <w:vAlign w:val="top"/>
          </w:tcPr>
          <w:p w:rsidR="00000000" w:rsidDel="00000000" w:rsidP="00000000" w:rsidRDefault="00000000" w:rsidRPr="00000000" w14:paraId="000007BC">
            <w:pPr>
              <w:pStyle w:val="Subtitle"/>
              <w:widowControl w:val="0"/>
              <w:jc w:val="left"/>
              <w:rPr/>
            </w:pPr>
            <w:bookmarkStart w:colFirst="0" w:colLast="0" w:name="_9tr1agchg1lk" w:id="102"/>
            <w:bookmarkEnd w:id="102"/>
            <w:r w:rsidDel="00000000" w:rsidR="00000000" w:rsidRPr="00000000">
              <w:rPr>
                <w:rFonts w:ascii="Arial Unicode MS" w:cs="Arial Unicode MS" w:eastAsia="Arial Unicode MS" w:hAnsi="Arial Unicode MS"/>
                <w:rtl w:val="0"/>
              </w:rPr>
              <w:t xml:space="preserve">Dest[27:19] ⇨ next instruction's 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BD">
            <w:pPr>
              <w:pStyle w:val="Subtitle"/>
              <w:widowControl w:val="0"/>
              <w:jc w:val="left"/>
              <w:rPr/>
            </w:pPr>
            <w:bookmarkStart w:colFirst="0" w:colLast="0" w:name="_9tr1agchg1lk" w:id="102"/>
            <w:bookmarkEnd w:id="102"/>
            <w:r w:rsidDel="00000000" w:rsidR="00000000" w:rsidRPr="00000000">
              <w:rPr>
                <w:rtl w:val="0"/>
              </w:rPr>
              <w:t xml:space="preserve">Increments per </w:t>
            </w:r>
            <w:r w:rsidDel="00000000" w:rsidR="00000000" w:rsidRPr="00000000">
              <w:rPr>
                <w:rFonts w:ascii="Roboto Mono Medium" w:cs="Roboto Mono Medium" w:eastAsia="Roboto Mono Medium" w:hAnsi="Roboto Mono Medium"/>
                <w:rtl w:val="0"/>
              </w:rPr>
              <w:t xml:space="preserve">%rrr</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BE">
            <w:pPr>
              <w:pStyle w:val="Subtitle"/>
              <w:widowControl w:val="0"/>
              <w:jc w:val="left"/>
              <w:rPr/>
            </w:pPr>
            <w:bookmarkStart w:colFirst="0" w:colLast="0" w:name="_wrgn7s4ki7jg" w:id="103"/>
            <w:bookmarkEnd w:id="103"/>
            <w:r w:rsidDel="00000000" w:rsidR="00000000" w:rsidRPr="00000000">
              <w:rPr>
                <w:rtl w:val="0"/>
              </w:rPr>
            </w:r>
          </w:p>
        </w:tc>
      </w:tr>
    </w:tbl>
    <w:p w:rsidR="00000000" w:rsidDel="00000000" w:rsidP="00000000" w:rsidRDefault="00000000" w:rsidRPr="00000000" w14:paraId="000007BF">
      <w:pPr>
        <w:widowControl w:val="0"/>
        <w:spacing w:after="0" w:lineRule="auto"/>
        <w:rPr>
          <w:vertAlign w:val="superscript"/>
        </w:rPr>
      </w:pPr>
      <w:r w:rsidDel="00000000" w:rsidR="00000000" w:rsidRPr="00000000">
        <w:rPr>
          <w:vertAlign w:val="superscript"/>
          <w:rtl w:val="0"/>
        </w:rPr>
        <w:t xml:space="preserve">1</w:t>
      </w:r>
      <w:r w:rsidDel="00000000" w:rsidR="00000000" w:rsidRPr="00000000">
        <w:rPr>
          <w:sz w:val="18"/>
          <w:szCs w:val="18"/>
          <w:rtl w:val="0"/>
        </w:rPr>
        <w:t xml:space="preserve"> Substitutes for next instruction's conditional execution mode, instruction class, and/or effects (WC/WZ, I, etc.)</w:t>
      </w:r>
      <w:r w:rsidDel="00000000" w:rsidR="00000000" w:rsidRPr="00000000">
        <w:rPr>
          <w:rtl w:val="0"/>
        </w:rPr>
      </w:r>
    </w:p>
    <w:p w:rsidR="00000000" w:rsidDel="00000000" w:rsidP="00000000" w:rsidRDefault="00000000" w:rsidRPr="00000000" w14:paraId="000007C0">
      <w:pPr>
        <w:widowControl w:val="0"/>
        <w:spacing w:after="0" w:lineRule="auto"/>
        <w:rPr>
          <w:sz w:val="18"/>
          <w:szCs w:val="18"/>
        </w:rPr>
      </w:pPr>
      <w:r w:rsidDel="00000000" w:rsidR="00000000" w:rsidRPr="00000000">
        <w:rPr>
          <w:vertAlign w:val="superscript"/>
          <w:rtl w:val="0"/>
        </w:rPr>
        <w:t xml:space="preserve">2</w:t>
      </w:r>
      <w:r w:rsidDel="00000000" w:rsidR="00000000" w:rsidRPr="00000000">
        <w:rPr>
          <w:sz w:val="18"/>
          <w:szCs w:val="18"/>
          <w:rtl w:val="0"/>
        </w:rPr>
        <w:t xml:space="preserve"> Can use with %DDD=1xx and %SSS=1xx for full instruction substitution; i.e. execute Dest opcode in place of next instruction</w:t>
      </w:r>
    </w:p>
    <w:p w:rsidR="00000000" w:rsidDel="00000000" w:rsidP="00000000" w:rsidRDefault="00000000" w:rsidRPr="00000000" w14:paraId="000007C1">
      <w:pPr>
        <w:spacing w:after="0" w:lineRule="auto"/>
        <w:rPr/>
      </w:pPr>
      <w:r w:rsidDel="00000000" w:rsidR="00000000" w:rsidRPr="00000000">
        <w:rPr>
          <w:rtl w:val="0"/>
        </w:rPr>
      </w:r>
    </w:p>
    <w:tbl>
      <w:tblPr>
        <w:tblStyle w:val="Table26"/>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585"/>
        <w:gridCol w:w="2175"/>
        <w:gridCol w:w="3720"/>
        <w:tblGridChange w:id="0">
          <w:tblGrid>
            <w:gridCol w:w="615"/>
            <w:gridCol w:w="3585"/>
            <w:gridCol w:w="2175"/>
            <w:gridCol w:w="3720"/>
          </w:tblGrid>
        </w:tblGridChange>
      </w:tblGrid>
      <w:tr>
        <w:trPr>
          <w:cantSplit w:val="0"/>
          <w:trHeight w:val="400" w:hRule="atLeast"/>
          <w:tblHeader w:val="0"/>
        </w:trPr>
        <w:tc>
          <w:tcPr>
            <w:gridSpan w:val="4"/>
            <w:shd w:fill="d9d9d9" w:val="clear"/>
            <w:tcMar>
              <w:top w:w="43.2" w:type="dxa"/>
              <w:left w:w="43.2" w:type="dxa"/>
              <w:bottom w:w="43.2" w:type="dxa"/>
              <w:right w:w="43.2" w:type="dxa"/>
            </w:tcMar>
            <w:vAlign w:val="top"/>
          </w:tcPr>
          <w:p w:rsidR="00000000" w:rsidDel="00000000" w:rsidP="00000000" w:rsidRDefault="00000000" w:rsidRPr="00000000" w14:paraId="000007C2">
            <w:pPr>
              <w:pStyle w:val="Heading6"/>
              <w:widowControl w:val="0"/>
              <w:rPr/>
            </w:pPr>
            <w:bookmarkStart w:colFirst="0" w:colLast="0" w:name="_gn6nmu6n2e5s" w:id="104"/>
            <w:bookmarkEnd w:id="104"/>
            <w:r w:rsidDel="00000000" w:rsidR="00000000" w:rsidRPr="00000000">
              <w:rPr>
                <w:rtl w:val="0"/>
              </w:rPr>
              <w:t xml:space="preserve">Dest Field Control</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7C6">
            <w:pPr>
              <w:pStyle w:val="Subtitle"/>
              <w:widowControl w:val="0"/>
              <w:rPr>
                <w:rFonts w:ascii="Roboto Mono" w:cs="Roboto Mono" w:eastAsia="Roboto Mono" w:hAnsi="Roboto Mono"/>
                <w:b w:val="1"/>
              </w:rPr>
            </w:pPr>
            <w:bookmarkStart w:colFirst="0" w:colLast="0" w:name="_a62356y43200" w:id="105"/>
            <w:bookmarkEnd w:id="105"/>
            <w:r w:rsidDel="00000000" w:rsidR="00000000" w:rsidRPr="00000000">
              <w:rPr>
                <w:rFonts w:ascii="Roboto Mono" w:cs="Roboto Mono" w:eastAsia="Roboto Mono" w:hAnsi="Roboto Mono"/>
                <w:b w:val="1"/>
                <w:rtl w:val="0"/>
              </w:rPr>
              <w:t xml:space="preserve">%DDD</w:t>
            </w:r>
          </w:p>
        </w:tc>
        <w:tc>
          <w:tcPr>
            <w:shd w:fill="d9d9d9" w:val="clear"/>
            <w:tcMar>
              <w:top w:w="43.2" w:type="dxa"/>
              <w:left w:w="43.2" w:type="dxa"/>
              <w:bottom w:w="43.2" w:type="dxa"/>
              <w:right w:w="43.2" w:type="dxa"/>
            </w:tcMar>
            <w:vAlign w:val="center"/>
          </w:tcPr>
          <w:p w:rsidR="00000000" w:rsidDel="00000000" w:rsidP="00000000" w:rsidRDefault="00000000" w:rsidRPr="00000000" w14:paraId="000007C7">
            <w:pPr>
              <w:pStyle w:val="Subtitle"/>
              <w:widowControl w:val="0"/>
              <w:jc w:val="left"/>
              <w:rPr>
                <w:b w:val="1"/>
              </w:rPr>
            </w:pPr>
            <w:bookmarkStart w:colFirst="0" w:colLast="0" w:name="_6v8jx9x40w9o" w:id="82"/>
            <w:bookmarkEnd w:id="82"/>
            <w:r w:rsidDel="00000000" w:rsidR="00000000" w:rsidRPr="00000000">
              <w:rPr>
                <w:b w:val="1"/>
                <w:rtl w:val="0"/>
              </w:rPr>
              <w:t xml:space="preserve">Substitution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07C8">
            <w:pPr>
              <w:pStyle w:val="Subtitle"/>
              <w:widowControl w:val="0"/>
              <w:jc w:val="left"/>
              <w:rPr>
                <w:b w:val="1"/>
              </w:rPr>
            </w:pPr>
            <w:bookmarkStart w:colFirst="0" w:colLast="0" w:name="_7c1gxhfpa5m5" w:id="106"/>
            <w:bookmarkEnd w:id="106"/>
            <w:r w:rsidDel="00000000" w:rsidR="00000000" w:rsidRPr="00000000">
              <w:rPr>
                <w:b w:val="1"/>
                <w:rtl w:val="0"/>
              </w:rPr>
              <w:t xml:space="preserve">Dest[17:9] Adjustment</w:t>
            </w:r>
          </w:p>
        </w:tc>
        <w:tc>
          <w:tcPr>
            <w:shd w:fill="d9d9d9" w:val="clear"/>
            <w:tcMar>
              <w:top w:w="43.2" w:type="dxa"/>
              <w:left w:w="43.2" w:type="dxa"/>
              <w:bottom w:w="43.2" w:type="dxa"/>
              <w:right w:w="43.2" w:type="dxa"/>
            </w:tcMar>
            <w:vAlign w:val="center"/>
          </w:tcPr>
          <w:p w:rsidR="00000000" w:rsidDel="00000000" w:rsidP="00000000" w:rsidRDefault="00000000" w:rsidRPr="00000000" w14:paraId="000007C9">
            <w:pPr>
              <w:pStyle w:val="Subtitle"/>
              <w:widowControl w:val="0"/>
              <w:jc w:val="left"/>
              <w:rPr>
                <w:b w:val="1"/>
              </w:rPr>
            </w:pPr>
            <w:bookmarkStart w:colFirst="0" w:colLast="0" w:name="_obeiz5owsqhq" w:id="107"/>
            <w:bookmarkEnd w:id="107"/>
            <w:r w:rsidDel="00000000" w:rsidR="00000000" w:rsidRPr="00000000">
              <w:rPr>
                <w:b w:val="1"/>
                <w:rtl w:val="0"/>
              </w:rPr>
              <w:t xml:space="preserve">Notes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CA">
            <w:pPr>
              <w:pStyle w:val="Subtitle"/>
              <w:widowControl w:val="0"/>
              <w:rPr>
                <w:rFonts w:ascii="Roboto Mono" w:cs="Roboto Mono" w:eastAsia="Roboto Mono" w:hAnsi="Roboto Mono"/>
              </w:rPr>
            </w:pPr>
            <w:bookmarkStart w:colFirst="0" w:colLast="0" w:name="_27am3semrm3q" w:id="108"/>
            <w:bookmarkEnd w:id="108"/>
            <w:r w:rsidDel="00000000" w:rsidR="00000000" w:rsidRPr="00000000">
              <w:rPr>
                <w:rFonts w:ascii="Roboto Mono" w:cs="Roboto Mono" w:eastAsia="Roboto Mono" w:hAnsi="Roboto Mono"/>
                <w:rtl w:val="0"/>
              </w:rPr>
              <w:t xml:space="preserve">000</w:t>
            </w:r>
          </w:p>
        </w:tc>
        <w:tc>
          <w:tcPr>
            <w:shd w:fill="auto" w:val="clear"/>
            <w:tcMar>
              <w:top w:w="43.2" w:type="dxa"/>
              <w:left w:w="43.2" w:type="dxa"/>
              <w:bottom w:w="43.2" w:type="dxa"/>
              <w:right w:w="43.2" w:type="dxa"/>
            </w:tcMar>
            <w:vAlign w:val="top"/>
          </w:tcPr>
          <w:p w:rsidR="00000000" w:rsidDel="00000000" w:rsidP="00000000" w:rsidRDefault="00000000" w:rsidRPr="00000000" w14:paraId="000007CB">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CC">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CD">
            <w:pPr>
              <w:pStyle w:val="Subtitle"/>
              <w:widowControl w:val="0"/>
              <w:jc w:val="left"/>
              <w:rPr/>
            </w:pPr>
            <w:bookmarkStart w:colFirst="0" w:colLast="0" w:name="_ahuz57adthd8" w:id="109"/>
            <w:bookmarkEnd w:id="109"/>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CE">
            <w:pPr>
              <w:pStyle w:val="Subtitle"/>
              <w:widowControl w:val="0"/>
              <w:rPr>
                <w:rFonts w:ascii="Roboto Mono" w:cs="Roboto Mono" w:eastAsia="Roboto Mono" w:hAnsi="Roboto Mono"/>
              </w:rPr>
            </w:pPr>
            <w:bookmarkStart w:colFirst="0" w:colLast="0" w:name="_nfw8gi6pgo0x" w:id="110"/>
            <w:bookmarkEnd w:id="110"/>
            <w:r w:rsidDel="00000000" w:rsidR="00000000" w:rsidRPr="00000000">
              <w:rPr>
                <w:rFonts w:ascii="Roboto Mono" w:cs="Roboto Mono" w:eastAsia="Roboto Mono" w:hAnsi="Roboto Mono"/>
                <w:rtl w:val="0"/>
              </w:rPr>
              <w:t xml:space="preserve">001</w:t>
            </w:r>
          </w:p>
        </w:tc>
        <w:tc>
          <w:tcPr>
            <w:shd w:fill="auto" w:val="clear"/>
            <w:tcMar>
              <w:top w:w="43.2" w:type="dxa"/>
              <w:left w:w="43.2" w:type="dxa"/>
              <w:bottom w:w="43.2" w:type="dxa"/>
              <w:right w:w="43.2" w:type="dxa"/>
            </w:tcMar>
            <w:vAlign w:val="top"/>
          </w:tcPr>
          <w:p w:rsidR="00000000" w:rsidDel="00000000" w:rsidP="00000000" w:rsidRDefault="00000000" w:rsidRPr="00000000" w14:paraId="000007CF">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D0">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D1">
            <w:pPr>
              <w:pStyle w:val="Subtitle"/>
              <w:widowControl w:val="0"/>
              <w:jc w:val="left"/>
              <w:rPr/>
            </w:pPr>
            <w:bookmarkStart w:colFirst="0" w:colLast="0" w:name="_7sg18zfie5o8" w:id="111"/>
            <w:bookmarkEnd w:id="111"/>
            <w:r w:rsidDel="00000000" w:rsidR="00000000" w:rsidRPr="00000000">
              <w:rPr>
                <w:rtl w:val="0"/>
              </w:rPr>
              <w:t xml:space="preserve">Same as %000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D2">
            <w:pPr>
              <w:pStyle w:val="Subtitle"/>
              <w:widowControl w:val="0"/>
              <w:rPr>
                <w:rFonts w:ascii="Roboto Mono" w:cs="Roboto Mono" w:eastAsia="Roboto Mono" w:hAnsi="Roboto Mono"/>
              </w:rPr>
            </w:pPr>
            <w:bookmarkStart w:colFirst="0" w:colLast="0" w:name="_cf2ohh1guedr" w:id="112"/>
            <w:bookmarkEnd w:id="112"/>
            <w:r w:rsidDel="00000000" w:rsidR="00000000" w:rsidRPr="00000000">
              <w:rPr>
                <w:rFonts w:ascii="Roboto Mono" w:cs="Roboto Mono" w:eastAsia="Roboto Mono" w:hAnsi="Roboto Mono"/>
                <w:rtl w:val="0"/>
              </w:rPr>
              <w:t xml:space="preserve">010</w:t>
            </w:r>
          </w:p>
        </w:tc>
        <w:tc>
          <w:tcPr>
            <w:shd w:fill="auto" w:val="clear"/>
            <w:tcMar>
              <w:top w:w="43.2" w:type="dxa"/>
              <w:left w:w="43.2" w:type="dxa"/>
              <w:bottom w:w="43.2" w:type="dxa"/>
              <w:right w:w="43.2" w:type="dxa"/>
            </w:tcMar>
            <w:vAlign w:val="top"/>
          </w:tcPr>
          <w:p w:rsidR="00000000" w:rsidDel="00000000" w:rsidP="00000000" w:rsidRDefault="00000000" w:rsidRPr="00000000" w14:paraId="000007D3">
            <w:pPr>
              <w:pStyle w:val="Subtitle"/>
              <w:widowControl w:val="0"/>
              <w:jc w:val="left"/>
              <w:rPr>
                <w:rFonts w:ascii="Roboto Mono Medium" w:cs="Roboto Mono Medium" w:eastAsia="Roboto Mono Medium" w:hAnsi="Roboto Mono Medium"/>
              </w:rPr>
            </w:pPr>
            <w:bookmarkStart w:colFirst="0" w:colLast="0" w:name="_vimf4d3erqx3" w:id="87"/>
            <w:bookmarkEnd w:id="87"/>
            <w:r w:rsidDel="00000000" w:rsidR="00000000" w:rsidRPr="00000000">
              <w:rPr>
                <w:rtl w:val="0"/>
              </w:rPr>
              <w:t xml:space="preserve">None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D4">
            <w:pPr>
              <w:pStyle w:val="Subtitle"/>
              <w:widowControl w:val="0"/>
              <w:jc w:val="left"/>
              <w:rPr/>
            </w:pPr>
            <w:bookmarkStart w:colFirst="0" w:colLast="0" w:name="_vimf4d3erqx3" w:id="87"/>
            <w:bookmarkEnd w:id="87"/>
            <w:r w:rsidDel="00000000" w:rsidR="00000000" w:rsidRPr="00000000">
              <w:rPr>
                <w:rtl w:val="0"/>
              </w:rPr>
              <w:t xml:space="preserve">Decrements per </w:t>
            </w:r>
            <w:r w:rsidDel="00000000" w:rsidR="00000000" w:rsidRPr="00000000">
              <w:rPr>
                <w:rFonts w:ascii="Roboto Mono Medium" w:cs="Roboto Mono Medium" w:eastAsia="Roboto Mono Medium" w:hAnsi="Roboto Mono Medium"/>
                <w:rtl w:val="0"/>
              </w:rPr>
              <w:t xml:space="preserve">%ddd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D5">
            <w:pPr>
              <w:pStyle w:val="Subtitle"/>
              <w:widowControl w:val="0"/>
              <w:jc w:val="left"/>
              <w:rPr/>
            </w:pPr>
            <w:bookmarkStart w:colFirst="0" w:colLast="0" w:name="_34y6vj2j69v1" w:id="113"/>
            <w:bookmarkEnd w:id="113"/>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D6">
            <w:pPr>
              <w:pStyle w:val="Subtitle"/>
              <w:widowControl w:val="0"/>
              <w:rPr>
                <w:rFonts w:ascii="Roboto Mono" w:cs="Roboto Mono" w:eastAsia="Roboto Mono" w:hAnsi="Roboto Mono"/>
              </w:rPr>
            </w:pPr>
            <w:bookmarkStart w:colFirst="0" w:colLast="0" w:name="_3q1ld1pv148x" w:id="114"/>
            <w:bookmarkEnd w:id="114"/>
            <w:r w:rsidDel="00000000" w:rsidR="00000000" w:rsidRPr="00000000">
              <w:rPr>
                <w:rFonts w:ascii="Roboto Mono" w:cs="Roboto Mono" w:eastAsia="Roboto Mono" w:hAnsi="Roboto Mono"/>
                <w:rtl w:val="0"/>
              </w:rPr>
              <w:t xml:space="preserve">011</w:t>
            </w:r>
          </w:p>
        </w:tc>
        <w:tc>
          <w:tcPr>
            <w:shd w:fill="auto" w:val="clear"/>
            <w:tcMar>
              <w:top w:w="43.2" w:type="dxa"/>
              <w:left w:w="43.2" w:type="dxa"/>
              <w:bottom w:w="43.2" w:type="dxa"/>
              <w:right w:w="43.2" w:type="dxa"/>
            </w:tcMar>
            <w:vAlign w:val="top"/>
          </w:tcPr>
          <w:p w:rsidR="00000000" w:rsidDel="00000000" w:rsidP="00000000" w:rsidRDefault="00000000" w:rsidRPr="00000000" w14:paraId="000007D7">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D8">
            <w:pPr>
              <w:pStyle w:val="Subtitle"/>
              <w:widowControl w:val="0"/>
              <w:jc w:val="left"/>
              <w:rPr/>
            </w:pPr>
            <w:bookmarkStart w:colFirst="0" w:colLast="0" w:name="_vimf4d3erqx3" w:id="87"/>
            <w:bookmarkEnd w:id="87"/>
            <w:r w:rsidDel="00000000" w:rsidR="00000000" w:rsidRPr="00000000">
              <w:rPr>
                <w:rtl w:val="0"/>
              </w:rPr>
              <w:t xml:space="preserve">Increments per </w:t>
            </w:r>
            <w:r w:rsidDel="00000000" w:rsidR="00000000" w:rsidRPr="00000000">
              <w:rPr>
                <w:rFonts w:ascii="Roboto Mono Medium" w:cs="Roboto Mono Medium" w:eastAsia="Roboto Mono Medium" w:hAnsi="Roboto Mono Medium"/>
                <w:rtl w:val="0"/>
              </w:rPr>
              <w:t xml:space="preserve">%ddd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D9">
            <w:pPr>
              <w:pStyle w:val="Subtitle"/>
              <w:widowControl w:val="0"/>
              <w:jc w:val="left"/>
              <w:rPr/>
            </w:pPr>
            <w:bookmarkStart w:colFirst="0" w:colLast="0" w:name="_agcepu6o74uy" w:id="115"/>
            <w:bookmarkEnd w:id="115"/>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DA">
            <w:pPr>
              <w:pStyle w:val="Subtitle"/>
              <w:widowControl w:val="0"/>
              <w:rPr>
                <w:rFonts w:ascii="Roboto Mono" w:cs="Roboto Mono" w:eastAsia="Roboto Mono" w:hAnsi="Roboto Mono"/>
              </w:rPr>
            </w:pPr>
            <w:bookmarkStart w:colFirst="0" w:colLast="0" w:name="_u02fh4z6xrhi" w:id="116"/>
            <w:bookmarkEnd w:id="116"/>
            <w:r w:rsidDel="00000000" w:rsidR="00000000" w:rsidRPr="00000000">
              <w:rPr>
                <w:rFonts w:ascii="Roboto Mono" w:cs="Roboto Mono" w:eastAsia="Roboto Mono" w:hAnsi="Roboto Mono"/>
                <w:rtl w:val="0"/>
              </w:rPr>
              <w:t xml:space="preserve">100</w:t>
            </w:r>
          </w:p>
        </w:tc>
        <w:tc>
          <w:tcPr>
            <w:shd w:fill="auto" w:val="clear"/>
            <w:tcMar>
              <w:top w:w="43.2" w:type="dxa"/>
              <w:left w:w="43.2" w:type="dxa"/>
              <w:bottom w:w="43.2" w:type="dxa"/>
              <w:right w:w="43.2" w:type="dxa"/>
            </w:tcMar>
            <w:vAlign w:val="top"/>
          </w:tcPr>
          <w:p w:rsidR="00000000" w:rsidDel="00000000" w:rsidP="00000000" w:rsidRDefault="00000000" w:rsidRPr="00000000" w14:paraId="000007DB">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Dest[17:9] ⇨ next instruction's Dest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DC">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DD">
            <w:pPr>
              <w:pStyle w:val="Subtitle"/>
              <w:widowControl w:val="0"/>
              <w:jc w:val="left"/>
              <w:rPr/>
            </w:pPr>
            <w:bookmarkStart w:colFirst="0" w:colLast="0" w:name="_l8el7mxddn03" w:id="117"/>
            <w:bookmarkEnd w:id="117"/>
            <w:r w:rsidDel="00000000" w:rsidR="00000000" w:rsidRPr="00000000">
              <w:rPr>
                <w:rtl w:val="0"/>
              </w:rPr>
              <w:t xml:space="preserve">Execute Dest w/ RRR = %101, SSS = %1xx</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DE">
            <w:pPr>
              <w:pStyle w:val="Subtitle"/>
              <w:widowControl w:val="0"/>
              <w:rPr>
                <w:rFonts w:ascii="Roboto Mono" w:cs="Roboto Mono" w:eastAsia="Roboto Mono" w:hAnsi="Roboto Mono"/>
              </w:rPr>
            </w:pPr>
            <w:bookmarkStart w:colFirst="0" w:colLast="0" w:name="_un0ogeu2x2mf" w:id="118"/>
            <w:bookmarkEnd w:id="118"/>
            <w:r w:rsidDel="00000000" w:rsidR="00000000" w:rsidRPr="00000000">
              <w:rPr>
                <w:rFonts w:ascii="Roboto Mono" w:cs="Roboto Mono" w:eastAsia="Roboto Mono" w:hAnsi="Roboto Mono"/>
                <w:rtl w:val="0"/>
              </w:rPr>
              <w:t xml:space="preserve">101</w:t>
            </w:r>
          </w:p>
        </w:tc>
        <w:tc>
          <w:tcPr>
            <w:shd w:fill="auto" w:val="clear"/>
            <w:tcMar>
              <w:top w:w="43.2" w:type="dxa"/>
              <w:left w:w="43.2" w:type="dxa"/>
              <w:bottom w:w="43.2" w:type="dxa"/>
              <w:right w:w="43.2" w:type="dxa"/>
            </w:tcMar>
            <w:vAlign w:val="top"/>
          </w:tcPr>
          <w:p w:rsidR="00000000" w:rsidDel="00000000" w:rsidP="00000000" w:rsidRDefault="00000000" w:rsidRPr="00000000" w14:paraId="000007DF">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Dest[17:9] ⇨ next instruction's Dest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E0">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E1">
            <w:pPr>
              <w:pStyle w:val="Subtitle"/>
              <w:widowControl w:val="0"/>
              <w:jc w:val="left"/>
              <w:rPr>
                <w:vertAlign w:val="superscript"/>
              </w:rPr>
            </w:pPr>
            <w:bookmarkStart w:colFirst="0" w:colLast="0" w:name="_rvbfqjfv57rw" w:id="119"/>
            <w:bookmarkEnd w:id="119"/>
            <w:r w:rsidDel="00000000" w:rsidR="00000000" w:rsidRPr="00000000">
              <w:rPr>
                <w:rtl w:val="0"/>
              </w:rPr>
              <w:t xml:space="preserve">Execute Dest w/ RRR = %101, SSS = %1xx</w:t>
            </w: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E2">
            <w:pPr>
              <w:pStyle w:val="Subtitle"/>
              <w:widowControl w:val="0"/>
              <w:rPr>
                <w:rFonts w:ascii="Roboto Mono" w:cs="Roboto Mono" w:eastAsia="Roboto Mono" w:hAnsi="Roboto Mono"/>
              </w:rPr>
            </w:pPr>
            <w:bookmarkStart w:colFirst="0" w:colLast="0" w:name="_ikl9von87cbn" w:id="120"/>
            <w:bookmarkEnd w:id="120"/>
            <w:r w:rsidDel="00000000" w:rsidR="00000000" w:rsidRPr="00000000">
              <w:rPr>
                <w:rFonts w:ascii="Roboto Mono" w:cs="Roboto Mono" w:eastAsia="Roboto Mono" w:hAnsi="Roboto Mono"/>
                <w:rtl w:val="0"/>
              </w:rPr>
              <w:t xml:space="preserve">110</w:t>
            </w:r>
          </w:p>
        </w:tc>
        <w:tc>
          <w:tcPr>
            <w:shd w:fill="auto" w:val="clear"/>
            <w:tcMar>
              <w:top w:w="43.2" w:type="dxa"/>
              <w:left w:w="43.2" w:type="dxa"/>
              <w:bottom w:w="43.2" w:type="dxa"/>
              <w:right w:w="43.2" w:type="dxa"/>
            </w:tcMar>
            <w:vAlign w:val="top"/>
          </w:tcPr>
          <w:p w:rsidR="00000000" w:rsidDel="00000000" w:rsidP="00000000" w:rsidRDefault="00000000" w:rsidRPr="00000000" w14:paraId="000007E3">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Dest[17:9] ⇨ next instruction's Dest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E4">
            <w:pPr>
              <w:pStyle w:val="Subtitle"/>
              <w:widowControl w:val="0"/>
              <w:jc w:val="left"/>
              <w:rPr/>
            </w:pPr>
            <w:bookmarkStart w:colFirst="0" w:colLast="0" w:name="_5lh12wnau1p2" w:id="121"/>
            <w:bookmarkEnd w:id="121"/>
            <w:r w:rsidDel="00000000" w:rsidR="00000000" w:rsidRPr="00000000">
              <w:rPr>
                <w:rtl w:val="0"/>
              </w:rPr>
              <w:t xml:space="preserve">Decrements per </w:t>
            </w:r>
            <w:r w:rsidDel="00000000" w:rsidR="00000000" w:rsidRPr="00000000">
              <w:rPr>
                <w:rFonts w:ascii="Roboto Mono Medium" w:cs="Roboto Mono Medium" w:eastAsia="Roboto Mono Medium" w:hAnsi="Roboto Mono Medium"/>
                <w:rtl w:val="0"/>
              </w:rPr>
              <w:t xml:space="preserve">%ddd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E5">
            <w:pPr>
              <w:pStyle w:val="Subtitle"/>
              <w:widowControl w:val="0"/>
              <w:jc w:val="left"/>
              <w:rPr/>
            </w:pPr>
            <w:bookmarkStart w:colFirst="0" w:colLast="0" w:name="_wejm71we6m6s" w:id="122"/>
            <w:bookmarkEnd w:id="122"/>
            <w:r w:rsidDel="00000000" w:rsidR="00000000" w:rsidRPr="00000000">
              <w:rPr>
                <w:rtl w:val="0"/>
              </w:rPr>
              <w:t xml:space="preserve">Execute Dest w/ RRR = %101, SSS = %1xx</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E6">
            <w:pPr>
              <w:pStyle w:val="Subtitle"/>
              <w:widowControl w:val="0"/>
              <w:rPr>
                <w:rFonts w:ascii="Roboto Mono" w:cs="Roboto Mono" w:eastAsia="Roboto Mono" w:hAnsi="Roboto Mono"/>
              </w:rPr>
            </w:pPr>
            <w:bookmarkStart w:colFirst="0" w:colLast="0" w:name="_ddw7q3iucdq5" w:id="123"/>
            <w:bookmarkEnd w:id="123"/>
            <w:r w:rsidDel="00000000" w:rsidR="00000000" w:rsidRPr="00000000">
              <w:rPr>
                <w:rFonts w:ascii="Roboto Mono" w:cs="Roboto Mono" w:eastAsia="Roboto Mono" w:hAnsi="Roboto Mono"/>
                <w:rtl w:val="0"/>
              </w:rPr>
              <w:t xml:space="preserve">111</w:t>
            </w:r>
          </w:p>
        </w:tc>
        <w:tc>
          <w:tcPr>
            <w:shd w:fill="auto" w:val="clear"/>
            <w:tcMar>
              <w:top w:w="43.2" w:type="dxa"/>
              <w:left w:w="43.2" w:type="dxa"/>
              <w:bottom w:w="43.2" w:type="dxa"/>
              <w:right w:w="43.2" w:type="dxa"/>
            </w:tcMar>
            <w:vAlign w:val="top"/>
          </w:tcPr>
          <w:p w:rsidR="00000000" w:rsidDel="00000000" w:rsidP="00000000" w:rsidRDefault="00000000" w:rsidRPr="00000000" w14:paraId="000007E7">
            <w:pPr>
              <w:pStyle w:val="Subtitle"/>
              <w:widowControl w:val="0"/>
              <w:jc w:val="left"/>
              <w:rPr/>
            </w:pPr>
            <w:bookmarkStart w:colFirst="0" w:colLast="0" w:name="_9tr1agchg1lk" w:id="102"/>
            <w:bookmarkEnd w:id="102"/>
            <w:r w:rsidDel="00000000" w:rsidR="00000000" w:rsidRPr="00000000">
              <w:rPr>
                <w:rFonts w:ascii="Arial Unicode MS" w:cs="Arial Unicode MS" w:eastAsia="Arial Unicode MS" w:hAnsi="Arial Unicode MS"/>
                <w:rtl w:val="0"/>
              </w:rPr>
              <w:t xml:space="preserve">Dest[17:9] ⇨ next instruction's Dest field</w:t>
            </w:r>
          </w:p>
        </w:tc>
        <w:tc>
          <w:tcPr>
            <w:shd w:fill="auto" w:val="clear"/>
            <w:tcMar>
              <w:top w:w="43.2" w:type="dxa"/>
              <w:left w:w="43.2" w:type="dxa"/>
              <w:bottom w:w="43.2" w:type="dxa"/>
              <w:right w:w="43.2" w:type="dxa"/>
            </w:tcMar>
            <w:vAlign w:val="top"/>
          </w:tcPr>
          <w:p w:rsidR="00000000" w:rsidDel="00000000" w:rsidP="00000000" w:rsidRDefault="00000000" w:rsidRPr="00000000" w14:paraId="000007E8">
            <w:pPr>
              <w:pStyle w:val="Subtitle"/>
              <w:widowControl w:val="0"/>
              <w:jc w:val="left"/>
              <w:rPr/>
            </w:pPr>
            <w:bookmarkStart w:colFirst="0" w:colLast="0" w:name="_g7hnx7e22k93" w:id="124"/>
            <w:bookmarkEnd w:id="124"/>
            <w:r w:rsidDel="00000000" w:rsidR="00000000" w:rsidRPr="00000000">
              <w:rPr>
                <w:rtl w:val="0"/>
              </w:rPr>
              <w:t xml:space="preserve">Increments per </w:t>
            </w:r>
            <w:r w:rsidDel="00000000" w:rsidR="00000000" w:rsidRPr="00000000">
              <w:rPr>
                <w:rFonts w:ascii="Roboto Mono Medium" w:cs="Roboto Mono Medium" w:eastAsia="Roboto Mono Medium" w:hAnsi="Roboto Mono Medium"/>
                <w:rtl w:val="0"/>
              </w:rPr>
              <w:t xml:space="preserve">%ddd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E9">
            <w:pPr>
              <w:pStyle w:val="Subtitle"/>
              <w:widowControl w:val="0"/>
              <w:jc w:val="left"/>
              <w:rPr/>
            </w:pPr>
            <w:bookmarkStart w:colFirst="0" w:colLast="0" w:name="_nlpm80z98476" w:id="125"/>
            <w:bookmarkEnd w:id="125"/>
            <w:r w:rsidDel="00000000" w:rsidR="00000000" w:rsidRPr="00000000">
              <w:rPr>
                <w:rtl w:val="0"/>
              </w:rPr>
              <w:t xml:space="preserve">Execute Dest w/ RRR = %101, SSS = %1xx</w:t>
            </w:r>
          </w:p>
        </w:tc>
      </w:tr>
    </w:tbl>
    <w:p w:rsidR="00000000" w:rsidDel="00000000" w:rsidP="00000000" w:rsidRDefault="00000000" w:rsidRPr="00000000" w14:paraId="000007EA">
      <w:pPr>
        <w:spacing w:after="0" w:lineRule="auto"/>
        <w:rPr/>
      </w:pPr>
      <w:r w:rsidDel="00000000" w:rsidR="00000000" w:rsidRPr="00000000">
        <w:rPr>
          <w:rtl w:val="0"/>
        </w:rPr>
      </w:r>
    </w:p>
    <w:tbl>
      <w:tblPr>
        <w:tblStyle w:val="Table27"/>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585"/>
        <w:gridCol w:w="2175"/>
        <w:gridCol w:w="3720"/>
        <w:tblGridChange w:id="0">
          <w:tblGrid>
            <w:gridCol w:w="615"/>
            <w:gridCol w:w="3585"/>
            <w:gridCol w:w="2175"/>
            <w:gridCol w:w="3720"/>
          </w:tblGrid>
        </w:tblGridChange>
      </w:tblGrid>
      <w:tr>
        <w:trPr>
          <w:cantSplit w:val="0"/>
          <w:trHeight w:val="400" w:hRule="atLeast"/>
          <w:tblHeader w:val="0"/>
        </w:trPr>
        <w:tc>
          <w:tcPr>
            <w:gridSpan w:val="4"/>
            <w:shd w:fill="d9d9d9" w:val="clear"/>
            <w:tcMar>
              <w:top w:w="43.2" w:type="dxa"/>
              <w:left w:w="43.2" w:type="dxa"/>
              <w:bottom w:w="43.2" w:type="dxa"/>
              <w:right w:w="43.2" w:type="dxa"/>
            </w:tcMar>
            <w:vAlign w:val="top"/>
          </w:tcPr>
          <w:p w:rsidR="00000000" w:rsidDel="00000000" w:rsidP="00000000" w:rsidRDefault="00000000" w:rsidRPr="00000000" w14:paraId="000007EB">
            <w:pPr>
              <w:pStyle w:val="Heading6"/>
              <w:widowControl w:val="0"/>
              <w:rPr/>
            </w:pPr>
            <w:bookmarkStart w:colFirst="0" w:colLast="0" w:name="_yvx7z7g4kmy3" w:id="126"/>
            <w:bookmarkEnd w:id="126"/>
            <w:r w:rsidDel="00000000" w:rsidR="00000000" w:rsidRPr="00000000">
              <w:rPr>
                <w:rtl w:val="0"/>
              </w:rPr>
              <w:t xml:space="preserve">Src Field Control</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7EF">
            <w:pPr>
              <w:pStyle w:val="Subtitle"/>
              <w:widowControl w:val="0"/>
              <w:rPr>
                <w:rFonts w:ascii="Roboto Mono" w:cs="Roboto Mono" w:eastAsia="Roboto Mono" w:hAnsi="Roboto Mono"/>
                <w:b w:val="1"/>
              </w:rPr>
            </w:pPr>
            <w:bookmarkStart w:colFirst="0" w:colLast="0" w:name="_vck6j6xm28kd" w:id="127"/>
            <w:bookmarkEnd w:id="127"/>
            <w:r w:rsidDel="00000000" w:rsidR="00000000" w:rsidRPr="00000000">
              <w:rPr>
                <w:rFonts w:ascii="Roboto Mono" w:cs="Roboto Mono" w:eastAsia="Roboto Mono" w:hAnsi="Roboto Mono"/>
                <w:b w:val="1"/>
                <w:rtl w:val="0"/>
              </w:rPr>
              <w:t xml:space="preserve">%SSS</w:t>
            </w:r>
          </w:p>
        </w:tc>
        <w:tc>
          <w:tcPr>
            <w:shd w:fill="d9d9d9" w:val="clear"/>
            <w:tcMar>
              <w:top w:w="43.2" w:type="dxa"/>
              <w:left w:w="43.2" w:type="dxa"/>
              <w:bottom w:w="43.2" w:type="dxa"/>
              <w:right w:w="43.2" w:type="dxa"/>
            </w:tcMar>
            <w:vAlign w:val="center"/>
          </w:tcPr>
          <w:p w:rsidR="00000000" w:rsidDel="00000000" w:rsidP="00000000" w:rsidRDefault="00000000" w:rsidRPr="00000000" w14:paraId="000007F0">
            <w:pPr>
              <w:pStyle w:val="Subtitle"/>
              <w:widowControl w:val="0"/>
              <w:jc w:val="left"/>
              <w:rPr>
                <w:b w:val="1"/>
              </w:rPr>
            </w:pPr>
            <w:bookmarkStart w:colFirst="0" w:colLast="0" w:name="_vkbongp3fd3z" w:id="128"/>
            <w:bookmarkEnd w:id="128"/>
            <w:r w:rsidDel="00000000" w:rsidR="00000000" w:rsidRPr="00000000">
              <w:rPr>
                <w:b w:val="1"/>
                <w:rtl w:val="0"/>
              </w:rPr>
              <w:t xml:space="preserve">Substitution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07F1">
            <w:pPr>
              <w:pStyle w:val="Subtitle"/>
              <w:widowControl w:val="0"/>
              <w:jc w:val="left"/>
              <w:rPr>
                <w:b w:val="1"/>
              </w:rPr>
            </w:pPr>
            <w:bookmarkStart w:colFirst="0" w:colLast="0" w:name="_yceiu430tjak" w:id="129"/>
            <w:bookmarkEnd w:id="129"/>
            <w:r w:rsidDel="00000000" w:rsidR="00000000" w:rsidRPr="00000000">
              <w:rPr>
                <w:b w:val="1"/>
                <w:rtl w:val="0"/>
              </w:rPr>
              <w:t xml:space="preserve">Src[8:0] Adjustment</w:t>
            </w:r>
          </w:p>
        </w:tc>
        <w:tc>
          <w:tcPr>
            <w:shd w:fill="d9d9d9" w:val="clear"/>
            <w:tcMar>
              <w:top w:w="43.2" w:type="dxa"/>
              <w:left w:w="43.2" w:type="dxa"/>
              <w:bottom w:w="43.2" w:type="dxa"/>
              <w:right w:w="43.2" w:type="dxa"/>
            </w:tcMar>
            <w:vAlign w:val="center"/>
          </w:tcPr>
          <w:p w:rsidR="00000000" w:rsidDel="00000000" w:rsidP="00000000" w:rsidRDefault="00000000" w:rsidRPr="00000000" w14:paraId="000007F2">
            <w:pPr>
              <w:pStyle w:val="Subtitle"/>
              <w:widowControl w:val="0"/>
              <w:jc w:val="left"/>
              <w:rPr>
                <w:b w:val="1"/>
              </w:rPr>
            </w:pPr>
            <w:bookmarkStart w:colFirst="0" w:colLast="0" w:name="_5skr075qa567" w:id="130"/>
            <w:bookmarkEnd w:id="130"/>
            <w:r w:rsidDel="00000000" w:rsidR="00000000" w:rsidRPr="00000000">
              <w:rPr>
                <w:b w:val="1"/>
                <w:rtl w:val="0"/>
              </w:rPr>
              <w:t xml:space="preserve">Notes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F3">
            <w:pPr>
              <w:pStyle w:val="Subtitle"/>
              <w:widowControl w:val="0"/>
              <w:rPr>
                <w:rFonts w:ascii="Roboto Mono" w:cs="Roboto Mono" w:eastAsia="Roboto Mono" w:hAnsi="Roboto Mono"/>
              </w:rPr>
            </w:pPr>
            <w:bookmarkStart w:colFirst="0" w:colLast="0" w:name="_2mra7i95q0n7" w:id="131"/>
            <w:bookmarkEnd w:id="131"/>
            <w:r w:rsidDel="00000000" w:rsidR="00000000" w:rsidRPr="00000000">
              <w:rPr>
                <w:rFonts w:ascii="Roboto Mono" w:cs="Roboto Mono" w:eastAsia="Roboto Mono" w:hAnsi="Roboto Mono"/>
                <w:rtl w:val="0"/>
              </w:rPr>
              <w:t xml:space="preserve">000</w:t>
            </w:r>
          </w:p>
        </w:tc>
        <w:tc>
          <w:tcPr>
            <w:shd w:fill="auto" w:val="clear"/>
            <w:tcMar>
              <w:top w:w="43.2" w:type="dxa"/>
              <w:left w:w="43.2" w:type="dxa"/>
              <w:bottom w:w="43.2" w:type="dxa"/>
              <w:right w:w="43.2" w:type="dxa"/>
            </w:tcMar>
            <w:vAlign w:val="top"/>
          </w:tcPr>
          <w:p w:rsidR="00000000" w:rsidDel="00000000" w:rsidP="00000000" w:rsidRDefault="00000000" w:rsidRPr="00000000" w14:paraId="000007F4">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F5">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F6">
            <w:pPr>
              <w:pStyle w:val="Subtitle"/>
              <w:widowControl w:val="0"/>
              <w:jc w:val="left"/>
              <w:rPr/>
            </w:pPr>
            <w:bookmarkStart w:colFirst="0" w:colLast="0" w:name="_47zankxqztw7" w:id="132"/>
            <w:bookmarkEnd w:id="132"/>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F7">
            <w:pPr>
              <w:pStyle w:val="Subtitle"/>
              <w:widowControl w:val="0"/>
              <w:rPr>
                <w:rFonts w:ascii="Roboto Mono" w:cs="Roboto Mono" w:eastAsia="Roboto Mono" w:hAnsi="Roboto Mono"/>
              </w:rPr>
            </w:pPr>
            <w:bookmarkStart w:colFirst="0" w:colLast="0" w:name="_x79pj2pat6og" w:id="133"/>
            <w:bookmarkEnd w:id="133"/>
            <w:r w:rsidDel="00000000" w:rsidR="00000000" w:rsidRPr="00000000">
              <w:rPr>
                <w:rFonts w:ascii="Roboto Mono" w:cs="Roboto Mono" w:eastAsia="Roboto Mono" w:hAnsi="Roboto Mono"/>
                <w:rtl w:val="0"/>
              </w:rPr>
              <w:t xml:space="preserve">001</w:t>
            </w:r>
          </w:p>
        </w:tc>
        <w:tc>
          <w:tcPr>
            <w:shd w:fill="auto" w:val="clear"/>
            <w:tcMar>
              <w:top w:w="43.2" w:type="dxa"/>
              <w:left w:w="43.2" w:type="dxa"/>
              <w:bottom w:w="43.2" w:type="dxa"/>
              <w:right w:w="43.2" w:type="dxa"/>
            </w:tcMar>
            <w:vAlign w:val="top"/>
          </w:tcPr>
          <w:p w:rsidR="00000000" w:rsidDel="00000000" w:rsidP="00000000" w:rsidRDefault="00000000" w:rsidRPr="00000000" w14:paraId="000007F8">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F9">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7FA">
            <w:pPr>
              <w:pStyle w:val="Subtitle"/>
              <w:widowControl w:val="0"/>
              <w:jc w:val="left"/>
              <w:rPr/>
            </w:pPr>
            <w:bookmarkStart w:colFirst="0" w:colLast="0" w:name="_mms4ehh2sig2" w:id="134"/>
            <w:bookmarkEnd w:id="134"/>
            <w:r w:rsidDel="00000000" w:rsidR="00000000" w:rsidRPr="00000000">
              <w:rPr>
                <w:rtl w:val="0"/>
              </w:rPr>
              <w:t xml:space="preserve">Same as %000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FB">
            <w:pPr>
              <w:pStyle w:val="Subtitle"/>
              <w:widowControl w:val="0"/>
              <w:rPr>
                <w:rFonts w:ascii="Roboto Mono" w:cs="Roboto Mono" w:eastAsia="Roboto Mono" w:hAnsi="Roboto Mono"/>
              </w:rPr>
            </w:pPr>
            <w:bookmarkStart w:colFirst="0" w:colLast="0" w:name="_8px2dhz95c1" w:id="135"/>
            <w:bookmarkEnd w:id="135"/>
            <w:r w:rsidDel="00000000" w:rsidR="00000000" w:rsidRPr="00000000">
              <w:rPr>
                <w:rFonts w:ascii="Roboto Mono" w:cs="Roboto Mono" w:eastAsia="Roboto Mono" w:hAnsi="Roboto Mono"/>
                <w:rtl w:val="0"/>
              </w:rPr>
              <w:t xml:space="preserve">010</w:t>
            </w:r>
          </w:p>
        </w:tc>
        <w:tc>
          <w:tcPr>
            <w:shd w:fill="auto" w:val="clear"/>
            <w:tcMar>
              <w:top w:w="43.2" w:type="dxa"/>
              <w:left w:w="43.2" w:type="dxa"/>
              <w:bottom w:w="43.2" w:type="dxa"/>
              <w:right w:w="43.2" w:type="dxa"/>
            </w:tcMar>
            <w:vAlign w:val="top"/>
          </w:tcPr>
          <w:p w:rsidR="00000000" w:rsidDel="00000000" w:rsidP="00000000" w:rsidRDefault="00000000" w:rsidRPr="00000000" w14:paraId="000007FC">
            <w:pPr>
              <w:pStyle w:val="Subtitle"/>
              <w:widowControl w:val="0"/>
              <w:jc w:val="left"/>
              <w:rPr>
                <w:rFonts w:ascii="Roboto Mono Medium" w:cs="Roboto Mono Medium" w:eastAsia="Roboto Mono Medium" w:hAnsi="Roboto Mono Medium"/>
              </w:rPr>
            </w:pPr>
            <w:bookmarkStart w:colFirst="0" w:colLast="0" w:name="_vimf4d3erqx3" w:id="87"/>
            <w:bookmarkEnd w:id="87"/>
            <w:r w:rsidDel="00000000" w:rsidR="00000000" w:rsidRPr="00000000">
              <w:rPr>
                <w:rtl w:val="0"/>
              </w:rPr>
              <w:t xml:space="preserve">None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FD">
            <w:pPr>
              <w:pStyle w:val="Subtitle"/>
              <w:widowControl w:val="0"/>
              <w:jc w:val="left"/>
              <w:rPr/>
            </w:pPr>
            <w:bookmarkStart w:colFirst="0" w:colLast="0" w:name="_vimf4d3erqx3" w:id="87"/>
            <w:bookmarkEnd w:id="87"/>
            <w:r w:rsidDel="00000000" w:rsidR="00000000" w:rsidRPr="00000000">
              <w:rPr>
                <w:rtl w:val="0"/>
              </w:rPr>
              <w:t xml:space="preserve">Decrements per </w:t>
            </w:r>
            <w:r w:rsidDel="00000000" w:rsidR="00000000" w:rsidRPr="00000000">
              <w:rPr>
                <w:rFonts w:ascii="Roboto Mono Medium" w:cs="Roboto Mono Medium" w:eastAsia="Roboto Mono Medium" w:hAnsi="Roboto Mono Medium"/>
                <w:rtl w:val="0"/>
              </w:rPr>
              <w:t xml:space="preserve">%sss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FE">
            <w:pPr>
              <w:pStyle w:val="Subtitle"/>
              <w:widowControl w:val="0"/>
              <w:jc w:val="left"/>
              <w:rPr/>
            </w:pPr>
            <w:bookmarkStart w:colFirst="0" w:colLast="0" w:name="_pw3rkkok13d9" w:id="136"/>
            <w:bookmarkEnd w:id="136"/>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FF">
            <w:pPr>
              <w:pStyle w:val="Subtitle"/>
              <w:widowControl w:val="0"/>
              <w:rPr>
                <w:rFonts w:ascii="Roboto Mono" w:cs="Roboto Mono" w:eastAsia="Roboto Mono" w:hAnsi="Roboto Mono"/>
              </w:rPr>
            </w:pPr>
            <w:bookmarkStart w:colFirst="0" w:colLast="0" w:name="_vxi2kxg4cck9" w:id="137"/>
            <w:bookmarkEnd w:id="137"/>
            <w:r w:rsidDel="00000000" w:rsidR="00000000" w:rsidRPr="00000000">
              <w:rPr>
                <w:rFonts w:ascii="Roboto Mono" w:cs="Roboto Mono" w:eastAsia="Roboto Mono" w:hAnsi="Roboto Mono"/>
                <w:rtl w:val="0"/>
              </w:rPr>
              <w:t xml:space="preserve">011</w:t>
            </w:r>
          </w:p>
        </w:tc>
        <w:tc>
          <w:tcPr>
            <w:shd w:fill="auto" w:val="clear"/>
            <w:tcMar>
              <w:top w:w="43.2" w:type="dxa"/>
              <w:left w:w="43.2" w:type="dxa"/>
              <w:bottom w:w="43.2" w:type="dxa"/>
              <w:right w:w="43.2" w:type="dxa"/>
            </w:tcMar>
            <w:vAlign w:val="top"/>
          </w:tcPr>
          <w:p w:rsidR="00000000" w:rsidDel="00000000" w:rsidP="00000000" w:rsidRDefault="00000000" w:rsidRPr="00000000" w14:paraId="00000800">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801">
            <w:pPr>
              <w:pStyle w:val="Subtitle"/>
              <w:widowControl w:val="0"/>
              <w:jc w:val="left"/>
              <w:rPr/>
            </w:pPr>
            <w:bookmarkStart w:colFirst="0" w:colLast="0" w:name="_vimf4d3erqx3" w:id="87"/>
            <w:bookmarkEnd w:id="87"/>
            <w:r w:rsidDel="00000000" w:rsidR="00000000" w:rsidRPr="00000000">
              <w:rPr>
                <w:rtl w:val="0"/>
              </w:rPr>
              <w:t xml:space="preserve">Increments per </w:t>
            </w:r>
            <w:r w:rsidDel="00000000" w:rsidR="00000000" w:rsidRPr="00000000">
              <w:rPr>
                <w:rFonts w:ascii="Roboto Mono Medium" w:cs="Roboto Mono Medium" w:eastAsia="Roboto Mono Medium" w:hAnsi="Roboto Mono Medium"/>
                <w:rtl w:val="0"/>
              </w:rPr>
              <w:t xml:space="preserve">%sss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802">
            <w:pPr>
              <w:pStyle w:val="Subtitle"/>
              <w:widowControl w:val="0"/>
              <w:jc w:val="left"/>
              <w:rPr/>
            </w:pPr>
            <w:bookmarkStart w:colFirst="0" w:colLast="0" w:name="_n1tf5ghe02bp" w:id="138"/>
            <w:bookmarkEnd w:id="138"/>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803">
            <w:pPr>
              <w:pStyle w:val="Subtitle"/>
              <w:widowControl w:val="0"/>
              <w:rPr>
                <w:rFonts w:ascii="Roboto Mono" w:cs="Roboto Mono" w:eastAsia="Roboto Mono" w:hAnsi="Roboto Mono"/>
              </w:rPr>
            </w:pPr>
            <w:bookmarkStart w:colFirst="0" w:colLast="0" w:name="_qm8dg8b2u4vr" w:id="139"/>
            <w:bookmarkEnd w:id="139"/>
            <w:r w:rsidDel="00000000" w:rsidR="00000000" w:rsidRPr="00000000">
              <w:rPr>
                <w:rFonts w:ascii="Roboto Mono" w:cs="Roboto Mono" w:eastAsia="Roboto Mono" w:hAnsi="Roboto Mono"/>
                <w:rtl w:val="0"/>
              </w:rPr>
              <w:t xml:space="preserve">100</w:t>
            </w:r>
          </w:p>
        </w:tc>
        <w:tc>
          <w:tcPr>
            <w:shd w:fill="auto" w:val="clear"/>
            <w:tcMar>
              <w:top w:w="43.2" w:type="dxa"/>
              <w:left w:w="43.2" w:type="dxa"/>
              <w:bottom w:w="43.2" w:type="dxa"/>
              <w:right w:w="43.2" w:type="dxa"/>
            </w:tcMar>
            <w:vAlign w:val="top"/>
          </w:tcPr>
          <w:p w:rsidR="00000000" w:rsidDel="00000000" w:rsidP="00000000" w:rsidRDefault="00000000" w:rsidRPr="00000000" w14:paraId="00000804">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Dest[8:0] ⇨ next instruction's Src field</w:t>
            </w:r>
          </w:p>
        </w:tc>
        <w:tc>
          <w:tcPr>
            <w:shd w:fill="auto" w:val="clear"/>
            <w:tcMar>
              <w:top w:w="43.2" w:type="dxa"/>
              <w:left w:w="43.2" w:type="dxa"/>
              <w:bottom w:w="43.2" w:type="dxa"/>
              <w:right w:w="43.2" w:type="dxa"/>
            </w:tcMar>
            <w:vAlign w:val="top"/>
          </w:tcPr>
          <w:p w:rsidR="00000000" w:rsidDel="00000000" w:rsidP="00000000" w:rsidRDefault="00000000" w:rsidRPr="00000000" w14:paraId="00000805">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806">
            <w:pPr>
              <w:pStyle w:val="Subtitle"/>
              <w:widowControl w:val="0"/>
              <w:jc w:val="left"/>
              <w:rPr/>
            </w:pPr>
            <w:bookmarkStart w:colFirst="0" w:colLast="0" w:name="_hjuvak2xgfsn" w:id="140"/>
            <w:bookmarkEnd w:id="140"/>
            <w:r w:rsidDel="00000000" w:rsidR="00000000" w:rsidRPr="00000000">
              <w:rPr>
                <w:rtl w:val="0"/>
              </w:rPr>
              <w:t xml:space="preserve">Execute Dest w/ RRR = %101, DDD = %1xx</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807">
            <w:pPr>
              <w:pStyle w:val="Subtitle"/>
              <w:widowControl w:val="0"/>
              <w:rPr>
                <w:rFonts w:ascii="Roboto Mono" w:cs="Roboto Mono" w:eastAsia="Roboto Mono" w:hAnsi="Roboto Mono"/>
              </w:rPr>
            </w:pPr>
            <w:bookmarkStart w:colFirst="0" w:colLast="0" w:name="_muht4jtowe71" w:id="141"/>
            <w:bookmarkEnd w:id="141"/>
            <w:r w:rsidDel="00000000" w:rsidR="00000000" w:rsidRPr="00000000">
              <w:rPr>
                <w:rFonts w:ascii="Roboto Mono" w:cs="Roboto Mono" w:eastAsia="Roboto Mono" w:hAnsi="Roboto Mono"/>
                <w:rtl w:val="0"/>
              </w:rPr>
              <w:t xml:space="preserve">101</w:t>
            </w:r>
          </w:p>
        </w:tc>
        <w:tc>
          <w:tcPr>
            <w:shd w:fill="auto" w:val="clear"/>
            <w:tcMar>
              <w:top w:w="43.2" w:type="dxa"/>
              <w:left w:w="43.2" w:type="dxa"/>
              <w:bottom w:w="43.2" w:type="dxa"/>
              <w:right w:w="43.2" w:type="dxa"/>
            </w:tcMar>
            <w:vAlign w:val="top"/>
          </w:tcPr>
          <w:p w:rsidR="00000000" w:rsidDel="00000000" w:rsidP="00000000" w:rsidRDefault="00000000" w:rsidRPr="00000000" w14:paraId="00000808">
            <w:pPr>
              <w:pStyle w:val="Subtitle"/>
              <w:widowControl w:val="0"/>
              <w:jc w:val="left"/>
              <w:rPr/>
            </w:pPr>
            <w:bookmarkStart w:colFirst="0" w:colLast="0" w:name="_vimf4d3erqx3" w:id="87"/>
            <w:bookmarkEnd w:id="87"/>
            <w:r w:rsidDel="00000000" w:rsidR="00000000" w:rsidRPr="00000000">
              <w:rPr>
                <w:rFonts w:ascii="Arial Unicode MS" w:cs="Arial Unicode MS" w:eastAsia="Arial Unicode MS" w:hAnsi="Arial Unicode MS"/>
                <w:rtl w:val="0"/>
              </w:rPr>
              <w:t xml:space="preserve">Dest[8:0] ⇨ next instruction's Src field</w:t>
            </w:r>
          </w:p>
        </w:tc>
        <w:tc>
          <w:tcPr>
            <w:shd w:fill="auto" w:val="clear"/>
            <w:tcMar>
              <w:top w:w="43.2" w:type="dxa"/>
              <w:left w:w="43.2" w:type="dxa"/>
              <w:bottom w:w="43.2" w:type="dxa"/>
              <w:right w:w="43.2" w:type="dxa"/>
            </w:tcMar>
            <w:vAlign w:val="top"/>
          </w:tcPr>
          <w:p w:rsidR="00000000" w:rsidDel="00000000" w:rsidP="00000000" w:rsidRDefault="00000000" w:rsidRPr="00000000" w14:paraId="00000809">
            <w:pPr>
              <w:pStyle w:val="Subtitle"/>
              <w:widowControl w:val="0"/>
              <w:jc w:val="left"/>
              <w:rPr/>
            </w:pPr>
            <w:bookmarkStart w:colFirst="0" w:colLast="0" w:name="_vimf4d3erqx3" w:id="87"/>
            <w:bookmarkEnd w:id="87"/>
            <w:r w:rsidDel="00000000" w:rsidR="00000000" w:rsidRPr="00000000">
              <w:rPr>
                <w:rtl w:val="0"/>
              </w:rPr>
              <w:t xml:space="preserve">None</w:t>
            </w:r>
          </w:p>
        </w:tc>
        <w:tc>
          <w:tcPr>
            <w:shd w:fill="auto" w:val="clear"/>
            <w:tcMar>
              <w:top w:w="43.2" w:type="dxa"/>
              <w:left w:w="43.2" w:type="dxa"/>
              <w:bottom w:w="43.2" w:type="dxa"/>
              <w:right w:w="43.2" w:type="dxa"/>
            </w:tcMar>
            <w:vAlign w:val="top"/>
          </w:tcPr>
          <w:p w:rsidR="00000000" w:rsidDel="00000000" w:rsidP="00000000" w:rsidRDefault="00000000" w:rsidRPr="00000000" w14:paraId="0000080A">
            <w:pPr>
              <w:pStyle w:val="Subtitle"/>
              <w:widowControl w:val="0"/>
              <w:jc w:val="left"/>
              <w:rPr>
                <w:vertAlign w:val="superscript"/>
              </w:rPr>
            </w:pPr>
            <w:bookmarkStart w:colFirst="0" w:colLast="0" w:name="_6seglyw43vy8" w:id="142"/>
            <w:bookmarkEnd w:id="142"/>
            <w:r w:rsidDel="00000000" w:rsidR="00000000" w:rsidRPr="00000000">
              <w:rPr>
                <w:rtl w:val="0"/>
              </w:rPr>
              <w:t xml:space="preserve">Execute Dest w/ RRR = %101, DDD = %1xx</w:t>
            </w: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80B">
            <w:pPr>
              <w:pStyle w:val="Subtitle"/>
              <w:widowControl w:val="0"/>
              <w:rPr>
                <w:rFonts w:ascii="Roboto Mono" w:cs="Roboto Mono" w:eastAsia="Roboto Mono" w:hAnsi="Roboto Mono"/>
              </w:rPr>
            </w:pPr>
            <w:bookmarkStart w:colFirst="0" w:colLast="0" w:name="_8hlbk86ep4y6" w:id="143"/>
            <w:bookmarkEnd w:id="143"/>
            <w:r w:rsidDel="00000000" w:rsidR="00000000" w:rsidRPr="00000000">
              <w:rPr>
                <w:rFonts w:ascii="Roboto Mono" w:cs="Roboto Mono" w:eastAsia="Roboto Mono" w:hAnsi="Roboto Mono"/>
                <w:rtl w:val="0"/>
              </w:rPr>
              <w:t xml:space="preserve">110</w:t>
            </w:r>
          </w:p>
        </w:tc>
        <w:tc>
          <w:tcPr>
            <w:shd w:fill="auto" w:val="clear"/>
            <w:tcMar>
              <w:top w:w="43.2" w:type="dxa"/>
              <w:left w:w="43.2" w:type="dxa"/>
              <w:bottom w:w="43.2" w:type="dxa"/>
              <w:right w:w="43.2" w:type="dxa"/>
            </w:tcMar>
            <w:vAlign w:val="top"/>
          </w:tcPr>
          <w:p w:rsidR="00000000" w:rsidDel="00000000" w:rsidP="00000000" w:rsidRDefault="00000000" w:rsidRPr="00000000" w14:paraId="0000080C">
            <w:pPr>
              <w:pStyle w:val="Subtitle"/>
              <w:widowControl w:val="0"/>
              <w:jc w:val="left"/>
              <w:rPr/>
            </w:pPr>
            <w:bookmarkStart w:colFirst="0" w:colLast="0" w:name="_2ibce54rr06c" w:id="144"/>
            <w:bookmarkEnd w:id="144"/>
            <w:r w:rsidDel="00000000" w:rsidR="00000000" w:rsidRPr="00000000">
              <w:rPr>
                <w:rFonts w:ascii="Arial Unicode MS" w:cs="Arial Unicode MS" w:eastAsia="Arial Unicode MS" w:hAnsi="Arial Unicode MS"/>
                <w:rtl w:val="0"/>
              </w:rPr>
              <w:t xml:space="preserve">Dest[8:0] ⇨ next instruction's Src field</w:t>
            </w:r>
          </w:p>
        </w:tc>
        <w:tc>
          <w:tcPr>
            <w:shd w:fill="auto" w:val="clear"/>
            <w:tcMar>
              <w:top w:w="43.2" w:type="dxa"/>
              <w:left w:w="43.2" w:type="dxa"/>
              <w:bottom w:w="43.2" w:type="dxa"/>
              <w:right w:w="43.2" w:type="dxa"/>
            </w:tcMar>
            <w:vAlign w:val="top"/>
          </w:tcPr>
          <w:p w:rsidR="00000000" w:rsidDel="00000000" w:rsidP="00000000" w:rsidRDefault="00000000" w:rsidRPr="00000000" w14:paraId="0000080D">
            <w:pPr>
              <w:pStyle w:val="Subtitle"/>
              <w:widowControl w:val="0"/>
              <w:jc w:val="left"/>
              <w:rPr/>
            </w:pPr>
            <w:bookmarkStart w:colFirst="0" w:colLast="0" w:name="_dtej3jg8hi8e" w:id="145"/>
            <w:bookmarkEnd w:id="145"/>
            <w:r w:rsidDel="00000000" w:rsidR="00000000" w:rsidRPr="00000000">
              <w:rPr>
                <w:rtl w:val="0"/>
              </w:rPr>
              <w:t xml:space="preserve">Decrements per </w:t>
            </w:r>
            <w:r w:rsidDel="00000000" w:rsidR="00000000" w:rsidRPr="00000000">
              <w:rPr>
                <w:rFonts w:ascii="Roboto Mono Medium" w:cs="Roboto Mono Medium" w:eastAsia="Roboto Mono Medium" w:hAnsi="Roboto Mono Medium"/>
                <w:rtl w:val="0"/>
              </w:rPr>
              <w:t xml:space="preserve">%sss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80E">
            <w:pPr>
              <w:pStyle w:val="Subtitle"/>
              <w:widowControl w:val="0"/>
              <w:jc w:val="left"/>
              <w:rPr/>
            </w:pPr>
            <w:bookmarkStart w:colFirst="0" w:colLast="0" w:name="_8r0jf9rpvfhz" w:id="146"/>
            <w:bookmarkEnd w:id="146"/>
            <w:r w:rsidDel="00000000" w:rsidR="00000000" w:rsidRPr="00000000">
              <w:rPr>
                <w:rtl w:val="0"/>
              </w:rPr>
              <w:t xml:space="preserve">Execute Dest w/ RRR = %101, DDD = %1xx</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80F">
            <w:pPr>
              <w:pStyle w:val="Subtitle"/>
              <w:widowControl w:val="0"/>
              <w:rPr>
                <w:rFonts w:ascii="Roboto Mono" w:cs="Roboto Mono" w:eastAsia="Roboto Mono" w:hAnsi="Roboto Mono"/>
              </w:rPr>
            </w:pPr>
            <w:bookmarkStart w:colFirst="0" w:colLast="0" w:name="_v8azqdrzd1ed" w:id="147"/>
            <w:bookmarkEnd w:id="147"/>
            <w:r w:rsidDel="00000000" w:rsidR="00000000" w:rsidRPr="00000000">
              <w:rPr>
                <w:rFonts w:ascii="Roboto Mono" w:cs="Roboto Mono" w:eastAsia="Roboto Mono" w:hAnsi="Roboto Mono"/>
                <w:rtl w:val="0"/>
              </w:rPr>
              <w:t xml:space="preserve">111</w:t>
            </w:r>
          </w:p>
        </w:tc>
        <w:tc>
          <w:tcPr>
            <w:shd w:fill="auto" w:val="clear"/>
            <w:tcMar>
              <w:top w:w="43.2" w:type="dxa"/>
              <w:left w:w="43.2" w:type="dxa"/>
              <w:bottom w:w="43.2" w:type="dxa"/>
              <w:right w:w="43.2" w:type="dxa"/>
            </w:tcMar>
            <w:vAlign w:val="top"/>
          </w:tcPr>
          <w:p w:rsidR="00000000" w:rsidDel="00000000" w:rsidP="00000000" w:rsidRDefault="00000000" w:rsidRPr="00000000" w14:paraId="00000810">
            <w:pPr>
              <w:pStyle w:val="Subtitle"/>
              <w:widowControl w:val="0"/>
              <w:jc w:val="left"/>
              <w:rPr/>
            </w:pPr>
            <w:bookmarkStart w:colFirst="0" w:colLast="0" w:name="_a5a78dacoxk" w:id="148"/>
            <w:bookmarkEnd w:id="148"/>
            <w:r w:rsidDel="00000000" w:rsidR="00000000" w:rsidRPr="00000000">
              <w:rPr>
                <w:rFonts w:ascii="Arial Unicode MS" w:cs="Arial Unicode MS" w:eastAsia="Arial Unicode MS" w:hAnsi="Arial Unicode MS"/>
                <w:rtl w:val="0"/>
              </w:rPr>
              <w:t xml:space="preserve">Dest[8:0] ⇨ next instruction's Src field</w:t>
            </w:r>
          </w:p>
        </w:tc>
        <w:tc>
          <w:tcPr>
            <w:shd w:fill="auto" w:val="clear"/>
            <w:tcMar>
              <w:top w:w="43.2" w:type="dxa"/>
              <w:left w:w="43.2" w:type="dxa"/>
              <w:bottom w:w="43.2" w:type="dxa"/>
              <w:right w:w="43.2" w:type="dxa"/>
            </w:tcMar>
            <w:vAlign w:val="top"/>
          </w:tcPr>
          <w:p w:rsidR="00000000" w:rsidDel="00000000" w:rsidP="00000000" w:rsidRDefault="00000000" w:rsidRPr="00000000" w14:paraId="00000811">
            <w:pPr>
              <w:pStyle w:val="Subtitle"/>
              <w:widowControl w:val="0"/>
              <w:jc w:val="left"/>
              <w:rPr/>
            </w:pPr>
            <w:bookmarkStart w:colFirst="0" w:colLast="0" w:name="_a3m7i7b2zvlr" w:id="149"/>
            <w:bookmarkEnd w:id="149"/>
            <w:r w:rsidDel="00000000" w:rsidR="00000000" w:rsidRPr="00000000">
              <w:rPr>
                <w:rtl w:val="0"/>
              </w:rPr>
              <w:t xml:space="preserve">Increments per </w:t>
            </w:r>
            <w:r w:rsidDel="00000000" w:rsidR="00000000" w:rsidRPr="00000000">
              <w:rPr>
                <w:rFonts w:ascii="Roboto Mono Medium" w:cs="Roboto Mono Medium" w:eastAsia="Roboto Mono Medium" w:hAnsi="Roboto Mono Medium"/>
                <w:rtl w:val="0"/>
              </w:rPr>
              <w:t xml:space="preserve">%sss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812">
            <w:pPr>
              <w:pStyle w:val="Subtitle"/>
              <w:widowControl w:val="0"/>
              <w:jc w:val="left"/>
              <w:rPr/>
            </w:pPr>
            <w:bookmarkStart w:colFirst="0" w:colLast="0" w:name="_uer7ogujtrsi" w:id="150"/>
            <w:bookmarkEnd w:id="150"/>
            <w:r w:rsidDel="00000000" w:rsidR="00000000" w:rsidRPr="00000000">
              <w:rPr>
                <w:rtl w:val="0"/>
              </w:rPr>
              <w:t xml:space="preserve">Execute Dest w/ RRR = %101, DDD = %1xx</w:t>
            </w:r>
          </w:p>
        </w:tc>
      </w:tr>
    </w:tbl>
    <w:p w:rsidR="00000000" w:rsidDel="00000000" w:rsidP="00000000" w:rsidRDefault="00000000" w:rsidRPr="00000000" w14:paraId="00000813">
      <w:pPr>
        <w:spacing w:before="200" w:lineRule="auto"/>
        <w:rPr/>
      </w:pPr>
      <w:r w:rsidDel="00000000" w:rsidR="00000000" w:rsidRPr="00000000">
        <w:rPr>
          <w:rtl w:val="0"/>
        </w:rPr>
        <w:t xml:space="preserve">In syntax 2, Dest serves as the full opcode value— it is executed as-is in place of the next instruction and Dest remains unaltered </w:t>
      </w:r>
      <w:r w:rsidDel="00000000" w:rsidR="00000000" w:rsidRPr="00000000">
        <w:rPr>
          <w:rtl w:val="0"/>
        </w:rPr>
        <w:t xml:space="preserve">afterward</w:t>
      </w:r>
      <w:r w:rsidDel="00000000" w:rsidR="00000000" w:rsidRPr="00000000">
        <w:rPr>
          <w:rtl w:val="0"/>
        </w:rPr>
        <w:t xml:space="preserve">.</w:t>
      </w:r>
    </w:p>
    <w:p w:rsidR="00000000" w:rsidDel="00000000" w:rsidP="00000000" w:rsidRDefault="00000000" w:rsidRPr="00000000" w14:paraId="00000814">
      <w:pPr>
        <w:spacing w:before="200" w:lineRule="auto"/>
        <w:rPr/>
      </w:pPr>
      <w:r w:rsidDel="00000000" w:rsidR="00000000" w:rsidRPr="00000000">
        <w:rPr>
          <w:b w:val="1"/>
          <w:rtl w:val="0"/>
        </w:rPr>
        <w:t xml:space="preserve">Examples:</w:t>
      </w:r>
      <w:r w:rsidDel="00000000" w:rsidR="00000000" w:rsidRPr="00000000">
        <w:rPr>
          <w:rtl w:val="0"/>
        </w:rPr>
      </w:r>
    </w:p>
    <w:p w:rsidR="00000000" w:rsidDel="00000000" w:rsidP="00000000" w:rsidRDefault="00000000" w:rsidRPr="00000000" w14:paraId="00000815">
      <w:pPr>
        <w:tabs>
          <w:tab w:val="left" w:leader="none" w:pos="4320"/>
        </w:tabs>
        <w:spacing w:after="0" w:before="200" w:lineRule="auto"/>
        <w:rPr/>
      </w:pPr>
      <w:r w:rsidDel="00000000" w:rsidR="00000000" w:rsidRPr="00000000">
        <w:rPr>
          <w:rFonts w:ascii="Roboto Mono Medium" w:cs="Roboto Mono Medium" w:eastAsia="Roboto Mono Medium" w:hAnsi="Roboto Mono Medium"/>
          <w:rtl w:val="0"/>
        </w:rPr>
        <w:t xml:space="preserve">  ALTI    ptrs,#%111_111</w:t>
      </w:r>
      <w:r w:rsidDel="00000000" w:rsidR="00000000" w:rsidRPr="00000000">
        <w:rPr>
          <w:rtl w:val="0"/>
        </w:rPr>
        <w:tab/>
        <w:t xml:space="preserve">'set next D and S fields, increment ptrs[17:9] and ptrs[8:0]</w:t>
      </w:r>
    </w:p>
    <w:p w:rsidR="00000000" w:rsidDel="00000000" w:rsidP="00000000" w:rsidRDefault="00000000" w:rsidRPr="00000000" w14:paraId="00000816">
      <w:pPr>
        <w:keepNext w:val="0"/>
        <w:keepLines w:val="0"/>
        <w:pageBreakBefore w:val="0"/>
        <w:widowControl w:val="1"/>
        <w:pBdr>
          <w:top w:space="0" w:sz="0" w:val="nil"/>
          <w:left w:space="0" w:sz="0" w:val="nil"/>
          <w:bottom w:color="cccccc" w:space="6" w:sz="8" w:val="dashed"/>
          <w:right w:space="0" w:sz="0" w:val="nil"/>
          <w:between w:color="cccccc" w:space="6" w:sz="8" w:val="dashed"/>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ADD     0,0</w:t>
      </w:r>
      <w:r w:rsidDel="00000000" w:rsidR="00000000" w:rsidRPr="00000000">
        <w:rPr>
          <w:rtl w:val="0"/>
        </w:rPr>
        <w:tab/>
      </w:r>
      <w:r w:rsidDel="00000000" w:rsidR="00000000" w:rsidRPr="00000000">
        <w:rPr>
          <w:rtl w:val="0"/>
        </w:rPr>
        <w:t xml:space="preserve">'add registers</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20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ALTI    inst</w:t>
        <w:tab/>
      </w:r>
      <w:r w:rsidDel="00000000" w:rsidR="00000000" w:rsidRPr="00000000">
        <w:rPr>
          <w:rtl w:val="0"/>
        </w:rPr>
        <w:t xml:space="preserve">'execute inst; same as </w:t>
      </w:r>
      <w:r w:rsidDel="00000000" w:rsidR="00000000" w:rsidRPr="00000000">
        <w:rPr>
          <w:rFonts w:ascii="Roboto Mono Medium" w:cs="Roboto Mono Medium" w:eastAsia="Roboto Mono Medium" w:hAnsi="Roboto Mono Medium"/>
          <w:rtl w:val="0"/>
        </w:rPr>
        <w:t xml:space="preserve">ALTI inst, #%101_100_100</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NOP</w:t>
      </w:r>
      <w:r w:rsidDel="00000000" w:rsidR="00000000" w:rsidRPr="00000000">
        <w:rPr>
          <w:rtl w:val="0"/>
        </w:rPr>
        <w:t xml:space="preserve"> becomes </w:t>
      </w:r>
      <w:r w:rsidDel="00000000" w:rsidR="00000000" w:rsidRPr="00000000">
        <w:rPr>
          <w:rtl w:val="0"/>
        </w:rPr>
        <w:t xml:space="preserve">inst</w:t>
      </w:r>
      <w:r w:rsidDel="00000000" w:rsidR="00000000" w:rsidRPr="00000000">
        <w:rPr>
          <w:rtl w:val="0"/>
        </w:rPr>
      </w:r>
    </w:p>
    <w:p w:rsidR="00000000" w:rsidDel="00000000" w:rsidP="00000000" w:rsidRDefault="00000000" w:rsidRPr="00000000" w14:paraId="00000819">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81A">
      <w:pPr>
        <w:numPr>
          <w:ilvl w:val="0"/>
          <w:numId w:val="7"/>
        </w:numPr>
        <w:spacing w:after="0" w:afterAutospacing="0"/>
        <w:ind w:left="720" w:hanging="360"/>
        <w:rPr/>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I</w:t>
      </w:r>
      <w:r w:rsidDel="00000000" w:rsidR="00000000" w:rsidRPr="00000000">
        <w:rPr>
          <w:rtl w:val="0"/>
        </w:rPr>
        <w:t xml:space="preserve"> is shielded from interrupt</w:t>
      </w:r>
    </w:p>
    <w:p w:rsidR="00000000" w:rsidDel="00000000" w:rsidP="00000000" w:rsidRDefault="00000000" w:rsidRPr="00000000" w14:paraId="0000081B">
      <w:pPr>
        <w:numPr>
          <w:ilvl w:val="0"/>
          <w:numId w:val="7"/>
        </w:numPr>
        <w:spacing w:after="0" w:afterAutospacing="0"/>
        <w:ind w:left="720" w:hanging="360"/>
        <w:rPr/>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81C">
      <w:pPr>
        <w:numPr>
          <w:ilvl w:val="0"/>
          <w:numId w:val="7"/>
        </w:numPr>
        <w:ind w:left="720" w:hanging="360"/>
        <w:rPr/>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81D">
      <w:pPr>
        <w:pStyle w:val="Heading2"/>
        <w:rPr>
          <w:i w:val="1"/>
          <w:highlight w:val="yellow"/>
        </w:rPr>
      </w:pPr>
      <w:bookmarkStart w:colFirst="0" w:colLast="0" w:name="_3cn9gj4kxitq" w:id="151"/>
      <w:bookmarkEnd w:id="151"/>
      <w:r w:rsidDel="00000000" w:rsidR="00000000" w:rsidRPr="00000000">
        <w:rPr>
          <w:rtl w:val="0"/>
        </w:rPr>
        <w:t xml:space="preserve">ALTR</w:t>
      </w:r>
      <w:r w:rsidDel="00000000" w:rsidR="00000000" w:rsidRPr="00000000">
        <w:rPr>
          <w:rtl w:val="0"/>
        </w:rPr>
      </w:r>
    </w:p>
    <w:p w:rsidR="00000000" w:rsidDel="00000000" w:rsidP="00000000" w:rsidRDefault="00000000" w:rsidRPr="00000000" w14:paraId="0000081E">
      <w:pPr>
        <w:spacing w:after="0" w:lineRule="auto"/>
        <w:rPr/>
      </w:pPr>
      <w:r w:rsidDel="00000000" w:rsidR="00000000" w:rsidRPr="00000000">
        <w:rPr>
          <w:rtl w:val="0"/>
        </w:rPr>
        <w:t xml:space="preserve">Alter result</w:t>
      </w:r>
    </w:p>
    <w:p w:rsidR="00000000" w:rsidDel="00000000" w:rsidP="00000000" w:rsidRDefault="00000000" w:rsidRPr="00000000" w14:paraId="0000081F">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Result register address of next instruction.</w:t>
      </w:r>
    </w:p>
    <w:p w:rsidR="00000000" w:rsidDel="00000000" w:rsidP="00000000" w:rsidRDefault="00000000" w:rsidRPr="00000000" w14:paraId="0000082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ALTR</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821">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ALTR</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822">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Result address (Dest address by default) is altered to be (Src + Dest) &amp; $1FF, or just Dest[8:0] in syntax 2.</w:t>
      </w:r>
    </w:p>
    <w:p w:rsidR="00000000" w:rsidDel="00000000" w:rsidP="00000000" w:rsidRDefault="00000000" w:rsidRPr="00000000" w14:paraId="00000823">
      <w:pPr>
        <w:numPr>
          <w:ilvl w:val="0"/>
          <w:numId w:val="1"/>
        </w:numPr>
        <w:spacing w:after="0" w:afterAutospacing="0"/>
        <w:ind w:left="720" w:hanging="360"/>
        <w:rPr/>
      </w:pPr>
      <w:r w:rsidDel="00000000" w:rsidR="00000000" w:rsidRPr="00000000">
        <w:rPr>
          <w:rtl w:val="0"/>
        </w:rPr>
        <w:t xml:space="preserve">Dest is the register whose 9-bit value is the </w:t>
      </w:r>
      <w:r w:rsidDel="00000000" w:rsidR="00000000" w:rsidRPr="00000000">
        <w:rPr>
          <w:i w:val="1"/>
          <w:rtl w:val="0"/>
        </w:rPr>
        <w:t xml:space="preserve">offset</w:t>
      </w:r>
      <w:r w:rsidDel="00000000" w:rsidR="00000000" w:rsidRPr="00000000">
        <w:rPr>
          <w:rtl w:val="0"/>
        </w:rPr>
        <w:t xml:space="preserve">, or the full value, for the next instruction to operate on.</w:t>
      </w:r>
    </w:p>
    <w:p w:rsidR="00000000" w:rsidDel="00000000" w:rsidP="00000000" w:rsidRDefault="00000000" w:rsidRPr="00000000" w14:paraId="00000824">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(Src[8:0]; added to </w:t>
      </w:r>
      <w:r w:rsidDel="00000000" w:rsidR="00000000" w:rsidRPr="00000000">
        <w:rPr>
          <w:i w:val="1"/>
          <w:rtl w:val="0"/>
        </w:rPr>
        <w:t xml:space="preserve">offset</w:t>
      </w:r>
      <w:r w:rsidDel="00000000" w:rsidR="00000000" w:rsidRPr="00000000">
        <w:rPr>
          <w:rtl w:val="0"/>
        </w:rPr>
        <w:t xml:space="preserve"> (Dest) for the next instruction) and also an optional auto-indexer value (Src[17:9]; added to Dest at the end of execution).</w:t>
      </w:r>
    </w:p>
    <w:tbl>
      <w:tblPr>
        <w:tblStyle w:val="Table2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2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3">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4">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5">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C">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3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40">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84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842">
      <w:pPr>
        <w:rPr/>
      </w:pPr>
      <w:r w:rsidDel="00000000" w:rsidR="00000000" w:rsidRPr="00000000">
        <w:rPr>
          <w:rFonts w:ascii="Roboto Mono Medium" w:cs="Roboto Mono Medium" w:eastAsia="Roboto Mono Medium" w:hAnsi="Roboto Mono Medium"/>
          <w:rtl w:val="0"/>
        </w:rPr>
        <w:t xml:space="preserve">ALTR</w:t>
      </w:r>
      <w:r w:rsidDel="00000000" w:rsidR="00000000" w:rsidRPr="00000000">
        <w:rPr>
          <w:rtl w:val="0"/>
        </w:rPr>
        <w:t xml:space="preserve"> modifies the next instruction's Result address to be (Src + Dest) &amp; $1FF (for syntax 1), or to Dest[8:0] (for syntax 2).  </w:t>
      </w:r>
    </w:p>
    <w:p w:rsidR="00000000" w:rsidDel="00000000" w:rsidP="00000000" w:rsidRDefault="00000000" w:rsidRPr="00000000" w14:paraId="00000843">
      <w:pPr>
        <w:rPr/>
      </w:pPr>
      <w:r w:rsidDel="00000000" w:rsidR="00000000" w:rsidRPr="00000000">
        <w:rPr>
          <w:rtl w:val="0"/>
        </w:rPr>
        <w:t xml:space="preserve">The Result address is the Dest address by default— it identifies where the </w:t>
      </w:r>
      <w:r w:rsidDel="00000000" w:rsidR="00000000" w:rsidRPr="00000000">
        <w:rPr>
          <w:i w:val="1"/>
          <w:rtl w:val="0"/>
        </w:rPr>
        <w:t xml:space="preserve">result</w:t>
      </w:r>
      <w:r w:rsidDel="00000000" w:rsidR="00000000" w:rsidRPr="00000000">
        <w:rPr>
          <w:rtl w:val="0"/>
        </w:rPr>
        <w:t xml:space="preserve"> value from the instruction's execution is written at the end of execution.  During execution, the pipeline holds an instruction's Dest address and the Result address as two separate entities, normally set to the same location.  </w:t>
      </w:r>
      <w:r w:rsidDel="00000000" w:rsidR="00000000" w:rsidRPr="00000000">
        <w:rPr>
          <w:rFonts w:ascii="Roboto Mono Medium" w:cs="Roboto Mono Medium" w:eastAsia="Roboto Mono Medium" w:hAnsi="Roboto Mono Medium"/>
          <w:rtl w:val="0"/>
        </w:rPr>
        <w:t xml:space="preserve">ALTR</w:t>
      </w:r>
      <w:r w:rsidDel="00000000" w:rsidR="00000000" w:rsidRPr="00000000">
        <w:rPr>
          <w:rtl w:val="0"/>
        </w:rPr>
        <w:t xml:space="preserve"> causes the next instruction's Result to redirect to a different address; changing an instruction from a destructive (operand overwriting) operation to a non-destructive (operand preserving) operation.</w:t>
      </w:r>
    </w:p>
    <w:p w:rsidR="00000000" w:rsidDel="00000000" w:rsidP="00000000" w:rsidRDefault="00000000" w:rsidRPr="00000000" w14:paraId="00000844">
      <w:pPr>
        <w:rPr/>
      </w:pPr>
      <w:r w:rsidDel="00000000" w:rsidR="00000000" w:rsidRPr="00000000">
        <w:rPr>
          <w:rtl w:val="0"/>
        </w:rPr>
        <w:t xml:space="preserve">In syntax 1, Src consists of two 9-bit fields; a base value (Src[8:0]) and a signed auto-indexer (Src[17:9]).</w:t>
      </w:r>
    </w:p>
    <w:p w:rsidR="00000000" w:rsidDel="00000000" w:rsidP="00000000" w:rsidRDefault="00000000" w:rsidRPr="00000000" w14:paraId="00000845">
      <w:pPr>
        <w:numPr>
          <w:ilvl w:val="0"/>
          <w:numId w:val="4"/>
        </w:numPr>
        <w:spacing w:after="0" w:afterAutospacing="0"/>
        <w:ind w:left="720" w:hanging="360"/>
        <w:rPr/>
      </w:pPr>
      <w:r w:rsidDel="00000000" w:rsidR="00000000" w:rsidRPr="00000000">
        <w:rPr>
          <w:rtl w:val="0"/>
        </w:rPr>
        <w:t xml:space="preserve">The base represents a starting point.  </w:t>
      </w:r>
      <w:r w:rsidDel="00000000" w:rsidR="00000000" w:rsidRPr="00000000">
        <w:rPr>
          <w:rFonts w:ascii="Roboto Mono Medium" w:cs="Roboto Mono Medium" w:eastAsia="Roboto Mono Medium" w:hAnsi="Roboto Mono Medium"/>
          <w:rtl w:val="0"/>
        </w:rPr>
        <w:t xml:space="preserve">ALTR</w:t>
      </w:r>
      <w:r w:rsidDel="00000000" w:rsidR="00000000" w:rsidRPr="00000000">
        <w:rPr>
          <w:rtl w:val="0"/>
        </w:rPr>
        <w:t xml:space="preserve"> adds the </w:t>
      </w:r>
      <w:r w:rsidDel="00000000" w:rsidR="00000000" w:rsidRPr="00000000">
        <w:rPr>
          <w:i w:val="1"/>
          <w:rtl w:val="0"/>
        </w:rPr>
        <w:t xml:space="preserve">offset</w:t>
      </w:r>
      <w:r w:rsidDel="00000000" w:rsidR="00000000" w:rsidRPr="00000000">
        <w:rPr>
          <w:rtl w:val="0"/>
        </w:rPr>
        <w:t xml:space="preserve"> (Dest[8:0]) to the </w:t>
      </w:r>
      <w:r w:rsidDel="00000000" w:rsidR="00000000" w:rsidRPr="00000000">
        <w:rPr>
          <w:i w:val="1"/>
          <w:rtl w:val="0"/>
        </w:rPr>
        <w:t xml:space="preserve">base</w:t>
      </w:r>
      <w:r w:rsidDel="00000000" w:rsidR="00000000" w:rsidRPr="00000000">
        <w:rPr>
          <w:rtl w:val="0"/>
        </w:rPr>
        <w:t xml:space="preserve"> (Src[8:0]) to determine the next instruction's Result address.</w:t>
      </w:r>
    </w:p>
    <w:p w:rsidR="00000000" w:rsidDel="00000000" w:rsidP="00000000" w:rsidRDefault="00000000" w:rsidRPr="00000000" w14:paraId="00000846">
      <w:pPr>
        <w:numPr>
          <w:ilvl w:val="0"/>
          <w:numId w:val="4"/>
        </w:numPr>
        <w:ind w:left="720" w:hanging="360"/>
        <w:rPr/>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ALTR</w:t>
      </w:r>
      <w:r w:rsidDel="00000000" w:rsidR="00000000" w:rsidRPr="00000000">
        <w:rPr>
          <w:rtl w:val="0"/>
        </w:rPr>
        <w:t xml:space="preserve"> execution, the optional auto-indexer value (usually 0, 1, or -1) is added to the offset (Dest) for a future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R</w:t>
      </w:r>
      <w:r w:rsidDel="00000000" w:rsidR="00000000" w:rsidRPr="00000000">
        <w:rPr>
          <w:rtl w:val="0"/>
        </w:rPr>
        <w:t xml:space="preserve">+instruction iteration.</w:t>
      </w:r>
    </w:p>
    <w:p w:rsidR="00000000" w:rsidDel="00000000" w:rsidP="00000000" w:rsidRDefault="00000000" w:rsidRPr="00000000" w14:paraId="00000847">
      <w:pPr>
        <w:rPr/>
      </w:pPr>
      <w:r w:rsidDel="00000000" w:rsidR="00000000" w:rsidRPr="00000000">
        <w:rPr>
          <w:rtl w:val="0"/>
        </w:rPr>
        <w:t xml:space="preserve">In syntax 2, Dest serves as the full value— it is used as-is for the next instruction's substitute Result </w:t>
      </w:r>
      <w:r w:rsidDel="00000000" w:rsidR="00000000" w:rsidRPr="00000000">
        <w:rPr>
          <w:rtl w:val="0"/>
        </w:rPr>
        <w:t xml:space="preserve">address</w:t>
      </w:r>
      <w:r w:rsidDel="00000000" w:rsidR="00000000" w:rsidRPr="00000000">
        <w:rPr>
          <w:rtl w:val="0"/>
        </w:rPr>
        <w:t xml:space="preserve">.</w:t>
      </w:r>
    </w:p>
    <w:p w:rsidR="00000000" w:rsidDel="00000000" w:rsidP="00000000" w:rsidRDefault="00000000" w:rsidRPr="00000000" w14:paraId="00000848">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849">
      <w:pPr>
        <w:numPr>
          <w:ilvl w:val="0"/>
          <w:numId w:val="7"/>
        </w:numPr>
        <w:spacing w:after="0" w:afterAutospacing="0"/>
        <w:ind w:left="720" w:hanging="360"/>
        <w:rPr/>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R</w:t>
      </w:r>
      <w:r w:rsidDel="00000000" w:rsidR="00000000" w:rsidRPr="00000000">
        <w:rPr>
          <w:rtl w:val="0"/>
        </w:rPr>
        <w:t xml:space="preserve"> is shielded from interrupt</w:t>
      </w:r>
    </w:p>
    <w:p w:rsidR="00000000" w:rsidDel="00000000" w:rsidP="00000000" w:rsidRDefault="00000000" w:rsidRPr="00000000" w14:paraId="0000084A">
      <w:pPr>
        <w:numPr>
          <w:ilvl w:val="0"/>
          <w:numId w:val="7"/>
        </w:numPr>
        <w:spacing w:after="0" w:afterAutospacing="0"/>
        <w:ind w:left="720" w:hanging="360"/>
        <w:rPr/>
      </w:pPr>
      <w:r w:rsidDel="00000000" w:rsidR="00000000" w:rsidRPr="00000000">
        <w:rPr>
          <w:rFonts w:ascii="Roboto Mono Medium" w:cs="Roboto Mono Medium" w:eastAsia="Roboto Mono Medium" w:hAnsi="Roboto Mono Medium"/>
          <w:rtl w:val="0"/>
        </w:rPr>
        <w:t xml:space="preserve">ALTR</w:t>
      </w:r>
      <w:r w:rsidDel="00000000" w:rsidR="00000000" w:rsidRPr="00000000">
        <w:rPr>
          <w:rtl w:val="0"/>
        </w:rPr>
        <w:t xml:space="preserve"> alters the next instruction regardless of its kind</w:t>
      </w:r>
    </w:p>
    <w:p w:rsidR="00000000" w:rsidDel="00000000" w:rsidP="00000000" w:rsidRDefault="00000000" w:rsidRPr="00000000" w14:paraId="0000084B">
      <w:pPr>
        <w:numPr>
          <w:ilvl w:val="0"/>
          <w:numId w:val="7"/>
        </w:numPr>
        <w:spacing w:after="0" w:afterAutospacing="0"/>
        <w:ind w:left="720" w:hanging="360"/>
        <w:rPr/>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84C">
      <w:pPr>
        <w:numPr>
          <w:ilvl w:val="0"/>
          <w:numId w:val="7"/>
        </w:numPr>
        <w:ind w:left="720" w:hanging="360"/>
        <w:rPr/>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84D">
      <w:pPr>
        <w:pStyle w:val="Heading2"/>
        <w:rPr>
          <w:i w:val="1"/>
          <w:highlight w:val="yellow"/>
        </w:rPr>
      </w:pPr>
      <w:bookmarkStart w:colFirst="0" w:colLast="0" w:name="_f2hcvwgutfa0" w:id="152"/>
      <w:bookmarkEnd w:id="152"/>
      <w:r w:rsidDel="00000000" w:rsidR="00000000" w:rsidRPr="00000000">
        <w:rPr>
          <w:rtl w:val="0"/>
        </w:rPr>
        <w:t xml:space="preserve">ALTS</w:t>
      </w:r>
      <w:r w:rsidDel="00000000" w:rsidR="00000000" w:rsidRPr="00000000">
        <w:rPr>
          <w:rtl w:val="0"/>
        </w:rPr>
      </w:r>
    </w:p>
    <w:p w:rsidR="00000000" w:rsidDel="00000000" w:rsidP="00000000" w:rsidRDefault="00000000" w:rsidRPr="00000000" w14:paraId="0000084E">
      <w:pPr>
        <w:spacing w:after="0" w:lineRule="auto"/>
        <w:rPr/>
      </w:pPr>
      <w:r w:rsidDel="00000000" w:rsidR="00000000" w:rsidRPr="00000000">
        <w:rPr>
          <w:rtl w:val="0"/>
        </w:rPr>
        <w:t xml:space="preserve">Alter source</w:t>
      </w:r>
    </w:p>
    <w:p w:rsidR="00000000" w:rsidDel="00000000" w:rsidP="00000000" w:rsidRDefault="00000000" w:rsidRPr="00000000" w14:paraId="0000084F">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 field of next instruction.</w:t>
      </w:r>
    </w:p>
    <w:p w:rsidR="00000000" w:rsidDel="00000000" w:rsidP="00000000" w:rsidRDefault="00000000" w:rsidRPr="00000000" w14:paraId="0000085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851">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852">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Src value is altered to be (Src + Dest) &amp; $1FF, or just Dest[8:0] in syntax 2.</w:t>
      </w:r>
    </w:p>
    <w:p w:rsidR="00000000" w:rsidDel="00000000" w:rsidP="00000000" w:rsidRDefault="00000000" w:rsidRPr="00000000" w14:paraId="00000853">
      <w:pPr>
        <w:numPr>
          <w:ilvl w:val="0"/>
          <w:numId w:val="1"/>
        </w:numPr>
        <w:spacing w:after="0" w:afterAutospacing="0"/>
        <w:ind w:left="720" w:hanging="360"/>
        <w:rPr/>
      </w:pPr>
      <w:r w:rsidDel="00000000" w:rsidR="00000000" w:rsidRPr="00000000">
        <w:rPr>
          <w:rtl w:val="0"/>
        </w:rPr>
        <w:t xml:space="preserve">Dest is the register whose 9-bit value is the </w:t>
      </w:r>
      <w:r w:rsidDel="00000000" w:rsidR="00000000" w:rsidRPr="00000000">
        <w:rPr>
          <w:i w:val="1"/>
          <w:rtl w:val="0"/>
        </w:rPr>
        <w:t xml:space="preserve">offset</w:t>
      </w:r>
      <w:r w:rsidDel="00000000" w:rsidR="00000000" w:rsidRPr="00000000">
        <w:rPr>
          <w:rtl w:val="0"/>
        </w:rPr>
        <w:t xml:space="preserve">, or the full value, for the next instruction to operate on.</w:t>
      </w:r>
    </w:p>
    <w:p w:rsidR="00000000" w:rsidDel="00000000" w:rsidP="00000000" w:rsidRDefault="00000000" w:rsidRPr="00000000" w14:paraId="00000854">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(Src[8:0]; added to </w:t>
      </w:r>
      <w:r w:rsidDel="00000000" w:rsidR="00000000" w:rsidRPr="00000000">
        <w:rPr>
          <w:i w:val="1"/>
          <w:rtl w:val="0"/>
        </w:rPr>
        <w:t xml:space="preserve">offset</w:t>
      </w:r>
      <w:r w:rsidDel="00000000" w:rsidR="00000000" w:rsidRPr="00000000">
        <w:rPr>
          <w:rtl w:val="0"/>
        </w:rPr>
        <w:t xml:space="preserve"> (Dest) for the next instruction) and also an optional auto-indexer value (Src[17:9]; added to Dest at the end of execution).</w:t>
      </w:r>
    </w:p>
    <w:tbl>
      <w:tblPr>
        <w:tblStyle w:val="Table2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5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3">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4">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5">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C">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6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70">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87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872">
      <w:pPr>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tl w:val="0"/>
        </w:rPr>
        <w:t xml:space="preserve"> modifies the next instruction's Src value to be (Src + Dest) &amp; $1FF (for syntax 1), or to Dest[8:0] (for syntax 2).  </w:t>
      </w:r>
    </w:p>
    <w:p w:rsidR="00000000" w:rsidDel="00000000" w:rsidP="00000000" w:rsidRDefault="00000000" w:rsidRPr="00000000" w14:paraId="00000873">
      <w:pPr>
        <w:rPr/>
      </w:pPr>
      <w:r w:rsidDel="00000000" w:rsidR="00000000" w:rsidRPr="00000000">
        <w:rPr>
          <w:rtl w:val="0"/>
        </w:rPr>
        <w:t xml:space="preserve">In syntax 1, Src consists of two 9-bit fields; a base value (Src[8:0]) and a signed auto-indexer (Src[17:9]).</w:t>
      </w:r>
    </w:p>
    <w:p w:rsidR="00000000" w:rsidDel="00000000" w:rsidP="00000000" w:rsidRDefault="00000000" w:rsidRPr="00000000" w14:paraId="00000874">
      <w:pPr>
        <w:numPr>
          <w:ilvl w:val="0"/>
          <w:numId w:val="4"/>
        </w:numPr>
        <w:spacing w:after="0" w:afterAutospacing="0"/>
        <w:ind w:left="720" w:hanging="360"/>
        <w:rPr/>
      </w:pPr>
      <w:r w:rsidDel="00000000" w:rsidR="00000000" w:rsidRPr="00000000">
        <w:rPr>
          <w:rtl w:val="0"/>
        </w:rPr>
        <w:t xml:space="preserve">The base represents a starting point.  </w:t>
      </w:r>
      <w:r w:rsidDel="00000000" w:rsidR="00000000" w:rsidRPr="00000000">
        <w:rPr>
          <w:rFonts w:ascii="Roboto Mono Medium" w:cs="Roboto Mono Medium" w:eastAsia="Roboto Mono Medium" w:hAnsi="Roboto Mono Medium"/>
          <w:rtl w:val="0"/>
        </w:rPr>
        <w:t xml:space="preserve">ALTS</w:t>
      </w:r>
      <w:r w:rsidDel="00000000" w:rsidR="00000000" w:rsidRPr="00000000">
        <w:rPr>
          <w:rtl w:val="0"/>
        </w:rPr>
        <w:t xml:space="preserve"> adds the </w:t>
      </w:r>
      <w:r w:rsidDel="00000000" w:rsidR="00000000" w:rsidRPr="00000000">
        <w:rPr>
          <w:i w:val="1"/>
          <w:rtl w:val="0"/>
        </w:rPr>
        <w:t xml:space="preserve">offset</w:t>
      </w:r>
      <w:r w:rsidDel="00000000" w:rsidR="00000000" w:rsidRPr="00000000">
        <w:rPr>
          <w:rtl w:val="0"/>
        </w:rPr>
        <w:t xml:space="preserve"> (Dest[8:0]) to the </w:t>
      </w:r>
      <w:r w:rsidDel="00000000" w:rsidR="00000000" w:rsidRPr="00000000">
        <w:rPr>
          <w:i w:val="1"/>
          <w:rtl w:val="0"/>
        </w:rPr>
        <w:t xml:space="preserve">base</w:t>
      </w:r>
      <w:r w:rsidDel="00000000" w:rsidR="00000000" w:rsidRPr="00000000">
        <w:rPr>
          <w:rtl w:val="0"/>
        </w:rPr>
        <w:t xml:space="preserve"> (Src[8:0]) to determine the next instruction's Src value.</w:t>
      </w:r>
    </w:p>
    <w:p w:rsidR="00000000" w:rsidDel="00000000" w:rsidP="00000000" w:rsidRDefault="00000000" w:rsidRPr="00000000" w14:paraId="00000875">
      <w:pPr>
        <w:numPr>
          <w:ilvl w:val="0"/>
          <w:numId w:val="4"/>
        </w:numPr>
        <w:ind w:left="720" w:hanging="360"/>
        <w:rPr/>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ALTS</w:t>
      </w:r>
      <w:r w:rsidDel="00000000" w:rsidR="00000000" w:rsidRPr="00000000">
        <w:rPr>
          <w:rtl w:val="0"/>
        </w:rPr>
        <w:t xml:space="preserve"> execution, the optional auto-indexer value (usually 0, 1, or -1) is added to the offset (Dest) for a future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S</w:t>
      </w:r>
      <w:r w:rsidDel="00000000" w:rsidR="00000000" w:rsidRPr="00000000">
        <w:rPr>
          <w:rtl w:val="0"/>
        </w:rPr>
        <w:t xml:space="preserve">+instruction iteration.</w:t>
      </w:r>
    </w:p>
    <w:p w:rsidR="00000000" w:rsidDel="00000000" w:rsidP="00000000" w:rsidRDefault="00000000" w:rsidRPr="00000000" w14:paraId="00000876">
      <w:pPr>
        <w:rPr/>
      </w:pPr>
      <w:r w:rsidDel="00000000" w:rsidR="00000000" w:rsidRPr="00000000">
        <w:rPr>
          <w:rtl w:val="0"/>
        </w:rPr>
        <w:t xml:space="preserve">In syntax 2, Dest serves as the full value— it is used as-is for the next instruction's substitute Src value.</w:t>
      </w:r>
    </w:p>
    <w:p w:rsidR="00000000" w:rsidDel="00000000" w:rsidP="00000000" w:rsidRDefault="00000000" w:rsidRPr="00000000" w14:paraId="00000877">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878">
      <w:pPr>
        <w:numPr>
          <w:ilvl w:val="0"/>
          <w:numId w:val="7"/>
        </w:numPr>
        <w:spacing w:after="0" w:afterAutospacing="0"/>
        <w:ind w:left="720" w:hanging="360"/>
        <w:rPr/>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w:t>
      </w:r>
      <w:r w:rsidDel="00000000" w:rsidR="00000000" w:rsidRPr="00000000">
        <w:rPr>
          <w:rFonts w:ascii="Roboto Mono Medium" w:cs="Roboto Mono Medium" w:eastAsia="Roboto Mono Medium" w:hAnsi="Roboto Mono Medium"/>
          <w:rtl w:val="0"/>
        </w:rPr>
        <w:t xml:space="preserve">S</w:t>
      </w:r>
      <w:r w:rsidDel="00000000" w:rsidR="00000000" w:rsidRPr="00000000">
        <w:rPr>
          <w:rtl w:val="0"/>
        </w:rPr>
        <w:t xml:space="preserve"> is shielded from interrupt</w:t>
      </w:r>
    </w:p>
    <w:p w:rsidR="00000000" w:rsidDel="00000000" w:rsidP="00000000" w:rsidRDefault="00000000" w:rsidRPr="00000000" w14:paraId="00000879">
      <w:pPr>
        <w:numPr>
          <w:ilvl w:val="0"/>
          <w:numId w:val="7"/>
        </w:numPr>
        <w:spacing w:after="0" w:afterAutospacing="0"/>
        <w:ind w:left="720" w:hanging="360"/>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tl w:val="0"/>
        </w:rPr>
        <w:t xml:space="preserve"> alters the next instruction regardless of its kind</w:t>
      </w:r>
    </w:p>
    <w:p w:rsidR="00000000" w:rsidDel="00000000" w:rsidP="00000000" w:rsidRDefault="00000000" w:rsidRPr="00000000" w14:paraId="0000087A">
      <w:pPr>
        <w:numPr>
          <w:ilvl w:val="0"/>
          <w:numId w:val="7"/>
        </w:numPr>
        <w:spacing w:after="0" w:afterAutospacing="0"/>
        <w:ind w:left="720" w:hanging="360"/>
        <w:rPr/>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87B">
      <w:pPr>
        <w:numPr>
          <w:ilvl w:val="0"/>
          <w:numId w:val="7"/>
        </w:numPr>
        <w:ind w:left="720" w:hanging="360"/>
        <w:rPr/>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87C">
      <w:pPr>
        <w:pStyle w:val="Heading2"/>
        <w:rPr>
          <w:i w:val="1"/>
          <w:highlight w:val="yellow"/>
        </w:rPr>
      </w:pPr>
      <w:bookmarkStart w:colFirst="0" w:colLast="0" w:name="_2jkx93n2978v" w:id="153"/>
      <w:bookmarkEnd w:id="153"/>
      <w:r w:rsidDel="00000000" w:rsidR="00000000" w:rsidRPr="00000000">
        <w:rPr>
          <w:rtl w:val="0"/>
        </w:rPr>
        <w:t xml:space="preserve">ALTSB</w:t>
      </w:r>
      <w:r w:rsidDel="00000000" w:rsidR="00000000" w:rsidRPr="00000000">
        <w:rPr>
          <w:rtl w:val="0"/>
        </w:rPr>
      </w:r>
    </w:p>
    <w:p w:rsidR="00000000" w:rsidDel="00000000" w:rsidP="00000000" w:rsidRDefault="00000000" w:rsidRPr="00000000" w14:paraId="0000087D">
      <w:pPr>
        <w:spacing w:after="0" w:lineRule="auto"/>
        <w:rPr/>
      </w:pPr>
      <w:r w:rsidDel="00000000" w:rsidR="00000000" w:rsidRPr="00000000">
        <w:rPr>
          <w:rtl w:val="0"/>
        </w:rPr>
        <w:t xml:space="preserve">Alter set byte</w:t>
      </w:r>
      <w:r w:rsidDel="00000000" w:rsidR="00000000" w:rsidRPr="00000000">
        <w:rPr>
          <w:rtl w:val="0"/>
        </w:rPr>
      </w:r>
    </w:p>
    <w:p w:rsidR="00000000" w:rsidDel="00000000" w:rsidP="00000000" w:rsidRDefault="00000000" w:rsidRPr="00000000" w14:paraId="0000087E">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t xml:space="preserve"> instruction.</w:t>
      </w:r>
    </w:p>
    <w:p w:rsidR="00000000" w:rsidDel="00000000" w:rsidP="00000000" w:rsidRDefault="00000000" w:rsidRPr="00000000" w14:paraId="0000087F">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88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B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881">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Dest and Num values are altered to be (Src + Dest[10:2]) &amp; $1FF, or just Dest[10:2] for syntax 2, and Dest[1:0], respectively.</w:t>
      </w:r>
    </w:p>
    <w:p w:rsidR="00000000" w:rsidDel="00000000" w:rsidP="00000000" w:rsidRDefault="00000000" w:rsidRPr="00000000" w14:paraId="00000882">
      <w:pPr>
        <w:numPr>
          <w:ilvl w:val="0"/>
          <w:numId w:val="1"/>
        </w:numPr>
        <w:spacing w:after="0" w:afterAutospacing="0"/>
        <w:ind w:left="720" w:hanging="360"/>
        <w:rPr/>
      </w:pPr>
      <w:r w:rsidDel="00000000" w:rsidR="00000000" w:rsidRPr="00000000">
        <w:rPr>
          <w:rtl w:val="0"/>
        </w:rPr>
        <w:t xml:space="preserve">Dest is the register whose 11-bit value is the </w:t>
      </w:r>
      <w:r w:rsidDel="00000000" w:rsidR="00000000" w:rsidRPr="00000000">
        <w:rPr>
          <w:i w:val="1"/>
          <w:rtl w:val="0"/>
        </w:rPr>
        <w:t xml:space="preserve">index</w:t>
      </w:r>
      <w:r w:rsidDel="00000000" w:rsidR="00000000" w:rsidRPr="00000000">
        <w:rPr>
          <w:rtl w:val="0"/>
        </w:rPr>
        <w:t xml:space="preserve">, or the full</w:t>
      </w:r>
      <w:r w:rsidDel="00000000" w:rsidR="00000000" w:rsidRPr="00000000">
        <w:rPr>
          <w:rtl w:val="0"/>
        </w:rPr>
        <w:t xml:space="preserve"> </w:t>
      </w:r>
      <w:r w:rsidDel="00000000" w:rsidR="00000000" w:rsidRPr="00000000">
        <w:rPr>
          <w:rtl w:val="0"/>
        </w:rPr>
        <w:t xml:space="preserve">byte</w:t>
      </w:r>
      <w:r w:rsidDel="00000000" w:rsidR="00000000" w:rsidRPr="00000000">
        <w:rPr>
          <w:rtl w:val="0"/>
        </w:rPr>
        <w:t xml:space="preserve"> address, for the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t xml:space="preserve"> instruction to operate on.</w:t>
      </w:r>
    </w:p>
    <w:p w:rsidR="00000000" w:rsidDel="00000000" w:rsidP="00000000" w:rsidRDefault="00000000" w:rsidRPr="00000000" w14:paraId="00000883">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w:t>
      </w:r>
      <w:r w:rsidDel="00000000" w:rsidR="00000000" w:rsidRPr="00000000">
        <w:rPr>
          <w:rtl w:val="0"/>
        </w:rPr>
        <w:t xml:space="preserve">Dest[10:2]) for </w:t>
      </w: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and also an optional auto-indexer value (Src[17:9]; added to Dest at end of execution).</w:t>
      </w:r>
    </w:p>
    <w:tbl>
      <w:tblPr>
        <w:tblStyle w:val="Table3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8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8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8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8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2">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3">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4">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B">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9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9F">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8A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8A1">
      <w:pPr>
        <w:rPr/>
      </w:pP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should be followed by </w:t>
      </w:r>
      <w:r w:rsidDel="00000000" w:rsidR="00000000" w:rsidRPr="00000000">
        <w:rPr>
          <w:rFonts w:ascii="Roboto Mono Medium" w:cs="Roboto Mono Medium" w:eastAsia="Roboto Mono Medium" w:hAnsi="Roboto Mono Medium"/>
          <w:rtl w:val="0"/>
        </w:rPr>
        <w:t xml:space="preserve">SETB</w:t>
      </w:r>
      <w:r w:rsidDel="00000000" w:rsidR="00000000" w:rsidRPr="00000000">
        <w:rPr>
          <w:rFonts w:ascii="Roboto Mono Medium" w:cs="Roboto Mono Medium" w:eastAsia="Roboto Mono Medium" w:hAnsi="Roboto Mono Medium"/>
          <w:rtl w:val="0"/>
        </w:rPr>
        <w:t xml:space="preserve">YTE</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t xml:space="preserve"> instruction's Dest and Num values, enabling code to iterate through multiple bytes of data across a range of Reg RAM.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t xml:space="preserve">'s Dest value is changed to (Src + Dest[10:2]) &amp; $1FF (for syntax 1), or to Dest[10:2] (for syntax 2), and its Num value is changed to Dest[1:0].  </w:t>
      </w:r>
    </w:p>
    <w:p w:rsidR="00000000" w:rsidDel="00000000" w:rsidP="00000000" w:rsidRDefault="00000000" w:rsidRPr="00000000" w14:paraId="000008A2">
      <w:pPr>
        <w:rPr/>
      </w:pPr>
      <w:r w:rsidDel="00000000" w:rsidR="00000000" w:rsidRPr="00000000">
        <w:rPr>
          <w:rtl w:val="0"/>
        </w:rPr>
        <w:t xml:space="preserve">Dest[10:2] corresponds to the target long register's 9-bit address and Dest[1:0] is the byte ID within it; values of 0–3 identify individual bytes, by position, in least-significant byte order.  Iteratively executing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's</w:t>
      </w:r>
      <w:r w:rsidDel="00000000" w:rsidR="00000000" w:rsidRPr="00000000">
        <w:rPr>
          <w:rtl w:val="0"/>
        </w:rPr>
        <w:t xml:space="preserve"> 11-bit Dest value by one, effectively writes a stream of byte values to Reg RAM as if it were all made of byte-sized registers.</w:t>
      </w:r>
    </w:p>
    <w:p w:rsidR="00000000" w:rsidDel="00000000" w:rsidP="00000000" w:rsidRDefault="00000000" w:rsidRPr="00000000" w14:paraId="000008A3">
      <w:pPr>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8A4">
      <w:pPr>
        <w:numPr>
          <w:ilvl w:val="0"/>
          <w:numId w:val="4"/>
        </w:numPr>
        <w:spacing w:after="0" w:afterAutospacing="0"/>
        <w:ind w:left="720" w:hanging="360"/>
      </w:pPr>
      <w:r w:rsidDel="00000000" w:rsidR="00000000" w:rsidRPr="00000000">
        <w:rPr>
          <w:rtl w:val="0"/>
        </w:rPr>
        <w:t xml:space="preserve">The base is the Reg RAM address where the series of bytes begins.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(Dest[10:2]) to the base (Src[8:0]) to locate the register holding the target byte.  The </w:t>
      </w:r>
      <w:r w:rsidDel="00000000" w:rsidR="00000000" w:rsidRPr="00000000">
        <w:rPr>
          <w:i w:val="1"/>
          <w:rtl w:val="0"/>
        </w:rPr>
        <w:t xml:space="preserve">byte</w:t>
      </w:r>
      <w:r w:rsidDel="00000000" w:rsidR="00000000" w:rsidRPr="00000000">
        <w:rPr>
          <w:rtl w:val="0"/>
        </w:rPr>
        <w:t xml:space="preserve"> ID (Dest[1:0]) identifies the byte's position within that long register.</w:t>
      </w:r>
    </w:p>
    <w:p w:rsidR="00000000" w:rsidDel="00000000" w:rsidP="00000000" w:rsidRDefault="00000000" w:rsidRPr="00000000" w14:paraId="000008A5">
      <w:pPr>
        <w:numPr>
          <w:ilvl w:val="0"/>
          <w:numId w:val="4"/>
        </w:numPr>
        <w:ind w:left="720" w:hanging="360"/>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execution, the optional auto-indexer value (usually 0, 1, or -1) is added to the 11-bit index (Dest) for a future </w:t>
      </w: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SETB</w:t>
      </w:r>
      <w:r w:rsidDel="00000000" w:rsidR="00000000" w:rsidRPr="00000000">
        <w:rPr>
          <w:rFonts w:ascii="Roboto Mono Medium" w:cs="Roboto Mono Medium" w:eastAsia="Roboto Mono Medium" w:hAnsi="Roboto Mono Medium"/>
          <w:rtl w:val="0"/>
        </w:rPr>
        <w:t xml:space="preserve">YTE</w:t>
      </w:r>
      <w:r w:rsidDel="00000000" w:rsidR="00000000" w:rsidRPr="00000000">
        <w:rPr>
          <w:rtl w:val="0"/>
        </w:rPr>
        <w:t xml:space="preserve"> iteration.</w:t>
      </w:r>
    </w:p>
    <w:p w:rsidR="00000000" w:rsidDel="00000000" w:rsidP="00000000" w:rsidRDefault="00000000" w:rsidRPr="00000000" w14:paraId="000008A6">
      <w:pPr>
        <w:rPr/>
      </w:pPr>
      <w:r w:rsidDel="00000000" w:rsidR="00000000" w:rsidRPr="00000000">
        <w:rPr>
          <w:rtl w:val="0"/>
        </w:rPr>
        <w:t xml:space="preserve">In syntax 2, Dest serves as the full byte address— it's the same format as in syntax 1, but represents the target long's absolute address and its byte index instead of the long's relative index (to add to a base) and byte index.</w:t>
      </w:r>
    </w:p>
    <w:p w:rsidR="00000000" w:rsidDel="00000000" w:rsidP="00000000" w:rsidRDefault="00000000" w:rsidRPr="00000000" w14:paraId="000008A7">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8A8">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B</w:t>
      </w:r>
      <w:r w:rsidDel="00000000" w:rsidR="00000000" w:rsidRPr="00000000">
        <w:rPr>
          <w:rtl w:val="0"/>
        </w:rPr>
        <w:t xml:space="preserve"> is shielded from interrupt</w:t>
      </w:r>
    </w:p>
    <w:p w:rsidR="00000000" w:rsidDel="00000000" w:rsidP="00000000" w:rsidRDefault="00000000" w:rsidRPr="00000000" w14:paraId="000008A9">
      <w:pPr>
        <w:numPr>
          <w:ilvl w:val="0"/>
          <w:numId w:val="7"/>
        </w:numPr>
        <w:spacing w:after="0" w:afterAutospacing="0"/>
        <w:ind w:left="720" w:hanging="360"/>
      </w:pP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SETBYTE</w:t>
      </w:r>
      <w:r w:rsidDel="00000000" w:rsidR="00000000" w:rsidRPr="00000000">
        <w:rPr>
          <w:rtl w:val="0"/>
        </w:rPr>
      </w:r>
    </w:p>
    <w:p w:rsidR="00000000" w:rsidDel="00000000" w:rsidP="00000000" w:rsidRDefault="00000000" w:rsidRPr="00000000" w14:paraId="000008AA">
      <w:pPr>
        <w:numPr>
          <w:ilvl w:val="0"/>
          <w:numId w:val="7"/>
        </w:numPr>
        <w:spacing w:after="0" w:afterAutospacing="0"/>
        <w:ind w:left="720" w:hanging="360"/>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8AB">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8AC">
      <w:pPr>
        <w:pStyle w:val="Heading2"/>
        <w:rPr>
          <w:i w:val="1"/>
          <w:highlight w:val="yellow"/>
        </w:rPr>
      </w:pPr>
      <w:bookmarkStart w:colFirst="0" w:colLast="0" w:name="_o72f3jsaebvh" w:id="154"/>
      <w:bookmarkEnd w:id="154"/>
      <w:r w:rsidDel="00000000" w:rsidR="00000000" w:rsidRPr="00000000">
        <w:rPr>
          <w:rtl w:val="0"/>
        </w:rPr>
        <w:t xml:space="preserve">ALTSN</w:t>
      </w:r>
      <w:r w:rsidDel="00000000" w:rsidR="00000000" w:rsidRPr="00000000">
        <w:rPr>
          <w:rtl w:val="0"/>
        </w:rPr>
      </w:r>
    </w:p>
    <w:p w:rsidR="00000000" w:rsidDel="00000000" w:rsidP="00000000" w:rsidRDefault="00000000" w:rsidRPr="00000000" w14:paraId="000008AD">
      <w:pPr>
        <w:spacing w:after="0" w:lineRule="auto"/>
        <w:rPr/>
      </w:pPr>
      <w:r w:rsidDel="00000000" w:rsidR="00000000" w:rsidRPr="00000000">
        <w:rPr>
          <w:rtl w:val="0"/>
        </w:rPr>
        <w:t xml:space="preserve">Alter set nibble</w:t>
      </w:r>
      <w:r w:rsidDel="00000000" w:rsidR="00000000" w:rsidRPr="00000000">
        <w:rPr>
          <w:rtl w:val="0"/>
        </w:rPr>
      </w:r>
    </w:p>
    <w:p w:rsidR="00000000" w:rsidDel="00000000" w:rsidP="00000000" w:rsidRDefault="00000000" w:rsidRPr="00000000" w14:paraId="000008AE">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instruction.</w:t>
      </w:r>
    </w:p>
    <w:p w:rsidR="00000000" w:rsidDel="00000000" w:rsidP="00000000" w:rsidRDefault="00000000" w:rsidRPr="00000000" w14:paraId="000008AF">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ALTSN</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8B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ALTSN</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8B1">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Dest and Num values are altered to be (Src + Dest[11:3]) &amp; $1FF, or just Dest[11:3] for syntax 2, and Dest[2:0], respectively.</w:t>
      </w:r>
    </w:p>
    <w:p w:rsidR="00000000" w:rsidDel="00000000" w:rsidP="00000000" w:rsidRDefault="00000000" w:rsidRPr="00000000" w14:paraId="000008B2">
      <w:pPr>
        <w:numPr>
          <w:ilvl w:val="0"/>
          <w:numId w:val="1"/>
        </w:numPr>
        <w:spacing w:after="0" w:afterAutospacing="0"/>
        <w:ind w:left="720" w:hanging="360"/>
        <w:rPr/>
      </w:pPr>
      <w:r w:rsidDel="00000000" w:rsidR="00000000" w:rsidRPr="00000000">
        <w:rPr>
          <w:rtl w:val="0"/>
        </w:rPr>
        <w:t xml:space="preserve">Dest is the register whose 12-bit value is the </w:t>
      </w:r>
      <w:r w:rsidDel="00000000" w:rsidR="00000000" w:rsidRPr="00000000">
        <w:rPr>
          <w:i w:val="1"/>
          <w:rtl w:val="0"/>
        </w:rPr>
        <w:t xml:space="preserve">index</w:t>
      </w:r>
      <w:r w:rsidDel="00000000" w:rsidR="00000000" w:rsidRPr="00000000">
        <w:rPr>
          <w:rtl w:val="0"/>
        </w:rPr>
        <w:t xml:space="preserve">, or the full nibble address, </w:t>
      </w:r>
      <w:r w:rsidDel="00000000" w:rsidR="00000000" w:rsidRPr="00000000">
        <w:rPr>
          <w:rtl w:val="0"/>
        </w:rPr>
        <w:t xml:space="preserve">for the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instruction to operate on.</w:t>
      </w:r>
    </w:p>
    <w:p w:rsidR="00000000" w:rsidDel="00000000" w:rsidP="00000000" w:rsidRDefault="00000000" w:rsidRPr="00000000" w14:paraId="000008B3">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(Dest[11:3]) for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and also an optional auto-indexer value (Src[17:9]; added to Dest at the end of execution).</w:t>
      </w:r>
    </w:p>
    <w:tbl>
      <w:tblPr>
        <w:tblStyle w:val="Table3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B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B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B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B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2">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3">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4">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B">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C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CF">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8D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8D1">
      <w:pPr>
        <w:rPr/>
      </w:pP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should be followed by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instruction's Dest and Num values, enabling code to iterate through multiple nibbles of data across a range of Reg RAM.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's</w:t>
      </w:r>
      <w:r w:rsidDel="00000000" w:rsidR="00000000" w:rsidRPr="00000000">
        <w:rPr>
          <w:rtl w:val="0"/>
        </w:rPr>
        <w:t xml:space="preserve"> Dest value is changed to (Src + Dest[11:3]) &amp; $1FF (for syntax 1), or to Dest[11:3] (for syntax 2), and its Num value is changed to Dest[2:0]. </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Dest[11:3] corresponds to the target long register's 9-bit address and Dest[2:0] is the nibble ID within it; values of 0–7 identify individual </w:t>
      </w:r>
      <w:r w:rsidDel="00000000" w:rsidR="00000000" w:rsidRPr="00000000">
        <w:rPr>
          <w:rtl w:val="0"/>
        </w:rPr>
        <w:t xml:space="preserve">nibbles</w:t>
      </w:r>
      <w:r w:rsidDel="00000000" w:rsidR="00000000" w:rsidRPr="00000000">
        <w:rPr>
          <w:rtl w:val="0"/>
        </w:rPr>
        <w:t xml:space="preserve">, by position, in least-significant nibble order.  Iteratively executing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's</w:t>
      </w:r>
      <w:r w:rsidDel="00000000" w:rsidR="00000000" w:rsidRPr="00000000">
        <w:rPr>
          <w:rtl w:val="0"/>
        </w:rPr>
        <w:t xml:space="preserve"> 12-bit Dest value by one, effectively writes a stream of nibble values to Reg RAM as if it were all made of nibble-sized registers.</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8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The base is the </w:t>
      </w:r>
      <w:r w:rsidDel="00000000" w:rsidR="00000000" w:rsidRPr="00000000">
        <w:rPr>
          <w:rtl w:val="0"/>
        </w:rPr>
        <w:t xml:space="preserve">Reg RAM address where the series of nibbles begins.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(Dest[11:3]) to the base (Src[8:0]) to locate the register holding the target nibble.  The </w:t>
      </w:r>
      <w:r w:rsidDel="00000000" w:rsidR="00000000" w:rsidRPr="00000000">
        <w:rPr>
          <w:i w:val="1"/>
          <w:rtl w:val="0"/>
        </w:rPr>
        <w:t xml:space="preserve">nibble</w:t>
      </w:r>
      <w:r w:rsidDel="00000000" w:rsidR="00000000" w:rsidRPr="00000000">
        <w:rPr>
          <w:rtl w:val="0"/>
        </w:rPr>
        <w:t xml:space="preserve"> ID (Dest[2:0]) identifies the nibble's position within that long register.</w:t>
      </w:r>
    </w:p>
    <w:p w:rsidR="00000000" w:rsidDel="00000000" w:rsidP="00000000" w:rsidRDefault="00000000" w:rsidRPr="00000000" w14:paraId="000008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execution, t</w:t>
      </w:r>
      <w:r w:rsidDel="00000000" w:rsidR="00000000" w:rsidRPr="00000000">
        <w:rPr>
          <w:rtl w:val="0"/>
        </w:rPr>
        <w:t xml:space="preserve">he optional </w:t>
      </w:r>
      <w:r w:rsidDel="00000000" w:rsidR="00000000" w:rsidRPr="00000000">
        <w:rPr>
          <w:rtl w:val="0"/>
        </w:rPr>
        <w:t xml:space="preserve">auto-indexer value (usually 0, 1, or -1) is </w:t>
      </w:r>
      <w:r w:rsidDel="00000000" w:rsidR="00000000" w:rsidRPr="00000000">
        <w:rPr>
          <w:rtl w:val="0"/>
        </w:rPr>
        <w:t xml:space="preserve">added to the 12-bit index (Dest) for a future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iteration.</w:t>
      </w:r>
    </w:p>
    <w:p w:rsidR="00000000" w:rsidDel="00000000" w:rsidP="00000000" w:rsidRDefault="00000000" w:rsidRPr="00000000" w14:paraId="000008D6">
      <w:pPr>
        <w:rPr/>
      </w:pPr>
      <w:r w:rsidDel="00000000" w:rsidR="00000000" w:rsidRPr="00000000">
        <w:rPr>
          <w:rtl w:val="0"/>
        </w:rPr>
        <w:t xml:space="preserve">In syntax 2, Dest serves as the full nibble address— it's the same format as in syntax 1, but represents the target long's absolute address and its nibble index instead of the long's relative index (to add to a base) and nibble index.</w:t>
      </w:r>
    </w:p>
    <w:p w:rsidR="00000000" w:rsidDel="00000000" w:rsidP="00000000" w:rsidRDefault="00000000" w:rsidRPr="00000000" w14:paraId="000008D7">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8D8">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is shielded from interrupt</w:t>
      </w:r>
    </w:p>
    <w:p w:rsidR="00000000" w:rsidDel="00000000" w:rsidP="00000000" w:rsidRDefault="00000000" w:rsidRPr="00000000" w14:paraId="000008D9">
      <w:pPr>
        <w:numPr>
          <w:ilvl w:val="0"/>
          <w:numId w:val="7"/>
        </w:numPr>
        <w:spacing w:after="0" w:afterAutospacing="0"/>
        <w:ind w:left="720" w:hanging="360"/>
      </w:pP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r>
    </w:p>
    <w:p w:rsidR="00000000" w:rsidDel="00000000" w:rsidP="00000000" w:rsidRDefault="00000000" w:rsidRPr="00000000" w14:paraId="000008DA">
      <w:pPr>
        <w:numPr>
          <w:ilvl w:val="0"/>
          <w:numId w:val="7"/>
        </w:numPr>
        <w:spacing w:after="0" w:afterAutospacing="0"/>
        <w:ind w:left="720" w:hanging="360"/>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8DB">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8DC">
      <w:pPr>
        <w:pStyle w:val="Heading2"/>
        <w:rPr>
          <w:i w:val="1"/>
          <w:highlight w:val="yellow"/>
        </w:rPr>
      </w:pPr>
      <w:bookmarkStart w:colFirst="0" w:colLast="0" w:name="_90jw6j8128ot" w:id="155"/>
      <w:bookmarkEnd w:id="155"/>
      <w:r w:rsidDel="00000000" w:rsidR="00000000" w:rsidRPr="00000000">
        <w:rPr>
          <w:rtl w:val="0"/>
        </w:rPr>
        <w:t xml:space="preserve">ALTSW</w:t>
      </w:r>
      <w:r w:rsidDel="00000000" w:rsidR="00000000" w:rsidRPr="00000000">
        <w:rPr>
          <w:rtl w:val="0"/>
        </w:rPr>
      </w:r>
    </w:p>
    <w:p w:rsidR="00000000" w:rsidDel="00000000" w:rsidP="00000000" w:rsidRDefault="00000000" w:rsidRPr="00000000" w14:paraId="000008DD">
      <w:pPr>
        <w:spacing w:after="0" w:lineRule="auto"/>
        <w:rPr/>
      </w:pPr>
      <w:r w:rsidDel="00000000" w:rsidR="00000000" w:rsidRPr="00000000">
        <w:rPr>
          <w:rtl w:val="0"/>
        </w:rPr>
        <w:t xml:space="preserve">Alter set word</w:t>
      </w:r>
      <w:r w:rsidDel="00000000" w:rsidR="00000000" w:rsidRPr="00000000">
        <w:rPr>
          <w:rtl w:val="0"/>
        </w:rPr>
      </w:r>
    </w:p>
    <w:p w:rsidR="00000000" w:rsidDel="00000000" w:rsidP="00000000" w:rsidRDefault="00000000" w:rsidRPr="00000000" w14:paraId="000008DE">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Alter subsequent </w:t>
      </w: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instruction.</w:t>
      </w:r>
    </w:p>
    <w:p w:rsidR="00000000" w:rsidDel="00000000" w:rsidP="00000000" w:rsidRDefault="00000000" w:rsidRPr="00000000" w14:paraId="000008DF">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W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8E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W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8E1">
      <w:pPr>
        <w:spacing w:before="40" w:lineRule="auto"/>
        <w:rPr/>
      </w:pPr>
      <w:r w:rsidDel="00000000" w:rsidR="00000000" w:rsidRPr="00000000">
        <w:rPr>
          <w:b w:val="1"/>
          <w:rtl w:val="0"/>
        </w:rPr>
        <w:t xml:space="preserve">Result:</w:t>
      </w:r>
      <w:r w:rsidDel="00000000" w:rsidR="00000000" w:rsidRPr="00000000">
        <w:rPr>
          <w:rtl w:val="0"/>
        </w:rPr>
        <w:t xml:space="preserve"> The next instruction's pipelined Dest and Num fields are altered to be (Src + Dest[9:1]) &amp; $1FF, or just Dest[9:1] for syntax 2, and Dest[0], respectively.</w:t>
      </w:r>
    </w:p>
    <w:p w:rsidR="00000000" w:rsidDel="00000000" w:rsidP="00000000" w:rsidRDefault="00000000" w:rsidRPr="00000000" w14:paraId="000008E2">
      <w:pPr>
        <w:numPr>
          <w:ilvl w:val="0"/>
          <w:numId w:val="1"/>
        </w:numPr>
        <w:spacing w:after="0" w:afterAutospacing="0"/>
        <w:ind w:left="720" w:hanging="360"/>
        <w:rPr/>
      </w:pPr>
      <w:r w:rsidDel="00000000" w:rsidR="00000000" w:rsidRPr="00000000">
        <w:rPr>
          <w:rtl w:val="0"/>
        </w:rPr>
        <w:t xml:space="preserve">Dest is the register whose 10-bit value is the </w:t>
      </w:r>
      <w:r w:rsidDel="00000000" w:rsidR="00000000" w:rsidRPr="00000000">
        <w:rPr>
          <w:i w:val="1"/>
          <w:rtl w:val="0"/>
        </w:rPr>
        <w:t xml:space="preserve">index</w:t>
      </w:r>
      <w:r w:rsidDel="00000000" w:rsidR="00000000" w:rsidRPr="00000000">
        <w:rPr>
          <w:rtl w:val="0"/>
        </w:rPr>
        <w:t xml:space="preserve">, or the full </w:t>
      </w:r>
      <w:r w:rsidDel="00000000" w:rsidR="00000000" w:rsidRPr="00000000">
        <w:rPr>
          <w:rtl w:val="0"/>
        </w:rPr>
        <w:t xml:space="preserve">word</w:t>
      </w:r>
      <w:r w:rsidDel="00000000" w:rsidR="00000000" w:rsidRPr="00000000">
        <w:rPr>
          <w:rtl w:val="0"/>
        </w:rPr>
        <w:t xml:space="preserve"> address, for the </w:t>
      </w: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instruction to operate on.</w:t>
      </w:r>
    </w:p>
    <w:p w:rsidR="00000000" w:rsidDel="00000000" w:rsidP="00000000" w:rsidRDefault="00000000" w:rsidRPr="00000000" w14:paraId="000008E3">
      <w:pPr>
        <w:numPr>
          <w:ilvl w:val="0"/>
          <w:numId w:val="1"/>
        </w:numPr>
        <w:ind w:left="720" w:hanging="360"/>
        <w:rPr/>
      </w:pPr>
      <w:r w:rsidDel="00000000" w:rsidR="00000000" w:rsidRPr="00000000">
        <w:rPr>
          <w:rtl w:val="0"/>
        </w:rPr>
        <w:t xml:space="preserve">Src is an optional register, 9-bit literal, or 18-bit augmented literal whose value contains a </w:t>
      </w:r>
      <w:r w:rsidDel="00000000" w:rsidR="00000000" w:rsidRPr="00000000">
        <w:rPr>
          <w:i w:val="1"/>
          <w:rtl w:val="0"/>
        </w:rPr>
        <w:t xml:space="preserve">base</w:t>
      </w:r>
      <w:r w:rsidDel="00000000" w:rsidR="00000000" w:rsidRPr="00000000">
        <w:rPr>
          <w:rtl w:val="0"/>
        </w:rPr>
        <w:t xml:space="preserve"> long address (Src[8:0]; added to </w:t>
      </w:r>
      <w:r w:rsidDel="00000000" w:rsidR="00000000" w:rsidRPr="00000000">
        <w:rPr>
          <w:i w:val="1"/>
          <w:rtl w:val="0"/>
        </w:rPr>
        <w:t xml:space="preserve">index</w:t>
      </w:r>
      <w:r w:rsidDel="00000000" w:rsidR="00000000" w:rsidRPr="00000000">
        <w:rPr>
          <w:rtl w:val="0"/>
        </w:rPr>
        <w:t xml:space="preserve"> (Dest[9:1]) for </w:t>
      </w: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and also an optional auto-indexer value (Src[17:9]; added to Dest at end of execution).</w:t>
      </w:r>
    </w:p>
    <w:tbl>
      <w:tblPr>
        <w:tblStyle w:val="Table3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8E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E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E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E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2">
            <w:pPr>
              <w:widowControl w:val="0"/>
              <w:spacing w:after="0" w:line="240" w:lineRule="auto"/>
              <w:jc w:val="center"/>
              <w:rPr>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3">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4">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B">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8F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FF">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post-adjusted by the auto-indexer value; the sign-extended Src[17:9].  In syntax 2, the auto-indexer value is 0.</w:t>
      </w:r>
    </w:p>
    <w:p w:rsidR="00000000" w:rsidDel="00000000" w:rsidP="00000000" w:rsidRDefault="00000000" w:rsidRPr="00000000" w14:paraId="0000090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01">
      <w:pPr>
        <w:rPr/>
      </w:pP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should be followed by </w:t>
      </w:r>
      <w:r w:rsidDel="00000000" w:rsidR="00000000" w:rsidRPr="00000000">
        <w:rPr>
          <w:rFonts w:ascii="Roboto Mono Medium" w:cs="Roboto Mono Medium" w:eastAsia="Roboto Mono Medium" w:hAnsi="Roboto Mono Medium"/>
          <w:rtl w:val="0"/>
        </w:rPr>
        <w:t xml:space="preserve">SETWORD</w:t>
      </w:r>
      <w:r w:rsidDel="00000000" w:rsidR="00000000" w:rsidRPr="00000000">
        <w:rPr>
          <w:rtl w:val="0"/>
        </w:rPr>
        <w:t xml:space="preserve">— it modifies the </w:t>
      </w: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instruction's Dest and Num values, enabling code to iterate through multiple words of data across a range of Reg RAM.  </w:t>
      </w:r>
      <w:r w:rsidDel="00000000" w:rsidR="00000000" w:rsidRPr="00000000">
        <w:rPr>
          <w:rFonts w:ascii="Roboto Mono Medium" w:cs="Roboto Mono Medium" w:eastAsia="Roboto Mono Medium" w:hAnsi="Roboto Mono Medium"/>
          <w:rtl w:val="0"/>
        </w:rPr>
        <w:t xml:space="preserve">SETWORD</w:t>
      </w:r>
      <w:r w:rsidDel="00000000" w:rsidR="00000000" w:rsidRPr="00000000">
        <w:rPr>
          <w:rtl w:val="0"/>
        </w:rPr>
        <w:t xml:space="preserve">'s Dest value is changed to (Src + Dest[9:1]) &amp; $1FF (for syntax 1), or to Dest[9:1] (for syntax 2), and its Num value is changed to Dest[0].  </w:t>
      </w:r>
    </w:p>
    <w:p w:rsidR="00000000" w:rsidDel="00000000" w:rsidP="00000000" w:rsidRDefault="00000000" w:rsidRPr="00000000" w14:paraId="00000902">
      <w:pPr>
        <w:rPr/>
      </w:pPr>
      <w:r w:rsidDel="00000000" w:rsidR="00000000" w:rsidRPr="00000000">
        <w:rPr>
          <w:rtl w:val="0"/>
        </w:rPr>
        <w:t xml:space="preserve">Dest[9:1] corresponds to the target long register's 9-bit address and Dest[0] is the word ID within it; values of 0–1 identify individual words, by position, in least-significant word order.  Iteratively executing </w:t>
      </w:r>
      <w:r w:rsidDel="00000000" w:rsidR="00000000" w:rsidRPr="00000000">
        <w:rPr>
          <w:rFonts w:ascii="Roboto Mono Medium" w:cs="Roboto Mono Medium" w:eastAsia="Roboto Mono Medium" w:hAnsi="Roboto Mono Medium"/>
          <w:rtl w:val="0"/>
        </w:rPr>
        <w:t xml:space="preserve">ALTS</w:t>
      </w:r>
      <w:r w:rsidDel="00000000" w:rsidR="00000000" w:rsidRPr="00000000">
        <w:rPr>
          <w:rFonts w:ascii="Roboto Mono Medium" w:cs="Roboto Mono Medium" w:eastAsia="Roboto Mono Medium" w:hAnsi="Roboto Mono Medium"/>
          <w:rtl w:val="0"/>
        </w:rPr>
        <w:t xml:space="preserve">W</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SETWORD</w:t>
      </w:r>
      <w:r w:rsidDel="00000000" w:rsidR="00000000" w:rsidRPr="00000000">
        <w:rPr>
          <w:rtl w:val="0"/>
        </w:rPr>
        <w:t xml:space="preserve">, and each time incrementing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's</w:t>
      </w:r>
      <w:r w:rsidDel="00000000" w:rsidR="00000000" w:rsidRPr="00000000">
        <w:rPr>
          <w:rtl w:val="0"/>
        </w:rPr>
        <w:t xml:space="preserve"> 10-bit Dest value by one, effectively writes a stream of word values to Reg RAM as if it were all made of word-sized registers.</w:t>
      </w:r>
    </w:p>
    <w:p w:rsidR="00000000" w:rsidDel="00000000" w:rsidP="00000000" w:rsidRDefault="00000000" w:rsidRPr="00000000" w14:paraId="00000903">
      <w:pPr>
        <w:rPr/>
      </w:pPr>
      <w:r w:rsidDel="00000000" w:rsidR="00000000" w:rsidRPr="00000000">
        <w:rPr>
          <w:rtl w:val="0"/>
        </w:rPr>
        <w:t xml:space="preserve">In syntax 1, Src consists of two 9-bit fields; a base address (Src[8:0]) and a signed auto-indexer (Src[17:9]).</w:t>
      </w:r>
    </w:p>
    <w:p w:rsidR="00000000" w:rsidDel="00000000" w:rsidP="00000000" w:rsidRDefault="00000000" w:rsidRPr="00000000" w14:paraId="00000904">
      <w:pPr>
        <w:numPr>
          <w:ilvl w:val="0"/>
          <w:numId w:val="4"/>
        </w:numPr>
        <w:spacing w:after="0" w:afterAutospacing="0"/>
        <w:ind w:left="720" w:hanging="360"/>
      </w:pPr>
      <w:r w:rsidDel="00000000" w:rsidR="00000000" w:rsidRPr="00000000">
        <w:rPr>
          <w:rtl w:val="0"/>
        </w:rPr>
        <w:t xml:space="preserve">The base is the Reg RAM address where the series of words begins.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adds the </w:t>
      </w:r>
      <w:r w:rsidDel="00000000" w:rsidR="00000000" w:rsidRPr="00000000">
        <w:rPr>
          <w:i w:val="1"/>
          <w:rtl w:val="0"/>
        </w:rPr>
        <w:t xml:space="preserve">long</w:t>
      </w:r>
      <w:r w:rsidDel="00000000" w:rsidR="00000000" w:rsidRPr="00000000">
        <w:rPr>
          <w:rtl w:val="0"/>
        </w:rPr>
        <w:t xml:space="preserve"> index (Dest[9:1]) to the base (Src[8:0]) to locate the register holding the target word.  The </w:t>
      </w:r>
      <w:r w:rsidDel="00000000" w:rsidR="00000000" w:rsidRPr="00000000">
        <w:rPr>
          <w:i w:val="1"/>
          <w:rtl w:val="0"/>
        </w:rPr>
        <w:t xml:space="preserve">word</w:t>
      </w:r>
      <w:r w:rsidDel="00000000" w:rsidR="00000000" w:rsidRPr="00000000">
        <w:rPr>
          <w:rtl w:val="0"/>
        </w:rPr>
        <w:t xml:space="preserve"> ID (Dest[0]) identifies the word's position within that long register.</w:t>
      </w:r>
    </w:p>
    <w:p w:rsidR="00000000" w:rsidDel="00000000" w:rsidP="00000000" w:rsidRDefault="00000000" w:rsidRPr="00000000" w14:paraId="00000905">
      <w:pPr>
        <w:numPr>
          <w:ilvl w:val="0"/>
          <w:numId w:val="4"/>
        </w:numPr>
        <w:ind w:left="720" w:hanging="360"/>
      </w:pPr>
      <w:r w:rsidDel="00000000" w:rsidR="00000000" w:rsidRPr="00000000">
        <w:rPr>
          <w:rtl w:val="0"/>
        </w:rPr>
        <w:t xml:space="preserve">At the end of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execution, the optional auto-indexer value (usually 0, 1, or -1) is added to the 10-bit index (Dest) for a future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SETWORD</w:t>
      </w:r>
      <w:r w:rsidDel="00000000" w:rsidR="00000000" w:rsidRPr="00000000">
        <w:rPr>
          <w:rtl w:val="0"/>
        </w:rPr>
        <w:t xml:space="preserve"> iteration.</w:t>
      </w:r>
    </w:p>
    <w:p w:rsidR="00000000" w:rsidDel="00000000" w:rsidP="00000000" w:rsidRDefault="00000000" w:rsidRPr="00000000" w14:paraId="00000906">
      <w:pPr>
        <w:rPr/>
      </w:pPr>
      <w:r w:rsidDel="00000000" w:rsidR="00000000" w:rsidRPr="00000000">
        <w:rPr>
          <w:rtl w:val="0"/>
        </w:rPr>
        <w:t xml:space="preserve">In syntax 2, Dest serves as the full word address— it's the same format as in syntax 1, but represents the target long's absolute address and its word index instead of the long's relative index (to add to a base) and word index.</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Notes:</w:t>
      </w:r>
    </w:p>
    <w:p w:rsidR="00000000" w:rsidDel="00000000" w:rsidP="00000000" w:rsidRDefault="00000000" w:rsidRPr="00000000" w14:paraId="00000908">
      <w:pPr>
        <w:numPr>
          <w:ilvl w:val="0"/>
          <w:numId w:val="7"/>
        </w:numPr>
        <w:spacing w:after="0" w:afterAutospacing="0"/>
        <w:ind w:left="720" w:hanging="360"/>
      </w:pP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is shielded from interrupt</w:t>
      </w:r>
    </w:p>
    <w:p w:rsidR="00000000" w:rsidDel="00000000" w:rsidP="00000000" w:rsidRDefault="00000000" w:rsidRPr="00000000" w14:paraId="00000909">
      <w:pPr>
        <w:numPr>
          <w:ilvl w:val="0"/>
          <w:numId w:val="7"/>
        </w:numPr>
        <w:spacing w:after="0" w:afterAutospacing="0"/>
        <w:ind w:left="720" w:hanging="360"/>
        <w:rPr>
          <w:u w:val="none"/>
        </w:rPr>
      </w:pP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alters the next instruction regardless of its kind— the intention is for it to be a </w:t>
      </w:r>
      <w:r w:rsidDel="00000000" w:rsidR="00000000" w:rsidRPr="00000000">
        <w:rPr>
          <w:rFonts w:ascii="Roboto Mono Medium" w:cs="Roboto Mono Medium" w:eastAsia="Roboto Mono Medium" w:hAnsi="Roboto Mono Medium"/>
          <w:rtl w:val="0"/>
        </w:rPr>
        <w:t xml:space="preserve">SETWORD</w:t>
      </w:r>
      <w:r w:rsidDel="00000000" w:rsidR="00000000" w:rsidRPr="00000000">
        <w:rPr>
          <w:rtl w:val="0"/>
        </w:rPr>
      </w:r>
    </w:p>
    <w:p w:rsidR="00000000" w:rsidDel="00000000" w:rsidP="00000000" w:rsidRDefault="00000000" w:rsidRPr="00000000" w14:paraId="0000090A">
      <w:pPr>
        <w:numPr>
          <w:ilvl w:val="0"/>
          <w:numId w:val="7"/>
        </w:numPr>
        <w:spacing w:after="0" w:afterAutospacing="0"/>
        <w:ind w:left="720" w:hanging="360"/>
        <w:rPr>
          <w:u w:val="none"/>
        </w:rPr>
      </w:pPr>
      <w:r w:rsidDel="00000000" w:rsidR="00000000" w:rsidRPr="00000000">
        <w:rPr>
          <w:rtl w:val="0"/>
        </w:rPr>
        <w:t xml:space="preserve">Field value modification occurs in the instruction pipeline only; code is not altered, values do not persist</w:t>
      </w:r>
    </w:p>
    <w:p w:rsidR="00000000" w:rsidDel="00000000" w:rsidP="00000000" w:rsidRDefault="00000000" w:rsidRPr="00000000" w14:paraId="0000090B">
      <w:pPr>
        <w:numPr>
          <w:ilvl w:val="0"/>
          <w:numId w:val="7"/>
        </w:numPr>
        <w:ind w:left="720" w:hanging="360"/>
        <w:rPr>
          <w:u w:val="none"/>
        </w:rPr>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the Q value passes through to the next instruction</w:t>
      </w:r>
    </w:p>
    <w:p w:rsidR="00000000" w:rsidDel="00000000" w:rsidP="00000000" w:rsidRDefault="00000000" w:rsidRPr="00000000" w14:paraId="0000090C">
      <w:pPr>
        <w:pStyle w:val="Heading2"/>
        <w:rPr>
          <w:i w:val="1"/>
          <w:highlight w:val="yellow"/>
        </w:rPr>
      </w:pPr>
      <w:bookmarkStart w:colFirst="0" w:colLast="0" w:name="_ry94d81q3emx" w:id="156"/>
      <w:bookmarkEnd w:id="156"/>
      <w:r w:rsidDel="00000000" w:rsidR="00000000" w:rsidRPr="00000000">
        <w:rPr>
          <w:rtl w:val="0"/>
        </w:rPr>
        <w:t xml:space="preserve">AND / </w:t>
      </w:r>
      <w:r w:rsidDel="00000000" w:rsidR="00000000" w:rsidRPr="00000000">
        <w:rPr>
          <w:rtl w:val="0"/>
        </w:rPr>
        <w:t xml:space="preserve">ANDN</w:t>
      </w:r>
      <w:r w:rsidDel="00000000" w:rsidR="00000000" w:rsidRPr="00000000">
        <w:rPr>
          <w:rtl w:val="0"/>
        </w:rPr>
      </w:r>
    </w:p>
    <w:p w:rsidR="00000000" w:rsidDel="00000000" w:rsidP="00000000" w:rsidRDefault="00000000" w:rsidRPr="00000000" w14:paraId="0000090D">
      <w:pPr>
        <w:spacing w:after="0" w:lineRule="auto"/>
        <w:rPr/>
      </w:pPr>
      <w:r w:rsidDel="00000000" w:rsidR="00000000" w:rsidRPr="00000000">
        <w:rPr>
          <w:rtl w:val="0"/>
        </w:rPr>
        <w:t xml:space="preserve">And not</w:t>
      </w:r>
      <w:r w:rsidDel="00000000" w:rsidR="00000000" w:rsidRPr="00000000">
        <w:rPr>
          <w:rtl w:val="0"/>
        </w:rPr>
      </w:r>
    </w:p>
    <w:p w:rsidR="00000000" w:rsidDel="00000000" w:rsidP="00000000" w:rsidRDefault="00000000" w:rsidRPr="00000000" w14:paraId="0000090E">
      <w:pPr>
        <w:rPr/>
      </w:pPr>
      <w:hyperlink w:anchor="_1ykf5b4dvpz7">
        <w:r w:rsidDel="00000000" w:rsidR="00000000" w:rsidRPr="00000000">
          <w:rPr>
            <w:b w:val="1"/>
            <w:color w:val="1155cc"/>
            <w:u w:val="single"/>
            <w:rtl w:val="0"/>
          </w:rPr>
          <w:t xml:space="preserve">Bit Operation </w:t>
        </w:r>
      </w:hyperlink>
      <w:hyperlink w:anchor="_1ykf5b4dvpz7">
        <w:r w:rsidDel="00000000" w:rsidR="00000000" w:rsidRPr="00000000">
          <w:rPr>
            <w:b w:val="1"/>
            <w:color w:val="1155cc"/>
            <w:u w:val="single"/>
            <w:rtl w:val="0"/>
          </w:rPr>
          <w:t xml:space="preserve">Instruction</w:t>
        </w:r>
      </w:hyperlink>
      <w:r w:rsidDel="00000000" w:rsidR="00000000" w:rsidRPr="00000000">
        <w:rPr>
          <w:b w:val="1"/>
          <w:rtl w:val="0"/>
        </w:rPr>
        <w:t xml:space="preserve"> -</w:t>
      </w:r>
      <w:r w:rsidDel="00000000" w:rsidR="00000000" w:rsidRPr="00000000">
        <w:rPr>
          <w:rtl w:val="0"/>
        </w:rPr>
        <w:t xml:space="preserve"> Bitwise AND a value with another, or with the NOT of another.</w:t>
      </w:r>
    </w:p>
    <w:p w:rsidR="00000000" w:rsidDel="00000000" w:rsidP="00000000" w:rsidRDefault="00000000" w:rsidRPr="00000000" w14:paraId="0000090F">
      <w:pPr>
        <w:pBdr>
          <w:bottom w:color="b7b7b7" w:space="2" w:sz="8" w:val="single"/>
        </w:pBdr>
        <w:tabs>
          <w:tab w:val="left" w:leader="none" w:pos="630"/>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AND</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10">
      <w:pPr>
        <w:pBdr>
          <w:bottom w:color="b7b7b7" w:space="2" w:sz="8" w:val="single"/>
        </w:pBdr>
        <w:tabs>
          <w:tab w:val="left" w:leader="none" w:pos="630"/>
          <w:tab w:val="left" w:leader="none" w:pos="1800"/>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ANDN</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11">
      <w:pPr>
        <w:spacing w:before="40" w:lineRule="auto"/>
        <w:rPr/>
      </w:pPr>
      <w:r w:rsidDel="00000000" w:rsidR="00000000" w:rsidRPr="00000000">
        <w:rPr>
          <w:b w:val="1"/>
          <w:rtl w:val="0"/>
        </w:rPr>
        <w:t xml:space="preserve">Result:</w:t>
      </w:r>
      <w:r w:rsidDel="00000000" w:rsidR="00000000" w:rsidRPr="00000000">
        <w:rPr>
          <w:rtl w:val="0"/>
        </w:rPr>
        <w:t xml:space="preserve"> Dest AND Src (or Dest AND !</w:t>
      </w:r>
      <w:r w:rsidDel="00000000" w:rsidR="00000000" w:rsidRPr="00000000">
        <w:rPr>
          <w:rtl w:val="0"/>
        </w:rPr>
        <w:t xml:space="preserve">Src) is</w:t>
      </w:r>
      <w:r w:rsidDel="00000000" w:rsidR="00000000" w:rsidRPr="00000000">
        <w:rPr>
          <w:rtl w:val="0"/>
        </w:rPr>
        <w:t xml:space="preserve"> stored in Dest and flags are optionally updated with </w:t>
      </w:r>
      <w:r w:rsidDel="00000000" w:rsidR="00000000" w:rsidRPr="00000000">
        <w:rPr>
          <w:i w:val="1"/>
          <w:rtl w:val="0"/>
        </w:rPr>
        <w:t xml:space="preserve">parity</w:t>
      </w:r>
      <w:r w:rsidDel="00000000" w:rsidR="00000000" w:rsidRPr="00000000">
        <w:rPr>
          <w:rtl w:val="0"/>
        </w:rPr>
        <w:t xml:space="preserve"> and </w:t>
      </w:r>
      <w:r w:rsidDel="00000000" w:rsidR="00000000" w:rsidRPr="00000000">
        <w:rPr>
          <w:i w:val="1"/>
          <w:rtl w:val="0"/>
        </w:rPr>
        <w:t xml:space="preserve">zero</w:t>
      </w:r>
      <w:r w:rsidDel="00000000" w:rsidR="00000000" w:rsidRPr="00000000">
        <w:rPr>
          <w:rtl w:val="0"/>
        </w:rPr>
        <w:t xml:space="preserve"> status.</w:t>
      </w:r>
    </w:p>
    <w:p w:rsidR="00000000" w:rsidDel="00000000" w:rsidP="00000000" w:rsidRDefault="00000000" w:rsidRPr="00000000" w14:paraId="00000912">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bitwise</w:t>
      </w:r>
      <w:r w:rsidDel="00000000" w:rsidR="00000000" w:rsidRPr="00000000">
        <w:rPr>
          <w:rtl w:val="0"/>
        </w:rPr>
        <w:t xml:space="preserve"> AND with Src (or with !Src) and is the destination in which to write the result.</w:t>
      </w:r>
    </w:p>
    <w:p w:rsidR="00000000" w:rsidDel="00000000" w:rsidP="00000000" w:rsidRDefault="00000000" w:rsidRPr="00000000" w14:paraId="00000913">
      <w:pPr>
        <w:numPr>
          <w:ilvl w:val="0"/>
          <w:numId w:val="1"/>
        </w:numPr>
        <w:spacing w:after="0" w:afterAutospacing="0"/>
        <w:ind w:left="720" w:hanging="360"/>
        <w:rPr/>
      </w:pPr>
      <w:r w:rsidDel="00000000" w:rsidR="00000000" w:rsidRPr="00000000">
        <w:rPr>
          <w:rtl w:val="0"/>
        </w:rPr>
        <w:t xml:space="preserve">Src is a register, 9-bit literal, or 32-bit augmented literal whose value (or inverse value) will be bitwise ANDed into </w:t>
      </w:r>
      <w:r w:rsidDel="00000000" w:rsidR="00000000" w:rsidRPr="00000000">
        <w:rPr>
          <w:rtl w:val="0"/>
        </w:rPr>
        <w:t xml:space="preserve">Dest</w:t>
      </w:r>
      <w:r w:rsidDel="00000000" w:rsidR="00000000" w:rsidRPr="00000000">
        <w:rPr>
          <w:rtl w:val="0"/>
        </w:rPr>
        <w:t xml:space="preserve">.</w:t>
      </w:r>
    </w:p>
    <w:p w:rsidR="00000000" w:rsidDel="00000000" w:rsidP="00000000" w:rsidRDefault="00000000" w:rsidRPr="00000000" w14:paraId="0000091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3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1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0101000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3">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4">
            <w:pPr>
              <w:widowControl w:val="0"/>
              <w:spacing w:after="0" w:line="240" w:lineRule="auto"/>
              <w:jc w:val="center"/>
              <w:rPr>
                <w:sz w:val="18"/>
                <w:szCs w:val="18"/>
              </w:rPr>
            </w:pPr>
            <w:r w:rsidDel="00000000" w:rsidR="00000000" w:rsidRPr="00000000">
              <w:rPr>
                <w:sz w:val="18"/>
                <w:szCs w:val="18"/>
                <w:rtl w:val="0"/>
              </w:rPr>
              <w:t xml:space="preserve">Parity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5">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C">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D">
            <w:pPr>
              <w:widowControl w:val="0"/>
              <w:spacing w:after="0" w:line="240" w:lineRule="auto"/>
              <w:jc w:val="center"/>
              <w:rPr>
                <w:sz w:val="18"/>
                <w:szCs w:val="18"/>
              </w:rPr>
            </w:pPr>
            <w:r w:rsidDel="00000000" w:rsidR="00000000" w:rsidRPr="00000000">
              <w:rPr>
                <w:sz w:val="18"/>
                <w:szCs w:val="18"/>
                <w:rtl w:val="0"/>
              </w:rPr>
              <w:t xml:space="preserve">Parity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E">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2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93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AND</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ANDN</w:t>
      </w:r>
      <w:r w:rsidDel="00000000" w:rsidR="00000000" w:rsidRPr="00000000">
        <w:rPr>
          <w:rtl w:val="0"/>
        </w:rPr>
        <w:t xml:space="preserve"> performs a bitwise AND of the value in Src (or !Src) into that of Dest.</w:t>
      </w:r>
    </w:p>
    <w:p w:rsidR="00000000" w:rsidDel="00000000" w:rsidP="00000000" w:rsidRDefault="00000000" w:rsidRPr="00000000" w14:paraId="0000093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contains an odd number of high (1) bits, or is cleared (0) if it contains an even number of high bits.</w:t>
      </w:r>
    </w:p>
    <w:p w:rsidR="00000000" w:rsidDel="00000000" w:rsidP="00000000" w:rsidRDefault="00000000" w:rsidRPr="00000000" w14:paraId="0000093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AND Src (or Dest AND !Src) equals zero, or is cleared (0) if it is non-zero.</w:t>
      </w:r>
    </w:p>
    <w:p w:rsidR="00000000" w:rsidDel="00000000" w:rsidP="00000000" w:rsidRDefault="00000000" w:rsidRPr="00000000" w14:paraId="00000934">
      <w:pPr>
        <w:pStyle w:val="Heading2"/>
        <w:rPr>
          <w:i w:val="1"/>
          <w:highlight w:val="yellow"/>
        </w:rPr>
      </w:pPr>
      <w:bookmarkStart w:colFirst="0" w:colLast="0" w:name="_qxo6681ulhaj" w:id="157"/>
      <w:bookmarkEnd w:id="157"/>
      <w:r w:rsidDel="00000000" w:rsidR="00000000" w:rsidRPr="00000000">
        <w:rPr>
          <w:rtl w:val="0"/>
        </w:rPr>
        <w:t xml:space="preserve">AUGD</w:t>
      </w:r>
      <w:r w:rsidDel="00000000" w:rsidR="00000000" w:rsidRPr="00000000">
        <w:rPr>
          <w:rtl w:val="0"/>
        </w:rPr>
      </w:r>
    </w:p>
    <w:p w:rsidR="00000000" w:rsidDel="00000000" w:rsidP="00000000" w:rsidRDefault="00000000" w:rsidRPr="00000000" w14:paraId="00000935">
      <w:pPr>
        <w:spacing w:after="0" w:lineRule="auto"/>
        <w:rPr/>
      </w:pPr>
      <w:r w:rsidDel="00000000" w:rsidR="00000000" w:rsidRPr="00000000">
        <w:rPr>
          <w:rtl w:val="0"/>
        </w:rPr>
        <w:t xml:space="preserve">Augment destination</w:t>
      </w:r>
      <w:r w:rsidDel="00000000" w:rsidR="00000000" w:rsidRPr="00000000">
        <w:rPr>
          <w:rtl w:val="0"/>
        </w:rPr>
      </w:r>
    </w:p>
    <w:p w:rsidR="00000000" w:rsidDel="00000000" w:rsidP="00000000" w:rsidRDefault="00000000" w:rsidRPr="00000000" w14:paraId="00000936">
      <w:pPr>
        <w:rPr/>
      </w:pPr>
      <w:hyperlink w:anchor="_f03he7b32t26">
        <w:r w:rsidDel="00000000" w:rsidR="00000000" w:rsidRPr="00000000">
          <w:rPr>
            <w:b w:val="1"/>
            <w:color w:val="1155cc"/>
            <w:u w:val="single"/>
            <w:rtl w:val="0"/>
          </w:rPr>
          <w:t xml:space="preserve">Augmentation Instruction</w:t>
        </w:r>
      </w:hyperlink>
      <w:r w:rsidDel="00000000" w:rsidR="00000000" w:rsidRPr="00000000">
        <w:rPr>
          <w:b w:val="1"/>
          <w:rtl w:val="0"/>
        </w:rPr>
        <w:t xml:space="preserve"> -</w:t>
      </w:r>
      <w:r w:rsidDel="00000000" w:rsidR="00000000" w:rsidRPr="00000000">
        <w:rPr>
          <w:rtl w:val="0"/>
        </w:rPr>
        <w:t xml:space="preserve"> Augment next literal Dest to 32-bits.</w:t>
      </w:r>
    </w:p>
    <w:p w:rsidR="00000000" w:rsidDel="00000000" w:rsidP="00000000" w:rsidRDefault="00000000" w:rsidRPr="00000000" w14:paraId="0000093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AUGD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938">
      <w:pPr>
        <w:spacing w:before="40" w:lineRule="auto"/>
        <w:rPr/>
      </w:pPr>
      <w:r w:rsidDel="00000000" w:rsidR="00000000" w:rsidRPr="00000000">
        <w:rPr>
          <w:b w:val="1"/>
          <w:rtl w:val="0"/>
        </w:rPr>
        <w:t xml:space="preserve">Result:</w:t>
      </w:r>
      <w:r w:rsidDel="00000000" w:rsidR="00000000" w:rsidRPr="00000000">
        <w:rPr>
          <w:rtl w:val="0"/>
        </w:rPr>
        <w:t xml:space="preserve"> The 23-bit value formed from Dest is queued to prefix the next literal Dest occurrence (#Dest) to form a 32-bit literal for that instruction; interrupts are also temporarily disabled..</w:t>
      </w:r>
    </w:p>
    <w:p w:rsidR="00000000" w:rsidDel="00000000" w:rsidP="00000000" w:rsidRDefault="00000000" w:rsidRPr="00000000" w14:paraId="00000939">
      <w:pPr>
        <w:numPr>
          <w:ilvl w:val="0"/>
          <w:numId w:val="1"/>
        </w:numPr>
        <w:ind w:left="720" w:hanging="360"/>
      </w:pPr>
      <w:r w:rsidDel="00000000" w:rsidR="00000000" w:rsidRPr="00000000">
        <w:rPr>
          <w:rtl w:val="0"/>
        </w:rPr>
        <w:t xml:space="preserve">Dest is a 32-bit literal whose upper 23 bits are prepended to the next literal Dest occurrence.</w:t>
      </w:r>
    </w:p>
    <w:tbl>
      <w:tblPr>
        <w:tblStyle w:val="Table3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3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3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3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3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3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3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4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4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4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11111DD</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8">
            <w:pPr>
              <w:widowControl w:val="0"/>
              <w:spacing w:after="0" w:line="240" w:lineRule="auto"/>
              <w:jc w:val="center"/>
              <w:rPr>
                <w:sz w:val="18"/>
                <w:szCs w:val="18"/>
              </w:rPr>
            </w:pPr>
            <w:r w:rsidDel="00000000" w:rsidR="00000000" w:rsidRPr="00000000">
              <w:rPr>
                <w:sz w:val="18"/>
                <w:szCs w:val="18"/>
                <w:rtl w:val="0"/>
              </w:rPr>
              <w:t xml:space="preserve">Hidden D Queue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4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94C">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b6omkiqrkged">
        <w:r w:rsidDel="00000000" w:rsidR="00000000" w:rsidRPr="00000000">
          <w:rPr>
            <w:rFonts w:ascii="Roboto Mono Medium" w:cs="Roboto Mono Medium" w:eastAsia="Roboto Mono Medium" w:hAnsi="Roboto Mono Medium"/>
            <w:color w:val="1155cc"/>
            <w:u w:val="single"/>
            <w:rtl w:val="0"/>
          </w:rPr>
          <w:t xml:space="preserve">AUGS</w:t>
        </w:r>
      </w:hyperlink>
      <w:r w:rsidDel="00000000" w:rsidR="00000000" w:rsidRPr="00000000">
        <w:rPr>
          <w:rtl w:val="0"/>
        </w:rPr>
      </w:r>
    </w:p>
    <w:p w:rsidR="00000000" w:rsidDel="00000000" w:rsidP="00000000" w:rsidRDefault="00000000" w:rsidRPr="00000000" w14:paraId="0000094D">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4E">
      <w:pPr>
        <w:rPr/>
      </w:pP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is an assistant instruction to aid with literal values that exceed 9 bits.  Most PASM2 instructions have 9 bits available for literal Dest values; enough for many uses, but not all.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augments the next occurrence of a literal Dest value to be a full 32-bits.  When the instruction with the </w:t>
      </w:r>
      <w:r w:rsidDel="00000000" w:rsidR="00000000" w:rsidRPr="00000000">
        <w:rPr>
          <w:i w:val="1"/>
          <w:rtl w:val="0"/>
        </w:rPr>
        <w:t xml:space="preserve">soon-to-be-augmented</w:t>
      </w:r>
      <w:r w:rsidDel="00000000" w:rsidR="00000000" w:rsidRPr="00000000">
        <w:rPr>
          <w:rtl w:val="0"/>
        </w:rPr>
        <w:t xml:space="preserve"> literal is later executed, the cog uses the lower 9 bits encoded in the instruction's Dest field and prepends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's 23 bits to it.</w:t>
      </w:r>
    </w:p>
    <w:p w:rsidR="00000000" w:rsidDel="00000000" w:rsidP="00000000" w:rsidRDefault="00000000" w:rsidRPr="00000000" w14:paraId="0000094F">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950">
      <w:pPr>
        <w:numPr>
          <w:ilvl w:val="0"/>
          <w:numId w:val="7"/>
        </w:numPr>
        <w:spacing w:after="0" w:afterAutospacing="0"/>
        <w:ind w:left="720" w:hanging="360"/>
      </w:pPr>
      <w:r w:rsidDel="00000000" w:rsidR="00000000" w:rsidRPr="00000000">
        <w:rPr>
          <w:rtl w:val="0"/>
        </w:rPr>
        <w:t xml:space="preserve">All instructions following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are shielded from interrupt until after the instruction with the newly-augmented literal Dest value is executed</w:t>
      </w:r>
    </w:p>
    <w:p w:rsidR="00000000" w:rsidDel="00000000" w:rsidP="00000000" w:rsidRDefault="00000000" w:rsidRPr="00000000" w14:paraId="00000951">
      <w:pPr>
        <w:numPr>
          <w:ilvl w:val="0"/>
          <w:numId w:val="7"/>
        </w:numPr>
        <w:spacing w:after="0" w:afterAutospacing="0"/>
        <w:ind w:left="720" w:hanging="360"/>
      </w:pPr>
      <w:r w:rsidDel="00000000" w:rsidR="00000000" w:rsidRPr="00000000">
        <w:rPr>
          <w:rtl w:val="0"/>
        </w:rPr>
        <w:t xml:space="preserve">Dest value augmentation occurs in the instruction pipeline only; code is not altered, value does not persist</w:t>
      </w:r>
    </w:p>
    <w:p w:rsidR="00000000" w:rsidDel="00000000" w:rsidP="00000000" w:rsidRDefault="00000000" w:rsidRPr="00000000" w14:paraId="00000952">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the Q value passes through to the next instruction</w:t>
      </w:r>
    </w:p>
    <w:p w:rsidR="00000000" w:rsidDel="00000000" w:rsidP="00000000" w:rsidRDefault="00000000" w:rsidRPr="00000000" w14:paraId="00000953">
      <w:pPr>
        <w:rPr/>
      </w:pPr>
      <w:r w:rsidDel="00000000" w:rsidR="00000000" w:rsidRPr="00000000">
        <w:rPr>
          <w:rtl w:val="0"/>
        </w:rPr>
        <w:t xml:space="preserve">Tip: Though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may be manually entered wherever needed, the Parallax P2 compiler supports a convenient way to use this feature.  In the target instruction's Dest field, use "##" followed by the desired 32-bit literal (instead of "#" followed by a 9-bit literal); the compiler will automatically invoke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immediately before.  When counting clock cycles, make sure to account for 2 extra clock cycles for instructions containing ## augmented literals.</w:t>
      </w:r>
    </w:p>
    <w:p w:rsidR="00000000" w:rsidDel="00000000" w:rsidP="00000000" w:rsidRDefault="00000000" w:rsidRPr="00000000" w14:paraId="00000954">
      <w:pPr>
        <w:spacing w:after="0" w:before="200" w:lineRule="auto"/>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Both samples below use greater-than 9-bit literals (via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functionality).  The first is more convenient and readable than using the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directly.</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PUSHA   ##$ABCDEF</w:t>
        <w:tab/>
      </w:r>
      <w:r w:rsidDel="00000000" w:rsidR="00000000" w:rsidRPr="00000000">
        <w:rPr>
          <w:rtl w:val="0"/>
        </w:rPr>
        <w:t xml:space="preserve">'2+3..10 cycles (in Cog RAM)</w:t>
      </w:r>
      <w:r w:rsidDel="00000000" w:rsidR="00000000" w:rsidRPr="00000000">
        <w:rPr>
          <w:rtl w:val="0"/>
        </w:rPr>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320"/>
        </w:tabs>
        <w:spacing w:after="20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QMUL    ##8192, #4</w:t>
        <w:tab/>
      </w:r>
      <w:r w:rsidDel="00000000" w:rsidR="00000000" w:rsidRPr="00000000">
        <w:rPr>
          <w:rtl w:val="0"/>
        </w:rPr>
        <w:t xml:space="preserve">'2+2..9 cycles</w:t>
      </w:r>
      <w:r w:rsidDel="00000000" w:rsidR="00000000" w:rsidRPr="00000000">
        <w:rPr>
          <w:rtl w:val="0"/>
        </w:rPr>
      </w:r>
    </w:p>
    <w:p w:rsidR="00000000" w:rsidDel="00000000" w:rsidP="00000000" w:rsidRDefault="00000000" w:rsidRPr="00000000" w14:paraId="00000958">
      <w:pPr>
        <w:rPr>
          <w:rFonts w:ascii="Roboto Mono Medium" w:cs="Roboto Mono Medium" w:eastAsia="Roboto Mono Medium" w:hAnsi="Roboto Mono Medium"/>
        </w:rPr>
      </w:pPr>
      <w:r w:rsidDel="00000000" w:rsidR="00000000" w:rsidRPr="00000000">
        <w:rPr>
          <w:rtl w:val="0"/>
        </w:rPr>
        <w:t xml:space="preserve">is the same as:</w:t>
      </w: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AUGD    #$ABCDEF</w:t>
        <w:tab/>
      </w:r>
      <w:r w:rsidDel="00000000" w:rsidR="00000000" w:rsidRPr="00000000">
        <w:rPr>
          <w:rtl w:val="0"/>
        </w:rPr>
        <w:t xml:space="preserve">'2 cycles</w:t>
      </w: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PUSHA   #$ABCDEF &amp; $1FF</w:t>
        <w:tab/>
      </w:r>
      <w:r w:rsidDel="00000000" w:rsidR="00000000" w:rsidRPr="00000000">
        <w:rPr>
          <w:rtl w:val="0"/>
        </w:rPr>
        <w:t xml:space="preserve">'3..10 cycles (in Cog RAM)</w:t>
      </w:r>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AUGD    #8192</w:t>
        <w:tab/>
      </w:r>
      <w:r w:rsidDel="00000000" w:rsidR="00000000" w:rsidRPr="00000000">
        <w:rPr>
          <w:rtl w:val="0"/>
        </w:rPr>
        <w:t xml:space="preserve">'2 cycles</w:t>
      </w: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QMUL    #8192 &amp; $1FF, #4 </w:t>
        <w:tab/>
      </w:r>
      <w:r w:rsidDel="00000000" w:rsidR="00000000" w:rsidRPr="00000000">
        <w:rPr>
          <w:rtl w:val="0"/>
        </w:rPr>
        <w:t xml:space="preserve">'2..9 cycles </w:t>
      </w:r>
    </w:p>
    <w:p w:rsidR="00000000" w:rsidDel="00000000" w:rsidP="00000000" w:rsidRDefault="00000000" w:rsidRPr="00000000" w14:paraId="0000095D">
      <w:pPr>
        <w:pStyle w:val="Heading2"/>
        <w:rPr>
          <w:i w:val="1"/>
          <w:highlight w:val="yellow"/>
        </w:rPr>
      </w:pPr>
      <w:bookmarkStart w:colFirst="0" w:colLast="0" w:name="_b6omkiqrkged" w:id="158"/>
      <w:bookmarkEnd w:id="158"/>
      <w:r w:rsidDel="00000000" w:rsidR="00000000" w:rsidRPr="00000000">
        <w:rPr>
          <w:rtl w:val="0"/>
        </w:rPr>
        <w:t xml:space="preserve">AUGS</w:t>
      </w:r>
      <w:r w:rsidDel="00000000" w:rsidR="00000000" w:rsidRPr="00000000">
        <w:rPr>
          <w:rtl w:val="0"/>
        </w:rPr>
      </w:r>
    </w:p>
    <w:p w:rsidR="00000000" w:rsidDel="00000000" w:rsidP="00000000" w:rsidRDefault="00000000" w:rsidRPr="00000000" w14:paraId="0000095E">
      <w:pPr>
        <w:spacing w:after="0" w:lineRule="auto"/>
        <w:rPr/>
      </w:pPr>
      <w:r w:rsidDel="00000000" w:rsidR="00000000" w:rsidRPr="00000000">
        <w:rPr>
          <w:rtl w:val="0"/>
        </w:rPr>
        <w:t xml:space="preserve">Augment source</w:t>
      </w:r>
      <w:r w:rsidDel="00000000" w:rsidR="00000000" w:rsidRPr="00000000">
        <w:rPr>
          <w:rtl w:val="0"/>
        </w:rPr>
      </w:r>
    </w:p>
    <w:p w:rsidR="00000000" w:rsidDel="00000000" w:rsidP="00000000" w:rsidRDefault="00000000" w:rsidRPr="00000000" w14:paraId="0000095F">
      <w:pPr>
        <w:rPr/>
      </w:pPr>
      <w:hyperlink w:anchor="_f03he7b32t26">
        <w:r w:rsidDel="00000000" w:rsidR="00000000" w:rsidRPr="00000000">
          <w:rPr>
            <w:b w:val="1"/>
            <w:color w:val="1155cc"/>
            <w:u w:val="single"/>
            <w:rtl w:val="0"/>
          </w:rPr>
          <w:t xml:space="preserve">Augmentation Instruction</w:t>
        </w:r>
      </w:hyperlink>
      <w:r w:rsidDel="00000000" w:rsidR="00000000" w:rsidRPr="00000000">
        <w:rPr>
          <w:b w:val="1"/>
          <w:rtl w:val="0"/>
        </w:rPr>
        <w:t xml:space="preserve"> -</w:t>
      </w:r>
      <w:r w:rsidDel="00000000" w:rsidR="00000000" w:rsidRPr="00000000">
        <w:rPr>
          <w:rtl w:val="0"/>
        </w:rPr>
        <w:t xml:space="preserve"> Augment next literal Src to 32-bits.</w:t>
      </w:r>
    </w:p>
    <w:p w:rsidR="00000000" w:rsidDel="00000000" w:rsidP="00000000" w:rsidRDefault="00000000" w:rsidRPr="00000000" w14:paraId="0000096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AUGS #</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961">
      <w:pPr>
        <w:spacing w:before="40" w:lineRule="auto"/>
        <w:rPr/>
      </w:pPr>
      <w:r w:rsidDel="00000000" w:rsidR="00000000" w:rsidRPr="00000000">
        <w:rPr>
          <w:b w:val="1"/>
          <w:rtl w:val="0"/>
        </w:rPr>
        <w:t xml:space="preserve">Result:</w:t>
      </w:r>
      <w:r w:rsidDel="00000000" w:rsidR="00000000" w:rsidRPr="00000000">
        <w:rPr>
          <w:rtl w:val="0"/>
        </w:rPr>
        <w:t xml:space="preserve"> The 23-bit value formed from Src is queued to prefix the next literal Src occurrence (#Src) to form a 32-bit literal for that instruction; interrupts are also temporarily disabled.</w:t>
      </w:r>
    </w:p>
    <w:p w:rsidR="00000000" w:rsidDel="00000000" w:rsidP="00000000" w:rsidRDefault="00000000" w:rsidRPr="00000000" w14:paraId="00000962">
      <w:pPr>
        <w:numPr>
          <w:ilvl w:val="0"/>
          <w:numId w:val="1"/>
        </w:numPr>
        <w:ind w:left="720" w:hanging="360"/>
      </w:pPr>
      <w:r w:rsidDel="00000000" w:rsidR="00000000" w:rsidRPr="00000000">
        <w:rPr>
          <w:rtl w:val="0"/>
        </w:rPr>
        <w:t xml:space="preserve">Src is a 32-bit literal whose upper 23 bits are prepended to the next literal Src occurrence.</w:t>
      </w:r>
    </w:p>
    <w:tbl>
      <w:tblPr>
        <w:tblStyle w:val="Table3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6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6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6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11110SS</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6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7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71">
            <w:pPr>
              <w:widowControl w:val="0"/>
              <w:spacing w:after="0" w:line="240" w:lineRule="auto"/>
              <w:jc w:val="center"/>
              <w:rPr>
                <w:sz w:val="18"/>
                <w:szCs w:val="18"/>
              </w:rPr>
            </w:pPr>
            <w:r w:rsidDel="00000000" w:rsidR="00000000" w:rsidRPr="00000000">
              <w:rPr>
                <w:sz w:val="18"/>
                <w:szCs w:val="18"/>
                <w:rtl w:val="0"/>
              </w:rPr>
              <w:t xml:space="preserve">Hidden S Queue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72">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7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7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975">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qxo6681ulhaj">
        <w:r w:rsidDel="00000000" w:rsidR="00000000" w:rsidRPr="00000000">
          <w:rPr>
            <w:rFonts w:ascii="Roboto Mono Medium" w:cs="Roboto Mono Medium" w:eastAsia="Roboto Mono Medium" w:hAnsi="Roboto Mono Medium"/>
            <w:color w:val="1155cc"/>
            <w:u w:val="single"/>
            <w:rtl w:val="0"/>
          </w:rPr>
          <w:t xml:space="preserve">AUGD</w:t>
        </w:r>
      </w:hyperlink>
      <w:r w:rsidDel="00000000" w:rsidR="00000000" w:rsidRPr="00000000">
        <w:rPr>
          <w:rtl w:val="0"/>
        </w:rPr>
      </w:r>
    </w:p>
    <w:p w:rsidR="00000000" w:rsidDel="00000000" w:rsidP="00000000" w:rsidRDefault="00000000" w:rsidRPr="00000000" w14:paraId="0000097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77">
      <w:pPr>
        <w:rPr/>
      </w:pP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is an assistant instruction to aid with literal values that exceed 9 bits.  Most PASM2 instructions have 9 bits available for literal Src values; enough for many uses, but not all.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augments the next occurrence of a literal Src value to be a full 32-bits.  When the instruction with the </w:t>
      </w:r>
      <w:r w:rsidDel="00000000" w:rsidR="00000000" w:rsidRPr="00000000">
        <w:rPr>
          <w:i w:val="1"/>
          <w:rtl w:val="0"/>
        </w:rPr>
        <w:t xml:space="preserve">soon-to-be-augmented</w:t>
      </w:r>
      <w:r w:rsidDel="00000000" w:rsidR="00000000" w:rsidRPr="00000000">
        <w:rPr>
          <w:rtl w:val="0"/>
        </w:rPr>
        <w:t xml:space="preserve"> literal is later executed, the cog uses the lower 9 bits encoded in the instruction's Src field and prepends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's 23 bits to it.</w:t>
      </w:r>
    </w:p>
    <w:p w:rsidR="00000000" w:rsidDel="00000000" w:rsidP="00000000" w:rsidRDefault="00000000" w:rsidRPr="00000000" w14:paraId="00000978">
      <w:pPr>
        <w:spacing w:after="0" w:before="200" w:lineRule="auto"/>
        <w:rPr>
          <w:b w:val="1"/>
        </w:rPr>
      </w:pPr>
      <w:r w:rsidDel="00000000" w:rsidR="00000000" w:rsidRPr="00000000">
        <w:rPr>
          <w:b w:val="1"/>
          <w:rtl w:val="0"/>
        </w:rPr>
        <w:t xml:space="preserve">Notes:</w:t>
      </w:r>
    </w:p>
    <w:p w:rsidR="00000000" w:rsidDel="00000000" w:rsidP="00000000" w:rsidRDefault="00000000" w:rsidRPr="00000000" w14:paraId="00000979">
      <w:pPr>
        <w:numPr>
          <w:ilvl w:val="0"/>
          <w:numId w:val="7"/>
        </w:numPr>
        <w:spacing w:after="0" w:afterAutospacing="0"/>
        <w:ind w:left="720" w:hanging="360"/>
      </w:pPr>
      <w:r w:rsidDel="00000000" w:rsidR="00000000" w:rsidRPr="00000000">
        <w:rPr>
          <w:rtl w:val="0"/>
        </w:rPr>
        <w:t xml:space="preserve">All instructions following </w:t>
      </w:r>
      <w:r w:rsidDel="00000000" w:rsidR="00000000" w:rsidRPr="00000000">
        <w:rPr>
          <w:rFonts w:ascii="Roboto Mono Medium" w:cs="Roboto Mono Medium" w:eastAsia="Roboto Mono Medium" w:hAnsi="Roboto Mono Medium"/>
          <w:rtl w:val="0"/>
        </w:rPr>
        <w:t xml:space="preserve">AUG</w:t>
      </w:r>
      <w:r w:rsidDel="00000000" w:rsidR="00000000" w:rsidRPr="00000000">
        <w:rPr>
          <w:rFonts w:ascii="Roboto Mono Medium" w:cs="Roboto Mono Medium" w:eastAsia="Roboto Mono Medium" w:hAnsi="Roboto Mono Medium"/>
          <w:rtl w:val="0"/>
        </w:rPr>
        <w:t xml:space="preserve">S</w:t>
      </w:r>
      <w:r w:rsidDel="00000000" w:rsidR="00000000" w:rsidRPr="00000000">
        <w:rPr>
          <w:rtl w:val="0"/>
        </w:rPr>
        <w:t xml:space="preserve"> are shielded from interrupt until after the instruction with the newly-augmented literal Src value is executed</w:t>
      </w:r>
    </w:p>
    <w:p w:rsidR="00000000" w:rsidDel="00000000" w:rsidP="00000000" w:rsidRDefault="00000000" w:rsidRPr="00000000" w14:paraId="0000097A">
      <w:pPr>
        <w:numPr>
          <w:ilvl w:val="0"/>
          <w:numId w:val="7"/>
        </w:numPr>
        <w:spacing w:after="0" w:afterAutospacing="0"/>
        <w:ind w:left="720" w:hanging="360"/>
      </w:pPr>
      <w:r w:rsidDel="00000000" w:rsidR="00000000" w:rsidRPr="00000000">
        <w:rPr>
          <w:rtl w:val="0"/>
        </w:rPr>
        <w:t xml:space="preserve">Src value augmentation occurs in the instruction pipeline only; code is not altered, value does not persist</w:t>
      </w:r>
    </w:p>
    <w:p w:rsidR="00000000" w:rsidDel="00000000" w:rsidP="00000000" w:rsidRDefault="00000000" w:rsidRPr="00000000" w14:paraId="0000097B">
      <w:pPr>
        <w:numPr>
          <w:ilvl w:val="0"/>
          <w:numId w:val="7"/>
        </w:numPr>
        <w:ind w:left="720" w:hanging="360"/>
      </w:pP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SETQ2</w:t>
      </w:r>
      <w:r w:rsidDel="00000000" w:rsidR="00000000" w:rsidRPr="00000000">
        <w:rPr>
          <w:rtl w:val="0"/>
        </w:rPr>
        <w:t xml:space="preserve"> does not affect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the Q value passes through to the next instruction</w:t>
      </w:r>
    </w:p>
    <w:p w:rsidR="00000000" w:rsidDel="00000000" w:rsidP="00000000" w:rsidRDefault="00000000" w:rsidRPr="00000000" w14:paraId="0000097C">
      <w:pPr>
        <w:rPr/>
      </w:pPr>
      <w:r w:rsidDel="00000000" w:rsidR="00000000" w:rsidRPr="00000000">
        <w:rPr>
          <w:rtl w:val="0"/>
        </w:rPr>
        <w:t xml:space="preserve">Tip: Though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may be manually entered wherever needed, the Parallax P2 compiler supports a convenient way to use this feature.  In the target instruction's Src field, use "##" followed by the desired 32-bit literal (instead of "#" followed by a 9-bit literal); the compiler will automatically invoke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immediately before.  When counting clock cycles, make sure to account for 2 extra clock cycles for instructions containing ## augmented literals.</w:t>
      </w:r>
    </w:p>
    <w:p w:rsidR="00000000" w:rsidDel="00000000" w:rsidP="00000000" w:rsidRDefault="00000000" w:rsidRPr="00000000" w14:paraId="0000097D">
      <w:pPr>
        <w:spacing w:after="0" w:before="200" w:lineRule="auto"/>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Both samples below use greater-than 9-bit literals (via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functionality).  The first is more convenient and readable than using the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directly.</w:t>
      </w:r>
    </w:p>
    <w:p w:rsidR="00000000" w:rsidDel="00000000" w:rsidP="00000000" w:rsidRDefault="00000000" w:rsidRPr="00000000" w14:paraId="0000097F">
      <w:pPr>
        <w:tabs>
          <w:tab w:val="left" w:leader="none" w:pos="4320"/>
          <w:tab w:val="left" w:leader="none" w:pos="4320"/>
        </w:tabs>
        <w:spacing w:after="0" w:before="200" w:lineRule="auto"/>
        <w:rPr/>
      </w:pPr>
      <w:r w:rsidDel="00000000" w:rsidR="00000000" w:rsidRPr="00000000">
        <w:rPr>
          <w:rFonts w:ascii="Roboto Mono Medium" w:cs="Roboto Mono Medium" w:eastAsia="Roboto Mono Medium" w:hAnsi="Roboto Mono Medium"/>
          <w:rtl w:val="0"/>
        </w:rPr>
        <w:t xml:space="preserve">  AND   address, ##$</w:t>
      </w:r>
      <w:r w:rsidDel="00000000" w:rsidR="00000000" w:rsidRPr="00000000">
        <w:rPr>
          <w:rFonts w:ascii="Roboto Mono Medium" w:cs="Roboto Mono Medium" w:eastAsia="Roboto Mono Medium" w:hAnsi="Roboto Mono Medium"/>
          <w:rtl w:val="0"/>
        </w:rPr>
        <w:t xml:space="preserve">FFFFF</w:t>
      </w:r>
      <w:r w:rsidDel="00000000" w:rsidR="00000000" w:rsidRPr="00000000">
        <w:rPr>
          <w:rtl w:val="0"/>
        </w:rPr>
        <w:tab/>
        <w:t xml:space="preserve">'2+2 cycles</w:t>
      </w:r>
    </w:p>
    <w:p w:rsidR="00000000" w:rsidDel="00000000" w:rsidP="00000000" w:rsidRDefault="00000000" w:rsidRPr="00000000" w14:paraId="00000980">
      <w:pPr>
        <w:tabs>
          <w:tab w:val="left" w:leader="none" w:pos="4320"/>
        </w:tabs>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DJNZ  idx, ##far_away</w:t>
      </w:r>
      <w:r w:rsidDel="00000000" w:rsidR="00000000" w:rsidRPr="00000000">
        <w:rPr>
          <w:rtl w:val="0"/>
        </w:rPr>
        <w:tab/>
        <w:t xml:space="preserve">'2+(2 or 4) cycles (in Cog RAM)</w:t>
      </w: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is the same as:</w:t>
      </w:r>
    </w:p>
    <w:p w:rsidR="00000000" w:rsidDel="00000000" w:rsidP="00000000" w:rsidRDefault="00000000" w:rsidRPr="00000000" w14:paraId="00000982">
      <w:pPr>
        <w:tabs>
          <w:tab w:val="left" w:leader="none" w:pos="4320"/>
        </w:tabs>
        <w:spacing w:after="0" w:before="200" w:lineRule="auto"/>
        <w:rPr>
          <w:rFonts w:ascii="Roboto Mono Medium" w:cs="Roboto Mono Medium" w:eastAsia="Roboto Mono Medium" w:hAnsi="Roboto Mono Medium"/>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0983">
      <w:pPr>
        <w:tabs>
          <w:tab w:val="left" w:leader="none" w:pos="4320"/>
        </w:tabs>
        <w:spacing w:after="0" w:before="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AUGS  #$</w:t>
      </w:r>
      <w:r w:rsidDel="00000000" w:rsidR="00000000" w:rsidRPr="00000000">
        <w:rPr>
          <w:rFonts w:ascii="Roboto Mono Medium" w:cs="Roboto Mono Medium" w:eastAsia="Roboto Mono Medium" w:hAnsi="Roboto Mono Medium"/>
          <w:rtl w:val="0"/>
        </w:rPr>
        <w:t xml:space="preserve">FFFFF</w:t>
      </w:r>
      <w:r w:rsidDel="00000000" w:rsidR="00000000" w:rsidRPr="00000000">
        <w:rPr>
          <w:rtl w:val="0"/>
        </w:rPr>
        <w:tab/>
        <w:t xml:space="preserve">'2 cycles</w:t>
      </w:r>
      <w:r w:rsidDel="00000000" w:rsidR="00000000" w:rsidRPr="00000000">
        <w:rPr>
          <w:rtl w:val="0"/>
        </w:rPr>
      </w:r>
    </w:p>
    <w:p w:rsidR="00000000" w:rsidDel="00000000" w:rsidP="00000000" w:rsidRDefault="00000000" w:rsidRPr="00000000" w14:paraId="00000984">
      <w:pPr>
        <w:tabs>
          <w:tab w:val="left" w:leader="none" w:pos="43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AND   address, #$FFFFF &amp; $1FF</w:t>
      </w:r>
      <w:r w:rsidDel="00000000" w:rsidR="00000000" w:rsidRPr="00000000">
        <w:rPr>
          <w:rtl w:val="0"/>
        </w:rPr>
        <w:tab/>
        <w:t xml:space="preserve">'2 cycles</w:t>
      </w:r>
      <w:r w:rsidDel="00000000" w:rsidR="00000000" w:rsidRPr="00000000">
        <w:rPr>
          <w:rtl w:val="0"/>
        </w:rPr>
      </w:r>
    </w:p>
    <w:p w:rsidR="00000000" w:rsidDel="00000000" w:rsidP="00000000" w:rsidRDefault="00000000" w:rsidRPr="00000000" w14:paraId="00000985">
      <w:pPr>
        <w:tabs>
          <w:tab w:val="left" w:leader="none" w:pos="432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AUGS  #far_away</w:t>
      </w:r>
      <w:r w:rsidDel="00000000" w:rsidR="00000000" w:rsidRPr="00000000">
        <w:rPr>
          <w:rtl w:val="0"/>
        </w:rPr>
        <w:tab/>
        <w:t xml:space="preserve">'2 cycles</w:t>
      </w:r>
      <w:r w:rsidDel="00000000" w:rsidR="00000000" w:rsidRPr="00000000">
        <w:rPr>
          <w:rtl w:val="0"/>
        </w:rPr>
      </w:r>
    </w:p>
    <w:p w:rsidR="00000000" w:rsidDel="00000000" w:rsidP="00000000" w:rsidRDefault="00000000" w:rsidRPr="00000000" w14:paraId="00000986">
      <w:pPr>
        <w:tabs>
          <w:tab w:val="left" w:leader="none" w:pos="4320"/>
        </w:tabs>
        <w:rPr/>
      </w:pPr>
      <w:r w:rsidDel="00000000" w:rsidR="00000000" w:rsidRPr="00000000">
        <w:rPr>
          <w:rFonts w:ascii="Roboto Mono Medium" w:cs="Roboto Mono Medium" w:eastAsia="Roboto Mono Medium" w:hAnsi="Roboto Mono Medium"/>
          <w:rtl w:val="0"/>
        </w:rPr>
        <w:t xml:space="preserve">  DJNZ  idx, #far_away &amp; $1FF</w:t>
      </w:r>
      <w:r w:rsidDel="00000000" w:rsidR="00000000" w:rsidRPr="00000000">
        <w:rPr>
          <w:rtl w:val="0"/>
        </w:rPr>
        <w:tab/>
        <w:t xml:space="preserve">'2 or 4 cycles (in Cog RAM)</w:t>
      </w:r>
    </w:p>
    <w:p w:rsidR="00000000" w:rsidDel="00000000" w:rsidP="00000000" w:rsidRDefault="00000000" w:rsidRPr="00000000" w14:paraId="00000987">
      <w:pPr>
        <w:pStyle w:val="Heading2"/>
        <w:tabs>
          <w:tab w:val="left" w:leader="none" w:pos="4320"/>
        </w:tabs>
        <w:rPr>
          <w:i w:val="1"/>
          <w:highlight w:val="yellow"/>
        </w:rPr>
      </w:pPr>
      <w:bookmarkStart w:colFirst="0" w:colLast="0" w:name="_3gamq9k207in" w:id="159"/>
      <w:bookmarkEnd w:id="159"/>
      <w:r w:rsidDel="00000000" w:rsidR="00000000" w:rsidRPr="00000000">
        <w:rPr>
          <w:rtl w:val="0"/>
        </w:rPr>
        <w:t xml:space="preserve">BITC / BITNC</w:t>
      </w:r>
      <w:r w:rsidDel="00000000" w:rsidR="00000000" w:rsidRPr="00000000">
        <w:rPr>
          <w:rtl w:val="0"/>
        </w:rPr>
      </w:r>
    </w:p>
    <w:p w:rsidR="00000000" w:rsidDel="00000000" w:rsidP="00000000" w:rsidRDefault="00000000" w:rsidRPr="00000000" w14:paraId="00000988">
      <w:pPr>
        <w:spacing w:after="0" w:lineRule="auto"/>
        <w:rPr/>
      </w:pPr>
      <w:r w:rsidDel="00000000" w:rsidR="00000000" w:rsidRPr="00000000">
        <w:rPr>
          <w:rtl w:val="0"/>
        </w:rPr>
        <w:t xml:space="preserve">Bit C or not C</w:t>
      </w:r>
      <w:r w:rsidDel="00000000" w:rsidR="00000000" w:rsidRPr="00000000">
        <w:rPr>
          <w:rtl w:val="0"/>
        </w:rPr>
      </w:r>
    </w:p>
    <w:p w:rsidR="00000000" w:rsidDel="00000000" w:rsidP="00000000" w:rsidRDefault="00000000" w:rsidRPr="00000000" w14:paraId="00000989">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Set </w:t>
      </w:r>
      <w:r w:rsidDel="00000000" w:rsidR="00000000" w:rsidRPr="00000000">
        <w:rPr>
          <w:rtl w:val="0"/>
        </w:rPr>
        <w:t xml:space="preserve">bit(s) low/high according to C or !C.</w:t>
      </w:r>
    </w:p>
    <w:p w:rsidR="00000000" w:rsidDel="00000000" w:rsidP="00000000" w:rsidRDefault="00000000" w:rsidRPr="00000000" w14:paraId="0000098A">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BITC</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8B">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BITNC</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8C">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set to C or !C; the rest are left as-is.</w:t>
      </w:r>
    </w:p>
    <w:p w:rsidR="00000000" w:rsidDel="00000000" w:rsidP="00000000" w:rsidRDefault="00000000" w:rsidRPr="00000000" w14:paraId="0000098D">
      <w:pPr>
        <w:numPr>
          <w:ilvl w:val="0"/>
          <w:numId w:val="1"/>
        </w:numPr>
        <w:spacing w:after="0" w:afterAutospacing="0"/>
        <w:ind w:left="720" w:hanging="360"/>
      </w:pPr>
      <w:r w:rsidDel="00000000" w:rsidR="00000000" w:rsidRPr="00000000">
        <w:rPr>
          <w:rtl w:val="0"/>
        </w:rPr>
        <w:t xml:space="preserve">Dest is the register whose value will have one or more bits set to C or !C.</w:t>
      </w:r>
    </w:p>
    <w:p w:rsidR="00000000" w:rsidDel="00000000" w:rsidP="00000000" w:rsidRDefault="00000000" w:rsidRPr="00000000" w14:paraId="0000098E">
      <w:pPr>
        <w:numPr>
          <w:ilvl w:val="0"/>
          <w:numId w:val="1"/>
        </w:numPr>
        <w:spacing w:after="0" w:afterAutospacing="0"/>
        <w:ind w:left="720" w:hanging="360"/>
      </w:pPr>
      <w:r w:rsidDel="00000000" w:rsidR="00000000" w:rsidRPr="00000000">
        <w:rPr>
          <w:rtl w:val="0"/>
        </w:rPr>
        <w:t xml:space="preserve">Src is a register, 9-bit literal, or 10-bit augmented literal whose value identifies the bit(s) to modify.</w:t>
      </w:r>
    </w:p>
    <w:p w:rsidR="00000000" w:rsidDel="00000000" w:rsidP="00000000" w:rsidRDefault="00000000" w:rsidRPr="00000000" w14:paraId="0000098F">
      <w:pPr>
        <w:numPr>
          <w:ilvl w:val="0"/>
          <w:numId w:val="1"/>
        </w:numPr>
        <w:ind w:left="720" w:hanging="360"/>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3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9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E">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9F">
            <w:pPr>
              <w:widowControl w:val="0"/>
              <w:spacing w:after="0" w:line="240" w:lineRule="auto"/>
              <w:jc w:val="center"/>
              <w:rPr>
                <w:sz w:val="18"/>
                <w:szCs w:val="18"/>
              </w:rPr>
            </w:pPr>
            <w:r w:rsidDel="00000000" w:rsidR="00000000" w:rsidRPr="00000000">
              <w:rPr>
                <w:sz w:val="18"/>
                <w:szCs w:val="18"/>
                <w:rtl w:val="0"/>
              </w:rPr>
              <w:t xml:space="preserve">Original D 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0">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1">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7">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8">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9">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AA">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9AB">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AC">
      <w:pPr>
        <w:rPr/>
      </w:pPr>
      <w:r w:rsidDel="00000000" w:rsidR="00000000" w:rsidRPr="00000000">
        <w:rPr>
          <w:rFonts w:ascii="Roboto Mono Medium" w:cs="Roboto Mono Medium" w:eastAsia="Roboto Mono Medium" w:hAnsi="Roboto Mono Medium"/>
          <w:rtl w:val="0"/>
        </w:rPr>
        <w:t xml:space="preserve">BITC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BITNC</w:t>
      </w:r>
      <w:r w:rsidDel="00000000" w:rsidR="00000000" w:rsidRPr="00000000">
        <w:rPr>
          <w:rtl w:val="0"/>
        </w:rPr>
        <w:t xml:space="preserve"> alters the Dest bit(s) designated by Src to equal the state, or inverse state, of the C flag.  All other bits are left unchanged.</w:t>
      </w:r>
    </w:p>
    <w:p w:rsidR="00000000" w:rsidDel="00000000" w:rsidP="00000000" w:rsidRDefault="00000000" w:rsidRPr="00000000" w14:paraId="000009AD">
      <w:pPr>
        <w:rPr/>
      </w:pPr>
      <w:r w:rsidDel="00000000" w:rsidR="00000000" w:rsidRPr="00000000">
        <w:rPr>
          <w:rtl w:val="0"/>
        </w:rPr>
        <w:t xml:space="preserve">Src[4:0] indicates the bit number (0—31).  For a range of bits, Src[4:0] indicates the base bit number (0—31) and Src[9:5] indicates how many contiguous bits beyond the base should be affected (1–31).  </w:t>
      </w:r>
    </w:p>
    <w:p w:rsidR="00000000" w:rsidDel="00000000" w:rsidP="00000000" w:rsidRDefault="00000000" w:rsidRPr="00000000" w14:paraId="000009AE">
      <w:pPr>
        <w:rPr/>
      </w:pPr>
      <w:r w:rsidDel="00000000" w:rsidR="00000000" w:rsidRPr="00000000">
        <w:rPr>
          <w:rtl w:val="0"/>
        </w:rPr>
        <w:t xml:space="preserve">A 9-bit literal Src is enough to express the base bit (Src[4:0]) and a range of up to 16 contiguous bits (Src[8:5]).  If needed, use </w:t>
      </w:r>
      <w:r w:rsidDel="00000000" w:rsidR="00000000" w:rsidRPr="00000000">
        <w:rPr>
          <w:rtl w:val="0"/>
        </w:rPr>
        <w:t xml:space="preserve">the augmented literal feature (##Src) to augment Src to a </w:t>
      </w:r>
      <w:r w:rsidDel="00000000" w:rsidR="00000000" w:rsidRPr="00000000">
        <w:rPr>
          <w:rtl w:val="0"/>
        </w:rPr>
        <w:t xml:space="preserve">10-bit literal value— this inserts an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prior.</w:t>
      </w:r>
    </w:p>
    <w:p w:rsidR="00000000" w:rsidDel="00000000" w:rsidP="00000000" w:rsidRDefault="00000000" w:rsidRPr="00000000" w14:paraId="000009AF">
      <w:pPr>
        <w:rPr/>
      </w:pPr>
      <w:r w:rsidDel="00000000" w:rsidR="00000000" w:rsidRPr="00000000">
        <w:rPr>
          <w:rtl w:val="0"/>
        </w:rPr>
        <w:t xml:space="preserve">When Src is a register, the register's value bits [9:0] are used as-is to form the 10-bit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BITC</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BITNC</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bits[9:5], for </w:t>
      </w:r>
      <w:r w:rsidDel="00000000" w:rsidR="00000000" w:rsidRPr="00000000">
        <w:rPr>
          <w:rFonts w:ascii="Roboto Mono Medium" w:cs="Roboto Mono Medium" w:eastAsia="Roboto Mono Medium" w:hAnsi="Roboto Mono Medium"/>
          <w:rtl w:val="0"/>
        </w:rPr>
        <w:t xml:space="preserve">BITC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BITNC</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9B0">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Dest's base bit, identified by Src.</w:t>
      </w:r>
    </w:p>
    <w:p w:rsidR="00000000" w:rsidDel="00000000" w:rsidP="00000000" w:rsidRDefault="00000000" w:rsidRPr="00000000" w14:paraId="000009B1">
      <w:pPr>
        <w:pStyle w:val="Heading2"/>
        <w:rPr>
          <w:i w:val="1"/>
          <w:highlight w:val="yellow"/>
        </w:rPr>
      </w:pPr>
      <w:bookmarkStart w:colFirst="0" w:colLast="0" w:name="_pbf6oqcly2oa" w:id="160"/>
      <w:bookmarkEnd w:id="160"/>
      <w:r w:rsidDel="00000000" w:rsidR="00000000" w:rsidRPr="00000000">
        <w:rPr>
          <w:rtl w:val="0"/>
        </w:rPr>
        <w:t xml:space="preserve">BITH</w:t>
      </w:r>
      <w:r w:rsidDel="00000000" w:rsidR="00000000" w:rsidRPr="00000000">
        <w:rPr>
          <w:rtl w:val="0"/>
        </w:rPr>
        <w:t xml:space="preserve"> / </w:t>
      </w:r>
      <w:r w:rsidDel="00000000" w:rsidR="00000000" w:rsidRPr="00000000">
        <w:rPr>
          <w:rtl w:val="0"/>
        </w:rPr>
        <w:t xml:space="preserve">BITL</w:t>
      </w:r>
      <w:r w:rsidDel="00000000" w:rsidR="00000000" w:rsidRPr="00000000">
        <w:rPr>
          <w:rtl w:val="0"/>
        </w:rPr>
      </w:r>
    </w:p>
    <w:p w:rsidR="00000000" w:rsidDel="00000000" w:rsidP="00000000" w:rsidRDefault="00000000" w:rsidRPr="00000000" w14:paraId="000009B2">
      <w:pPr>
        <w:spacing w:after="0" w:lineRule="auto"/>
        <w:rPr/>
      </w:pPr>
      <w:r w:rsidDel="00000000" w:rsidR="00000000" w:rsidRPr="00000000">
        <w:rPr>
          <w:rtl w:val="0"/>
        </w:rPr>
        <w:t xml:space="preserve">Bit high or low</w:t>
      </w:r>
      <w:r w:rsidDel="00000000" w:rsidR="00000000" w:rsidRPr="00000000">
        <w:rPr>
          <w:rtl w:val="0"/>
        </w:rPr>
      </w:r>
    </w:p>
    <w:p w:rsidR="00000000" w:rsidDel="00000000" w:rsidP="00000000" w:rsidRDefault="00000000" w:rsidRPr="00000000" w14:paraId="000009B3">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bit(s) high (1) or low (0).</w:t>
      </w:r>
    </w:p>
    <w:p w:rsidR="00000000" w:rsidDel="00000000" w:rsidP="00000000" w:rsidRDefault="00000000" w:rsidRPr="00000000" w14:paraId="000009B4">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BITH</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B5">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BITL</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B6">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set high (1) or low (0); the rest are left as-is.</w:t>
      </w:r>
    </w:p>
    <w:p w:rsidR="00000000" w:rsidDel="00000000" w:rsidP="00000000" w:rsidRDefault="00000000" w:rsidRPr="00000000" w14:paraId="000009B7">
      <w:pPr>
        <w:numPr>
          <w:ilvl w:val="0"/>
          <w:numId w:val="1"/>
        </w:numPr>
        <w:spacing w:after="0" w:afterAutospacing="0"/>
        <w:ind w:left="720" w:hanging="360"/>
        <w:rPr/>
      </w:pPr>
      <w:r w:rsidDel="00000000" w:rsidR="00000000" w:rsidRPr="00000000">
        <w:rPr>
          <w:rtl w:val="0"/>
        </w:rPr>
        <w:t xml:space="preserve">Dest is the register whose value will have one or more bits set high or low.</w:t>
      </w:r>
    </w:p>
    <w:p w:rsidR="00000000" w:rsidDel="00000000" w:rsidP="00000000" w:rsidRDefault="00000000" w:rsidRPr="00000000" w14:paraId="000009B8">
      <w:pPr>
        <w:numPr>
          <w:ilvl w:val="0"/>
          <w:numId w:val="1"/>
        </w:numPr>
        <w:spacing w:after="0" w:afterAutospacing="0"/>
        <w:ind w:left="720" w:hanging="360"/>
        <w:rPr/>
      </w:pPr>
      <w:r w:rsidDel="00000000" w:rsidR="00000000" w:rsidRPr="00000000">
        <w:rPr>
          <w:rtl w:val="0"/>
        </w:rPr>
        <w:t xml:space="preserve">Src is a register, 9-bit literal, or 10-bit augmented literal whose value identifies the bit(s) to modify.</w:t>
      </w:r>
    </w:p>
    <w:p w:rsidR="00000000" w:rsidDel="00000000" w:rsidP="00000000" w:rsidRDefault="00000000" w:rsidRPr="00000000" w14:paraId="000009B9">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3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B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B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B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B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B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B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C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C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C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8">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9">
            <w:pPr>
              <w:widowControl w:val="0"/>
              <w:spacing w:after="0" w:line="240" w:lineRule="auto"/>
              <w:jc w:val="center"/>
              <w:rPr>
                <w:sz w:val="18"/>
                <w:szCs w:val="18"/>
              </w:rPr>
            </w:pPr>
            <w:r w:rsidDel="00000000" w:rsidR="00000000" w:rsidRPr="00000000">
              <w:rPr>
                <w:sz w:val="18"/>
                <w:szCs w:val="18"/>
                <w:rtl w:val="0"/>
              </w:rPr>
              <w:t xml:space="preserve">Original D 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A">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B">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C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D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D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D2">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D3">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D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9D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D6">
      <w:pPr>
        <w:rPr/>
      </w:pPr>
      <w:r w:rsidDel="00000000" w:rsidR="00000000" w:rsidRPr="00000000">
        <w:rPr>
          <w:rFonts w:ascii="Roboto Mono Medium" w:cs="Roboto Mono Medium" w:eastAsia="Roboto Mono Medium" w:hAnsi="Roboto Mono Medium"/>
          <w:rtl w:val="0"/>
        </w:rPr>
        <w:t xml:space="preserve">BITH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BITL</w:t>
      </w:r>
      <w:r w:rsidDel="00000000" w:rsidR="00000000" w:rsidRPr="00000000">
        <w:rPr>
          <w:rtl w:val="0"/>
        </w:rPr>
        <w:t xml:space="preserve"> alters the Dest bit(s) designated by Src to be high (1) or low (0).  All other bits are left unchanged.</w:t>
      </w:r>
    </w:p>
    <w:p w:rsidR="00000000" w:rsidDel="00000000" w:rsidP="00000000" w:rsidRDefault="00000000" w:rsidRPr="00000000" w14:paraId="000009D7">
      <w:pPr>
        <w:rPr/>
      </w:pPr>
      <w:r w:rsidDel="00000000" w:rsidR="00000000" w:rsidRPr="00000000">
        <w:rPr>
          <w:rtl w:val="0"/>
        </w:rPr>
        <w:t xml:space="preserve">Src[4:0] indicates the bit number (0—31).  For a range of bits, Src[4:0] indicates the base bit number (0—31) and Src[9:5] indicates how many contiguous bits beyond the base should be affected (1–31).  </w:t>
      </w:r>
    </w:p>
    <w:p w:rsidR="00000000" w:rsidDel="00000000" w:rsidP="00000000" w:rsidRDefault="00000000" w:rsidRPr="00000000" w14:paraId="000009D8">
      <w:pPr>
        <w:rPr/>
      </w:pPr>
      <w:r w:rsidDel="00000000" w:rsidR="00000000" w:rsidRPr="00000000">
        <w:rPr>
          <w:rtl w:val="0"/>
        </w:rPr>
        <w:t xml:space="preserve">A 9-bit literal Src is enough to express the base bit (Src[4:0]) and a range of up to 16 contiguous bits (Src[8:5]).  If needed, use the augmented literal feature (##Src) to augment Src to a 10-bit literal value— this inserts an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prior.</w:t>
      </w:r>
    </w:p>
    <w:p w:rsidR="00000000" w:rsidDel="00000000" w:rsidP="00000000" w:rsidRDefault="00000000" w:rsidRPr="00000000" w14:paraId="000009D9">
      <w:pPr>
        <w:rPr/>
      </w:pPr>
      <w:r w:rsidDel="00000000" w:rsidR="00000000" w:rsidRPr="00000000">
        <w:rPr>
          <w:rtl w:val="0"/>
        </w:rPr>
        <w:t xml:space="preserve">When Src is a register, the register's value bits [9:0] are used as-is to form the 10-bit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BITH</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BITL</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bits[9:5], for </w:t>
      </w:r>
      <w:r w:rsidDel="00000000" w:rsidR="00000000" w:rsidRPr="00000000">
        <w:rPr>
          <w:rFonts w:ascii="Roboto Mono Medium" w:cs="Roboto Mono Medium" w:eastAsia="Roboto Mono Medium" w:hAnsi="Roboto Mono Medium"/>
          <w:rtl w:val="0"/>
        </w:rPr>
        <w:t xml:space="preserve">BITH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BITL</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9D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Dest's base bit, identified by Src.</w:t>
      </w:r>
      <w:r w:rsidDel="00000000" w:rsidR="00000000" w:rsidRPr="00000000">
        <w:rPr>
          <w:rtl w:val="0"/>
        </w:rPr>
      </w:r>
    </w:p>
    <w:p w:rsidR="00000000" w:rsidDel="00000000" w:rsidP="00000000" w:rsidRDefault="00000000" w:rsidRPr="00000000" w14:paraId="000009DB">
      <w:pPr>
        <w:pStyle w:val="Heading2"/>
        <w:rPr/>
      </w:pPr>
      <w:bookmarkStart w:colFirst="0" w:colLast="0" w:name="_hgixqtr6y6sz" w:id="161"/>
      <w:bookmarkEnd w:id="161"/>
      <w:r w:rsidDel="00000000" w:rsidR="00000000" w:rsidRPr="00000000">
        <w:rPr>
          <w:rtl w:val="0"/>
        </w:rPr>
        <w:t xml:space="preserve">BITNOT</w:t>
      </w:r>
      <w:r w:rsidDel="00000000" w:rsidR="00000000" w:rsidRPr="00000000">
        <w:rPr>
          <w:rtl w:val="0"/>
        </w:rPr>
      </w:r>
    </w:p>
    <w:p w:rsidR="00000000" w:rsidDel="00000000" w:rsidP="00000000" w:rsidRDefault="00000000" w:rsidRPr="00000000" w14:paraId="000009DC">
      <w:pPr>
        <w:spacing w:after="0" w:lineRule="auto"/>
        <w:rPr/>
      </w:pPr>
      <w:r w:rsidDel="00000000" w:rsidR="00000000" w:rsidRPr="00000000">
        <w:rPr>
          <w:rtl w:val="0"/>
        </w:rPr>
        <w:t xml:space="preserve">Bit not</w:t>
      </w:r>
      <w:r w:rsidDel="00000000" w:rsidR="00000000" w:rsidRPr="00000000">
        <w:rPr>
          <w:rtl w:val="0"/>
        </w:rPr>
      </w:r>
    </w:p>
    <w:p w:rsidR="00000000" w:rsidDel="00000000" w:rsidP="00000000" w:rsidRDefault="00000000" w:rsidRPr="00000000" w14:paraId="000009DD">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Toggle bit(s) to the opposite state.</w:t>
      </w:r>
    </w:p>
    <w:p w:rsidR="00000000" w:rsidDel="00000000" w:rsidP="00000000" w:rsidRDefault="00000000" w:rsidRPr="00000000" w14:paraId="000009D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BITNOT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DF">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toggled to their opposite state(s); the rest are left as-is.</w:t>
      </w:r>
    </w:p>
    <w:p w:rsidR="00000000" w:rsidDel="00000000" w:rsidP="00000000" w:rsidRDefault="00000000" w:rsidRPr="00000000" w14:paraId="000009E0">
      <w:pPr>
        <w:numPr>
          <w:ilvl w:val="0"/>
          <w:numId w:val="1"/>
        </w:numPr>
        <w:spacing w:after="0" w:afterAutospacing="0"/>
        <w:ind w:left="720" w:hanging="360"/>
      </w:pPr>
      <w:r w:rsidDel="00000000" w:rsidR="00000000" w:rsidRPr="00000000">
        <w:rPr>
          <w:rtl w:val="0"/>
        </w:rPr>
        <w:t xml:space="preserve">Dest is the register whose value will have one or more bits toggled.</w:t>
      </w:r>
    </w:p>
    <w:p w:rsidR="00000000" w:rsidDel="00000000" w:rsidP="00000000" w:rsidRDefault="00000000" w:rsidRPr="00000000" w14:paraId="000009E1">
      <w:pPr>
        <w:numPr>
          <w:ilvl w:val="0"/>
          <w:numId w:val="1"/>
        </w:numPr>
        <w:spacing w:after="0" w:afterAutospacing="0"/>
        <w:ind w:left="720" w:hanging="360"/>
      </w:pPr>
      <w:r w:rsidDel="00000000" w:rsidR="00000000" w:rsidRPr="00000000">
        <w:rPr>
          <w:rtl w:val="0"/>
        </w:rPr>
        <w:t xml:space="preserve">Src is a register, 9-bit literal, or 10-bit augmented literal whose value identifies the bit(s) to modify.</w:t>
      </w:r>
    </w:p>
    <w:p w:rsidR="00000000" w:rsidDel="00000000" w:rsidP="00000000" w:rsidRDefault="00000000" w:rsidRPr="00000000" w14:paraId="000009E2">
      <w:pPr>
        <w:numPr>
          <w:ilvl w:val="0"/>
          <w:numId w:val="1"/>
        </w:numPr>
        <w:ind w:left="720" w:hanging="360"/>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3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9E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E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E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E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E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F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F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F2">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F3">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9F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9F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9F6">
      <w:pPr>
        <w:rPr/>
      </w:pPr>
      <w:r w:rsidDel="00000000" w:rsidR="00000000" w:rsidRPr="00000000">
        <w:rPr>
          <w:rFonts w:ascii="Roboto Mono Medium" w:cs="Roboto Mono Medium" w:eastAsia="Roboto Mono Medium" w:hAnsi="Roboto Mono Medium"/>
          <w:rtl w:val="0"/>
        </w:rPr>
        <w:t xml:space="preserve">BITNOT</w:t>
      </w:r>
      <w:r w:rsidDel="00000000" w:rsidR="00000000" w:rsidRPr="00000000">
        <w:rPr>
          <w:rtl w:val="0"/>
        </w:rPr>
        <w:t xml:space="preserve"> alters the Dest bit(s) designated by Src to their inverse state.  All other bits are left unchanged.</w:t>
      </w:r>
    </w:p>
    <w:p w:rsidR="00000000" w:rsidDel="00000000" w:rsidP="00000000" w:rsidRDefault="00000000" w:rsidRPr="00000000" w14:paraId="000009F7">
      <w:pPr>
        <w:rPr/>
      </w:pPr>
      <w:r w:rsidDel="00000000" w:rsidR="00000000" w:rsidRPr="00000000">
        <w:rPr>
          <w:rtl w:val="0"/>
        </w:rPr>
        <w:t xml:space="preserve">Src[4:0] indicates the bit number (0—31).  For a range of bits, Src[4:0] indicates the base bit number (0—31) and Src[9:5] indicates how many contiguous bits beyond the base should be affected (1–31).  </w:t>
      </w:r>
    </w:p>
    <w:p w:rsidR="00000000" w:rsidDel="00000000" w:rsidP="00000000" w:rsidRDefault="00000000" w:rsidRPr="00000000" w14:paraId="000009F8">
      <w:pPr>
        <w:rPr/>
      </w:pPr>
      <w:r w:rsidDel="00000000" w:rsidR="00000000" w:rsidRPr="00000000">
        <w:rPr>
          <w:rtl w:val="0"/>
        </w:rPr>
        <w:t xml:space="preserve">A 9-bit literal Src is enough to express the base bit (Src[4:0]) and a range of up to 16 contiguous bits (Src[8:5]).  If needed, use the augmented literal feature (##Src) to augment Src to a 10-bit literal value— this inserts an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prior.</w:t>
      </w:r>
    </w:p>
    <w:p w:rsidR="00000000" w:rsidDel="00000000" w:rsidP="00000000" w:rsidRDefault="00000000" w:rsidRPr="00000000" w14:paraId="000009F9">
      <w:pPr>
        <w:rPr/>
      </w:pPr>
      <w:r w:rsidDel="00000000" w:rsidR="00000000" w:rsidRPr="00000000">
        <w:rPr>
          <w:rtl w:val="0"/>
        </w:rPr>
        <w:t xml:space="preserve">When Src is a register, the register's value bits [9:0] are used as-is to form the 10-bit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BITNOT</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bits[9:5], for </w:t>
      </w:r>
      <w:r w:rsidDel="00000000" w:rsidR="00000000" w:rsidRPr="00000000">
        <w:rPr>
          <w:rFonts w:ascii="Roboto Mono Medium" w:cs="Roboto Mono Medium" w:eastAsia="Roboto Mono Medium" w:hAnsi="Roboto Mono Medium"/>
          <w:rtl w:val="0"/>
        </w:rPr>
        <w:t xml:space="preserve">BITNOT</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9F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Dest's base bit, identified by Src.</w:t>
      </w:r>
    </w:p>
    <w:p w:rsidR="00000000" w:rsidDel="00000000" w:rsidP="00000000" w:rsidRDefault="00000000" w:rsidRPr="00000000" w14:paraId="000009FB">
      <w:pPr>
        <w:pStyle w:val="Heading2"/>
        <w:rPr>
          <w:i w:val="1"/>
          <w:highlight w:val="yellow"/>
        </w:rPr>
      </w:pPr>
      <w:bookmarkStart w:colFirst="0" w:colLast="0" w:name="_v3oe9q9od6uf" w:id="162"/>
      <w:bookmarkEnd w:id="162"/>
      <w:r w:rsidDel="00000000" w:rsidR="00000000" w:rsidRPr="00000000">
        <w:rPr>
          <w:rtl w:val="0"/>
        </w:rPr>
        <w:t xml:space="preserve">BITRND</w:t>
      </w:r>
      <w:r w:rsidDel="00000000" w:rsidR="00000000" w:rsidRPr="00000000">
        <w:rPr>
          <w:rtl w:val="0"/>
        </w:rPr>
      </w:r>
    </w:p>
    <w:p w:rsidR="00000000" w:rsidDel="00000000" w:rsidP="00000000" w:rsidRDefault="00000000" w:rsidRPr="00000000" w14:paraId="000009FC">
      <w:pPr>
        <w:spacing w:after="0" w:lineRule="auto"/>
        <w:rPr/>
      </w:pPr>
      <w:r w:rsidDel="00000000" w:rsidR="00000000" w:rsidRPr="00000000">
        <w:rPr>
          <w:rtl w:val="0"/>
        </w:rPr>
        <w:t xml:space="preserve">Bit random</w:t>
      </w:r>
      <w:r w:rsidDel="00000000" w:rsidR="00000000" w:rsidRPr="00000000">
        <w:rPr>
          <w:rtl w:val="0"/>
        </w:rPr>
      </w:r>
    </w:p>
    <w:p w:rsidR="00000000" w:rsidDel="00000000" w:rsidP="00000000" w:rsidRDefault="00000000" w:rsidRPr="00000000" w14:paraId="000009FD">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bit(s) random low/high.</w:t>
      </w:r>
    </w:p>
    <w:p w:rsidR="00000000" w:rsidDel="00000000" w:rsidP="00000000" w:rsidRDefault="00000000" w:rsidRPr="00000000" w14:paraId="000009F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BITRND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9FF">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each set randomly low or high; the rest are left as-is.</w:t>
      </w:r>
    </w:p>
    <w:p w:rsidR="00000000" w:rsidDel="00000000" w:rsidP="00000000" w:rsidRDefault="00000000" w:rsidRPr="00000000" w14:paraId="00000A00">
      <w:pPr>
        <w:numPr>
          <w:ilvl w:val="0"/>
          <w:numId w:val="1"/>
        </w:numPr>
        <w:spacing w:after="0" w:afterAutospacing="0"/>
        <w:ind w:left="720" w:hanging="360"/>
      </w:pPr>
      <w:r w:rsidDel="00000000" w:rsidR="00000000" w:rsidRPr="00000000">
        <w:rPr>
          <w:rtl w:val="0"/>
        </w:rPr>
        <w:t xml:space="preserve">Dest is the register whose value will have one or more bits set randomly low or high.</w:t>
      </w:r>
    </w:p>
    <w:p w:rsidR="00000000" w:rsidDel="00000000" w:rsidP="00000000" w:rsidRDefault="00000000" w:rsidRPr="00000000" w14:paraId="00000A01">
      <w:pPr>
        <w:numPr>
          <w:ilvl w:val="0"/>
          <w:numId w:val="1"/>
        </w:numPr>
        <w:spacing w:after="0" w:afterAutospacing="0"/>
        <w:ind w:left="720" w:hanging="360"/>
      </w:pPr>
      <w:r w:rsidDel="00000000" w:rsidR="00000000" w:rsidRPr="00000000">
        <w:rPr>
          <w:rtl w:val="0"/>
        </w:rPr>
        <w:t xml:space="preserve">Src is a register, 9-bit literal, or 10-bit augmented literal whose value identifies the bit(s) to modify.</w:t>
      </w:r>
    </w:p>
    <w:p w:rsidR="00000000" w:rsidDel="00000000" w:rsidP="00000000" w:rsidRDefault="00000000" w:rsidRPr="00000000" w14:paraId="00000A02">
      <w:pPr>
        <w:numPr>
          <w:ilvl w:val="0"/>
          <w:numId w:val="1"/>
        </w:numPr>
        <w:ind w:left="720" w:hanging="360"/>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3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0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0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0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0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0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2">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3">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A1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A16">
      <w:pPr>
        <w:rPr/>
      </w:pPr>
      <w:r w:rsidDel="00000000" w:rsidR="00000000" w:rsidRPr="00000000">
        <w:rPr>
          <w:rFonts w:ascii="Roboto Mono Medium" w:cs="Roboto Mono Medium" w:eastAsia="Roboto Mono Medium" w:hAnsi="Roboto Mono Medium"/>
          <w:rtl w:val="0"/>
        </w:rPr>
        <w:t xml:space="preserve">BITRND</w:t>
      </w:r>
      <w:r w:rsidDel="00000000" w:rsidR="00000000" w:rsidRPr="00000000">
        <w:rPr>
          <w:rtl w:val="0"/>
        </w:rPr>
        <w:t xml:space="preserve"> alters the Dest bit(s) designated by Src </w:t>
      </w:r>
      <w:r w:rsidDel="00000000" w:rsidR="00000000" w:rsidRPr="00000000">
        <w:rPr>
          <w:rtl w:val="0"/>
        </w:rPr>
        <w:t xml:space="preserve">to each be an independent random low and high</w:t>
      </w:r>
      <w:r w:rsidDel="00000000" w:rsidR="00000000" w:rsidRPr="00000000">
        <w:rPr>
          <w:rtl w:val="0"/>
        </w:rPr>
        <w:t xml:space="preserve"> value, based on bit(s) from the </w:t>
      </w:r>
      <w:r w:rsidDel="00000000" w:rsidR="00000000" w:rsidRPr="00000000">
        <w:rPr>
          <w:rtl w:val="0"/>
        </w:rPr>
        <w:t xml:space="preserve">Xoroshiro128** PRNG</w:t>
      </w:r>
      <w:r w:rsidDel="00000000" w:rsidR="00000000" w:rsidRPr="00000000">
        <w:rPr>
          <w:rtl w:val="0"/>
        </w:rPr>
        <w:t xml:space="preserve">.  All other bits are left unchanged.</w:t>
      </w:r>
    </w:p>
    <w:p w:rsidR="00000000" w:rsidDel="00000000" w:rsidP="00000000" w:rsidRDefault="00000000" w:rsidRPr="00000000" w14:paraId="00000A17">
      <w:pPr>
        <w:rPr/>
      </w:pPr>
      <w:r w:rsidDel="00000000" w:rsidR="00000000" w:rsidRPr="00000000">
        <w:rPr>
          <w:rtl w:val="0"/>
        </w:rPr>
        <w:t xml:space="preserve">Src[4:0] indicates the bit number (0—31).  For a range of bits, Src[4:0] indicates the base bit number (0—31) and Src[9:5] indicates how many contiguous bits beyond the base should be affected (1–31).  </w:t>
      </w:r>
    </w:p>
    <w:p w:rsidR="00000000" w:rsidDel="00000000" w:rsidP="00000000" w:rsidRDefault="00000000" w:rsidRPr="00000000" w14:paraId="00000A18">
      <w:pPr>
        <w:rPr/>
      </w:pPr>
      <w:r w:rsidDel="00000000" w:rsidR="00000000" w:rsidRPr="00000000">
        <w:rPr>
          <w:rtl w:val="0"/>
        </w:rPr>
        <w:t xml:space="preserve">A 9-bit literal Src is enough to express the base bit (Src[4:0]) and a range of up to 16 contiguous bits (Src[8:5]).  If needed, use the augmented literal feature (##Src) to augment Src to a 10-bit literal value— this inserts an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prior.</w:t>
      </w:r>
    </w:p>
    <w:p w:rsidR="00000000" w:rsidDel="00000000" w:rsidP="00000000" w:rsidRDefault="00000000" w:rsidRPr="00000000" w14:paraId="00000A19">
      <w:pPr>
        <w:rPr/>
      </w:pPr>
      <w:r w:rsidDel="00000000" w:rsidR="00000000" w:rsidRPr="00000000">
        <w:rPr>
          <w:rtl w:val="0"/>
        </w:rPr>
        <w:t xml:space="preserve">When Src is a register, the register's value bits [9:0] are used as-is to form the 10-bit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BITRND</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bits[9:5], for </w:t>
      </w:r>
      <w:r w:rsidDel="00000000" w:rsidR="00000000" w:rsidRPr="00000000">
        <w:rPr>
          <w:rFonts w:ascii="Roboto Mono Medium" w:cs="Roboto Mono Medium" w:eastAsia="Roboto Mono Medium" w:hAnsi="Roboto Mono Medium"/>
          <w:rtl w:val="0"/>
        </w:rPr>
        <w:t xml:space="preserve">BITRND</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A1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Dest's base bit, identified by Src.</w:t>
      </w:r>
    </w:p>
    <w:p w:rsidR="00000000" w:rsidDel="00000000" w:rsidP="00000000" w:rsidRDefault="00000000" w:rsidRPr="00000000" w14:paraId="00000A1B">
      <w:pPr>
        <w:pStyle w:val="Heading2"/>
        <w:rPr>
          <w:i w:val="1"/>
          <w:highlight w:val="yellow"/>
        </w:rPr>
      </w:pPr>
      <w:bookmarkStart w:colFirst="0" w:colLast="0" w:name="_3961stdwxxh2" w:id="163"/>
      <w:bookmarkEnd w:id="163"/>
      <w:r w:rsidDel="00000000" w:rsidR="00000000" w:rsidRPr="00000000">
        <w:rPr>
          <w:rtl w:val="0"/>
        </w:rPr>
        <w:t xml:space="preserve">BITZ / BITNZ</w:t>
      </w:r>
      <w:r w:rsidDel="00000000" w:rsidR="00000000" w:rsidRPr="00000000">
        <w:rPr>
          <w:rtl w:val="0"/>
        </w:rPr>
      </w:r>
    </w:p>
    <w:p w:rsidR="00000000" w:rsidDel="00000000" w:rsidP="00000000" w:rsidRDefault="00000000" w:rsidRPr="00000000" w14:paraId="00000A1C">
      <w:pPr>
        <w:spacing w:after="0" w:lineRule="auto"/>
        <w:rPr/>
      </w:pPr>
      <w:r w:rsidDel="00000000" w:rsidR="00000000" w:rsidRPr="00000000">
        <w:rPr>
          <w:rtl w:val="0"/>
        </w:rPr>
        <w:t xml:space="preserve">Bit Z or not Z</w:t>
      </w:r>
      <w:r w:rsidDel="00000000" w:rsidR="00000000" w:rsidRPr="00000000">
        <w:rPr>
          <w:rtl w:val="0"/>
        </w:rPr>
      </w:r>
    </w:p>
    <w:p w:rsidR="00000000" w:rsidDel="00000000" w:rsidP="00000000" w:rsidRDefault="00000000" w:rsidRPr="00000000" w14:paraId="00000A1D">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bit(s) low/high according to Z or !Z.</w:t>
      </w:r>
    </w:p>
    <w:p w:rsidR="00000000" w:rsidDel="00000000" w:rsidP="00000000" w:rsidRDefault="00000000" w:rsidRPr="00000000" w14:paraId="00000A1E">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BITZ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A1F">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BITNZ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A20">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set to Z or !Z; the rest are left as-is.</w:t>
      </w:r>
    </w:p>
    <w:p w:rsidR="00000000" w:rsidDel="00000000" w:rsidP="00000000" w:rsidRDefault="00000000" w:rsidRPr="00000000" w14:paraId="00000A21">
      <w:pPr>
        <w:numPr>
          <w:ilvl w:val="0"/>
          <w:numId w:val="1"/>
        </w:numPr>
        <w:spacing w:after="0" w:afterAutospacing="0"/>
        <w:ind w:left="720" w:hanging="360"/>
      </w:pPr>
      <w:r w:rsidDel="00000000" w:rsidR="00000000" w:rsidRPr="00000000">
        <w:rPr>
          <w:rtl w:val="0"/>
        </w:rPr>
        <w:t xml:space="preserve">Dest is the register whose value will have one or more bits set to Z or !Z.</w:t>
      </w:r>
    </w:p>
    <w:p w:rsidR="00000000" w:rsidDel="00000000" w:rsidP="00000000" w:rsidRDefault="00000000" w:rsidRPr="00000000" w14:paraId="00000A22">
      <w:pPr>
        <w:numPr>
          <w:ilvl w:val="0"/>
          <w:numId w:val="1"/>
        </w:numPr>
        <w:spacing w:after="0" w:afterAutospacing="0"/>
        <w:ind w:left="720" w:hanging="360"/>
      </w:pPr>
      <w:r w:rsidDel="00000000" w:rsidR="00000000" w:rsidRPr="00000000">
        <w:rPr>
          <w:rtl w:val="0"/>
        </w:rPr>
        <w:t xml:space="preserve">Src is a register, 9-bit literal, or 10-bit augmented literal whose value identifies the bit(s) to modify.</w:t>
      </w:r>
    </w:p>
    <w:p w:rsidR="00000000" w:rsidDel="00000000" w:rsidP="00000000" w:rsidRDefault="00000000" w:rsidRPr="00000000" w14:paraId="00000A23">
      <w:pPr>
        <w:numPr>
          <w:ilvl w:val="0"/>
          <w:numId w:val="1"/>
        </w:numPr>
        <w:ind w:left="720" w:hanging="360"/>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4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2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2">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3">
            <w:pPr>
              <w:widowControl w:val="0"/>
              <w:spacing w:after="0" w:line="240" w:lineRule="auto"/>
              <w:jc w:val="center"/>
              <w:rPr>
                <w:sz w:val="18"/>
                <w:szCs w:val="18"/>
              </w:rPr>
            </w:pPr>
            <w:r w:rsidDel="00000000" w:rsidR="00000000" w:rsidRPr="00000000">
              <w:rPr>
                <w:sz w:val="18"/>
                <w:szCs w:val="18"/>
                <w:rtl w:val="0"/>
              </w:rPr>
              <w:t xml:space="preserve">Original D 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4">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C">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D">
            <w:pPr>
              <w:widowControl w:val="0"/>
              <w:spacing w:after="0" w:line="240" w:lineRule="auto"/>
              <w:jc w:val="center"/>
              <w:rPr>
                <w:sz w:val="18"/>
                <w:szCs w:val="18"/>
              </w:rPr>
            </w:pPr>
            <w:r w:rsidDel="00000000" w:rsidR="00000000" w:rsidRPr="00000000">
              <w:rPr>
                <w:sz w:val="18"/>
                <w:szCs w:val="18"/>
                <w:rtl w:val="0"/>
              </w:rPr>
              <w:t xml:space="preserve">Original D 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3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A3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A40">
      <w:pPr>
        <w:rPr/>
      </w:pPr>
      <w:r w:rsidDel="00000000" w:rsidR="00000000" w:rsidRPr="00000000">
        <w:rPr>
          <w:rFonts w:ascii="Roboto Mono Medium" w:cs="Roboto Mono Medium" w:eastAsia="Roboto Mono Medium" w:hAnsi="Roboto Mono Medium"/>
          <w:rtl w:val="0"/>
        </w:rPr>
        <w:t xml:space="preserve">BITZ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BITNZ</w:t>
      </w:r>
      <w:r w:rsidDel="00000000" w:rsidR="00000000" w:rsidRPr="00000000">
        <w:rPr>
          <w:rtl w:val="0"/>
        </w:rPr>
        <w:t xml:space="preserve"> alters the Dest bit(s) designated by Src to equal the state, or inverse state, of the Z flag.  All other bits are left unchanged.</w:t>
      </w:r>
    </w:p>
    <w:p w:rsidR="00000000" w:rsidDel="00000000" w:rsidP="00000000" w:rsidRDefault="00000000" w:rsidRPr="00000000" w14:paraId="00000A41">
      <w:pPr>
        <w:rPr/>
      </w:pPr>
      <w:r w:rsidDel="00000000" w:rsidR="00000000" w:rsidRPr="00000000">
        <w:rPr>
          <w:rtl w:val="0"/>
        </w:rPr>
        <w:t xml:space="preserve">Src[4:0] indicates the bit number (0—31).  For a range of bits, Src[4:0] indicates the base bit number (0—31) and Src[9:5] indicates how many contiguous bits beyond the base should be affected (1–31).  </w:t>
      </w:r>
    </w:p>
    <w:p w:rsidR="00000000" w:rsidDel="00000000" w:rsidP="00000000" w:rsidRDefault="00000000" w:rsidRPr="00000000" w14:paraId="00000A42">
      <w:pPr>
        <w:rPr/>
      </w:pPr>
      <w:r w:rsidDel="00000000" w:rsidR="00000000" w:rsidRPr="00000000">
        <w:rPr>
          <w:rtl w:val="0"/>
        </w:rPr>
        <w:t xml:space="preserve">A 9-bit literal Src is enough to express the base bit (Src[4:0]) and a range of up to 16 contiguous bits (Src[8:5]).  If needed, use the augmented literal feature (##Src) to augment Src to a 10-bit literal value— this inserts an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prior.</w:t>
      </w:r>
    </w:p>
    <w:p w:rsidR="00000000" w:rsidDel="00000000" w:rsidP="00000000" w:rsidRDefault="00000000" w:rsidRPr="00000000" w14:paraId="00000A43">
      <w:pPr>
        <w:rPr/>
      </w:pPr>
      <w:r w:rsidDel="00000000" w:rsidR="00000000" w:rsidRPr="00000000">
        <w:rPr>
          <w:rtl w:val="0"/>
        </w:rPr>
        <w:t xml:space="preserve">When Src is a register, the register's value bits [9:0] are natrally used as-is to form the 10-bit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BITZ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BITNZ</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bits[9:5], for </w:t>
      </w:r>
      <w:r w:rsidDel="00000000" w:rsidR="00000000" w:rsidRPr="00000000">
        <w:rPr>
          <w:rFonts w:ascii="Roboto Mono Medium" w:cs="Roboto Mono Medium" w:eastAsia="Roboto Mono Medium" w:hAnsi="Roboto Mono Medium"/>
          <w:rtl w:val="0"/>
        </w:rPr>
        <w:t xml:space="preserve">BITZ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BITNZ</w:t>
      </w:r>
      <w:r w:rsidDel="00000000" w:rsidR="00000000" w:rsidRPr="00000000">
        <w:rPr>
          <w:rtl w:val="0"/>
        </w:rPr>
        <w:t xml:space="preserve">'s use.</w:t>
      </w:r>
    </w:p>
    <w:p w:rsidR="00000000" w:rsidDel="00000000" w:rsidP="00000000" w:rsidRDefault="00000000" w:rsidRPr="00000000" w14:paraId="00000A4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Dest's base bit, identified by Src.</w:t>
      </w:r>
    </w:p>
    <w:p w:rsidR="00000000" w:rsidDel="00000000" w:rsidP="00000000" w:rsidRDefault="00000000" w:rsidRPr="00000000" w14:paraId="00000A45">
      <w:pPr>
        <w:pStyle w:val="Heading2"/>
        <w:rPr>
          <w:i w:val="1"/>
          <w:highlight w:val="yellow"/>
        </w:rPr>
      </w:pPr>
      <w:bookmarkStart w:colFirst="0" w:colLast="0" w:name="_nui8bnpnjowd" w:id="164"/>
      <w:bookmarkEnd w:id="164"/>
      <w:r w:rsidDel="00000000" w:rsidR="00000000" w:rsidRPr="00000000">
        <w:rPr>
          <w:rtl w:val="0"/>
        </w:rPr>
        <w:t xml:space="preserve">BMASK</w:t>
      </w:r>
      <w:r w:rsidDel="00000000" w:rsidR="00000000" w:rsidRPr="00000000">
        <w:rPr>
          <w:rtl w:val="0"/>
        </w:rPr>
      </w:r>
    </w:p>
    <w:p w:rsidR="00000000" w:rsidDel="00000000" w:rsidP="00000000" w:rsidRDefault="00000000" w:rsidRPr="00000000" w14:paraId="00000A46">
      <w:pPr>
        <w:spacing w:after="0" w:lineRule="auto"/>
        <w:rPr/>
      </w:pPr>
      <w:r w:rsidDel="00000000" w:rsidR="00000000" w:rsidRPr="00000000">
        <w:rPr>
          <w:rtl w:val="0"/>
        </w:rPr>
        <w:t xml:space="preserve">Bit mask</w:t>
      </w:r>
      <w:r w:rsidDel="00000000" w:rsidR="00000000" w:rsidRPr="00000000">
        <w:rPr>
          <w:rtl w:val="0"/>
        </w:rPr>
      </w:r>
    </w:p>
    <w:p w:rsidR="00000000" w:rsidDel="00000000" w:rsidP="00000000" w:rsidRDefault="00000000" w:rsidRPr="00000000" w14:paraId="00000A47">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Get 1..32-bit mask into Dest.</w:t>
      </w:r>
    </w:p>
    <w:p w:rsidR="00000000" w:rsidDel="00000000" w:rsidP="00000000" w:rsidRDefault="00000000" w:rsidRPr="00000000" w14:paraId="00000A4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BMASK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A49">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BMASK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A4A">
      <w:pPr>
        <w:spacing w:before="40" w:lineRule="auto"/>
        <w:rPr/>
      </w:pPr>
      <w:r w:rsidDel="00000000" w:rsidR="00000000" w:rsidRPr="00000000">
        <w:rPr>
          <w:b w:val="1"/>
          <w:rtl w:val="0"/>
        </w:rPr>
        <w:t xml:space="preserve">Result:</w:t>
      </w:r>
      <w:r w:rsidDel="00000000" w:rsidR="00000000" w:rsidRPr="00000000">
        <w:rPr>
          <w:rtl w:val="0"/>
        </w:rPr>
        <w:t xml:space="preserve"> Bit mask of size Src+1, or Dest+1 (1—32 bits) is stored into Dest.</w:t>
      </w:r>
    </w:p>
    <w:p w:rsidR="00000000" w:rsidDel="00000000" w:rsidP="00000000" w:rsidRDefault="00000000" w:rsidRPr="00000000" w14:paraId="00000A4B">
      <w:pPr>
        <w:numPr>
          <w:ilvl w:val="0"/>
          <w:numId w:val="1"/>
        </w:numPr>
        <w:spacing w:after="0" w:afterAutospacing="0"/>
        <w:ind w:left="720" w:hanging="360"/>
        <w:rPr/>
      </w:pPr>
      <w:r w:rsidDel="00000000" w:rsidR="00000000" w:rsidRPr="00000000">
        <w:rPr>
          <w:rtl w:val="0"/>
        </w:rPr>
        <w:t xml:space="preserve">Dest is the register in which to store the generated bit mask and optionally begins by containing the 5-bit mask size it is requesting (syntax 2).</w:t>
      </w:r>
    </w:p>
    <w:p w:rsidR="00000000" w:rsidDel="00000000" w:rsidP="00000000" w:rsidRDefault="00000000" w:rsidRPr="00000000" w14:paraId="00000A4C">
      <w:pPr>
        <w:numPr>
          <w:ilvl w:val="0"/>
          <w:numId w:val="1"/>
        </w:numPr>
        <w:ind w:left="720" w:hanging="360"/>
        <w:rPr/>
      </w:pPr>
      <w:r w:rsidDel="00000000" w:rsidR="00000000" w:rsidRPr="00000000">
        <w:rPr>
          <w:rtl w:val="0"/>
        </w:rPr>
        <w:t xml:space="preserve">Src is an optional register or 5-bit literal whose value is the size of the bit mask to generate.</w:t>
      </w:r>
    </w:p>
    <w:tbl>
      <w:tblPr>
        <w:tblStyle w:val="Table4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4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4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4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5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5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5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5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5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5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D">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4">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6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A6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A69">
      <w:pPr>
        <w:rPr/>
      </w:pPr>
      <w:r w:rsidDel="00000000" w:rsidR="00000000" w:rsidRPr="00000000">
        <w:rPr>
          <w:rFonts w:ascii="Roboto Mono Medium" w:cs="Roboto Mono Medium" w:eastAsia="Roboto Mono Medium" w:hAnsi="Roboto Mono Medium"/>
          <w:rtl w:val="0"/>
        </w:rPr>
        <w:t xml:space="preserve">BMASK</w:t>
      </w:r>
      <w:r w:rsidDel="00000000" w:rsidR="00000000" w:rsidRPr="00000000">
        <w:rPr>
          <w:rtl w:val="0"/>
        </w:rPr>
        <w:t xml:space="preserve"> generates an LSB-justified bit mask (all ones) of Src+1 or Dest+1 length and stores it in Dest.  The size value, whether specified by Src or Dest, is in the range 0—31 to generate 1 to 32 bits of bit mask.</w:t>
      </w:r>
    </w:p>
    <w:p w:rsidR="00000000" w:rsidDel="00000000" w:rsidP="00000000" w:rsidRDefault="00000000" w:rsidRPr="00000000" w14:paraId="00000A6A">
      <w:pPr>
        <w:rPr/>
      </w:pPr>
      <w:r w:rsidDel="00000000" w:rsidR="00000000" w:rsidRPr="00000000">
        <w:rPr>
          <w:rtl w:val="0"/>
        </w:rPr>
        <w:t xml:space="preserve">In effect, Dest becomes (%10 &lt;&lt; size) - 1 via the </w:t>
      </w:r>
      <w:r w:rsidDel="00000000" w:rsidR="00000000" w:rsidRPr="00000000">
        <w:rPr>
          <w:rFonts w:ascii="Roboto Mono Medium" w:cs="Roboto Mono Medium" w:eastAsia="Roboto Mono Medium" w:hAnsi="Roboto Mono Medium"/>
          <w:rtl w:val="0"/>
        </w:rPr>
        <w:t xml:space="preserve">BMASK</w:t>
      </w:r>
      <w:r w:rsidDel="00000000" w:rsidR="00000000" w:rsidRPr="00000000">
        <w:rPr>
          <w:rtl w:val="0"/>
        </w:rPr>
        <w:t xml:space="preserve"> instruction.  </w:t>
      </w:r>
    </w:p>
    <w:p w:rsidR="00000000" w:rsidDel="00000000" w:rsidP="00000000" w:rsidRDefault="00000000" w:rsidRPr="00000000" w14:paraId="00000A6B">
      <w:pPr>
        <w:numPr>
          <w:ilvl w:val="0"/>
          <w:numId w:val="9"/>
        </w:numPr>
        <w:spacing w:after="0" w:afterAutospacing="0"/>
        <w:ind w:left="720" w:hanging="360"/>
        <w:rPr>
          <w:u w:val="none"/>
        </w:rPr>
      </w:pPr>
      <w:r w:rsidDel="00000000" w:rsidR="00000000" w:rsidRPr="00000000">
        <w:rPr>
          <w:rtl w:val="0"/>
        </w:rPr>
        <w:t xml:space="preserve">A size value of 0 generates a bit mask of %00000000_00000000_00000000_00000001.</w:t>
      </w:r>
    </w:p>
    <w:p w:rsidR="00000000" w:rsidDel="00000000" w:rsidP="00000000" w:rsidRDefault="00000000" w:rsidRPr="00000000" w14:paraId="00000A6C">
      <w:pPr>
        <w:numPr>
          <w:ilvl w:val="0"/>
          <w:numId w:val="9"/>
        </w:numPr>
        <w:spacing w:after="0" w:afterAutospacing="0"/>
        <w:ind w:left="720" w:hanging="360"/>
        <w:rPr>
          <w:u w:val="none"/>
        </w:rPr>
      </w:pPr>
      <w:r w:rsidDel="00000000" w:rsidR="00000000" w:rsidRPr="00000000">
        <w:rPr>
          <w:rtl w:val="0"/>
        </w:rPr>
        <w:t xml:space="preserve">A size value of 5 generates a bit mask of %00000000_00000000_00000000_00111111.</w:t>
      </w:r>
    </w:p>
    <w:p w:rsidR="00000000" w:rsidDel="00000000" w:rsidP="00000000" w:rsidRDefault="00000000" w:rsidRPr="00000000" w14:paraId="00000A6D">
      <w:pPr>
        <w:numPr>
          <w:ilvl w:val="0"/>
          <w:numId w:val="9"/>
        </w:numPr>
        <w:ind w:left="720" w:hanging="360"/>
        <w:rPr>
          <w:u w:val="none"/>
        </w:rPr>
      </w:pPr>
      <w:r w:rsidDel="00000000" w:rsidR="00000000" w:rsidRPr="00000000">
        <w:rPr>
          <w:rtl w:val="0"/>
        </w:rPr>
        <w:t xml:space="preserve">A size value of 15 generates a bit mask of %00000000_00000000_11111111_11111111.</w:t>
      </w:r>
    </w:p>
    <w:p w:rsidR="00000000" w:rsidDel="00000000" w:rsidP="00000000" w:rsidRDefault="00000000" w:rsidRPr="00000000" w14:paraId="00000A6E">
      <w:pPr>
        <w:rPr/>
      </w:pPr>
      <w:r w:rsidDel="00000000" w:rsidR="00000000" w:rsidRPr="00000000">
        <w:rPr>
          <w:rtl w:val="0"/>
        </w:rPr>
        <w:t xml:space="preserve">A bit mask is often useful in bitwise operations (AND, OR, XOR) to filter out or affect special groups of bits.</w:t>
      </w:r>
    </w:p>
    <w:p w:rsidR="00000000" w:rsidDel="00000000" w:rsidP="00000000" w:rsidRDefault="00000000" w:rsidRPr="00000000" w14:paraId="00000A6F">
      <w:pPr>
        <w:pStyle w:val="Heading2"/>
        <w:rPr>
          <w:i w:val="1"/>
          <w:highlight w:val="yellow"/>
        </w:rPr>
      </w:pPr>
      <w:bookmarkStart w:colFirst="0" w:colLast="0" w:name="_d8ho6miavbop" w:id="165"/>
      <w:bookmarkEnd w:id="165"/>
      <w:r w:rsidDel="00000000" w:rsidR="00000000" w:rsidRPr="00000000">
        <w:rPr>
          <w:rtl w:val="0"/>
        </w:rPr>
        <w:t xml:space="preserve">BRK</w:t>
      </w:r>
      <w:r w:rsidDel="00000000" w:rsidR="00000000" w:rsidRPr="00000000">
        <w:rPr>
          <w:rtl w:val="0"/>
        </w:rPr>
      </w:r>
    </w:p>
    <w:p w:rsidR="00000000" w:rsidDel="00000000" w:rsidP="00000000" w:rsidRDefault="00000000" w:rsidRPr="00000000" w14:paraId="00000A70">
      <w:pPr>
        <w:spacing w:after="0" w:lineRule="auto"/>
        <w:rPr/>
      </w:pPr>
      <w:r w:rsidDel="00000000" w:rsidR="00000000" w:rsidRPr="00000000">
        <w:rPr>
          <w:rtl w:val="0"/>
        </w:rPr>
        <w:t xml:space="preserve">Break</w:t>
      </w:r>
      <w:r w:rsidDel="00000000" w:rsidR="00000000" w:rsidRPr="00000000">
        <w:rPr>
          <w:rtl w:val="0"/>
        </w:rPr>
      </w:r>
    </w:p>
    <w:p w:rsidR="00000000" w:rsidDel="00000000" w:rsidP="00000000" w:rsidRDefault="00000000" w:rsidRPr="00000000" w14:paraId="00000A71">
      <w:pPr>
        <w:rPr/>
      </w:pPr>
      <w:hyperlink w:anchor="_40bj2qk54rdh">
        <w:r w:rsidDel="00000000" w:rsidR="00000000" w:rsidRPr="00000000">
          <w:rPr>
            <w:b w:val="1"/>
            <w:color w:val="1155cc"/>
            <w:u w:val="single"/>
            <w:rtl w:val="0"/>
          </w:rPr>
          <w:t xml:space="preserve">Interrupt Instruction</w:t>
        </w:r>
      </w:hyperlink>
      <w:r w:rsidDel="00000000" w:rsidR="00000000" w:rsidRPr="00000000">
        <w:rPr>
          <w:b w:val="1"/>
          <w:rtl w:val="0"/>
        </w:rPr>
        <w:t xml:space="preserve"> -</w:t>
      </w:r>
      <w:r w:rsidDel="00000000" w:rsidR="00000000" w:rsidRPr="00000000">
        <w:rPr>
          <w:rtl w:val="0"/>
        </w:rPr>
        <w:t xml:space="preserve"> Trigger breakpoint in current cog.</w:t>
      </w:r>
    </w:p>
    <w:p w:rsidR="00000000" w:rsidDel="00000000" w:rsidP="00000000" w:rsidRDefault="00000000" w:rsidRPr="00000000" w14:paraId="00000A72">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BRK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A73">
      <w:pPr>
        <w:spacing w:before="40" w:lineRule="auto"/>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rtl w:val="0"/>
        </w:rPr>
        <w:t xml:space="preserve">If debug</w:t>
      </w:r>
      <w:r w:rsidDel="00000000" w:rsidR="00000000" w:rsidRPr="00000000">
        <w:rPr>
          <w:rtl w:val="0"/>
        </w:rPr>
        <w:t xml:space="preserve"> interrupts are enabled, a debug interrupt is triggered in the current cog and Dest's value becomes the debug code or the next debug condition. </w:t>
      </w:r>
    </w:p>
    <w:p w:rsidR="00000000" w:rsidDel="00000000" w:rsidP="00000000" w:rsidRDefault="00000000" w:rsidRPr="00000000" w14:paraId="00000A74">
      <w:pPr>
        <w:numPr>
          <w:ilvl w:val="0"/>
          <w:numId w:val="1"/>
        </w:numPr>
        <w:ind w:left="720" w:hanging="360"/>
        <w:rPr>
          <w:b w:val="0"/>
          <w:sz w:val="20"/>
          <w:szCs w:val="20"/>
        </w:rPr>
      </w:pPr>
      <w:r w:rsidDel="00000000" w:rsidR="00000000" w:rsidRPr="00000000">
        <w:rPr>
          <w:rtl w:val="0"/>
        </w:rPr>
        <w:t xml:space="preserve">Dest is the register, 9-bit literal, or 32-bit augmented literal whose value becomes the debug code or condition depending on the state of execution (outside or inside of a Debug ISR).</w:t>
      </w:r>
    </w:p>
    <w:tbl>
      <w:tblPr>
        <w:tblStyle w:val="Table4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7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000110110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3">
            <w:pPr>
              <w:widowControl w:val="0"/>
              <w:spacing w:after="0" w:line="240" w:lineRule="auto"/>
              <w:jc w:val="center"/>
              <w:rPr>
                <w:sz w:val="18"/>
                <w:szCs w:val="18"/>
                <w:vertAlign w:val="superscript"/>
              </w:rPr>
            </w:pPr>
            <w:r w:rsidDel="00000000" w:rsidR="00000000" w:rsidRPr="00000000">
              <w:rPr>
                <w:sz w:val="18"/>
                <w:szCs w:val="18"/>
                <w:rtl w:val="0"/>
              </w:rPr>
              <w:t xml:space="preserve">Code/Cond.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8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A87">
      <w:pPr>
        <w:spacing w:after="0" w:before="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Cog's internal Debug Code or Condition register is written depending on the state of execution.</w:t>
      </w:r>
      <w:r w:rsidDel="00000000" w:rsidR="00000000" w:rsidRPr="00000000">
        <w:rPr>
          <w:rtl w:val="0"/>
        </w:rPr>
      </w:r>
    </w:p>
    <w:p w:rsidR="00000000" w:rsidDel="00000000" w:rsidP="00000000" w:rsidRDefault="00000000" w:rsidRPr="00000000" w14:paraId="00000A8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A89">
      <w:pPr>
        <w:rPr/>
      </w:pPr>
      <w:r w:rsidDel="00000000" w:rsidR="00000000" w:rsidRPr="00000000">
        <w:rPr>
          <w:rFonts w:ascii="Roboto Mono Medium" w:cs="Roboto Mono Medium" w:eastAsia="Roboto Mono Medium" w:hAnsi="Roboto Mono Medium"/>
          <w:rtl w:val="0"/>
        </w:rPr>
        <w:t xml:space="preserve">BRK</w:t>
      </w:r>
      <w:r w:rsidDel="00000000" w:rsidR="00000000" w:rsidRPr="00000000">
        <w:rPr>
          <w:rtl w:val="0"/>
        </w:rPr>
        <w:t xml:space="preserve"> triggers a breakpoint in the current cog and either defines a breakpoint </w:t>
      </w:r>
      <w:r w:rsidDel="00000000" w:rsidR="00000000" w:rsidRPr="00000000">
        <w:rPr>
          <w:i w:val="1"/>
          <w:rtl w:val="0"/>
        </w:rPr>
        <w:t xml:space="preserve">code</w:t>
      </w:r>
      <w:r w:rsidDel="00000000" w:rsidR="00000000" w:rsidRPr="00000000">
        <w:rPr>
          <w:rtl w:val="0"/>
        </w:rPr>
        <w:t xml:space="preserve"> or the next breakpoint condition(s).  The cog must have debug interrupts enabled, and if </w:t>
      </w:r>
      <w:r w:rsidDel="00000000" w:rsidR="00000000" w:rsidRPr="00000000">
        <w:rPr>
          <w:rFonts w:ascii="Roboto Mono Medium" w:cs="Roboto Mono Medium" w:eastAsia="Roboto Mono Medium" w:hAnsi="Roboto Mono Medium"/>
          <w:rtl w:val="0"/>
        </w:rPr>
        <w:t xml:space="preserve">BRK</w:t>
      </w:r>
      <w:r w:rsidDel="00000000" w:rsidR="00000000" w:rsidRPr="00000000">
        <w:rPr>
          <w:rtl w:val="0"/>
        </w:rPr>
        <w:t xml:space="preserve"> is to be executed within the normal program (outside the Debug ISR), the "BRK instruction" interrupt must first be enabled from within a prior Debug ISR (interrupt service routine). </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During normal program execution, the </w:t>
      </w:r>
      <w:r w:rsidDel="00000000" w:rsidR="00000000" w:rsidRPr="00000000">
        <w:rPr>
          <w:rFonts w:ascii="Roboto Mono Medium" w:cs="Roboto Mono Medium" w:eastAsia="Roboto Mono Medium" w:hAnsi="Roboto Mono Medium"/>
          <w:rtl w:val="0"/>
        </w:rPr>
        <w:t xml:space="preserve">BRK</w:t>
      </w:r>
      <w:r w:rsidDel="00000000" w:rsidR="00000000" w:rsidRPr="00000000">
        <w:rPr>
          <w:rtl w:val="0"/>
        </w:rPr>
        <w:t xml:space="preserve"> instruction is used to generate a debug interrupt with an 8-bit code (from D[7:0]) which can be read within the Debug ISR using a </w:t>
      </w:r>
      <w:r w:rsidDel="00000000" w:rsidR="00000000" w:rsidRPr="00000000">
        <w:rPr>
          <w:rFonts w:ascii="Roboto Mono Medium" w:cs="Roboto Mono Medium" w:eastAsia="Roboto Mono Medium" w:hAnsi="Roboto Mono Medium"/>
          <w:rtl w:val="0"/>
        </w:rPr>
        <w:t xml:space="preserve">GETBRK</w:t>
      </w:r>
      <w:r w:rsidDel="00000000" w:rsidR="00000000" w:rsidRPr="00000000">
        <w:rPr>
          <w:rtl w:val="0"/>
        </w:rPr>
        <w:t xml:space="preserve"> instruction.</w:t>
      </w:r>
    </w:p>
    <w:p w:rsidR="00000000" w:rsidDel="00000000" w:rsidP="00000000" w:rsidRDefault="00000000" w:rsidRPr="00000000" w14:paraId="00000A8B">
      <w:pPr>
        <w:rPr/>
      </w:pPr>
      <w:r w:rsidDel="00000000" w:rsidR="00000000" w:rsidRPr="00000000">
        <w:rPr>
          <w:rtl w:val="0"/>
        </w:rPr>
        <w:t xml:space="preserve">During a Debug ISR, the </w:t>
      </w:r>
      <w:r w:rsidDel="00000000" w:rsidR="00000000" w:rsidRPr="00000000">
        <w:rPr>
          <w:rFonts w:ascii="Roboto Mono Medium" w:cs="Roboto Mono Medium" w:eastAsia="Roboto Mono Medium" w:hAnsi="Roboto Mono Medium"/>
          <w:rtl w:val="0"/>
        </w:rPr>
        <w:t xml:space="preserve">BRK</w:t>
      </w:r>
      <w:r w:rsidDel="00000000" w:rsidR="00000000" w:rsidRPr="00000000">
        <w:rPr>
          <w:rtl w:val="0"/>
        </w:rPr>
        <w:t xml:space="preserve"> instruction is used instead to establish the next debug interrupt condition(s) and to select </w:t>
      </w:r>
      <w:r w:rsidDel="00000000" w:rsidR="00000000" w:rsidRPr="00000000">
        <w:rPr>
          <w:rFonts w:ascii="Roboto Mono Medium" w:cs="Roboto Mono Medium" w:eastAsia="Roboto Mono Medium" w:hAnsi="Roboto Mono Medium"/>
          <w:rtl w:val="0"/>
        </w:rPr>
        <w:t xml:space="preserve">INA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t xml:space="preserve">, instead of the </w:t>
      </w:r>
      <w:r w:rsidDel="00000000" w:rsidR="00000000" w:rsidRPr="00000000">
        <w:rPr>
          <w:rFonts w:ascii="Roboto Mono Medium" w:cs="Roboto Mono Medium" w:eastAsia="Roboto Mono Medium" w:hAnsi="Roboto Mono Medium"/>
          <w:rtl w:val="0"/>
        </w:rPr>
        <w:t xml:space="preserve">IJMP0</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IRET0</w:t>
      </w:r>
      <w:r w:rsidDel="00000000" w:rsidR="00000000" w:rsidRPr="00000000">
        <w:rPr>
          <w:rtl w:val="0"/>
        </w:rPr>
        <w:t xml:space="preserve"> registers exposed during the ISR, so that the pins' inputs states may be read.  </w:t>
      </w:r>
    </w:p>
    <w:p w:rsidR="00000000" w:rsidDel="00000000" w:rsidP="00000000" w:rsidRDefault="00000000" w:rsidRPr="00000000" w14:paraId="00000A8C">
      <w:pPr>
        <w:rPr>
          <w:rFonts w:ascii="Roboto Mono" w:cs="Roboto Mono" w:eastAsia="Roboto Mono" w:hAnsi="Roboto Mono"/>
        </w:rPr>
      </w:pPr>
      <w:r w:rsidDel="00000000" w:rsidR="00000000" w:rsidRPr="00000000">
        <w:rPr>
          <w:rtl w:val="0"/>
        </w:rPr>
        <w:t xml:space="preserve">The format of Dest for Debug ISR use is </w:t>
      </w:r>
      <w:r w:rsidDel="00000000" w:rsidR="00000000" w:rsidRPr="00000000">
        <w:rPr>
          <w:rFonts w:ascii="Roboto Mono" w:cs="Roboto Mono" w:eastAsia="Roboto Mono" w:hAnsi="Roboto Mono"/>
          <w:rtl w:val="0"/>
        </w:rPr>
        <w:t xml:space="preserve">%AAAAAAAAAAAAAAAAAAAA_BCDEFGHIJKLM</w:t>
      </w:r>
    </w:p>
    <w:p w:rsidR="00000000" w:rsidDel="00000000" w:rsidP="00000000" w:rsidRDefault="00000000" w:rsidRPr="00000000" w14:paraId="00000A8D">
      <w:pPr>
        <w:spacing w:after="0" w:lineRule="auto"/>
        <w:ind w:left="720" w:hanging="360"/>
        <w:rPr/>
      </w:pPr>
      <w:r w:rsidDel="00000000" w:rsidR="00000000" w:rsidRPr="00000000">
        <w:rPr>
          <w:rFonts w:ascii="Roboto Mono" w:cs="Roboto Mono" w:eastAsia="Roboto Mono" w:hAnsi="Roboto Mono"/>
          <w:rtl w:val="0"/>
        </w:rPr>
        <w:t xml:space="preserve">A</w:t>
      </w:r>
      <w:r w:rsidDel="00000000" w:rsidR="00000000" w:rsidRPr="00000000">
        <w:rPr>
          <w:rtl w:val="0"/>
        </w:rPr>
        <w:t xml:space="preserve">:</w:t>
        <w:tab/>
      </w:r>
      <w:r w:rsidDel="00000000" w:rsidR="00000000" w:rsidRPr="00000000">
        <w:rPr>
          <w:rtl w:val="0"/>
        </w:rPr>
        <w:t xml:space="preserve">20-bit breakpoint address or 4-bit event code</w:t>
      </w:r>
    </w:p>
    <w:p w:rsidR="00000000" w:rsidDel="00000000" w:rsidP="00000000" w:rsidRDefault="00000000" w:rsidRPr="00000000" w14:paraId="00000A8E">
      <w:pPr>
        <w:spacing w:after="0" w:lineRule="auto"/>
        <w:ind w:left="720" w:hanging="360"/>
        <w:rPr>
          <w:vertAlign w:val="superscript"/>
        </w:rPr>
      </w:pPr>
      <w:r w:rsidDel="00000000" w:rsidR="00000000" w:rsidRPr="00000000">
        <w:rPr>
          <w:rFonts w:ascii="Roboto Mono" w:cs="Roboto Mono" w:eastAsia="Roboto Mono" w:hAnsi="Roboto Mono"/>
          <w:rtl w:val="0"/>
        </w:rPr>
        <w:t xml:space="preserve">B</w:t>
      </w:r>
      <w:r w:rsidDel="00000000" w:rsidR="00000000" w:rsidRPr="00000000">
        <w:rPr>
          <w:rtl w:val="0"/>
        </w:rPr>
        <w:t xml:space="preserve">:</w:t>
        <w:tab/>
        <w:t xml:space="preserve">1 = map </w:t>
      </w:r>
      <w:r w:rsidDel="00000000" w:rsidR="00000000" w:rsidRPr="00000000">
        <w:rPr>
          <w:rFonts w:ascii="Roboto Mono Medium" w:cs="Roboto Mono Medium" w:eastAsia="Roboto Mono Medium" w:hAnsi="Roboto Mono Medium"/>
          <w:rtl w:val="0"/>
        </w:rPr>
        <w:t xml:space="preserve">INA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t xml:space="preserve"> normally, 0 = map </w:t>
      </w:r>
      <w:r w:rsidDel="00000000" w:rsidR="00000000" w:rsidRPr="00000000">
        <w:rPr>
          <w:rFonts w:ascii="Roboto Mono Medium" w:cs="Roboto Mono Medium" w:eastAsia="Roboto Mono Medium" w:hAnsi="Roboto Mono Medium"/>
          <w:rtl w:val="0"/>
        </w:rPr>
        <w:t xml:space="preserve">IJMP0</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IRET0</w:t>
      </w:r>
      <w:r w:rsidDel="00000000" w:rsidR="00000000" w:rsidRPr="00000000">
        <w:rPr>
          <w:rtl w:val="0"/>
        </w:rPr>
        <w:t xml:space="preserve"> at </w:t>
      </w:r>
      <w:r w:rsidDel="00000000" w:rsidR="00000000" w:rsidRPr="00000000">
        <w:rPr>
          <w:rFonts w:ascii="Roboto Mono Medium" w:cs="Roboto Mono Medium" w:eastAsia="Roboto Mono Medium" w:hAnsi="Roboto Mono Medium"/>
          <w:rtl w:val="0"/>
        </w:rPr>
        <w:t xml:space="preserve">INA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t xml:space="preserve"> (default during ISR).  If Debug ISR sets B to 1, it must reset it to 0 before exiting the Debug ISR so the </w:t>
      </w:r>
      <w:r w:rsidDel="00000000" w:rsidR="00000000" w:rsidRPr="00000000">
        <w:rPr>
          <w:rFonts w:ascii="Roboto Mono Medium" w:cs="Roboto Mono Medium" w:eastAsia="Roboto Mono Medium" w:hAnsi="Roboto Mono Medium"/>
          <w:rtl w:val="0"/>
        </w:rPr>
        <w:t xml:space="preserve">RETI0</w:t>
      </w:r>
      <w:r w:rsidDel="00000000" w:rsidR="00000000" w:rsidRPr="00000000">
        <w:rPr>
          <w:rtl w:val="0"/>
        </w:rPr>
        <w:t xml:space="preserve"> instruction sees </w:t>
      </w:r>
      <w:r w:rsidDel="00000000" w:rsidR="00000000" w:rsidRPr="00000000">
        <w:rPr>
          <w:rFonts w:ascii="Roboto Mono Medium" w:cs="Roboto Mono Medium" w:eastAsia="Roboto Mono Medium" w:hAnsi="Roboto Mono Medium"/>
          <w:rtl w:val="0"/>
        </w:rPr>
        <w:t xml:space="preserve">IJMP0</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IRET0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F">
      <w:pPr>
        <w:spacing w:after="0" w:lineRule="auto"/>
        <w:ind w:left="720" w:hanging="360"/>
        <w:rPr/>
      </w:pPr>
      <w:r w:rsidDel="00000000" w:rsidR="00000000" w:rsidRPr="00000000">
        <w:rPr>
          <w:rFonts w:ascii="Roboto Mono" w:cs="Roboto Mono" w:eastAsia="Roboto Mono" w:hAnsi="Roboto Mono"/>
          <w:rtl w:val="0"/>
        </w:rPr>
        <w:t xml:space="preserve">C</w:t>
      </w:r>
      <w:r w:rsidDel="00000000" w:rsidR="00000000" w:rsidRPr="00000000">
        <w:rPr>
          <w:rtl w:val="0"/>
        </w:rPr>
        <w:t xml:space="preserve">:</w:t>
        <w:tab/>
        <w:t xml:space="preserve">1 = enable interrupt on breakpoint address match</w:t>
      </w:r>
    </w:p>
    <w:p w:rsidR="00000000" w:rsidDel="00000000" w:rsidP="00000000" w:rsidRDefault="00000000" w:rsidRPr="00000000" w14:paraId="00000A90">
      <w:pPr>
        <w:spacing w:after="0" w:lineRule="auto"/>
        <w:ind w:left="720" w:hanging="360"/>
        <w:rPr/>
      </w:pPr>
      <w:r w:rsidDel="00000000" w:rsidR="00000000" w:rsidRPr="00000000">
        <w:rPr>
          <w:rFonts w:ascii="Roboto Mono" w:cs="Roboto Mono" w:eastAsia="Roboto Mono" w:hAnsi="Roboto Mono"/>
          <w:rtl w:val="0"/>
        </w:rPr>
        <w:t xml:space="preserve">D</w:t>
      </w:r>
      <w:r w:rsidDel="00000000" w:rsidR="00000000" w:rsidRPr="00000000">
        <w:rPr>
          <w:rtl w:val="0"/>
        </w:rPr>
        <w:t xml:space="preserve">:</w:t>
        <w:tab/>
        <w:t xml:space="preserve">1 = enable interrupt on event %eeee</w:t>
      </w:r>
    </w:p>
    <w:p w:rsidR="00000000" w:rsidDel="00000000" w:rsidP="00000000" w:rsidRDefault="00000000" w:rsidRPr="00000000" w14:paraId="00000A91">
      <w:pPr>
        <w:spacing w:after="0" w:lineRule="auto"/>
        <w:ind w:left="720" w:hanging="360"/>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w:t>
        <w:tab/>
        <w:t xml:space="preserve">1 = enable interrupt on asynchronous breakpoint (via </w:t>
      </w:r>
      <w:r w:rsidDel="00000000" w:rsidR="00000000" w:rsidRPr="00000000">
        <w:rPr>
          <w:rFonts w:ascii="Roboto Mono Medium" w:cs="Roboto Mono Medium" w:eastAsia="Roboto Mono Medium" w:hAnsi="Roboto Mono Medium"/>
          <w:rtl w:val="0"/>
        </w:rPr>
        <w:t xml:space="preserve">COGBRK</w:t>
      </w:r>
      <w:r w:rsidDel="00000000" w:rsidR="00000000" w:rsidRPr="00000000">
        <w:rPr>
          <w:rtl w:val="0"/>
        </w:rPr>
        <w:t xml:space="preserve"> from another cog)</w:t>
      </w:r>
    </w:p>
    <w:p w:rsidR="00000000" w:rsidDel="00000000" w:rsidP="00000000" w:rsidRDefault="00000000" w:rsidRPr="00000000" w14:paraId="00000A92">
      <w:pPr>
        <w:spacing w:after="0" w:lineRule="auto"/>
        <w:ind w:left="720" w:hanging="360"/>
        <w:rPr/>
      </w:pPr>
      <w:r w:rsidDel="00000000" w:rsidR="00000000" w:rsidRPr="00000000">
        <w:rPr>
          <w:rFonts w:ascii="Roboto Mono" w:cs="Roboto Mono" w:eastAsia="Roboto Mono" w:hAnsi="Roboto Mono"/>
          <w:rtl w:val="0"/>
        </w:rPr>
        <w:t xml:space="preserve">F</w:t>
      </w:r>
      <w:r w:rsidDel="00000000" w:rsidR="00000000" w:rsidRPr="00000000">
        <w:rPr>
          <w:rtl w:val="0"/>
        </w:rPr>
        <w:t xml:space="preserve">:</w:t>
        <w:tab/>
        <w:t xml:space="preserve">1 = enable interrupt on INT3 ISR entry</w:t>
      </w:r>
    </w:p>
    <w:p w:rsidR="00000000" w:rsidDel="00000000" w:rsidP="00000000" w:rsidRDefault="00000000" w:rsidRPr="00000000" w14:paraId="00000A93">
      <w:pPr>
        <w:spacing w:after="0" w:lineRule="auto"/>
        <w:ind w:left="720" w:hanging="360"/>
        <w:rPr/>
      </w:pPr>
      <w:r w:rsidDel="00000000" w:rsidR="00000000" w:rsidRPr="00000000">
        <w:rPr>
          <w:rFonts w:ascii="Roboto Mono" w:cs="Roboto Mono" w:eastAsia="Roboto Mono" w:hAnsi="Roboto Mono"/>
          <w:rtl w:val="0"/>
        </w:rPr>
        <w:t xml:space="preserve">G</w:t>
      </w:r>
      <w:r w:rsidDel="00000000" w:rsidR="00000000" w:rsidRPr="00000000">
        <w:rPr>
          <w:rtl w:val="0"/>
        </w:rPr>
        <w:t xml:space="preserve">:</w:t>
        <w:tab/>
        <w:t xml:space="preserve">1 = enable interrupt on INT2 ISR entry</w:t>
      </w:r>
    </w:p>
    <w:p w:rsidR="00000000" w:rsidDel="00000000" w:rsidP="00000000" w:rsidRDefault="00000000" w:rsidRPr="00000000" w14:paraId="00000A94">
      <w:pPr>
        <w:spacing w:after="0" w:lineRule="auto"/>
        <w:ind w:left="720" w:hanging="360"/>
        <w:rPr/>
      </w:pPr>
      <w:r w:rsidDel="00000000" w:rsidR="00000000" w:rsidRPr="00000000">
        <w:rPr>
          <w:rFonts w:ascii="Roboto Mono" w:cs="Roboto Mono" w:eastAsia="Roboto Mono" w:hAnsi="Roboto Mono"/>
          <w:rtl w:val="0"/>
        </w:rPr>
        <w:t xml:space="preserve">H</w:t>
      </w:r>
      <w:r w:rsidDel="00000000" w:rsidR="00000000" w:rsidRPr="00000000">
        <w:rPr>
          <w:rtl w:val="0"/>
        </w:rPr>
        <w:t xml:space="preserve">:</w:t>
        <w:tab/>
        <w:t xml:space="preserve">1 = enable interrupt on INT1 ISR entry</w:t>
      </w:r>
    </w:p>
    <w:p w:rsidR="00000000" w:rsidDel="00000000" w:rsidP="00000000" w:rsidRDefault="00000000" w:rsidRPr="00000000" w14:paraId="00000A95">
      <w:pPr>
        <w:spacing w:after="0" w:lineRule="auto"/>
        <w:ind w:left="720" w:hanging="360"/>
        <w:rPr/>
      </w:pPr>
      <w:r w:rsidDel="00000000" w:rsidR="00000000" w:rsidRPr="00000000">
        <w:rPr>
          <w:rFonts w:ascii="Roboto Mono" w:cs="Roboto Mono" w:eastAsia="Roboto Mono" w:hAnsi="Roboto Mono"/>
          <w:rtl w:val="0"/>
        </w:rPr>
        <w:t xml:space="preserve">I</w:t>
      </w:r>
      <w:r w:rsidDel="00000000" w:rsidR="00000000" w:rsidRPr="00000000">
        <w:rPr>
          <w:rtl w:val="0"/>
        </w:rPr>
        <w:t xml:space="preserve">:</w:t>
        <w:tab/>
        <w:t xml:space="preserve">1 = enable interrupt on </w:t>
      </w:r>
      <w:r w:rsidDel="00000000" w:rsidR="00000000" w:rsidRPr="00000000">
        <w:rPr>
          <w:rFonts w:ascii="Roboto Mono Medium" w:cs="Roboto Mono Medium" w:eastAsia="Roboto Mono Medium" w:hAnsi="Roboto Mono Medium"/>
          <w:rtl w:val="0"/>
        </w:rPr>
        <w:t xml:space="preserve">BRK</w:t>
      </w:r>
      <w:r w:rsidDel="00000000" w:rsidR="00000000" w:rsidRPr="00000000">
        <w:rPr>
          <w:rtl w:val="0"/>
        </w:rPr>
        <w:t xml:space="preserve"> instruction</w:t>
      </w:r>
    </w:p>
    <w:p w:rsidR="00000000" w:rsidDel="00000000" w:rsidP="00000000" w:rsidRDefault="00000000" w:rsidRPr="00000000" w14:paraId="00000A96">
      <w:pPr>
        <w:spacing w:after="0" w:lineRule="auto"/>
        <w:ind w:left="720" w:hanging="360"/>
        <w:rPr/>
      </w:pPr>
      <w:r w:rsidDel="00000000" w:rsidR="00000000" w:rsidRPr="00000000">
        <w:rPr>
          <w:rFonts w:ascii="Roboto Mono" w:cs="Roboto Mono" w:eastAsia="Roboto Mono" w:hAnsi="Roboto Mono"/>
          <w:rtl w:val="0"/>
        </w:rPr>
        <w:t xml:space="preserve">J</w:t>
      </w:r>
      <w:r w:rsidDel="00000000" w:rsidR="00000000" w:rsidRPr="00000000">
        <w:rPr>
          <w:rtl w:val="0"/>
        </w:rPr>
        <w:t xml:space="preserve">:</w:t>
        <w:tab/>
        <w:t xml:space="preserve">1 = enable interrupt on INT3 ISR code (single step)</w:t>
      </w:r>
    </w:p>
    <w:p w:rsidR="00000000" w:rsidDel="00000000" w:rsidP="00000000" w:rsidRDefault="00000000" w:rsidRPr="00000000" w14:paraId="00000A97">
      <w:pPr>
        <w:spacing w:after="0" w:lineRule="auto"/>
        <w:ind w:left="720" w:hanging="360"/>
        <w:rPr/>
      </w:pPr>
      <w:r w:rsidDel="00000000" w:rsidR="00000000" w:rsidRPr="00000000">
        <w:rPr>
          <w:rFonts w:ascii="Roboto Mono" w:cs="Roboto Mono" w:eastAsia="Roboto Mono" w:hAnsi="Roboto Mono"/>
          <w:rtl w:val="0"/>
        </w:rPr>
        <w:t xml:space="preserve">K</w:t>
      </w:r>
      <w:r w:rsidDel="00000000" w:rsidR="00000000" w:rsidRPr="00000000">
        <w:rPr>
          <w:rtl w:val="0"/>
        </w:rPr>
        <w:t xml:space="preserve">:</w:t>
        <w:tab/>
        <w:t xml:space="preserve">1 = enable interrupt on INT2 ISR code (single step)</w:t>
      </w:r>
    </w:p>
    <w:p w:rsidR="00000000" w:rsidDel="00000000" w:rsidP="00000000" w:rsidRDefault="00000000" w:rsidRPr="00000000" w14:paraId="00000A98">
      <w:pPr>
        <w:spacing w:after="0" w:lineRule="auto"/>
        <w:ind w:left="720" w:hanging="360"/>
        <w:rPr/>
      </w:pPr>
      <w:r w:rsidDel="00000000" w:rsidR="00000000" w:rsidRPr="00000000">
        <w:rPr>
          <w:rFonts w:ascii="Roboto Mono" w:cs="Roboto Mono" w:eastAsia="Roboto Mono" w:hAnsi="Roboto Mono"/>
          <w:rtl w:val="0"/>
        </w:rPr>
        <w:t xml:space="preserve">L</w:t>
      </w:r>
      <w:r w:rsidDel="00000000" w:rsidR="00000000" w:rsidRPr="00000000">
        <w:rPr>
          <w:rtl w:val="0"/>
        </w:rPr>
        <w:t xml:space="preserve">:</w:t>
        <w:tab/>
        <w:t xml:space="preserve">1 = enable interrupt on INT1 ISR code (single step)</w:t>
      </w:r>
    </w:p>
    <w:p w:rsidR="00000000" w:rsidDel="00000000" w:rsidP="00000000" w:rsidRDefault="00000000" w:rsidRPr="00000000" w14:paraId="00000A99">
      <w:pPr>
        <w:spacing w:after="200" w:lineRule="auto"/>
        <w:ind w:left="720" w:hanging="360"/>
        <w:rPr/>
      </w:pPr>
      <w:r w:rsidDel="00000000" w:rsidR="00000000" w:rsidRPr="00000000">
        <w:rPr>
          <w:rFonts w:ascii="Roboto Mono" w:cs="Roboto Mono" w:eastAsia="Roboto Mono" w:hAnsi="Roboto Mono"/>
          <w:rtl w:val="0"/>
        </w:rPr>
        <w:t xml:space="preserve">M</w:t>
      </w:r>
      <w:r w:rsidDel="00000000" w:rsidR="00000000" w:rsidRPr="00000000">
        <w:rPr>
          <w:rtl w:val="0"/>
        </w:rPr>
        <w:t xml:space="preserve">:</w:t>
        <w:tab/>
        <w:t xml:space="preserve">1 = enable interrupt on non-ISR code (single step)</w:t>
      </w:r>
    </w:p>
    <w:p w:rsidR="00000000" w:rsidDel="00000000" w:rsidP="00000000" w:rsidRDefault="00000000" w:rsidRPr="00000000" w14:paraId="00000A9A">
      <w:pPr>
        <w:rPr>
          <w:highlight w:val="yellow"/>
        </w:rPr>
      </w:pPr>
      <w:r w:rsidDel="00000000" w:rsidR="00000000" w:rsidRPr="00000000">
        <w:rPr>
          <w:rtl w:val="0"/>
        </w:rPr>
        <w:t xml:space="preserve">Upon Debug</w:t>
      </w:r>
      <w:r w:rsidDel="00000000" w:rsidR="00000000" w:rsidRPr="00000000">
        <w:rPr>
          <w:rtl w:val="0"/>
        </w:rPr>
        <w:t xml:space="preserve"> ISR entry, bits B through M are cleared (0).  If a subsequent debug interrupt is desired, a </w:t>
      </w:r>
      <w:r w:rsidDel="00000000" w:rsidR="00000000" w:rsidRPr="00000000">
        <w:rPr>
          <w:rFonts w:ascii="Roboto Mono Medium" w:cs="Roboto Mono Medium" w:eastAsia="Roboto Mono Medium" w:hAnsi="Roboto Mono Medium"/>
          <w:rtl w:val="0"/>
        </w:rPr>
        <w:t xml:space="preserve">BRK</w:t>
      </w:r>
      <w:r w:rsidDel="00000000" w:rsidR="00000000" w:rsidRPr="00000000">
        <w:rPr>
          <w:rtl w:val="0"/>
        </w:rPr>
        <w:t xml:space="preserve"> instruction must be executed before exiting the Debug ISR in order to establish the next breakpoint condition(s).</w:t>
      </w:r>
      <w:r w:rsidDel="00000000" w:rsidR="00000000" w:rsidRPr="00000000">
        <w:rPr>
          <w:rtl w:val="0"/>
        </w:rPr>
      </w:r>
    </w:p>
    <w:p w:rsidR="00000000" w:rsidDel="00000000" w:rsidP="00000000" w:rsidRDefault="00000000" w:rsidRPr="00000000" w14:paraId="00000A9B">
      <w:pPr>
        <w:pStyle w:val="Heading2"/>
        <w:rPr>
          <w:i w:val="1"/>
          <w:highlight w:val="yellow"/>
        </w:rPr>
      </w:pPr>
      <w:bookmarkStart w:colFirst="0" w:colLast="0" w:name="_lrwvkfn726tn" w:id="166"/>
      <w:bookmarkEnd w:id="166"/>
      <w:r w:rsidDel="00000000" w:rsidR="00000000" w:rsidRPr="00000000">
        <w:rPr>
          <w:rtl w:val="0"/>
        </w:rPr>
        <w:t xml:space="preserve">CALL</w:t>
      </w:r>
      <w:r w:rsidDel="00000000" w:rsidR="00000000" w:rsidRPr="00000000">
        <w:rPr>
          <w:rtl w:val="0"/>
        </w:rPr>
      </w:r>
    </w:p>
    <w:p w:rsidR="00000000" w:rsidDel="00000000" w:rsidP="00000000" w:rsidRDefault="00000000" w:rsidRPr="00000000" w14:paraId="00000A9C">
      <w:pPr>
        <w:spacing w:after="0" w:lineRule="auto"/>
        <w:rPr/>
      </w:pPr>
      <w:r w:rsidDel="00000000" w:rsidR="00000000" w:rsidRPr="00000000">
        <w:rPr>
          <w:rtl w:val="0"/>
        </w:rPr>
        <w:t xml:space="preserve">Call </w:t>
      </w:r>
      <w:r w:rsidDel="00000000" w:rsidR="00000000" w:rsidRPr="00000000">
        <w:rPr>
          <w:rtl w:val="0"/>
        </w:rPr>
      </w:r>
    </w:p>
    <w:p w:rsidR="00000000" w:rsidDel="00000000" w:rsidP="00000000" w:rsidRDefault="00000000" w:rsidRPr="00000000" w14:paraId="00000A9D">
      <w:pPr>
        <w:rPr/>
      </w:pPr>
      <w:hyperlink w:anchor="_v82tlx47lbbn">
        <w:r w:rsidDel="00000000" w:rsidR="00000000" w:rsidRPr="00000000">
          <w:rPr>
            <w:b w:val="1"/>
            <w:color w:val="1155cc"/>
            <w:u w:val="single"/>
            <w:rtl w:val="0"/>
          </w:rPr>
          <w:t xml:space="preserve">Flow Control </w:t>
        </w:r>
      </w:hyperlink>
      <w:hyperlink w:anchor="_v82tlx47lbbn">
        <w:r w:rsidDel="00000000" w:rsidR="00000000" w:rsidRPr="00000000">
          <w:rPr>
            <w:b w:val="1"/>
            <w:color w:val="1155cc"/>
            <w:u w:val="single"/>
            <w:rtl w:val="0"/>
          </w:rPr>
          <w:t xml:space="preserve">Instruction</w:t>
        </w:r>
      </w:hyperlink>
      <w:r w:rsidDel="00000000" w:rsidR="00000000" w:rsidRPr="00000000">
        <w:rPr>
          <w:b w:val="1"/>
          <w:rtl w:val="0"/>
        </w:rPr>
        <w:t xml:space="preserve"> -</w:t>
      </w:r>
      <w:r w:rsidDel="00000000" w:rsidR="00000000" w:rsidRPr="00000000">
        <w:rPr>
          <w:rtl w:val="0"/>
        </w:rPr>
        <w:t xml:space="preserve"> Call a subroutine; store return context on the stack.</w:t>
      </w:r>
    </w:p>
    <w:p w:rsidR="00000000" w:rsidDel="00000000" w:rsidP="00000000" w:rsidRDefault="00000000" w:rsidRPr="00000000" w14:paraId="00000A9E">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CALL #{\}</w:t>
      </w:r>
      <w:r w:rsidDel="00000000" w:rsidR="00000000" w:rsidRPr="00000000">
        <w:rPr>
          <w:i w:val="1"/>
          <w:rtl w:val="0"/>
        </w:rPr>
        <w:t xml:space="preserve">Addr</w:t>
      </w:r>
    </w:p>
    <w:p w:rsidR="00000000" w:rsidDel="00000000" w:rsidP="00000000" w:rsidRDefault="00000000" w:rsidRPr="00000000" w14:paraId="00000A9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CALL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AA0">
      <w:pPr>
        <w:spacing w:before="40" w:lineRule="auto"/>
        <w:rPr/>
      </w:pPr>
      <w:r w:rsidDel="00000000" w:rsidR="00000000" w:rsidRPr="00000000">
        <w:rPr>
          <w:b w:val="1"/>
          <w:rtl w:val="0"/>
        </w:rPr>
        <w:t xml:space="preserve">Result:</w:t>
      </w:r>
      <w:r w:rsidDel="00000000" w:rsidR="00000000" w:rsidRPr="00000000">
        <w:rPr>
          <w:rtl w:val="0"/>
        </w:rPr>
        <w:t xml:space="preserve"> Push current C and Z flags and address of the next instruction onto the hardware stack, set PC to new relative or absolute address, and optionally update C and/or Z to new state.</w:t>
      </w:r>
    </w:p>
    <w:p w:rsidR="00000000" w:rsidDel="00000000" w:rsidP="00000000" w:rsidRDefault="00000000" w:rsidRPr="00000000" w14:paraId="00000AA1">
      <w:pPr>
        <w:numPr>
          <w:ilvl w:val="0"/>
          <w:numId w:val="1"/>
        </w:numPr>
        <w:spacing w:after="0" w:afterAutospacing="0"/>
        <w:ind w:left="720" w:hanging="360"/>
      </w:pPr>
      <w:r w:rsidDel="00000000" w:rsidR="00000000" w:rsidRPr="00000000">
        <w:rPr>
          <w:rtl w:val="0"/>
        </w:rPr>
        <w:t xml:space="preserve">Addr is a symbolic reference to the target subroutine; the location to </w:t>
      </w:r>
      <w:r w:rsidDel="00000000" w:rsidR="00000000" w:rsidRPr="00000000">
        <w:rPr>
          <w:rtl w:val="0"/>
        </w:rPr>
        <w:t xml:space="preserve">set PC to</w:t>
      </w:r>
      <w:r w:rsidDel="00000000" w:rsidR="00000000" w:rsidRPr="00000000">
        <w:rPr>
          <w:rtl w:val="0"/>
        </w:rPr>
        <w:t xml:space="preserve">.  Relative addressing is the default; use '\' to force absolute addressing.</w:t>
      </w:r>
    </w:p>
    <w:p w:rsidR="00000000" w:rsidDel="00000000" w:rsidP="00000000" w:rsidRDefault="00000000" w:rsidRPr="00000000" w14:paraId="00000AA2">
      <w:pPr>
        <w:numPr>
          <w:ilvl w:val="0"/>
          <w:numId w:val="1"/>
        </w:numPr>
        <w:spacing w:after="0" w:afterAutospacing="0"/>
        <w:ind w:left="720" w:hanging="360"/>
        <w:rPr/>
      </w:pPr>
      <w:r w:rsidDel="00000000" w:rsidR="00000000" w:rsidRPr="00000000">
        <w:rPr>
          <w:rtl w:val="0"/>
        </w:rPr>
        <w:t xml:space="preserve">Dest is a register containing the 20-bit absolute address to </w:t>
      </w:r>
      <w:r w:rsidDel="00000000" w:rsidR="00000000" w:rsidRPr="00000000">
        <w:rPr>
          <w:rtl w:val="0"/>
        </w:rPr>
        <w:t xml:space="preserve">set PC to</w:t>
      </w:r>
      <w:r w:rsidDel="00000000" w:rsidR="00000000" w:rsidRPr="00000000">
        <w:rPr>
          <w:rtl w:val="0"/>
        </w:rPr>
        <w:t xml:space="preserve"> and optional new C and Z states.</w:t>
      </w:r>
    </w:p>
    <w:p w:rsidR="00000000" w:rsidDel="00000000" w:rsidP="00000000" w:rsidRDefault="00000000" w:rsidRPr="00000000" w14:paraId="00000AA3">
      <w:pPr>
        <w:numPr>
          <w:ilvl w:val="0"/>
          <w:numId w:val="1"/>
        </w:numPr>
        <w:spacing w:after="200" w:lineRule="auto"/>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the flags from Dest's upper bit states.</w:t>
      </w:r>
    </w:p>
    <w:tbl>
      <w:tblPr>
        <w:tblStyle w:val="Table4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A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A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A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A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RAA</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2">
            <w:pPr>
              <w:widowControl w:val="0"/>
              <w:spacing w:after="0" w:line="240" w:lineRule="auto"/>
              <w:jc w:val="center"/>
              <w:rPr>
                <w:sz w:val="18"/>
                <w:szCs w:val="18"/>
              </w:rPr>
            </w:pPr>
            <w:r w:rsidDel="00000000" w:rsidR="00000000" w:rsidRPr="00000000">
              <w:rPr>
                <w:sz w:val="18"/>
                <w:szCs w:val="18"/>
                <w:rtl w:val="0"/>
              </w:rPr>
              <w:t xml:space="preserve">K</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3">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4">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5">
            <w:pPr>
              <w:widowControl w:val="0"/>
              <w:spacing w:after="0" w:line="240" w:lineRule="auto"/>
              <w:jc w:val="center"/>
              <w:rPr>
                <w:sz w:val="18"/>
                <w:szCs w:val="18"/>
              </w:rPr>
            </w:pPr>
            <w:r w:rsidDel="00000000" w:rsidR="00000000" w:rsidRPr="00000000">
              <w:rPr>
                <w:sz w:val="18"/>
                <w:szCs w:val="18"/>
                <w:rtl w:val="0"/>
              </w:rPr>
              <w:t xml:space="preserve">4 / 13–20</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sz w:val="18"/>
                <w:szCs w:val="18"/>
                <w:rtl w:val="0"/>
              </w:rPr>
              <w:t xml:space="preserve">K</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C">
            <w:pPr>
              <w:widowControl w:val="0"/>
              <w:spacing w:after="0" w:line="240" w:lineRule="auto"/>
              <w:jc w:val="center"/>
              <w:rPr>
                <w:sz w:val="18"/>
                <w:szCs w:val="18"/>
              </w:rPr>
            </w:pPr>
            <w:r w:rsidDel="00000000" w:rsidR="00000000" w:rsidRPr="00000000">
              <w:rPr>
                <w:sz w:val="18"/>
                <w:szCs w:val="18"/>
                <w:rtl w:val="0"/>
              </w:rPr>
              <w:t xml:space="preserve">D[31]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D[30]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sz w:val="18"/>
                <w:szCs w:val="18"/>
                <w:rtl w:val="0"/>
              </w:rPr>
              <w:t xml:space="preserve">4 / 13–20</w:t>
            </w:r>
            <w:r w:rsidDel="00000000" w:rsidR="00000000" w:rsidRPr="00000000">
              <w:rPr>
                <w:rtl w:val="0"/>
              </w:rPr>
            </w:r>
          </w:p>
        </w:tc>
      </w:tr>
    </w:tbl>
    <w:p w:rsidR="00000000" w:rsidDel="00000000" w:rsidP="00000000" w:rsidRDefault="00000000" w:rsidRPr="00000000" w14:paraId="00000ABF">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The current C, Z, and effective next PC values are pushed onto the stack (K) prior to replacing them with that of Addr or Dest.</w:t>
      </w:r>
    </w:p>
    <w:p w:rsidR="00000000" w:rsidDel="00000000" w:rsidP="00000000" w:rsidRDefault="00000000" w:rsidRPr="00000000" w14:paraId="00000AC0">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CALL</w:t>
      </w:r>
      <w:r w:rsidDel="00000000" w:rsidR="00000000" w:rsidRPr="00000000">
        <w:rPr>
          <w:rtl w:val="0"/>
        </w:rPr>
        <w:t xml:space="preserve"> records the current state of the C and Z flags and the address of the next instruction (PC + 1 if Cog/LUT execution; PC + 4 if Hub execution) by pushing to the stack (K), potentially updates the C and Z flags with new given states, and jumps to the given address or offset.  The routine at the new address should eventually execute a </w:t>
      </w:r>
      <w:r w:rsidDel="00000000" w:rsidR="00000000" w:rsidRPr="00000000">
        <w:rPr>
          <w:rFonts w:ascii="Roboto Mono Medium" w:cs="Roboto Mono Medium" w:eastAsia="Roboto Mono Medium" w:hAnsi="Roboto Mono Medium"/>
          <w:rtl w:val="0"/>
        </w:rPr>
        <w:t xml:space="preserve">RET</w:t>
      </w:r>
      <w:r w:rsidDel="00000000" w:rsidR="00000000" w:rsidRPr="00000000">
        <w:rPr>
          <w:rtl w:val="0"/>
        </w:rPr>
        <w:t xml:space="preserve"> instruction, or an instruction with a </w:t>
      </w:r>
      <w:r w:rsidDel="00000000" w:rsidR="00000000" w:rsidRPr="00000000">
        <w:rPr>
          <w:rFonts w:ascii="Roboto Mono Medium" w:cs="Roboto Mono Medium" w:eastAsia="Roboto Mono Medium" w:hAnsi="Roboto Mono Medium"/>
          <w:rtl w:val="0"/>
        </w:rPr>
        <w:t xml:space="preserve">_RET_</w:t>
      </w:r>
      <w:r w:rsidDel="00000000" w:rsidR="00000000" w:rsidRPr="00000000">
        <w:rPr>
          <w:rtl w:val="0"/>
        </w:rPr>
        <w:t xml:space="preserve"> condition, to return to the recorded address (the instruction following the </w:t>
      </w:r>
      <w:r w:rsidDel="00000000" w:rsidR="00000000" w:rsidRPr="00000000">
        <w:rPr>
          <w:rFonts w:ascii="Roboto Mono Medium" w:cs="Roboto Mono Medium" w:eastAsia="Roboto Mono Medium" w:hAnsi="Roboto Mono Medium"/>
          <w:rtl w:val="0"/>
        </w:rPr>
        <w:t xml:space="preserve">CALL</w:t>
      </w:r>
      <w:r w:rsidDel="00000000" w:rsidR="00000000" w:rsidRPr="00000000">
        <w:rPr>
          <w:rtl w:val="0"/>
        </w:rPr>
        <w:t xml:space="preserve">) and optionally restore the C and Z flag state as it was prior.</w:t>
      </w:r>
    </w:p>
    <w:p w:rsidR="00000000" w:rsidDel="00000000" w:rsidP="00000000" w:rsidRDefault="00000000" w:rsidRPr="00000000" w14:paraId="00000AC2">
      <w:pPr>
        <w:rPr/>
      </w:pPr>
      <w:r w:rsidDel="00000000" w:rsidR="00000000" w:rsidRPr="00000000">
        <w:rPr>
          <w:rtl w:val="0"/>
        </w:rPr>
        <w:t xml:space="preserve">In syntax 1, #Addr and #\Addr encodes the instruction with relative and absolute addressing, respectively.  The relative form (the default) is vital for creating relocatable code.  In either case, use symbolic references for Addr and the assembler will encode it properly.  Examples: </w:t>
      </w:r>
      <w:r w:rsidDel="00000000" w:rsidR="00000000" w:rsidRPr="00000000">
        <w:rPr>
          <w:rFonts w:ascii="Roboto Mono Medium" w:cs="Roboto Mono Medium" w:eastAsia="Roboto Mono Medium" w:hAnsi="Roboto Mono Medium"/>
          <w:rtl w:val="0"/>
        </w:rPr>
        <w:t xml:space="preserve">CALL</w:t>
      </w:r>
      <w:r w:rsidDel="00000000" w:rsidR="00000000" w:rsidRPr="00000000">
        <w:rPr>
          <w:rtl w:val="0"/>
        </w:rPr>
        <w:t xml:space="preserve"> #SendBit or </w:t>
      </w:r>
      <w:r w:rsidDel="00000000" w:rsidR="00000000" w:rsidRPr="00000000">
        <w:rPr>
          <w:rFonts w:ascii="Roboto Mono Medium" w:cs="Roboto Mono Medium" w:eastAsia="Roboto Mono Medium" w:hAnsi="Roboto Mono Medium"/>
          <w:rtl w:val="0"/>
        </w:rPr>
        <w:t xml:space="preserve">CALL</w:t>
      </w:r>
      <w:r w:rsidDel="00000000" w:rsidR="00000000" w:rsidRPr="00000000">
        <w:rPr>
          <w:rtl w:val="0"/>
        </w:rPr>
        <w:t xml:space="preserve"> #\DebugStatus</w:t>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syntax 2, the format of the value at Dest is CZxxxxxx_xxxxAAAA_AAAAAAAA_AAAAAAAA.  C is the new C flag state, Z is the new Z flag state, A is the new 20-bit address to jump to, and x are don't-care bits.  Syntax 2 effectively swaps the flags and PC with the value in the Dest register (and </w:t>
      </w:r>
      <w:r w:rsidDel="00000000" w:rsidR="00000000" w:rsidRPr="00000000">
        <w:rPr>
          <w:rFonts w:ascii="Roboto Mono Medium" w:cs="Roboto Mono Medium" w:eastAsia="Roboto Mono Medium" w:hAnsi="Roboto Mono Medium"/>
          <w:rtl w:val="0"/>
        </w:rPr>
        <w:t xml:space="preserve">RET</w:t>
      </w:r>
      <w:r w:rsidDel="00000000" w:rsidR="00000000" w:rsidRPr="00000000">
        <w:rPr>
          <w:rtl w:val="0"/>
        </w:rPr>
        <w:t xml:space="preserve"> swaps them back), making it convenient for switching between two threads.</w:t>
      </w:r>
    </w:p>
    <w:p w:rsidR="00000000" w:rsidDel="00000000" w:rsidP="00000000" w:rsidRDefault="00000000" w:rsidRPr="00000000" w14:paraId="00000AC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match D[31], after its original state is recorded.</w:t>
      </w:r>
    </w:p>
    <w:p w:rsidR="00000000" w:rsidDel="00000000" w:rsidP="00000000" w:rsidRDefault="00000000" w:rsidRPr="00000000" w14:paraId="00000AC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updated to match D[30], after its original state is recorded.</w:t>
      </w:r>
    </w:p>
    <w:p w:rsidR="00000000" w:rsidDel="00000000" w:rsidP="00000000" w:rsidRDefault="00000000" w:rsidRPr="00000000" w14:paraId="00000AC6">
      <w:pPr>
        <w:pStyle w:val="Heading2"/>
        <w:rPr>
          <w:i w:val="1"/>
          <w:highlight w:val="yellow"/>
        </w:rPr>
      </w:pPr>
      <w:bookmarkStart w:colFirst="0" w:colLast="0" w:name="_9bxg6hr5ntaa" w:id="167"/>
      <w:bookmarkEnd w:id="167"/>
      <w:r w:rsidDel="00000000" w:rsidR="00000000" w:rsidRPr="00000000">
        <w:rPr>
          <w:rtl w:val="0"/>
        </w:rPr>
        <w:t xml:space="preserve">CALLA / CALLB</w:t>
      </w:r>
      <w:r w:rsidDel="00000000" w:rsidR="00000000" w:rsidRPr="00000000">
        <w:rPr>
          <w:rtl w:val="0"/>
        </w:rPr>
      </w:r>
    </w:p>
    <w:p w:rsidR="00000000" w:rsidDel="00000000" w:rsidP="00000000" w:rsidRDefault="00000000" w:rsidRPr="00000000" w14:paraId="00000AC7">
      <w:pPr>
        <w:spacing w:after="0" w:lineRule="auto"/>
        <w:rPr/>
      </w:pPr>
      <w:r w:rsidDel="00000000" w:rsidR="00000000" w:rsidRPr="00000000">
        <w:rPr>
          <w:rtl w:val="0"/>
        </w:rPr>
        <w:t xml:space="preserve">Call A or B </w:t>
      </w:r>
      <w:r w:rsidDel="00000000" w:rsidR="00000000" w:rsidRPr="00000000">
        <w:rPr>
          <w:rtl w:val="0"/>
        </w:rPr>
      </w:r>
    </w:p>
    <w:p w:rsidR="00000000" w:rsidDel="00000000" w:rsidP="00000000" w:rsidRDefault="00000000" w:rsidRPr="00000000" w14:paraId="00000AC8">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Call a subroutine; store return context in the Hub long at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AC9">
      <w:pPr>
        <w:pBdr>
          <w:bottom w:color="b7b7b7" w:space="2" w:sz="8" w:val="single"/>
        </w:pBdr>
        <w:tabs>
          <w:tab w:val="left" w:leader="none" w:pos="1800"/>
        </w:tabs>
        <w:spacing w:after="0" w:lineRule="auto"/>
        <w:rPr>
          <w:i w:val="1"/>
        </w:rPr>
      </w:pPr>
      <w:r w:rsidDel="00000000" w:rsidR="00000000" w:rsidRPr="00000000">
        <w:rPr>
          <w:rFonts w:ascii="Roboto Mono Medium" w:cs="Roboto Mono Medium" w:eastAsia="Roboto Mono Medium" w:hAnsi="Roboto Mono Medium"/>
          <w:rtl w:val="0"/>
        </w:rPr>
        <w:t xml:space="preserve">CALLA #{\}</w:t>
      </w:r>
      <w:r w:rsidDel="00000000" w:rsidR="00000000" w:rsidRPr="00000000">
        <w:rPr>
          <w:i w:val="1"/>
          <w:rtl w:val="0"/>
        </w:rPr>
        <w:t xml:space="preserve">Addr</w:t>
      </w:r>
    </w:p>
    <w:p w:rsidR="00000000" w:rsidDel="00000000" w:rsidP="00000000" w:rsidRDefault="00000000" w:rsidRPr="00000000" w14:paraId="00000ACA">
      <w:pPr>
        <w:pBdr>
          <w:bottom w:color="b7b7b7" w:space="2" w:sz="8" w:val="single"/>
        </w:pBd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CALLA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ACB">
      <w:pPr>
        <w:pBdr>
          <w:bottom w:color="b7b7b7" w:space="2" w:sz="8" w:val="single"/>
        </w:pBdr>
        <w:tabs>
          <w:tab w:val="left" w:leader="none" w:pos="1800"/>
        </w:tabs>
        <w:spacing w:after="0" w:lineRule="auto"/>
        <w:rPr>
          <w:i w:val="1"/>
        </w:rPr>
      </w:pPr>
      <w:r w:rsidDel="00000000" w:rsidR="00000000" w:rsidRPr="00000000">
        <w:rPr>
          <w:rFonts w:ascii="Roboto Mono Medium" w:cs="Roboto Mono Medium" w:eastAsia="Roboto Mono Medium" w:hAnsi="Roboto Mono Medium"/>
          <w:rtl w:val="0"/>
        </w:rPr>
        <w:t xml:space="preserve">CALLB #{\}</w:t>
      </w:r>
      <w:r w:rsidDel="00000000" w:rsidR="00000000" w:rsidRPr="00000000">
        <w:rPr>
          <w:i w:val="1"/>
          <w:rtl w:val="0"/>
        </w:rPr>
        <w:t xml:space="preserve">Addr</w:t>
      </w:r>
    </w:p>
    <w:p w:rsidR="00000000" w:rsidDel="00000000" w:rsidP="00000000" w:rsidRDefault="00000000" w:rsidRPr="00000000" w14:paraId="00000ACC">
      <w:pPr>
        <w:pBdr>
          <w:bottom w:color="b7b7b7" w:space="2" w:sz="8" w:val="single"/>
        </w:pBd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CALLB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ACD">
      <w:pPr>
        <w:spacing w:before="40" w:lineRule="auto"/>
        <w:rPr/>
      </w:pPr>
      <w:r w:rsidDel="00000000" w:rsidR="00000000" w:rsidRPr="00000000">
        <w:rPr>
          <w:b w:val="1"/>
          <w:rtl w:val="0"/>
        </w:rPr>
        <w:t xml:space="preserve">Result:</w:t>
      </w:r>
      <w:r w:rsidDel="00000000" w:rsidR="00000000" w:rsidRPr="00000000">
        <w:rPr>
          <w:rtl w:val="0"/>
        </w:rPr>
        <w:t xml:space="preserve"> Write current C and Z flags and address of the next instruction into the 4-byte Hub RAM location at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 increment pointer, set PC to new relative or absolute address, and optionally update C and/or Z to new state.</w:t>
      </w:r>
    </w:p>
    <w:p w:rsidR="00000000" w:rsidDel="00000000" w:rsidP="00000000" w:rsidRDefault="00000000" w:rsidRPr="00000000" w14:paraId="00000ACE">
      <w:pPr>
        <w:numPr>
          <w:ilvl w:val="0"/>
          <w:numId w:val="1"/>
        </w:numPr>
        <w:spacing w:after="0" w:afterAutospacing="0"/>
        <w:ind w:left="720" w:hanging="360"/>
      </w:pPr>
      <w:r w:rsidDel="00000000" w:rsidR="00000000" w:rsidRPr="00000000">
        <w:rPr>
          <w:rtl w:val="0"/>
        </w:rPr>
        <w:t xml:space="preserve">Addr is a symbolic reference to the target subroutine; the location to </w:t>
      </w:r>
      <w:r w:rsidDel="00000000" w:rsidR="00000000" w:rsidRPr="00000000">
        <w:rPr>
          <w:rtl w:val="0"/>
        </w:rPr>
        <w:t xml:space="preserve">set PC to</w:t>
      </w:r>
      <w:r w:rsidDel="00000000" w:rsidR="00000000" w:rsidRPr="00000000">
        <w:rPr>
          <w:rtl w:val="0"/>
        </w:rPr>
        <w:t xml:space="preserve">.  Relative addressing is the default; use '\' to force absolute addressing.</w:t>
      </w:r>
    </w:p>
    <w:p w:rsidR="00000000" w:rsidDel="00000000" w:rsidP="00000000" w:rsidRDefault="00000000" w:rsidRPr="00000000" w14:paraId="00000ACF">
      <w:pPr>
        <w:numPr>
          <w:ilvl w:val="0"/>
          <w:numId w:val="1"/>
        </w:numPr>
        <w:spacing w:after="0" w:afterAutospacing="0"/>
        <w:ind w:left="720" w:hanging="360"/>
      </w:pPr>
      <w:r w:rsidDel="00000000" w:rsidR="00000000" w:rsidRPr="00000000">
        <w:rPr>
          <w:rtl w:val="0"/>
        </w:rPr>
        <w:t xml:space="preserve">Dest is a register containing the 20-bit absolute address to </w:t>
      </w:r>
      <w:r w:rsidDel="00000000" w:rsidR="00000000" w:rsidRPr="00000000">
        <w:rPr>
          <w:rtl w:val="0"/>
        </w:rPr>
        <w:t xml:space="preserve">set PC to</w:t>
      </w:r>
      <w:r w:rsidDel="00000000" w:rsidR="00000000" w:rsidRPr="00000000">
        <w:rPr>
          <w:rtl w:val="0"/>
        </w:rPr>
        <w:t xml:space="preserve"> and optional new C and Z states.</w:t>
      </w:r>
    </w:p>
    <w:p w:rsidR="00000000" w:rsidDel="00000000" w:rsidP="00000000" w:rsidRDefault="00000000" w:rsidRPr="00000000" w14:paraId="00000AD0">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the flags from Dest's upper bit states.</w:t>
      </w:r>
    </w:p>
    <w:tbl>
      <w:tblPr>
        <w:tblStyle w:val="Table4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D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D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D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D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RAA</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D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D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DF">
            <w:pPr>
              <w:widowControl w:val="0"/>
              <w:spacing w:after="0" w:line="240" w:lineRule="auto"/>
              <w:jc w:val="center"/>
              <w:rPr>
                <w:sz w:val="18"/>
                <w:szCs w:val="18"/>
              </w:rPr>
            </w:pPr>
            <w:r w:rsidDel="00000000" w:rsidR="00000000" w:rsidRPr="00000000">
              <w:rPr>
                <w:sz w:val="18"/>
                <w:szCs w:val="18"/>
                <w:rtl w:val="0"/>
              </w:rPr>
              <w:t xml:space="preserve">Hub</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0">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1">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2">
            <w:pPr>
              <w:widowControl w:val="0"/>
              <w:spacing w:after="0" w:line="240" w:lineRule="auto"/>
              <w:jc w:val="center"/>
              <w:rPr>
                <w:sz w:val="18"/>
                <w:szCs w:val="18"/>
                <w:vertAlign w:val="superscript"/>
              </w:rPr>
            </w:pPr>
            <w:r w:rsidDel="00000000" w:rsidR="00000000" w:rsidRPr="00000000">
              <w:rPr>
                <w:sz w:val="18"/>
                <w:szCs w:val="18"/>
                <w:rtl w:val="0"/>
              </w:rPr>
              <w:t xml:space="preserve">5–12</w:t>
            </w:r>
            <w:r w:rsidDel="00000000" w:rsidR="00000000" w:rsidRPr="00000000">
              <w:rPr>
                <w:sz w:val="18"/>
                <w:szCs w:val="18"/>
                <w:vertAlign w:val="superscript"/>
                <w:rtl w:val="0"/>
              </w:rPr>
              <w:t xml:space="preserve">2</w:t>
            </w:r>
            <w:r w:rsidDel="00000000" w:rsidR="00000000" w:rsidRPr="00000000">
              <w:rPr>
                <w:sz w:val="18"/>
                <w:szCs w:val="18"/>
                <w:rtl w:val="0"/>
              </w:rPr>
              <w:t xml:space="preserve"> / 14–32</w:t>
            </w:r>
            <w:r w:rsidDel="00000000" w:rsidR="00000000" w:rsidRPr="00000000">
              <w:rPr>
                <w:sz w:val="18"/>
                <w:szCs w:val="18"/>
                <w:vertAlign w:val="superscript"/>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000101110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Hub</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9">
            <w:pPr>
              <w:widowControl w:val="0"/>
              <w:spacing w:after="0" w:line="240" w:lineRule="auto"/>
              <w:jc w:val="center"/>
              <w:rPr>
                <w:sz w:val="18"/>
                <w:szCs w:val="18"/>
              </w:rPr>
            </w:pPr>
            <w:r w:rsidDel="00000000" w:rsidR="00000000" w:rsidRPr="00000000">
              <w:rPr>
                <w:sz w:val="18"/>
                <w:szCs w:val="18"/>
                <w:rtl w:val="0"/>
              </w:rPr>
              <w:t xml:space="preserve">D[31]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A">
            <w:pPr>
              <w:widowControl w:val="0"/>
              <w:spacing w:after="0" w:line="240" w:lineRule="auto"/>
              <w:jc w:val="center"/>
              <w:rPr>
                <w:sz w:val="18"/>
                <w:szCs w:val="18"/>
              </w:rPr>
            </w:pPr>
            <w:r w:rsidDel="00000000" w:rsidR="00000000" w:rsidRPr="00000000">
              <w:rPr>
                <w:sz w:val="18"/>
                <w:szCs w:val="18"/>
                <w:rtl w:val="0"/>
              </w:rPr>
              <w:t xml:space="preserve">D[30]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5–12</w:t>
            </w:r>
            <w:r w:rsidDel="00000000" w:rsidR="00000000" w:rsidRPr="00000000">
              <w:rPr>
                <w:sz w:val="18"/>
                <w:szCs w:val="18"/>
                <w:vertAlign w:val="superscript"/>
                <w:rtl w:val="0"/>
              </w:rPr>
              <w:t xml:space="preserve">2</w:t>
            </w:r>
            <w:r w:rsidDel="00000000" w:rsidR="00000000" w:rsidRPr="00000000">
              <w:rPr>
                <w:sz w:val="18"/>
                <w:szCs w:val="18"/>
                <w:rtl w:val="0"/>
              </w:rPr>
              <w:t xml:space="preserve"> / 14–32</w:t>
            </w:r>
            <w:r w:rsidDel="00000000" w:rsidR="00000000" w:rsidRPr="00000000">
              <w:rPr>
                <w:sz w:val="18"/>
                <w:szCs w:val="18"/>
                <w:vertAlign w:val="superscript"/>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1101111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RAA</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E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1">
            <w:pPr>
              <w:widowControl w:val="0"/>
              <w:spacing w:after="0" w:line="240" w:lineRule="auto"/>
              <w:jc w:val="center"/>
              <w:rPr>
                <w:sz w:val="18"/>
                <w:szCs w:val="18"/>
              </w:rPr>
            </w:pPr>
            <w:r w:rsidDel="00000000" w:rsidR="00000000" w:rsidRPr="00000000">
              <w:rPr>
                <w:sz w:val="18"/>
                <w:szCs w:val="18"/>
                <w:rtl w:val="0"/>
              </w:rPr>
              <w:t xml:space="preserve">Hub</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2">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3">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4">
            <w:pPr>
              <w:widowControl w:val="0"/>
              <w:spacing w:after="0" w:line="240" w:lineRule="auto"/>
              <w:jc w:val="center"/>
              <w:rPr>
                <w:sz w:val="18"/>
                <w:szCs w:val="18"/>
                <w:vertAlign w:val="superscript"/>
              </w:rPr>
            </w:pPr>
            <w:r w:rsidDel="00000000" w:rsidR="00000000" w:rsidRPr="00000000">
              <w:rPr>
                <w:sz w:val="18"/>
                <w:szCs w:val="18"/>
                <w:rtl w:val="0"/>
              </w:rPr>
              <w:t xml:space="preserve">5–12</w:t>
            </w:r>
            <w:r w:rsidDel="00000000" w:rsidR="00000000" w:rsidRPr="00000000">
              <w:rPr>
                <w:sz w:val="18"/>
                <w:szCs w:val="18"/>
                <w:vertAlign w:val="superscript"/>
                <w:rtl w:val="0"/>
              </w:rPr>
              <w:t xml:space="preserve">2</w:t>
            </w:r>
            <w:r w:rsidDel="00000000" w:rsidR="00000000" w:rsidRPr="00000000">
              <w:rPr>
                <w:sz w:val="18"/>
                <w:szCs w:val="18"/>
                <w:rtl w:val="0"/>
              </w:rPr>
              <w:t xml:space="preserve"> / 14–32</w:t>
            </w:r>
            <w:r w:rsidDel="00000000" w:rsidR="00000000" w:rsidRPr="00000000">
              <w:rPr>
                <w:sz w:val="18"/>
                <w:szCs w:val="18"/>
                <w:vertAlign w:val="superscript"/>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000101111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Hub</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B">
            <w:pPr>
              <w:widowControl w:val="0"/>
              <w:spacing w:after="0" w:line="240" w:lineRule="auto"/>
              <w:jc w:val="center"/>
              <w:rPr>
                <w:sz w:val="18"/>
                <w:szCs w:val="18"/>
              </w:rPr>
            </w:pPr>
            <w:r w:rsidDel="00000000" w:rsidR="00000000" w:rsidRPr="00000000">
              <w:rPr>
                <w:sz w:val="18"/>
                <w:szCs w:val="18"/>
                <w:rtl w:val="0"/>
              </w:rPr>
              <w:t xml:space="preserve">D[31]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C">
            <w:pPr>
              <w:widowControl w:val="0"/>
              <w:spacing w:after="0" w:line="240" w:lineRule="auto"/>
              <w:jc w:val="center"/>
              <w:rPr>
                <w:sz w:val="18"/>
                <w:szCs w:val="18"/>
              </w:rPr>
            </w:pPr>
            <w:r w:rsidDel="00000000" w:rsidR="00000000" w:rsidRPr="00000000">
              <w:rPr>
                <w:sz w:val="18"/>
                <w:szCs w:val="18"/>
                <w:rtl w:val="0"/>
              </w:rPr>
              <w:t xml:space="preserve">D[30]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F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5–12</w:t>
            </w:r>
            <w:r w:rsidDel="00000000" w:rsidR="00000000" w:rsidRPr="00000000">
              <w:rPr>
                <w:sz w:val="18"/>
                <w:szCs w:val="18"/>
                <w:vertAlign w:val="superscript"/>
                <w:rtl w:val="0"/>
              </w:rPr>
              <w:t xml:space="preserve">2</w:t>
            </w:r>
            <w:r w:rsidDel="00000000" w:rsidR="00000000" w:rsidRPr="00000000">
              <w:rPr>
                <w:sz w:val="18"/>
                <w:szCs w:val="18"/>
                <w:rtl w:val="0"/>
              </w:rPr>
              <w:t xml:space="preserve"> / 14–32</w:t>
            </w:r>
            <w:r w:rsidDel="00000000" w:rsidR="00000000" w:rsidRPr="00000000">
              <w:rPr>
                <w:sz w:val="18"/>
                <w:szCs w:val="18"/>
                <w:vertAlign w:val="superscript"/>
                <w:rtl w:val="0"/>
              </w:rPr>
              <w:t xml:space="preserve">2</w:t>
            </w:r>
            <w:r w:rsidDel="00000000" w:rsidR="00000000" w:rsidRPr="00000000">
              <w:rPr>
                <w:rtl w:val="0"/>
              </w:rPr>
            </w:r>
          </w:p>
        </w:tc>
      </w:tr>
    </w:tbl>
    <w:p w:rsidR="00000000" w:rsidDel="00000000" w:rsidP="00000000" w:rsidRDefault="00000000" w:rsidRPr="00000000" w14:paraId="00000AFE">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The current C, Z, and effective next PC values are written to the Hub RAM long (H) referenced by </w:t>
      </w:r>
      <w:r w:rsidDel="00000000" w:rsidR="00000000" w:rsidRPr="00000000">
        <w:rPr>
          <w:rFonts w:ascii="Roboto Mono Medium" w:cs="Roboto Mono Medium" w:eastAsia="Roboto Mono Medium" w:hAnsi="Roboto Mono Medium"/>
          <w:sz w:val="18"/>
          <w:szCs w:val="18"/>
          <w:rtl w:val="0"/>
        </w:rPr>
        <w:t xml:space="preserve">PTRA</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PTRB</w:t>
      </w:r>
      <w:r w:rsidDel="00000000" w:rsidR="00000000" w:rsidRPr="00000000">
        <w:rPr>
          <w:sz w:val="18"/>
          <w:szCs w:val="18"/>
          <w:rtl w:val="0"/>
        </w:rPr>
        <w:t xml:space="preserve"> prior to replacing them with that of Addr or Dest.</w:t>
      </w:r>
    </w:p>
    <w:p w:rsidR="00000000" w:rsidDel="00000000" w:rsidP="00000000" w:rsidRDefault="00000000" w:rsidRPr="00000000" w14:paraId="00000AFF">
      <w:pPr>
        <w:rPr>
          <w:sz w:val="18"/>
          <w:szCs w:val="18"/>
        </w:rPr>
      </w:pPr>
      <w:r w:rsidDel="00000000" w:rsidR="00000000" w:rsidRPr="00000000">
        <w:rPr>
          <w:sz w:val="18"/>
          <w:szCs w:val="18"/>
          <w:vertAlign w:val="superscript"/>
          <w:rtl w:val="0"/>
        </w:rPr>
        <w:t xml:space="preserve">2</w:t>
      </w:r>
      <w:r w:rsidDel="00000000" w:rsidR="00000000" w:rsidRPr="00000000">
        <w:rPr>
          <w:sz w:val="18"/>
          <w:szCs w:val="18"/>
          <w:rtl w:val="0"/>
        </w:rPr>
        <w:t xml:space="preserve"> </w:t>
      </w:r>
      <w:r w:rsidDel="00000000" w:rsidR="00000000" w:rsidRPr="00000000">
        <w:rPr>
          <w:sz w:val="18"/>
          <w:szCs w:val="18"/>
          <w:rtl w:val="0"/>
        </w:rPr>
        <w:t xml:space="preserve">+1 clock cycle if target address isn't long-aligned in Hub RAM</w:t>
      </w:r>
      <w:r w:rsidDel="00000000" w:rsidR="00000000" w:rsidRPr="00000000">
        <w:rPr>
          <w:sz w:val="18"/>
          <w:szCs w:val="18"/>
          <w:rtl w:val="0"/>
        </w:rPr>
        <w:t xml:space="preserve">.</w:t>
      </w:r>
    </w:p>
    <w:p w:rsidR="00000000" w:rsidDel="00000000" w:rsidP="00000000" w:rsidRDefault="00000000" w:rsidRPr="00000000" w14:paraId="00000B00">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CALLA</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CALLB</w:t>
      </w:r>
      <w:r w:rsidDel="00000000" w:rsidR="00000000" w:rsidRPr="00000000">
        <w:rPr>
          <w:rtl w:val="0"/>
        </w:rPr>
        <w:t xml:space="preserve"> records the current state of the C and Z flags and the address of the next instruction (PC + 1 if Cog/LUT execution; PC + 4 if Hub execution) by writing them to the Hub RAM long (H) referenced by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 increments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 potentially updates the C and Z flags with new given states, and jumps to the given address or offset.  The routine at the new address should eventually execute a </w:t>
      </w:r>
      <w:r w:rsidDel="00000000" w:rsidR="00000000" w:rsidRPr="00000000">
        <w:rPr>
          <w:rFonts w:ascii="Roboto Mono Medium" w:cs="Roboto Mono Medium" w:eastAsia="Roboto Mono Medium" w:hAnsi="Roboto Mono Medium"/>
          <w:rtl w:val="0"/>
        </w:rPr>
        <w:t xml:space="preserve">RETA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RETB</w:t>
      </w:r>
      <w:r w:rsidDel="00000000" w:rsidR="00000000" w:rsidRPr="00000000">
        <w:rPr>
          <w:rtl w:val="0"/>
        </w:rPr>
        <w:t xml:space="preserve"> instruction to return to the recorded address (the instruction following the </w:t>
      </w:r>
      <w:r w:rsidDel="00000000" w:rsidR="00000000" w:rsidRPr="00000000">
        <w:rPr>
          <w:rFonts w:ascii="Roboto Mono Medium" w:cs="Roboto Mono Medium" w:eastAsia="Roboto Mono Medium" w:hAnsi="Roboto Mono Medium"/>
          <w:rtl w:val="0"/>
        </w:rPr>
        <w:t xml:space="preserve">CALLA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CALLB</w:t>
      </w:r>
      <w:r w:rsidDel="00000000" w:rsidR="00000000" w:rsidRPr="00000000">
        <w:rPr>
          <w:rtl w:val="0"/>
        </w:rPr>
        <w:t xml:space="preserve">) and optionally restore the C and Z flag state as it was prior.</w:t>
      </w:r>
    </w:p>
    <w:p w:rsidR="00000000" w:rsidDel="00000000" w:rsidP="00000000" w:rsidRDefault="00000000" w:rsidRPr="00000000" w14:paraId="00000B02">
      <w:pPr>
        <w:rPr/>
      </w:pPr>
      <w:r w:rsidDel="00000000" w:rsidR="00000000" w:rsidRPr="00000000">
        <w:rPr>
          <w:rtl w:val="0"/>
        </w:rPr>
        <w:t xml:space="preserve">In syntax 1 and 3, #Addr and #\Addr encodes the instruction with relative and absolute addressing, respectively.  The relative form (the default) is vital for creating relocatable code.  In either case, use symbolic references for Addr and the assembler will encode it properly.  Examples: </w:t>
      </w:r>
      <w:r w:rsidDel="00000000" w:rsidR="00000000" w:rsidRPr="00000000">
        <w:rPr>
          <w:rFonts w:ascii="Roboto Mono Medium" w:cs="Roboto Mono Medium" w:eastAsia="Roboto Mono Medium" w:hAnsi="Roboto Mono Medium"/>
          <w:rtl w:val="0"/>
        </w:rPr>
        <w:t xml:space="preserve">CALLA</w:t>
      </w:r>
      <w:r w:rsidDel="00000000" w:rsidR="00000000" w:rsidRPr="00000000">
        <w:rPr>
          <w:rtl w:val="0"/>
        </w:rPr>
        <w:t xml:space="preserve"> #SendBit or </w:t>
      </w:r>
      <w:r w:rsidDel="00000000" w:rsidR="00000000" w:rsidRPr="00000000">
        <w:rPr>
          <w:rFonts w:ascii="Roboto Mono Medium" w:cs="Roboto Mono Medium" w:eastAsia="Roboto Mono Medium" w:hAnsi="Roboto Mono Medium"/>
          <w:rtl w:val="0"/>
        </w:rPr>
        <w:t xml:space="preserve">CALLB</w:t>
      </w:r>
      <w:r w:rsidDel="00000000" w:rsidR="00000000" w:rsidRPr="00000000">
        <w:rPr>
          <w:rtl w:val="0"/>
        </w:rPr>
        <w:t xml:space="preserve"> #\DebugStatus</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syntax 2 and 4, the format of the value at Dest is CZxxxxxx_xxxxAAAA_AAAAAAAA_AAAAAAAA.  C is the new C flag state, Z is the new Z flag state, A is the new 20-bit address to jump to, and x are don't-care bits.  Syntax 2 effectively swaps the flags and PC with the value in the Dest register (and </w:t>
      </w:r>
      <w:r w:rsidDel="00000000" w:rsidR="00000000" w:rsidRPr="00000000">
        <w:rPr>
          <w:rFonts w:ascii="Roboto Mono Medium" w:cs="Roboto Mono Medium" w:eastAsia="Roboto Mono Medium" w:hAnsi="Roboto Mono Medium"/>
          <w:rtl w:val="0"/>
        </w:rPr>
        <w:t xml:space="preserve">RETA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RETB</w:t>
      </w:r>
      <w:r w:rsidDel="00000000" w:rsidR="00000000" w:rsidRPr="00000000">
        <w:rPr>
          <w:rtl w:val="0"/>
        </w:rPr>
        <w:t xml:space="preserve"> swaps them back), making it convenient for switching between two threads.</w:t>
      </w:r>
    </w:p>
    <w:p w:rsidR="00000000" w:rsidDel="00000000" w:rsidP="00000000" w:rsidRDefault="00000000" w:rsidRPr="00000000" w14:paraId="00000B0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match D[31], after its original state is recorded.</w:t>
      </w:r>
    </w:p>
    <w:p w:rsidR="00000000" w:rsidDel="00000000" w:rsidP="00000000" w:rsidRDefault="00000000" w:rsidRPr="00000000" w14:paraId="00000B0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updated to match D[30], after its original state is recorded.</w:t>
      </w:r>
    </w:p>
    <w:p w:rsidR="00000000" w:rsidDel="00000000" w:rsidP="00000000" w:rsidRDefault="00000000" w:rsidRPr="00000000" w14:paraId="00000B06">
      <w:pPr>
        <w:pStyle w:val="Heading2"/>
        <w:rPr>
          <w:i w:val="1"/>
          <w:highlight w:val="yellow"/>
        </w:rPr>
      </w:pPr>
      <w:bookmarkStart w:colFirst="0" w:colLast="0" w:name="_y34ndvfdx6a" w:id="168"/>
      <w:bookmarkEnd w:id="168"/>
      <w:r w:rsidDel="00000000" w:rsidR="00000000" w:rsidRPr="00000000">
        <w:rPr>
          <w:rtl w:val="0"/>
        </w:rPr>
        <w:t xml:space="preserve">CALLD</w:t>
      </w:r>
      <w:r w:rsidDel="00000000" w:rsidR="00000000" w:rsidRPr="00000000">
        <w:rPr>
          <w:rtl w:val="0"/>
        </w:rPr>
      </w:r>
    </w:p>
    <w:p w:rsidR="00000000" w:rsidDel="00000000" w:rsidP="00000000" w:rsidRDefault="00000000" w:rsidRPr="00000000" w14:paraId="00000B07">
      <w:pPr>
        <w:spacing w:after="0" w:lineRule="auto"/>
        <w:rPr/>
      </w:pPr>
      <w:r w:rsidDel="00000000" w:rsidR="00000000" w:rsidRPr="00000000">
        <w:rPr>
          <w:rtl w:val="0"/>
        </w:rPr>
        <w:t xml:space="preserve">Call D</w:t>
      </w:r>
      <w:r w:rsidDel="00000000" w:rsidR="00000000" w:rsidRPr="00000000">
        <w:rPr>
          <w:rtl w:val="0"/>
        </w:rPr>
      </w:r>
    </w:p>
    <w:p w:rsidR="00000000" w:rsidDel="00000000" w:rsidP="00000000" w:rsidRDefault="00000000" w:rsidRPr="00000000" w14:paraId="00000B08">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Call a subroutine; store return context in PA/PB/PTRA/PTRB/D.</w:t>
      </w:r>
    </w:p>
    <w:p w:rsidR="00000000" w:rsidDel="00000000" w:rsidP="00000000" w:rsidRDefault="00000000" w:rsidRPr="00000000" w14:paraId="00000B09">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CALLD PA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 #{\}</w:t>
      </w:r>
      <w:r w:rsidDel="00000000" w:rsidR="00000000" w:rsidRPr="00000000">
        <w:rPr>
          <w:i w:val="1"/>
          <w:rtl w:val="0"/>
        </w:rPr>
        <w:t xml:space="preserve">Addr</w:t>
      </w:r>
    </w:p>
    <w:p w:rsidR="00000000" w:rsidDel="00000000" w:rsidP="00000000" w:rsidRDefault="00000000" w:rsidRPr="00000000" w14:paraId="00000B0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CALLD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0B">
      <w:pPr>
        <w:spacing w:before="40" w:lineRule="auto"/>
        <w:rPr/>
      </w:pPr>
      <w:r w:rsidDel="00000000" w:rsidR="00000000" w:rsidRPr="00000000">
        <w:rPr>
          <w:b w:val="1"/>
          <w:rtl w:val="0"/>
        </w:rPr>
        <w:t xml:space="preserve">Result:</w:t>
      </w:r>
      <w:r w:rsidDel="00000000" w:rsidR="00000000" w:rsidRPr="00000000">
        <w:rPr>
          <w:rtl w:val="0"/>
        </w:rPr>
        <w:t xml:space="preserve"> Write current C and Z flags and address of the next instruction into either PA, PB, PTRA, </w:t>
      </w:r>
      <w:r w:rsidDel="00000000" w:rsidR="00000000" w:rsidRPr="00000000">
        <w:rPr>
          <w:rtl w:val="0"/>
        </w:rPr>
        <w:t xml:space="preserve">PTRB</w:t>
      </w:r>
      <w:r w:rsidDel="00000000" w:rsidR="00000000" w:rsidRPr="00000000">
        <w:rPr>
          <w:rtl w:val="0"/>
        </w:rPr>
        <w:t xml:space="preserve">, or Dest, set PC to new relative or absolute address (in Addr or Src), and optionally update C and/or Z to new state.</w:t>
      </w:r>
    </w:p>
    <w:p w:rsidR="00000000" w:rsidDel="00000000" w:rsidP="00000000" w:rsidRDefault="00000000" w:rsidRPr="00000000" w14:paraId="00000B0C">
      <w:pPr>
        <w:numPr>
          <w:ilvl w:val="0"/>
          <w:numId w:val="1"/>
        </w:numPr>
        <w:spacing w:after="0" w:afterAutospacing="0"/>
        <w:ind w:left="720" w:hanging="360"/>
      </w:pPr>
      <w:r w:rsidDel="00000000" w:rsidR="00000000" w:rsidRPr="00000000">
        <w:rPr>
          <w:rFonts w:ascii="Roboto Mono Medium" w:cs="Roboto Mono Medium" w:eastAsia="Roboto Mono Medium" w:hAnsi="Roboto Mono Medium"/>
          <w:rtl w:val="0"/>
        </w:rPr>
        <w:t xml:space="preserve">PA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 is the special register to store the current C and Z flags and next address into.</w:t>
      </w:r>
      <w:r w:rsidDel="00000000" w:rsidR="00000000" w:rsidRPr="00000000">
        <w:rPr>
          <w:rtl w:val="0"/>
        </w:rPr>
      </w:r>
    </w:p>
    <w:p w:rsidR="00000000" w:rsidDel="00000000" w:rsidP="00000000" w:rsidRDefault="00000000" w:rsidRPr="00000000" w14:paraId="00000B0D">
      <w:pPr>
        <w:numPr>
          <w:ilvl w:val="0"/>
          <w:numId w:val="1"/>
        </w:numPr>
        <w:spacing w:after="0" w:afterAutospacing="0"/>
        <w:ind w:left="720" w:hanging="360"/>
      </w:pPr>
      <w:r w:rsidDel="00000000" w:rsidR="00000000" w:rsidRPr="00000000">
        <w:rPr>
          <w:rtl w:val="0"/>
        </w:rPr>
        <w:t xml:space="preserve">Addr is a symbolic reference to the target subroutine; the location to </w:t>
      </w:r>
      <w:r w:rsidDel="00000000" w:rsidR="00000000" w:rsidRPr="00000000">
        <w:rPr>
          <w:rtl w:val="0"/>
        </w:rPr>
        <w:t xml:space="preserve">set PC to</w:t>
      </w:r>
      <w:r w:rsidDel="00000000" w:rsidR="00000000" w:rsidRPr="00000000">
        <w:rPr>
          <w:rtl w:val="0"/>
        </w:rPr>
        <w:t xml:space="preserve">.  Relative addressing is the default; use '\' to force absolute addressing.</w:t>
      </w:r>
    </w:p>
    <w:p w:rsidR="00000000" w:rsidDel="00000000" w:rsidP="00000000" w:rsidRDefault="00000000" w:rsidRPr="00000000" w14:paraId="00000B0E">
      <w:pPr>
        <w:numPr>
          <w:ilvl w:val="0"/>
          <w:numId w:val="1"/>
        </w:numPr>
        <w:spacing w:after="0" w:afterAutospacing="0"/>
        <w:ind w:left="720" w:hanging="360"/>
      </w:pPr>
      <w:r w:rsidDel="00000000" w:rsidR="00000000" w:rsidRPr="00000000">
        <w:rPr>
          <w:rtl w:val="0"/>
        </w:rPr>
        <w:t xml:space="preserve">Dest is a register to write the current C and Z flags and the address of the next instruction into.</w:t>
      </w:r>
    </w:p>
    <w:p w:rsidR="00000000" w:rsidDel="00000000" w:rsidP="00000000" w:rsidRDefault="00000000" w:rsidRPr="00000000" w14:paraId="00000B0F">
      <w:pPr>
        <w:numPr>
          <w:ilvl w:val="0"/>
          <w:numId w:val="1"/>
        </w:numPr>
        <w:spacing w:after="0" w:afterAutospacing="0"/>
        <w:ind w:left="720" w:hanging="360"/>
      </w:pPr>
      <w:r w:rsidDel="00000000" w:rsidR="00000000" w:rsidRPr="00000000">
        <w:rPr>
          <w:rtl w:val="0"/>
        </w:rPr>
        <w:t xml:space="preserve">Src is a register, 9-bit literal, or 32-bit augmented literal that contains the relative or absolute address to </w:t>
      </w:r>
      <w:r w:rsidDel="00000000" w:rsidR="00000000" w:rsidRPr="00000000">
        <w:rPr>
          <w:rtl w:val="0"/>
        </w:rPr>
        <w:t xml:space="preserve">set PC to</w:t>
      </w:r>
      <w:r w:rsidDel="00000000" w:rsidR="00000000" w:rsidRPr="00000000">
        <w:rPr>
          <w:rtl w:val="0"/>
        </w:rPr>
        <w:t xml:space="preserve"> and optional new C and Z states.  Use # for relative addressing; omit # for absolute addressing.</w:t>
      </w:r>
    </w:p>
    <w:p w:rsidR="00000000" w:rsidDel="00000000" w:rsidP="00000000" w:rsidRDefault="00000000" w:rsidRPr="00000000" w14:paraId="00000B10">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the flags from Src's upper bit states.</w:t>
      </w:r>
    </w:p>
    <w:tbl>
      <w:tblPr>
        <w:tblStyle w:val="Table4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1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1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1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11100WW</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1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RAA</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1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1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AAAAAAAAA</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1F">
            <w:pPr>
              <w:widowControl w:val="0"/>
              <w:spacing w:after="0" w:line="240" w:lineRule="auto"/>
              <w:jc w:val="center"/>
              <w:rPr>
                <w:sz w:val="18"/>
                <w:szCs w:val="18"/>
              </w:rPr>
            </w:pPr>
            <w:r w:rsidDel="00000000" w:rsidR="00000000" w:rsidRPr="00000000">
              <w:rPr>
                <w:sz w:val="18"/>
                <w:szCs w:val="18"/>
                <w:rtl w:val="0"/>
              </w:rPr>
              <w:t xml:space="preserve">Pxxx</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0">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1">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2">
            <w:pPr>
              <w:widowControl w:val="0"/>
              <w:spacing w:after="0" w:line="240" w:lineRule="auto"/>
              <w:jc w:val="center"/>
              <w:rPr>
                <w:sz w:val="18"/>
                <w:szCs w:val="18"/>
                <w:vertAlign w:val="superscript"/>
              </w:rPr>
            </w:pPr>
            <w:r w:rsidDel="00000000" w:rsidR="00000000" w:rsidRPr="00000000">
              <w:rPr>
                <w:sz w:val="18"/>
                <w:szCs w:val="18"/>
                <w:rtl w:val="0"/>
              </w:rPr>
              <w:t xml:space="preserve">4 /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r w:rsidDel="00000000" w:rsidR="00000000" w:rsidRPr="00000000">
              <w:rPr>
                <w:sz w:val="18"/>
                <w:szCs w:val="18"/>
                <w:rtl w:val="0"/>
              </w:rPr>
              <w:t xml:space="preserve"> and PC</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9">
            <w:pPr>
              <w:widowControl w:val="0"/>
              <w:spacing w:after="0" w:line="240" w:lineRule="auto"/>
              <w:jc w:val="center"/>
              <w:rPr>
                <w:sz w:val="18"/>
                <w:szCs w:val="18"/>
              </w:rPr>
            </w:pPr>
            <w:r w:rsidDel="00000000" w:rsidR="00000000" w:rsidRPr="00000000">
              <w:rPr>
                <w:sz w:val="18"/>
                <w:szCs w:val="18"/>
                <w:rtl w:val="0"/>
              </w:rPr>
              <w:t xml:space="preserve">S[31]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A">
            <w:pPr>
              <w:widowControl w:val="0"/>
              <w:spacing w:after="0" w:line="240" w:lineRule="auto"/>
              <w:jc w:val="center"/>
              <w:rPr>
                <w:sz w:val="18"/>
                <w:szCs w:val="18"/>
              </w:rPr>
            </w:pPr>
            <w:r w:rsidDel="00000000" w:rsidR="00000000" w:rsidRPr="00000000">
              <w:rPr>
                <w:sz w:val="18"/>
                <w:szCs w:val="18"/>
                <w:rtl w:val="0"/>
              </w:rPr>
              <w:t xml:space="preserve">S[30]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2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4 / 13–20</w:t>
            </w:r>
            <w:r w:rsidDel="00000000" w:rsidR="00000000" w:rsidRPr="00000000">
              <w:rPr>
                <w:rtl w:val="0"/>
              </w:rPr>
            </w:r>
          </w:p>
        </w:tc>
      </w:tr>
    </w:tbl>
    <w:p w:rsidR="00000000" w:rsidDel="00000000" w:rsidP="00000000" w:rsidRDefault="00000000" w:rsidRPr="00000000" w14:paraId="00000B2C">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The current C, Z, and effective next PC values are written to PA, PB, PTRA, </w:t>
      </w:r>
      <w:r w:rsidDel="00000000" w:rsidR="00000000" w:rsidRPr="00000000">
        <w:rPr>
          <w:sz w:val="18"/>
          <w:szCs w:val="18"/>
          <w:rtl w:val="0"/>
        </w:rPr>
        <w:t xml:space="preserve">PTRB</w:t>
      </w:r>
      <w:r w:rsidDel="00000000" w:rsidR="00000000" w:rsidRPr="00000000">
        <w:rPr>
          <w:sz w:val="18"/>
          <w:szCs w:val="18"/>
          <w:rtl w:val="0"/>
        </w:rPr>
        <w:t xml:space="preserve">, or Dest prior to replacing them with that of Addr or Src.</w:t>
      </w:r>
    </w:p>
    <w:p w:rsidR="00000000" w:rsidDel="00000000" w:rsidP="00000000" w:rsidRDefault="00000000" w:rsidRPr="00000000" w14:paraId="00000B2D">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records the current state of the C and Z flags and the address of the next instruction (PC + 1 if Cog/LUT execution; PC + 4 if Hub execution) by writing them to the </w:t>
      </w:r>
      <w:r w:rsidDel="00000000" w:rsidR="00000000" w:rsidRPr="00000000">
        <w:rPr>
          <w:rFonts w:ascii="Roboto Mono Medium" w:cs="Roboto Mono Medium" w:eastAsia="Roboto Mono Medium" w:hAnsi="Roboto Mono Medium"/>
          <w:rtl w:val="0"/>
        </w:rPr>
        <w:t xml:space="preserve">PA</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PB</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 xml:space="preserve">, or Dest register, potentially updates t</w:t>
      </w:r>
      <w:r w:rsidDel="00000000" w:rsidR="00000000" w:rsidRPr="00000000">
        <w:rPr>
          <w:rtl w:val="0"/>
        </w:rPr>
        <w:t xml:space="preserve">he C and Z flags with new given states, and jumps to the given address or offset.  The routine at the new address should eventually execute another </w:t>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instruction to return to the recorded address (the instruction following the original </w:t>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optionally restore the C and Z flag state as it was prior, and optionally prep for another </w:t>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This instruction is typically used for the P2 DEBUG function.</w:t>
      </w:r>
      <w:r w:rsidDel="00000000" w:rsidR="00000000" w:rsidRPr="00000000">
        <w:rPr>
          <w:rtl w:val="0"/>
        </w:rPr>
      </w:r>
    </w:p>
    <w:p w:rsidR="00000000" w:rsidDel="00000000" w:rsidP="00000000" w:rsidRDefault="00000000" w:rsidRPr="00000000" w14:paraId="00000B2F">
      <w:pPr>
        <w:rPr/>
      </w:pPr>
      <w:r w:rsidDel="00000000" w:rsidR="00000000" w:rsidRPr="00000000">
        <w:rPr>
          <w:rtl w:val="0"/>
        </w:rPr>
        <w:t xml:space="preserve">In syntax 1, #Addr and #\Addr encodes the instruction with relative and absolute addressing, respectively.  The relative form (the default) is vital for creating relocatable code.  In either case, use symbolic references for Addr and the assembler will encode it properly.  Examples: </w:t>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PA, #SendBit or </w:t>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PB, #\DebugStatus</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syntax 2, the format of the value at Src is CZxxxxxx_xxxxAAAA_AAAAAAAA_AAAAAAAA.  C is the new C flag state, Z is the new Z flag state, A is the new 20-bit address to jump to, and x are don't-care bits.  If Src is a 9-bit literal (immediate), it will be sign-extended to 20 bits and used as a relative offset; giving a range of -256 to +255 instructions, relative to the instruction following the </w:t>
      </w:r>
      <w:r w:rsidDel="00000000" w:rsidR="00000000" w:rsidRPr="00000000">
        <w:rPr>
          <w:rFonts w:ascii="Roboto Mono Medium" w:cs="Roboto Mono Medium" w:eastAsia="Roboto Mono Medium" w:hAnsi="Roboto Mono Medium"/>
          <w:rtl w:val="0"/>
        </w:rPr>
        <w:t xml:space="preserve">CALLD</w:t>
      </w:r>
      <w:r w:rsidDel="00000000" w:rsidR="00000000" w:rsidRPr="00000000">
        <w:rPr>
          <w:rtl w:val="0"/>
        </w:rPr>
        <w:t xml:space="preserve">.  When relative, PC is adjusted by signed(Src) if Cog/LUT execution, or by signed(Src*4) if Hub execution.  </w:t>
      </w:r>
    </w:p>
    <w:p w:rsidR="00000000" w:rsidDel="00000000" w:rsidP="00000000" w:rsidRDefault="00000000" w:rsidRPr="00000000" w14:paraId="00000B3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match S[31], after its original state is recorded.</w:t>
      </w:r>
    </w:p>
    <w:p w:rsidR="00000000" w:rsidDel="00000000" w:rsidP="00000000" w:rsidRDefault="00000000" w:rsidRPr="00000000" w14:paraId="00000B3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updated to match S[30], after its original state is recorded.</w:t>
      </w:r>
    </w:p>
    <w:p w:rsidR="00000000" w:rsidDel="00000000" w:rsidP="00000000" w:rsidRDefault="00000000" w:rsidRPr="00000000" w14:paraId="00000B33">
      <w:pPr>
        <w:pStyle w:val="Heading2"/>
        <w:rPr>
          <w:i w:val="1"/>
          <w:highlight w:val="yellow"/>
        </w:rPr>
      </w:pPr>
      <w:bookmarkStart w:colFirst="0" w:colLast="0" w:name="_11plynh8xrpt" w:id="169"/>
      <w:bookmarkEnd w:id="169"/>
      <w:r w:rsidDel="00000000" w:rsidR="00000000" w:rsidRPr="00000000">
        <w:rPr>
          <w:rtl w:val="0"/>
        </w:rPr>
        <w:t xml:space="preserve">CALLPA / CALLPB</w:t>
      </w:r>
      <w:r w:rsidDel="00000000" w:rsidR="00000000" w:rsidRPr="00000000">
        <w:rPr>
          <w:rtl w:val="0"/>
        </w:rPr>
      </w:r>
    </w:p>
    <w:p w:rsidR="00000000" w:rsidDel="00000000" w:rsidP="00000000" w:rsidRDefault="00000000" w:rsidRPr="00000000" w14:paraId="00000B34">
      <w:pPr>
        <w:spacing w:after="0" w:lineRule="auto"/>
        <w:rPr/>
      </w:pPr>
      <w:r w:rsidDel="00000000" w:rsidR="00000000" w:rsidRPr="00000000">
        <w:rPr>
          <w:rtl w:val="0"/>
        </w:rPr>
        <w:t xml:space="preserve">Call parameter A or B </w:t>
      </w:r>
      <w:r w:rsidDel="00000000" w:rsidR="00000000" w:rsidRPr="00000000">
        <w:rPr>
          <w:rtl w:val="0"/>
        </w:rPr>
      </w:r>
    </w:p>
    <w:p w:rsidR="00000000" w:rsidDel="00000000" w:rsidP="00000000" w:rsidRDefault="00000000" w:rsidRPr="00000000" w14:paraId="00000B35">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Call a subroutine; store return context on the stack and copy D into PA or PB.</w:t>
      </w:r>
    </w:p>
    <w:p w:rsidR="00000000" w:rsidDel="00000000" w:rsidP="00000000" w:rsidRDefault="00000000" w:rsidRPr="00000000" w14:paraId="00000B36">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CALL</w:t>
      </w:r>
      <w:r w:rsidDel="00000000" w:rsidR="00000000" w:rsidRPr="00000000">
        <w:rPr>
          <w:rFonts w:ascii="Roboto Mono Medium" w:cs="Roboto Mono Medium" w:eastAsia="Roboto Mono Medium" w:hAnsi="Roboto Mono Medium"/>
          <w:rtl w:val="0"/>
        </w:rPr>
        <w:t xml:space="preserve">PA</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B37">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CALL</w:t>
      </w:r>
      <w:r w:rsidDel="00000000" w:rsidR="00000000" w:rsidRPr="00000000">
        <w:rPr>
          <w:rFonts w:ascii="Roboto Mono Medium" w:cs="Roboto Mono Medium" w:eastAsia="Roboto Mono Medium" w:hAnsi="Roboto Mono Medium"/>
          <w:rtl w:val="0"/>
        </w:rPr>
        <w:t xml:space="preserve">PB</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B38">
      <w:pPr>
        <w:spacing w:before="40" w:lineRule="auto"/>
        <w:rPr/>
      </w:pPr>
      <w:r w:rsidDel="00000000" w:rsidR="00000000" w:rsidRPr="00000000">
        <w:rPr>
          <w:b w:val="1"/>
          <w:rtl w:val="0"/>
        </w:rPr>
        <w:t xml:space="preserve">Result:</w:t>
      </w:r>
      <w:r w:rsidDel="00000000" w:rsidR="00000000" w:rsidRPr="00000000">
        <w:rPr>
          <w:rtl w:val="0"/>
        </w:rPr>
        <w:t xml:space="preserve"> Push current C and Z flags and address of the next instruction onto the hardware stack, copy D to PA or PB, and set PC to new relative or absolute address.</w:t>
      </w:r>
    </w:p>
    <w:p w:rsidR="00000000" w:rsidDel="00000000" w:rsidP="00000000" w:rsidRDefault="00000000" w:rsidRPr="00000000" w14:paraId="00000B39">
      <w:pPr>
        <w:numPr>
          <w:ilvl w:val="0"/>
          <w:numId w:val="1"/>
        </w:numPr>
        <w:spacing w:after="0" w:afterAutospacing="0"/>
        <w:ind w:left="720" w:hanging="360"/>
      </w:pPr>
      <w:r w:rsidDel="00000000" w:rsidR="00000000" w:rsidRPr="00000000">
        <w:rPr>
          <w:rtl w:val="0"/>
        </w:rPr>
        <w:t xml:space="preserve">Dest is a register, 9-bit literal, or 32-bit augmented literal whose value is copied to PA or PB.</w:t>
      </w:r>
    </w:p>
    <w:p w:rsidR="00000000" w:rsidDel="00000000" w:rsidP="00000000" w:rsidRDefault="00000000" w:rsidRPr="00000000" w14:paraId="00000B3A">
      <w:pPr>
        <w:numPr>
          <w:ilvl w:val="0"/>
          <w:numId w:val="1"/>
        </w:numPr>
        <w:ind w:left="720" w:hanging="360"/>
      </w:pPr>
      <w:r w:rsidDel="00000000" w:rsidR="00000000" w:rsidRPr="00000000">
        <w:rPr>
          <w:rtl w:val="0"/>
        </w:rPr>
        <w:t xml:space="preserve">Src is a register, 9-bit literal, or 32-bit augmented literal that contains the relative or absolute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r w:rsidDel="00000000" w:rsidR="00000000" w:rsidRPr="00000000">
        <w:rPr>
          <w:rtl w:val="0"/>
        </w:rPr>
      </w:r>
    </w:p>
    <w:tbl>
      <w:tblPr>
        <w:tblStyle w:val="Table4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3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3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3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3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3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4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4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4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4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0LI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9">
            <w:pPr>
              <w:widowControl w:val="0"/>
              <w:spacing w:after="0" w:line="240" w:lineRule="auto"/>
              <w:jc w:val="center"/>
              <w:rPr>
                <w:sz w:val="18"/>
                <w:szCs w:val="18"/>
              </w:rPr>
            </w:pPr>
            <w:r w:rsidDel="00000000" w:rsidR="00000000" w:rsidRPr="00000000">
              <w:rPr>
                <w:sz w:val="18"/>
                <w:szCs w:val="18"/>
                <w:rtl w:val="0"/>
              </w:rPr>
              <w:t xml:space="preserve">K</w:t>
            </w:r>
            <w:r w:rsidDel="00000000" w:rsidR="00000000" w:rsidRPr="00000000">
              <w:rPr>
                <w:sz w:val="18"/>
                <w:szCs w:val="18"/>
                <w:vertAlign w:val="superscript"/>
                <w:rtl w:val="0"/>
              </w:rPr>
              <w:t xml:space="preserve">1</w:t>
            </w:r>
            <w:r w:rsidDel="00000000" w:rsidR="00000000" w:rsidRPr="00000000">
              <w:rPr>
                <w:sz w:val="18"/>
                <w:szCs w:val="18"/>
                <w:rtl w:val="0"/>
              </w:rPr>
              <w:t xml:space="preserve">, PA and PC</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A">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B">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C">
            <w:pPr>
              <w:widowControl w:val="0"/>
              <w:spacing w:after="0" w:line="240" w:lineRule="auto"/>
              <w:jc w:val="center"/>
              <w:rPr>
                <w:sz w:val="18"/>
                <w:szCs w:val="18"/>
              </w:rPr>
            </w:pPr>
            <w:r w:rsidDel="00000000" w:rsidR="00000000" w:rsidRPr="00000000">
              <w:rPr>
                <w:sz w:val="18"/>
                <w:szCs w:val="18"/>
                <w:rtl w:val="0"/>
              </w:rPr>
              <w:t xml:space="preserve">4 / 13–20</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4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1LI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5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5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52">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K</w:t>
            </w:r>
            <w:r w:rsidDel="00000000" w:rsidR="00000000" w:rsidRPr="00000000">
              <w:rPr>
                <w:sz w:val="18"/>
                <w:szCs w:val="18"/>
                <w:vertAlign w:val="superscript"/>
                <w:rtl w:val="0"/>
              </w:rPr>
              <w:t xml:space="preserve">1</w:t>
            </w:r>
            <w:r w:rsidDel="00000000" w:rsidR="00000000" w:rsidRPr="00000000">
              <w:rPr>
                <w:sz w:val="18"/>
                <w:szCs w:val="18"/>
                <w:rtl w:val="0"/>
              </w:rPr>
              <w:t xml:space="preserve">, PB</w:t>
            </w:r>
            <w:r w:rsidDel="00000000" w:rsidR="00000000" w:rsidRPr="00000000">
              <w:rPr>
                <w:sz w:val="18"/>
                <w:szCs w:val="18"/>
                <w:rtl w:val="0"/>
              </w:rPr>
              <w:t xml:space="preserve"> and PC</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5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5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55">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4 / 13–20</w:t>
            </w:r>
            <w:r w:rsidDel="00000000" w:rsidR="00000000" w:rsidRPr="00000000">
              <w:rPr>
                <w:rtl w:val="0"/>
              </w:rPr>
            </w:r>
          </w:p>
        </w:tc>
      </w:tr>
    </w:tbl>
    <w:p w:rsidR="00000000" w:rsidDel="00000000" w:rsidP="00000000" w:rsidRDefault="00000000" w:rsidRPr="00000000" w14:paraId="00000B56">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The current C, Z, and effective next PC values are pushed onto the stack (K) prior to </w:t>
      </w:r>
      <w:r w:rsidDel="00000000" w:rsidR="00000000" w:rsidRPr="00000000">
        <w:rPr>
          <w:sz w:val="18"/>
          <w:szCs w:val="18"/>
          <w:rtl w:val="0"/>
        </w:rPr>
        <w:t xml:space="preserve">updating PC with</w:t>
      </w:r>
      <w:r w:rsidDel="00000000" w:rsidR="00000000" w:rsidRPr="00000000">
        <w:rPr>
          <w:sz w:val="18"/>
          <w:szCs w:val="18"/>
          <w:rtl w:val="0"/>
        </w:rPr>
        <w:t xml:space="preserve"> Src.</w:t>
      </w:r>
    </w:p>
    <w:p w:rsidR="00000000" w:rsidDel="00000000" w:rsidP="00000000" w:rsidRDefault="00000000" w:rsidRPr="00000000" w14:paraId="00000B57">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CALLPA</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CALLPB</w:t>
      </w:r>
      <w:r w:rsidDel="00000000" w:rsidR="00000000" w:rsidRPr="00000000">
        <w:rPr>
          <w:rtl w:val="0"/>
        </w:rPr>
        <w:t xml:space="preserve"> records the current state of the C and Z flags and the address of the next instruction (PC + 1 if Cog/LUT execution; PC + 4 if Hub execution) by pushing to the stack (K), copies Dest to </w:t>
      </w:r>
      <w:r w:rsidDel="00000000" w:rsidR="00000000" w:rsidRPr="00000000">
        <w:rPr>
          <w:rFonts w:ascii="Roboto Mono Medium" w:cs="Roboto Mono Medium" w:eastAsia="Roboto Mono Medium" w:hAnsi="Roboto Mono Medium"/>
          <w:rtl w:val="0"/>
        </w:rPr>
        <w:t xml:space="preserve">PA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PB</w:t>
      </w:r>
      <w:r w:rsidDel="00000000" w:rsidR="00000000" w:rsidRPr="00000000">
        <w:rPr>
          <w:rtl w:val="0"/>
        </w:rPr>
        <w:t xml:space="preserve">, and jumps to the given address or offset in Src.  The routine at the new address should eventually execute a </w:t>
      </w:r>
      <w:r w:rsidDel="00000000" w:rsidR="00000000" w:rsidRPr="00000000">
        <w:rPr>
          <w:rFonts w:ascii="Roboto Mono Medium" w:cs="Roboto Mono Medium" w:eastAsia="Roboto Mono Medium" w:hAnsi="Roboto Mono Medium"/>
          <w:rtl w:val="0"/>
        </w:rPr>
        <w:t xml:space="preserve">RET</w:t>
      </w:r>
      <w:r w:rsidDel="00000000" w:rsidR="00000000" w:rsidRPr="00000000">
        <w:rPr>
          <w:rtl w:val="0"/>
        </w:rPr>
        <w:t xml:space="preserve"> instruction, or an instruction with a </w:t>
      </w:r>
      <w:r w:rsidDel="00000000" w:rsidR="00000000" w:rsidRPr="00000000">
        <w:rPr>
          <w:rFonts w:ascii="Roboto Mono Medium" w:cs="Roboto Mono Medium" w:eastAsia="Roboto Mono Medium" w:hAnsi="Roboto Mono Medium"/>
          <w:rtl w:val="0"/>
        </w:rPr>
        <w:t xml:space="preserve">_RET_</w:t>
      </w:r>
      <w:r w:rsidDel="00000000" w:rsidR="00000000" w:rsidRPr="00000000">
        <w:rPr>
          <w:rtl w:val="0"/>
        </w:rPr>
        <w:t xml:space="preserve"> condition, to return to the recorded address (the instruction following the </w:t>
      </w:r>
      <w:r w:rsidDel="00000000" w:rsidR="00000000" w:rsidRPr="00000000">
        <w:rPr>
          <w:rFonts w:ascii="Roboto Mono Medium" w:cs="Roboto Mono Medium" w:eastAsia="Roboto Mono Medium" w:hAnsi="Roboto Mono Medium"/>
          <w:rtl w:val="0"/>
        </w:rPr>
        <w:t xml:space="preserve">CALLPA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CALLPB</w:t>
      </w:r>
      <w:r w:rsidDel="00000000" w:rsidR="00000000" w:rsidRPr="00000000">
        <w:rPr>
          <w:rtl w:val="0"/>
        </w:rPr>
        <w:t xml:space="preserve">) and optionally restore the C and Z flag state as it was prior.</w:t>
      </w:r>
    </w:p>
    <w:p w:rsidR="00000000" w:rsidDel="00000000" w:rsidP="00000000" w:rsidRDefault="00000000" w:rsidRPr="00000000" w14:paraId="00000B59">
      <w:pPr>
        <w:rPr/>
      </w:pPr>
      <w:r w:rsidDel="00000000" w:rsidR="00000000" w:rsidRPr="00000000">
        <w:rPr>
          <w:rtl w:val="0"/>
        </w:rPr>
        <w:t xml:space="preserve">The Src can be absolute or relative; use #Addr for calling a range of -256 to +255 instructions, relative to the instruction following the </w:t>
      </w:r>
      <w:r w:rsidDel="00000000" w:rsidR="00000000" w:rsidRPr="00000000">
        <w:rPr>
          <w:rFonts w:ascii="Roboto Mono Medium" w:cs="Roboto Mono Medium" w:eastAsia="Roboto Mono Medium" w:hAnsi="Roboto Mono Medium"/>
          <w:rtl w:val="0"/>
        </w:rPr>
        <w:t xml:space="preserve">CALLPA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CALLPA</w:t>
      </w:r>
      <w:r w:rsidDel="00000000" w:rsidR="00000000" w:rsidRPr="00000000">
        <w:rPr>
          <w:rtl w:val="0"/>
        </w:rPr>
        <w:t xml:space="preserve">.  When relative, PC is adjusted by signed(Src) if Cog/LUT execution, or by signed(Src*4) if Hub execution. </w:t>
      </w:r>
    </w:p>
    <w:p w:rsidR="00000000" w:rsidDel="00000000" w:rsidP="00000000" w:rsidRDefault="00000000" w:rsidRPr="00000000" w14:paraId="00000B5A">
      <w:pPr>
        <w:pStyle w:val="Heading2"/>
        <w:rPr>
          <w:i w:val="1"/>
          <w:highlight w:val="yellow"/>
        </w:rPr>
      </w:pPr>
      <w:bookmarkStart w:colFirst="0" w:colLast="0" w:name="_jw7rhjdisro0" w:id="170"/>
      <w:bookmarkEnd w:id="170"/>
      <w:r w:rsidDel="00000000" w:rsidR="00000000" w:rsidRPr="00000000">
        <w:rPr>
          <w:rtl w:val="0"/>
        </w:rPr>
        <w:t xml:space="preserve">CMP</w:t>
      </w:r>
      <w:r w:rsidDel="00000000" w:rsidR="00000000" w:rsidRPr="00000000">
        <w:rPr>
          <w:rtl w:val="0"/>
        </w:rPr>
      </w:r>
    </w:p>
    <w:p w:rsidR="00000000" w:rsidDel="00000000" w:rsidP="00000000" w:rsidRDefault="00000000" w:rsidRPr="00000000" w14:paraId="00000B5B">
      <w:pPr>
        <w:spacing w:after="0" w:lineRule="auto"/>
        <w:rPr/>
      </w:pPr>
      <w:r w:rsidDel="00000000" w:rsidR="00000000" w:rsidRPr="00000000">
        <w:rPr>
          <w:rtl w:val="0"/>
        </w:rPr>
        <w:t xml:space="preserve">Compare</w:t>
      </w:r>
      <w:r w:rsidDel="00000000" w:rsidR="00000000" w:rsidRPr="00000000">
        <w:rPr>
          <w:rtl w:val="0"/>
        </w:rPr>
      </w:r>
    </w:p>
    <w:p w:rsidR="00000000" w:rsidDel="00000000" w:rsidP="00000000" w:rsidRDefault="00000000" w:rsidRPr="00000000" w14:paraId="00000B5C">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Compare two unsigned values.</w:t>
      </w:r>
    </w:p>
    <w:p w:rsidR="00000000" w:rsidDel="00000000" w:rsidP="00000000" w:rsidRDefault="00000000" w:rsidRPr="00000000" w14:paraId="00000B5D">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B5E">
      <w:pPr>
        <w:spacing w:before="40" w:lineRule="auto"/>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rtl w:val="0"/>
        </w:rPr>
        <w:t xml:space="preserve">Greater</w:t>
      </w:r>
      <w:r w:rsidDel="00000000" w:rsidR="00000000" w:rsidRPr="00000000">
        <w:rPr>
          <w:rtl w:val="0"/>
        </w:rPr>
        <w:t xml:space="preserve">/lesser and equality status is optionally written to the C and Z flags.</w:t>
      </w:r>
    </w:p>
    <w:p w:rsidR="00000000" w:rsidDel="00000000" w:rsidP="00000000" w:rsidRDefault="00000000" w:rsidRPr="00000000" w14:paraId="00000B5F">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compare with that of Src.</w:t>
      </w:r>
    </w:p>
    <w:p w:rsidR="00000000" w:rsidDel="00000000" w:rsidP="00000000" w:rsidRDefault="00000000" w:rsidRPr="00000000" w14:paraId="00000B60">
      <w:pPr>
        <w:numPr>
          <w:ilvl w:val="0"/>
          <w:numId w:val="1"/>
        </w:numPr>
        <w:spacing w:after="0" w:afterAutospacing="0"/>
        <w:ind w:left="720" w:hanging="360"/>
      </w:pPr>
      <w:r w:rsidDel="00000000" w:rsidR="00000000" w:rsidRPr="00000000">
        <w:rPr>
          <w:rtl w:val="0"/>
        </w:rPr>
        <w:t xml:space="preserve">Src is a register, 9-bit literal, or 32-bit augmented literal whose value is compared to Dest.</w:t>
      </w:r>
    </w:p>
    <w:p w:rsidR="00000000" w:rsidDel="00000000" w:rsidP="00000000" w:rsidRDefault="00000000" w:rsidRPr="00000000" w14:paraId="00000B61">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4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2">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3">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4">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5">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6">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7">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8">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9">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6A">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6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6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6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6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7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71">
            <w:pPr>
              <w:widowControl w:val="0"/>
              <w:spacing w:after="0" w:line="240" w:lineRule="auto"/>
              <w:jc w:val="center"/>
              <w:rPr>
                <w:sz w:val="18"/>
                <w:szCs w:val="18"/>
              </w:rPr>
            </w:pPr>
            <w:r w:rsidDel="00000000" w:rsidR="00000000" w:rsidRPr="00000000">
              <w:rPr>
                <w:sz w:val="18"/>
                <w:szCs w:val="18"/>
                <w:rtl w:val="0"/>
              </w:rPr>
              <w:t xml:space="preserve">Unsigned (D &lt;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72">
            <w:pPr>
              <w:widowControl w:val="0"/>
              <w:spacing w:after="0" w:line="240" w:lineRule="auto"/>
              <w:jc w:val="center"/>
              <w:rPr>
                <w:sz w:val="18"/>
                <w:szCs w:val="18"/>
              </w:rPr>
            </w:pPr>
            <w:r w:rsidDel="00000000" w:rsidR="00000000" w:rsidRPr="00000000">
              <w:rPr>
                <w:sz w:val="18"/>
                <w:szCs w:val="18"/>
                <w:rtl w:val="0"/>
              </w:rPr>
              <w:t xml:space="preserve">D = S</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7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B74">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6j1a3848ozh3">
        <w:r w:rsidDel="00000000" w:rsidR="00000000" w:rsidRPr="00000000">
          <w:rPr>
            <w:rFonts w:ascii="Roboto Mono Medium" w:cs="Roboto Mono Medium" w:eastAsia="Roboto Mono Medium" w:hAnsi="Roboto Mono Medium"/>
            <w:color w:val="1155cc"/>
            <w:u w:val="single"/>
            <w:rtl w:val="0"/>
          </w:rPr>
          <w:t xml:space="preserve">CMPR</w:t>
        </w:r>
      </w:hyperlink>
      <w:r w:rsidDel="00000000" w:rsidR="00000000" w:rsidRPr="00000000">
        <w:rPr>
          <w:rtl w:val="0"/>
        </w:rPr>
        <w:t xml:space="preserve">, </w:t>
      </w:r>
      <w:hyperlink w:anchor="_3w81cwnriog1">
        <w:r w:rsidDel="00000000" w:rsidR="00000000" w:rsidRPr="00000000">
          <w:rPr>
            <w:rFonts w:ascii="Roboto Mono Medium" w:cs="Roboto Mono Medium" w:eastAsia="Roboto Mono Medium" w:hAnsi="Roboto Mono Medium"/>
            <w:color w:val="1155cc"/>
            <w:u w:val="single"/>
            <w:rtl w:val="0"/>
          </w:rPr>
          <w:t xml:space="preserve">CMPX</w:t>
        </w:r>
      </w:hyperlink>
      <w:r w:rsidDel="00000000" w:rsidR="00000000" w:rsidRPr="00000000">
        <w:rPr>
          <w:rtl w:val="0"/>
        </w:rPr>
        <w:t xml:space="preserve">, </w:t>
      </w:r>
      <w:hyperlink w:anchor="_nd6caax9v0zg">
        <w:r w:rsidDel="00000000" w:rsidR="00000000" w:rsidRPr="00000000">
          <w:rPr>
            <w:rFonts w:ascii="Roboto Mono Medium" w:cs="Roboto Mono Medium" w:eastAsia="Roboto Mono Medium" w:hAnsi="Roboto Mono Medium"/>
            <w:color w:val="1155cc"/>
            <w:u w:val="single"/>
            <w:rtl w:val="0"/>
          </w:rPr>
          <w:t xml:space="preserve">CMPS</w:t>
        </w:r>
      </w:hyperlink>
      <w:r w:rsidDel="00000000" w:rsidR="00000000" w:rsidRPr="00000000">
        <w:rPr>
          <w:rtl w:val="0"/>
        </w:rPr>
        <w:t xml:space="preserve">, and </w:t>
      </w:r>
      <w:hyperlink w:anchor="_ccc7sdk782ug">
        <w:r w:rsidDel="00000000" w:rsidR="00000000" w:rsidRPr="00000000">
          <w:rPr>
            <w:rFonts w:ascii="Roboto Mono Medium" w:cs="Roboto Mono Medium" w:eastAsia="Roboto Mono Medium" w:hAnsi="Roboto Mono Medium"/>
            <w:color w:val="1155cc"/>
            <w:u w:val="single"/>
            <w:rtl w:val="0"/>
          </w:rPr>
          <w:t xml:space="preserve">CMPSX</w:t>
        </w:r>
      </w:hyperlink>
      <w:r w:rsidDel="00000000" w:rsidR="00000000" w:rsidRPr="00000000">
        <w:rPr>
          <w:rtl w:val="0"/>
        </w:rPr>
      </w:r>
    </w:p>
    <w:p w:rsidR="00000000" w:rsidDel="00000000" w:rsidP="00000000" w:rsidRDefault="00000000" w:rsidRPr="00000000" w14:paraId="00000B7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B76">
      <w:pPr>
        <w:rPr/>
      </w:pP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compares the unsigned values of Dest and Src (by subtracting Src from Dest) and optionally setting the C and Z flags accordingly.</w:t>
      </w:r>
    </w:p>
    <w:p w:rsidR="00000000" w:rsidDel="00000000" w:rsidP="00000000" w:rsidRDefault="00000000" w:rsidRPr="00000000" w14:paraId="00000B7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is less than Src.</w:t>
      </w:r>
    </w:p>
    <w:p w:rsidR="00000000" w:rsidDel="00000000" w:rsidP="00000000" w:rsidRDefault="00000000" w:rsidRPr="00000000" w14:paraId="00000B7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Dest equals Src.</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compare unsigned, multi-long values, use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as described in </w:t>
      </w:r>
      <w:hyperlink w:anchor="_kjzu1wz1qct1">
        <w:r w:rsidDel="00000000" w:rsidR="00000000" w:rsidRPr="00000000">
          <w:rPr>
            <w:color w:val="1155cc"/>
            <w:u w:val="single"/>
            <w:rtl w:val="0"/>
          </w:rPr>
          <w:t xml:space="preserve">Comparing Two Multi-Long Values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7A">
      <w:pPr>
        <w:pStyle w:val="Heading2"/>
        <w:rPr>
          <w:i w:val="1"/>
          <w:highlight w:val="yellow"/>
        </w:rPr>
      </w:pPr>
      <w:bookmarkStart w:colFirst="0" w:colLast="0" w:name="_xxivkrt1rtt" w:id="171"/>
      <w:bookmarkEnd w:id="171"/>
      <w:r w:rsidDel="00000000" w:rsidR="00000000" w:rsidRPr="00000000">
        <w:rPr>
          <w:rtl w:val="0"/>
        </w:rPr>
        <w:t xml:space="preserve">CMPM</w:t>
      </w:r>
      <w:r w:rsidDel="00000000" w:rsidR="00000000" w:rsidRPr="00000000">
        <w:rPr>
          <w:rtl w:val="0"/>
        </w:rPr>
      </w:r>
    </w:p>
    <w:p w:rsidR="00000000" w:rsidDel="00000000" w:rsidP="00000000" w:rsidRDefault="00000000" w:rsidRPr="00000000" w14:paraId="00000B7B">
      <w:pPr>
        <w:spacing w:after="0" w:lineRule="auto"/>
        <w:rPr/>
      </w:pPr>
      <w:r w:rsidDel="00000000" w:rsidR="00000000" w:rsidRPr="00000000">
        <w:rPr>
          <w:rtl w:val="0"/>
        </w:rPr>
        <w:t xml:space="preserve">Compare most significant bit</w:t>
      </w:r>
      <w:r w:rsidDel="00000000" w:rsidR="00000000" w:rsidRPr="00000000">
        <w:rPr>
          <w:rtl w:val="0"/>
        </w:rPr>
      </w:r>
    </w:p>
    <w:p w:rsidR="00000000" w:rsidDel="00000000" w:rsidP="00000000" w:rsidRDefault="00000000" w:rsidRPr="00000000" w14:paraId="00000B7C">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Compare</w:t>
      </w:r>
      <w:r w:rsidDel="00000000" w:rsidR="00000000" w:rsidRPr="00000000">
        <w:rPr>
          <w:rtl w:val="0"/>
        </w:rPr>
        <w:t xml:space="preserve"> </w:t>
      </w:r>
      <w:r w:rsidDel="00000000" w:rsidR="00000000" w:rsidRPr="00000000">
        <w:rPr>
          <w:rtl w:val="0"/>
        </w:rPr>
        <w:t xml:space="preserve">two unsigned values, get MSB of difference.</w:t>
      </w:r>
    </w:p>
    <w:p w:rsidR="00000000" w:rsidDel="00000000" w:rsidP="00000000" w:rsidRDefault="00000000" w:rsidRPr="00000000" w14:paraId="00000B7D">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CMPM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B7E">
      <w:pPr>
        <w:spacing w:before="40" w:lineRule="auto"/>
        <w:rPr/>
      </w:pPr>
      <w:r w:rsidDel="00000000" w:rsidR="00000000" w:rsidRPr="00000000">
        <w:rPr>
          <w:b w:val="1"/>
          <w:rtl w:val="0"/>
        </w:rPr>
        <w:t xml:space="preserve">Result:</w:t>
      </w:r>
      <w:r w:rsidDel="00000000" w:rsidR="00000000" w:rsidRPr="00000000">
        <w:rPr>
          <w:rtl w:val="0"/>
        </w:rPr>
        <w:t xml:space="preserve"> G</w:t>
      </w:r>
      <w:r w:rsidDel="00000000" w:rsidR="00000000" w:rsidRPr="00000000">
        <w:rPr>
          <w:rtl w:val="0"/>
        </w:rPr>
        <w:t xml:space="preserve">reater/lesser and equality status is optionally written to the C and Z flags.</w:t>
      </w:r>
    </w:p>
    <w:p w:rsidR="00000000" w:rsidDel="00000000" w:rsidP="00000000" w:rsidRDefault="00000000" w:rsidRPr="00000000" w14:paraId="00000B7F">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compare with that of Src.</w:t>
      </w:r>
    </w:p>
    <w:p w:rsidR="00000000" w:rsidDel="00000000" w:rsidP="00000000" w:rsidRDefault="00000000" w:rsidRPr="00000000" w14:paraId="00000B80">
      <w:pPr>
        <w:numPr>
          <w:ilvl w:val="0"/>
          <w:numId w:val="1"/>
        </w:numPr>
        <w:spacing w:after="0" w:afterAutospacing="0"/>
        <w:ind w:left="720" w:hanging="360"/>
      </w:pPr>
      <w:r w:rsidDel="00000000" w:rsidR="00000000" w:rsidRPr="00000000">
        <w:rPr>
          <w:rtl w:val="0"/>
        </w:rPr>
        <w:t xml:space="preserve">Src is a register, 9-bit literal, or 32-bit augmented literal whose value is compared to Dest.</w:t>
      </w:r>
    </w:p>
    <w:p w:rsidR="00000000" w:rsidDel="00000000" w:rsidP="00000000" w:rsidRDefault="00000000" w:rsidRPr="00000000" w14:paraId="00000B81">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4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2">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3">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4">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5">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6">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7">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8">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9">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8A">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8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8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8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8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8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9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91">
            <w:pPr>
              <w:widowControl w:val="0"/>
              <w:spacing w:after="0" w:line="240" w:lineRule="auto"/>
              <w:jc w:val="center"/>
              <w:rPr>
                <w:sz w:val="18"/>
                <w:szCs w:val="18"/>
              </w:rPr>
            </w:pPr>
            <w:r w:rsidDel="00000000" w:rsidR="00000000" w:rsidRPr="00000000">
              <w:rPr>
                <w:sz w:val="18"/>
                <w:szCs w:val="18"/>
                <w:rtl w:val="0"/>
              </w:rPr>
              <w:t xml:space="preserve">Result[31]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92">
            <w:pPr>
              <w:widowControl w:val="0"/>
              <w:spacing w:after="0" w:line="240" w:lineRule="auto"/>
              <w:jc w:val="center"/>
              <w:rPr>
                <w:sz w:val="18"/>
                <w:szCs w:val="18"/>
              </w:rPr>
            </w:pPr>
            <w:r w:rsidDel="00000000" w:rsidR="00000000" w:rsidRPr="00000000">
              <w:rPr>
                <w:sz w:val="18"/>
                <w:szCs w:val="18"/>
                <w:rtl w:val="0"/>
              </w:rPr>
              <w:t xml:space="preserve">D = S</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9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B94">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B95">
      <w:pPr>
        <w:rPr/>
      </w:pPr>
      <w:r w:rsidDel="00000000" w:rsidR="00000000" w:rsidRPr="00000000">
        <w:rPr>
          <w:rFonts w:ascii="Roboto Mono Medium" w:cs="Roboto Mono Medium" w:eastAsia="Roboto Mono Medium" w:hAnsi="Roboto Mono Medium"/>
          <w:rtl w:val="0"/>
        </w:rPr>
        <w:t xml:space="preserve">CMPM</w:t>
      </w:r>
      <w:r w:rsidDel="00000000" w:rsidR="00000000" w:rsidRPr="00000000">
        <w:rPr>
          <w:rtl w:val="0"/>
        </w:rPr>
        <w:t xml:space="preserve"> compares the unsigned values of Dest and Src (by subtracting Src from Dest) and optionally setting the C and Z flags accordingly.</w:t>
      </w:r>
    </w:p>
    <w:p w:rsidR="00000000" w:rsidDel="00000000" w:rsidP="00000000" w:rsidRDefault="00000000" w:rsidRPr="00000000" w14:paraId="00000B96">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MSB of (Dest - Src).</w:t>
      </w:r>
    </w:p>
    <w:p w:rsidR="00000000" w:rsidDel="00000000" w:rsidP="00000000" w:rsidRDefault="00000000" w:rsidRPr="00000000" w14:paraId="00000B9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Dest equals Src.</w:t>
      </w:r>
    </w:p>
    <w:p w:rsidR="00000000" w:rsidDel="00000000" w:rsidP="00000000" w:rsidRDefault="00000000" w:rsidRPr="00000000" w14:paraId="00000B98">
      <w:pPr>
        <w:pStyle w:val="Heading2"/>
        <w:rPr>
          <w:i w:val="1"/>
          <w:highlight w:val="yellow"/>
        </w:rPr>
      </w:pPr>
      <w:bookmarkStart w:colFirst="0" w:colLast="0" w:name="_6j1a3848ozh3" w:id="172"/>
      <w:bookmarkEnd w:id="172"/>
      <w:r w:rsidDel="00000000" w:rsidR="00000000" w:rsidRPr="00000000">
        <w:rPr>
          <w:rtl w:val="0"/>
        </w:rPr>
        <w:t xml:space="preserve">CMPR</w:t>
      </w:r>
      <w:r w:rsidDel="00000000" w:rsidR="00000000" w:rsidRPr="00000000">
        <w:rPr>
          <w:rtl w:val="0"/>
        </w:rPr>
      </w:r>
    </w:p>
    <w:p w:rsidR="00000000" w:rsidDel="00000000" w:rsidP="00000000" w:rsidRDefault="00000000" w:rsidRPr="00000000" w14:paraId="00000B99">
      <w:pPr>
        <w:spacing w:after="0" w:lineRule="auto"/>
        <w:rPr/>
      </w:pPr>
      <w:r w:rsidDel="00000000" w:rsidR="00000000" w:rsidRPr="00000000">
        <w:rPr>
          <w:rtl w:val="0"/>
        </w:rPr>
        <w:t xml:space="preserve">Compare reverse</w:t>
      </w:r>
      <w:r w:rsidDel="00000000" w:rsidR="00000000" w:rsidRPr="00000000">
        <w:rPr>
          <w:rtl w:val="0"/>
        </w:rPr>
      </w:r>
    </w:p>
    <w:p w:rsidR="00000000" w:rsidDel="00000000" w:rsidP="00000000" w:rsidRDefault="00000000" w:rsidRPr="00000000" w14:paraId="00000B9A">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Compare two unsigned values (in reverse order to CMP).</w:t>
      </w:r>
    </w:p>
    <w:p w:rsidR="00000000" w:rsidDel="00000000" w:rsidP="00000000" w:rsidRDefault="00000000" w:rsidRPr="00000000" w14:paraId="00000B9B">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B9C">
      <w:pPr>
        <w:spacing w:before="40" w:lineRule="auto"/>
        <w:rPr/>
      </w:pPr>
      <w:r w:rsidDel="00000000" w:rsidR="00000000" w:rsidRPr="00000000">
        <w:rPr>
          <w:b w:val="1"/>
          <w:rtl w:val="0"/>
        </w:rPr>
        <w:t xml:space="preserve">Result:</w:t>
      </w:r>
      <w:r w:rsidDel="00000000" w:rsidR="00000000" w:rsidRPr="00000000">
        <w:rPr>
          <w:rtl w:val="0"/>
        </w:rPr>
        <w:t xml:space="preserve"> Greater/lesser and equality status is optionally written to the C and Z flags.</w:t>
      </w:r>
    </w:p>
    <w:p w:rsidR="00000000" w:rsidDel="00000000" w:rsidP="00000000" w:rsidRDefault="00000000" w:rsidRPr="00000000" w14:paraId="00000B9D">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compare with that of Src.</w:t>
      </w:r>
    </w:p>
    <w:p w:rsidR="00000000" w:rsidDel="00000000" w:rsidP="00000000" w:rsidRDefault="00000000" w:rsidRPr="00000000" w14:paraId="00000B9E">
      <w:pPr>
        <w:numPr>
          <w:ilvl w:val="0"/>
          <w:numId w:val="1"/>
        </w:numPr>
        <w:spacing w:after="0" w:afterAutospacing="0"/>
        <w:ind w:left="720" w:hanging="360"/>
      </w:pPr>
      <w:r w:rsidDel="00000000" w:rsidR="00000000" w:rsidRPr="00000000">
        <w:rPr>
          <w:rtl w:val="0"/>
        </w:rPr>
        <w:t xml:space="preserve">Src is a register, 9-bit literal, or 32-bit augmented literal whose value is compared to Dest.</w:t>
      </w:r>
    </w:p>
    <w:p w:rsidR="00000000" w:rsidDel="00000000" w:rsidP="00000000" w:rsidRDefault="00000000" w:rsidRPr="00000000" w14:paraId="00000B9F">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4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A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AF">
            <w:pPr>
              <w:widowControl w:val="0"/>
              <w:spacing w:after="0" w:line="240" w:lineRule="auto"/>
              <w:jc w:val="center"/>
              <w:rPr>
                <w:sz w:val="18"/>
                <w:szCs w:val="18"/>
              </w:rPr>
            </w:pPr>
            <w:r w:rsidDel="00000000" w:rsidR="00000000" w:rsidRPr="00000000">
              <w:rPr>
                <w:sz w:val="18"/>
                <w:szCs w:val="18"/>
                <w:rtl w:val="0"/>
              </w:rPr>
              <w:t xml:space="preserve">Unsigned (S &lt; 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B0">
            <w:pPr>
              <w:widowControl w:val="0"/>
              <w:spacing w:after="0" w:line="240" w:lineRule="auto"/>
              <w:jc w:val="center"/>
              <w:rPr>
                <w:sz w:val="18"/>
                <w:szCs w:val="18"/>
              </w:rPr>
            </w:pPr>
            <w:r w:rsidDel="00000000" w:rsidR="00000000" w:rsidRPr="00000000">
              <w:rPr>
                <w:sz w:val="18"/>
                <w:szCs w:val="18"/>
                <w:rtl w:val="0"/>
              </w:rPr>
              <w:t xml:space="preserve">D = S</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B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BB2">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rhjdisro0">
        <w:r w:rsidDel="00000000" w:rsidR="00000000" w:rsidRPr="00000000">
          <w:rPr>
            <w:rFonts w:ascii="Roboto Mono Medium" w:cs="Roboto Mono Medium" w:eastAsia="Roboto Mono Medium" w:hAnsi="Roboto Mono Medium"/>
            <w:color w:val="1155cc"/>
            <w:u w:val="single"/>
            <w:rtl w:val="0"/>
          </w:rPr>
          <w:t xml:space="preserve">CMP</w:t>
        </w:r>
      </w:hyperlink>
      <w:r w:rsidDel="00000000" w:rsidR="00000000" w:rsidRPr="00000000">
        <w:rPr>
          <w:rtl w:val="0"/>
        </w:rPr>
      </w:r>
    </w:p>
    <w:p w:rsidR="00000000" w:rsidDel="00000000" w:rsidP="00000000" w:rsidRDefault="00000000" w:rsidRPr="00000000" w14:paraId="00000BB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BB4">
      <w:pPr>
        <w:rPr/>
      </w:pP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compares the unsigned values of Dest and Src (by subtracting Dest from Src) and optionally setting the C and Z flags accordingly.</w:t>
      </w:r>
    </w:p>
    <w:p w:rsidR="00000000" w:rsidDel="00000000" w:rsidP="00000000" w:rsidRDefault="00000000" w:rsidRPr="00000000" w14:paraId="00000BB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Src is less than Dest.</w:t>
      </w:r>
    </w:p>
    <w:p w:rsidR="00000000" w:rsidDel="00000000" w:rsidP="00000000" w:rsidRDefault="00000000" w:rsidRPr="00000000" w14:paraId="00000BB6">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Dest equals Src.</w:t>
      </w:r>
    </w:p>
    <w:p w:rsidR="00000000" w:rsidDel="00000000" w:rsidP="00000000" w:rsidRDefault="00000000" w:rsidRPr="00000000" w14:paraId="00000BB7">
      <w:pPr>
        <w:rPr/>
      </w:pPr>
      <w:r w:rsidDel="00000000" w:rsidR="00000000" w:rsidRPr="00000000">
        <w:rPr>
          <w:rtl w:val="0"/>
        </w:rPr>
        <w:t xml:space="preserve">To compare unsigned, multi-long values, use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(instead) followed by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as described in </w:t>
      </w:r>
      <w:hyperlink w:anchor="_kjzu1wz1qct1">
        <w:r w:rsidDel="00000000" w:rsidR="00000000" w:rsidRPr="00000000">
          <w:rPr>
            <w:color w:val="1155cc"/>
            <w:u w:val="single"/>
            <w:rtl w:val="0"/>
          </w:rPr>
          <w:t xml:space="preserve">Comparing Two Multi-Long Values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B8">
      <w:pPr>
        <w:pStyle w:val="Heading2"/>
        <w:rPr>
          <w:i w:val="1"/>
          <w:highlight w:val="yellow"/>
        </w:rPr>
      </w:pPr>
      <w:bookmarkStart w:colFirst="0" w:colLast="0" w:name="_nd6caax9v0zg" w:id="173"/>
      <w:bookmarkEnd w:id="173"/>
      <w:r w:rsidDel="00000000" w:rsidR="00000000" w:rsidRPr="00000000">
        <w:rPr>
          <w:rtl w:val="0"/>
        </w:rPr>
        <w:t xml:space="preserve">CMPS</w:t>
      </w:r>
      <w:r w:rsidDel="00000000" w:rsidR="00000000" w:rsidRPr="00000000">
        <w:rPr>
          <w:rtl w:val="0"/>
        </w:rPr>
      </w:r>
    </w:p>
    <w:p w:rsidR="00000000" w:rsidDel="00000000" w:rsidP="00000000" w:rsidRDefault="00000000" w:rsidRPr="00000000" w14:paraId="00000BB9">
      <w:pPr>
        <w:spacing w:after="0" w:lineRule="auto"/>
        <w:rPr/>
      </w:pPr>
      <w:r w:rsidDel="00000000" w:rsidR="00000000" w:rsidRPr="00000000">
        <w:rPr>
          <w:rtl w:val="0"/>
        </w:rPr>
        <w:t xml:space="preserve">Compare signed</w:t>
      </w:r>
      <w:r w:rsidDel="00000000" w:rsidR="00000000" w:rsidRPr="00000000">
        <w:rPr>
          <w:rtl w:val="0"/>
        </w:rPr>
      </w:r>
    </w:p>
    <w:p w:rsidR="00000000" w:rsidDel="00000000" w:rsidP="00000000" w:rsidRDefault="00000000" w:rsidRPr="00000000" w14:paraId="00000BBA">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Compare two signed values.</w:t>
      </w:r>
    </w:p>
    <w:p w:rsidR="00000000" w:rsidDel="00000000" w:rsidP="00000000" w:rsidRDefault="00000000" w:rsidRPr="00000000" w14:paraId="00000BBB">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BBC">
      <w:pPr>
        <w:spacing w:before="40" w:lineRule="auto"/>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rtl w:val="0"/>
        </w:rPr>
        <w:t xml:space="preserve">Greater/lesser and equality </w:t>
      </w:r>
      <w:r w:rsidDel="00000000" w:rsidR="00000000" w:rsidRPr="00000000">
        <w:rPr>
          <w:rtl w:val="0"/>
        </w:rPr>
        <w:t xml:space="preserve">status is optionally written to the C and Z flags.</w:t>
      </w:r>
    </w:p>
    <w:p w:rsidR="00000000" w:rsidDel="00000000" w:rsidP="00000000" w:rsidRDefault="00000000" w:rsidRPr="00000000" w14:paraId="00000BBD">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compare with that of Src.</w:t>
      </w:r>
    </w:p>
    <w:p w:rsidR="00000000" w:rsidDel="00000000" w:rsidP="00000000" w:rsidRDefault="00000000" w:rsidRPr="00000000" w14:paraId="00000BBE">
      <w:pPr>
        <w:numPr>
          <w:ilvl w:val="0"/>
          <w:numId w:val="1"/>
        </w:numPr>
        <w:spacing w:after="0" w:afterAutospacing="0"/>
        <w:ind w:left="720" w:hanging="360"/>
      </w:pPr>
      <w:r w:rsidDel="00000000" w:rsidR="00000000" w:rsidRPr="00000000">
        <w:rPr>
          <w:rtl w:val="0"/>
        </w:rPr>
        <w:t xml:space="preserve">Src is a register, 9-bit literal, or 32-bit augmented literal whose value is compared to Dest.</w:t>
      </w:r>
    </w:p>
    <w:p w:rsidR="00000000" w:rsidDel="00000000" w:rsidP="00000000" w:rsidRDefault="00000000" w:rsidRPr="00000000" w14:paraId="00000BBF">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5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C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CF">
            <w:pPr>
              <w:widowControl w:val="0"/>
              <w:spacing w:after="0" w:line="240" w:lineRule="auto"/>
              <w:jc w:val="center"/>
              <w:rPr>
                <w:sz w:val="18"/>
                <w:szCs w:val="18"/>
                <w:vertAlign w:val="superscript"/>
              </w:rPr>
            </w:pPr>
            <w:r w:rsidDel="00000000" w:rsidR="00000000" w:rsidRPr="00000000">
              <w:rPr>
                <w:sz w:val="18"/>
                <w:szCs w:val="18"/>
                <w:rtl w:val="0"/>
              </w:rPr>
              <w:t xml:space="preserve">Signed (D &lt; S)</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D0">
            <w:pPr>
              <w:widowControl w:val="0"/>
              <w:spacing w:after="0" w:line="240" w:lineRule="auto"/>
              <w:jc w:val="center"/>
              <w:rPr>
                <w:sz w:val="18"/>
                <w:szCs w:val="18"/>
              </w:rPr>
            </w:pPr>
            <w:r w:rsidDel="00000000" w:rsidR="00000000" w:rsidRPr="00000000">
              <w:rPr>
                <w:sz w:val="18"/>
                <w:szCs w:val="18"/>
                <w:rtl w:val="0"/>
              </w:rPr>
              <w:t xml:space="preserve">D = S</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D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BD2">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rhjdisro0">
        <w:r w:rsidDel="00000000" w:rsidR="00000000" w:rsidRPr="00000000">
          <w:rPr>
            <w:rFonts w:ascii="Roboto Mono Medium" w:cs="Roboto Mono Medium" w:eastAsia="Roboto Mono Medium" w:hAnsi="Roboto Mono Medium"/>
            <w:color w:val="1155cc"/>
            <w:u w:val="single"/>
            <w:rtl w:val="0"/>
          </w:rPr>
          <w:t xml:space="preserve">CMP</w:t>
        </w:r>
      </w:hyperlink>
      <w:r w:rsidDel="00000000" w:rsidR="00000000" w:rsidRPr="00000000">
        <w:rPr>
          <w:rtl w:val="0"/>
        </w:rPr>
        <w:t xml:space="preserve">, </w:t>
      </w:r>
      <w:hyperlink w:anchor="_3w81cwnriog1">
        <w:r w:rsidDel="00000000" w:rsidR="00000000" w:rsidRPr="00000000">
          <w:rPr>
            <w:rFonts w:ascii="Roboto Mono Medium" w:cs="Roboto Mono Medium" w:eastAsia="Roboto Mono Medium" w:hAnsi="Roboto Mono Medium"/>
            <w:color w:val="1155cc"/>
            <w:u w:val="single"/>
            <w:rtl w:val="0"/>
          </w:rPr>
          <w:t xml:space="preserve">CMPX</w:t>
        </w:r>
      </w:hyperlink>
      <w:r w:rsidDel="00000000" w:rsidR="00000000" w:rsidRPr="00000000">
        <w:rPr>
          <w:rtl w:val="0"/>
        </w:rPr>
        <w:t xml:space="preserve">, and </w:t>
      </w:r>
      <w:hyperlink w:anchor="_ccc7sdk782ug">
        <w:r w:rsidDel="00000000" w:rsidR="00000000" w:rsidRPr="00000000">
          <w:rPr>
            <w:rFonts w:ascii="Roboto Mono Medium" w:cs="Roboto Mono Medium" w:eastAsia="Roboto Mono Medium" w:hAnsi="Roboto Mono Medium"/>
            <w:color w:val="1155cc"/>
            <w:u w:val="single"/>
            <w:rtl w:val="0"/>
          </w:rPr>
          <w:t xml:space="preserve">CMPSX</w:t>
        </w:r>
      </w:hyperlink>
      <w:r w:rsidDel="00000000" w:rsidR="00000000" w:rsidRPr="00000000">
        <w:rPr>
          <w:rtl w:val="0"/>
        </w:rPr>
      </w:r>
    </w:p>
    <w:p w:rsidR="00000000" w:rsidDel="00000000" w:rsidP="00000000" w:rsidRDefault="00000000" w:rsidRPr="00000000" w14:paraId="00000BD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BD4">
      <w:pPr>
        <w:rPr/>
      </w:pPr>
      <w:r w:rsidDel="00000000" w:rsidR="00000000" w:rsidRPr="00000000">
        <w:rPr>
          <w:rFonts w:ascii="Roboto Mono Medium" w:cs="Roboto Mono Medium" w:eastAsia="Roboto Mono Medium" w:hAnsi="Roboto Mono Medium"/>
          <w:rtl w:val="0"/>
        </w:rPr>
        <w:t xml:space="preserve">CMPS</w:t>
      </w:r>
      <w:r w:rsidDel="00000000" w:rsidR="00000000" w:rsidRPr="00000000">
        <w:rPr>
          <w:rtl w:val="0"/>
        </w:rPr>
        <w:t xml:space="preserve"> compares the signed values of Dest and Src (by subtracting Src from Dest) and optionally setting the C and Z flags to indicate the comparison and operation results.</w:t>
      </w:r>
    </w:p>
    <w:p w:rsidR="00000000" w:rsidDel="00000000" w:rsidP="00000000" w:rsidRDefault="00000000" w:rsidRPr="00000000" w14:paraId="00000BD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is less than Src.</w:t>
      </w:r>
    </w:p>
    <w:p w:rsidR="00000000" w:rsidDel="00000000" w:rsidP="00000000" w:rsidRDefault="00000000" w:rsidRPr="00000000" w14:paraId="00000BD6">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Dest equals Src.</w:t>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compare signed, multi-long values, use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w:t>
      </w:r>
      <w:r w:rsidDel="00000000" w:rsidR="00000000" w:rsidRPr="00000000">
        <w:rPr>
          <w:rtl w:val="0"/>
        </w:rPr>
        <w:t xml:space="preserve">(not </w:t>
      </w:r>
      <w:r w:rsidDel="00000000" w:rsidR="00000000" w:rsidRPr="00000000">
        <w:rPr>
          <w:rFonts w:ascii="Roboto Mono Medium" w:cs="Roboto Mono Medium" w:eastAsia="Roboto Mono Medium" w:hAnsi="Roboto Mono Medium"/>
          <w:rtl w:val="0"/>
        </w:rPr>
        <w:t xml:space="preserve">CMPS</w:t>
      </w:r>
      <w:r w:rsidDel="00000000" w:rsidR="00000000" w:rsidRPr="00000000">
        <w:rPr>
          <w:rtl w:val="0"/>
        </w:rPr>
        <w:t xml:space="preserve">) followed possibly by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and finally </w:t>
      </w: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as described in </w:t>
      </w:r>
      <w:hyperlink w:anchor="_kjzu1wz1qct1">
        <w:r w:rsidDel="00000000" w:rsidR="00000000" w:rsidRPr="00000000">
          <w:rPr>
            <w:color w:val="1155cc"/>
            <w:u w:val="single"/>
            <w:rtl w:val="0"/>
          </w:rPr>
          <w:t xml:space="preserve">Comparing Two Multi-Long Values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D8">
      <w:pPr>
        <w:pStyle w:val="Heading2"/>
        <w:rPr>
          <w:i w:val="1"/>
          <w:highlight w:val="yellow"/>
        </w:rPr>
      </w:pPr>
      <w:bookmarkStart w:colFirst="0" w:colLast="0" w:name="_tvdyh2esm2qw" w:id="174"/>
      <w:bookmarkEnd w:id="174"/>
      <w:r w:rsidDel="00000000" w:rsidR="00000000" w:rsidRPr="00000000">
        <w:rPr>
          <w:rtl w:val="0"/>
        </w:rPr>
        <w:t xml:space="preserve">CMPSUB</w:t>
      </w:r>
      <w:r w:rsidDel="00000000" w:rsidR="00000000" w:rsidRPr="00000000">
        <w:rPr>
          <w:rtl w:val="0"/>
        </w:rPr>
      </w:r>
    </w:p>
    <w:p w:rsidR="00000000" w:rsidDel="00000000" w:rsidP="00000000" w:rsidRDefault="00000000" w:rsidRPr="00000000" w14:paraId="00000BD9">
      <w:pPr>
        <w:spacing w:after="0" w:lineRule="auto"/>
        <w:rPr/>
      </w:pPr>
      <w:r w:rsidDel="00000000" w:rsidR="00000000" w:rsidRPr="00000000">
        <w:rPr>
          <w:rtl w:val="0"/>
        </w:rPr>
        <w:t xml:space="preserve">Compare and subtract</w:t>
      </w:r>
      <w:r w:rsidDel="00000000" w:rsidR="00000000" w:rsidRPr="00000000">
        <w:rPr>
          <w:rtl w:val="0"/>
        </w:rPr>
      </w:r>
    </w:p>
    <w:p w:rsidR="00000000" w:rsidDel="00000000" w:rsidP="00000000" w:rsidRDefault="00000000" w:rsidRPr="00000000" w14:paraId="00000BDA">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Compare two unsigned values and subtract the second if it is lesser or equal.</w:t>
      </w:r>
    </w:p>
    <w:p w:rsidR="00000000" w:rsidDel="00000000" w:rsidP="00000000" w:rsidRDefault="00000000" w:rsidRPr="00000000" w14:paraId="00000BDB">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CMPSUB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BDC">
      <w:pPr>
        <w:spacing w:before="40" w:lineRule="auto"/>
        <w:rPr/>
      </w:pPr>
      <w:r w:rsidDel="00000000" w:rsidR="00000000" w:rsidRPr="00000000">
        <w:rPr>
          <w:b w:val="1"/>
          <w:rtl w:val="0"/>
        </w:rPr>
        <w:t xml:space="preserve">Result:</w:t>
      </w:r>
      <w:r w:rsidDel="00000000" w:rsidR="00000000" w:rsidRPr="00000000">
        <w:rPr>
          <w:rtl w:val="0"/>
        </w:rPr>
        <w:t xml:space="preserve"> Dest is decremented by Src unless it is less than Src,</w:t>
      </w:r>
      <w:r w:rsidDel="00000000" w:rsidR="00000000" w:rsidRPr="00000000">
        <w:rPr>
          <w:rtl w:val="0"/>
        </w:rPr>
        <w:t xml:space="preserve"> and the comparison results are </w:t>
      </w:r>
      <w:r w:rsidDel="00000000" w:rsidR="00000000" w:rsidRPr="00000000">
        <w:rPr>
          <w:rtl w:val="0"/>
        </w:rPr>
        <w:t xml:space="preserve">optionally written to the C and Z flags.</w:t>
      </w:r>
    </w:p>
    <w:p w:rsidR="00000000" w:rsidDel="00000000" w:rsidP="00000000" w:rsidRDefault="00000000" w:rsidRPr="00000000" w14:paraId="00000BDD">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compare with Src and is the destination written to if a subtraction is performed.</w:t>
      </w:r>
    </w:p>
    <w:p w:rsidR="00000000" w:rsidDel="00000000" w:rsidP="00000000" w:rsidRDefault="00000000" w:rsidRPr="00000000" w14:paraId="00000BDE">
      <w:pPr>
        <w:numPr>
          <w:ilvl w:val="0"/>
          <w:numId w:val="1"/>
        </w:numPr>
        <w:spacing w:after="0" w:afterAutospacing="0"/>
        <w:ind w:left="720" w:hanging="360"/>
      </w:pPr>
      <w:r w:rsidDel="00000000" w:rsidR="00000000" w:rsidRPr="00000000">
        <w:rPr>
          <w:rtl w:val="0"/>
        </w:rPr>
        <w:t xml:space="preserve">Src is a register, 9-bit literal, or 32-bit augmented literal whose value is compared with and possibly subtracted from Dest.</w:t>
      </w:r>
    </w:p>
    <w:p w:rsidR="00000000" w:rsidDel="00000000" w:rsidP="00000000" w:rsidRDefault="00000000" w:rsidRPr="00000000" w14:paraId="00000BDF">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5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E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E">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EF">
            <w:pPr>
              <w:widowControl w:val="0"/>
              <w:spacing w:after="0" w:line="240" w:lineRule="auto"/>
              <w:jc w:val="center"/>
              <w:rPr>
                <w:sz w:val="18"/>
                <w:szCs w:val="18"/>
                <w:vertAlign w:val="superscript"/>
              </w:rPr>
            </w:pPr>
            <w:r w:rsidDel="00000000" w:rsidR="00000000" w:rsidRPr="00000000">
              <w:rPr>
                <w:sz w:val="18"/>
                <w:szCs w:val="18"/>
                <w:rtl w:val="0"/>
              </w:rPr>
              <w:t xml:space="preserve">Unsigned(D =&gt; S)</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F0">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BF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BF2">
      <w:pPr>
        <w:spacing w:after="0" w:before="0" w:lineRule="auto"/>
        <w:rPr/>
      </w:pPr>
      <w:r w:rsidDel="00000000" w:rsidR="00000000" w:rsidRPr="00000000">
        <w:rPr>
          <w:vertAlign w:val="superscript"/>
          <w:rtl w:val="0"/>
        </w:rPr>
        <w:t xml:space="preserve">1</w:t>
      </w:r>
      <w:r w:rsidDel="00000000" w:rsidR="00000000" w:rsidRPr="00000000">
        <w:rPr>
          <w:rtl w:val="0"/>
        </w:rPr>
        <w:t xml:space="preserve"> Dest is only written if a subtraction was performed on it.</w:t>
      </w:r>
    </w:p>
    <w:p w:rsidR="00000000" w:rsidDel="00000000" w:rsidP="00000000" w:rsidRDefault="00000000" w:rsidRPr="00000000" w14:paraId="00000BF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BF4">
      <w:pPr>
        <w:rPr/>
      </w:pPr>
      <w:r w:rsidDel="00000000" w:rsidR="00000000" w:rsidRPr="00000000">
        <w:rPr>
          <w:rFonts w:ascii="Roboto Mono Medium" w:cs="Roboto Mono Medium" w:eastAsia="Roboto Mono Medium" w:hAnsi="Roboto Mono Medium"/>
          <w:rtl w:val="0"/>
        </w:rPr>
        <w:t xml:space="preserve">CMPSUB</w:t>
      </w:r>
      <w:r w:rsidDel="00000000" w:rsidR="00000000" w:rsidRPr="00000000">
        <w:rPr>
          <w:rtl w:val="0"/>
        </w:rPr>
        <w:t xml:space="preserve"> compares the unsigned values of Dest and Src, and if Src is less than or equal to Dest then it is subtracted from Dest.  Optionally, the C and Z flags are set to indicate the comparison and operation results.</w:t>
      </w:r>
    </w:p>
    <w:p w:rsidR="00000000" w:rsidDel="00000000" w:rsidP="00000000" w:rsidRDefault="00000000" w:rsidRPr="00000000" w14:paraId="00000BF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greater than or equal to Src.</w:t>
      </w:r>
    </w:p>
    <w:p w:rsidR="00000000" w:rsidDel="00000000" w:rsidP="00000000" w:rsidRDefault="00000000" w:rsidRPr="00000000" w14:paraId="00000BF6">
      <w:pPr>
        <w:rPr>
          <w:highlight w:val="yellow"/>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equals 0.</w:t>
      </w:r>
      <w:r w:rsidDel="00000000" w:rsidR="00000000" w:rsidRPr="00000000">
        <w:rPr>
          <w:rtl w:val="0"/>
        </w:rPr>
      </w:r>
    </w:p>
    <w:p w:rsidR="00000000" w:rsidDel="00000000" w:rsidP="00000000" w:rsidRDefault="00000000" w:rsidRPr="00000000" w14:paraId="00000BF7">
      <w:pPr>
        <w:pStyle w:val="Heading2"/>
        <w:rPr>
          <w:i w:val="1"/>
          <w:highlight w:val="yellow"/>
        </w:rPr>
      </w:pPr>
      <w:bookmarkStart w:colFirst="0" w:colLast="0" w:name="_ccc7sdk782ug" w:id="175"/>
      <w:bookmarkEnd w:id="175"/>
      <w:r w:rsidDel="00000000" w:rsidR="00000000" w:rsidRPr="00000000">
        <w:rPr>
          <w:rtl w:val="0"/>
        </w:rPr>
        <w:t xml:space="preserve">CMPSX</w:t>
      </w:r>
      <w:r w:rsidDel="00000000" w:rsidR="00000000" w:rsidRPr="00000000">
        <w:rPr>
          <w:rtl w:val="0"/>
        </w:rPr>
      </w:r>
    </w:p>
    <w:p w:rsidR="00000000" w:rsidDel="00000000" w:rsidP="00000000" w:rsidRDefault="00000000" w:rsidRPr="00000000" w14:paraId="00000BF8">
      <w:pPr>
        <w:spacing w:after="0" w:lineRule="auto"/>
        <w:rPr/>
      </w:pPr>
      <w:r w:rsidDel="00000000" w:rsidR="00000000" w:rsidRPr="00000000">
        <w:rPr>
          <w:rtl w:val="0"/>
        </w:rPr>
        <w:t xml:space="preserve">Compare signed, extended</w:t>
      </w:r>
      <w:r w:rsidDel="00000000" w:rsidR="00000000" w:rsidRPr="00000000">
        <w:rPr>
          <w:rtl w:val="0"/>
        </w:rPr>
      </w:r>
    </w:p>
    <w:p w:rsidR="00000000" w:rsidDel="00000000" w:rsidP="00000000" w:rsidRDefault="00000000" w:rsidRPr="00000000" w14:paraId="00000BF9">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Compare two signed values plus carry flag.</w:t>
      </w:r>
    </w:p>
    <w:p w:rsidR="00000000" w:rsidDel="00000000" w:rsidP="00000000" w:rsidRDefault="00000000" w:rsidRPr="00000000" w14:paraId="00000BF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CMPSX</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BFB">
      <w:pPr>
        <w:spacing w:before="40" w:lineRule="auto"/>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rtl w:val="0"/>
        </w:rPr>
        <w:t xml:space="preserve">Greater/lesser and equality </w:t>
      </w:r>
      <w:r w:rsidDel="00000000" w:rsidR="00000000" w:rsidRPr="00000000">
        <w:rPr>
          <w:rtl w:val="0"/>
        </w:rPr>
        <w:t xml:space="preserve">status is optionally written to the C and Z flags.</w:t>
      </w:r>
    </w:p>
    <w:p w:rsidR="00000000" w:rsidDel="00000000" w:rsidP="00000000" w:rsidRDefault="00000000" w:rsidRPr="00000000" w14:paraId="00000BFC">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compare with that of Src.</w:t>
      </w:r>
    </w:p>
    <w:p w:rsidR="00000000" w:rsidDel="00000000" w:rsidP="00000000" w:rsidRDefault="00000000" w:rsidRPr="00000000" w14:paraId="00000BFD">
      <w:pPr>
        <w:numPr>
          <w:ilvl w:val="0"/>
          <w:numId w:val="1"/>
        </w:numPr>
        <w:spacing w:after="0" w:afterAutospacing="0"/>
        <w:ind w:left="720" w:hanging="360"/>
      </w:pPr>
      <w:r w:rsidDel="00000000" w:rsidR="00000000" w:rsidRPr="00000000">
        <w:rPr>
          <w:rtl w:val="0"/>
        </w:rPr>
        <w:t xml:space="preserve">Src is a register, 9-bit literal, or 32-bit augmented literal whose value is compared to Dest.</w:t>
      </w:r>
    </w:p>
    <w:p w:rsidR="00000000" w:rsidDel="00000000" w:rsidP="00000000" w:rsidRDefault="00000000" w:rsidRPr="00000000" w14:paraId="00000BFE">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5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BF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0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E">
            <w:pPr>
              <w:widowControl w:val="0"/>
              <w:spacing w:after="0" w:line="240" w:lineRule="auto"/>
              <w:jc w:val="center"/>
              <w:rPr>
                <w:sz w:val="18"/>
                <w:szCs w:val="18"/>
                <w:vertAlign w:val="superscript"/>
              </w:rPr>
            </w:pPr>
            <w:r w:rsidDel="00000000" w:rsidR="00000000" w:rsidRPr="00000000">
              <w:rPr>
                <w:sz w:val="18"/>
                <w:szCs w:val="18"/>
                <w:rtl w:val="0"/>
              </w:rPr>
              <w:t xml:space="preserve">Signed (D &lt; S+C)</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0F">
            <w:pPr>
              <w:widowControl w:val="0"/>
              <w:spacing w:after="0" w:line="240" w:lineRule="auto"/>
              <w:jc w:val="center"/>
              <w:rPr>
                <w:sz w:val="18"/>
                <w:szCs w:val="18"/>
              </w:rPr>
            </w:pPr>
            <w:r w:rsidDel="00000000" w:rsidR="00000000" w:rsidRPr="00000000">
              <w:rPr>
                <w:sz w:val="18"/>
                <w:szCs w:val="18"/>
                <w:rtl w:val="0"/>
              </w:rPr>
              <w:t xml:space="preserve">Z AND (D = (S+C))</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1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C11">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rhjdisro0">
        <w:r w:rsidDel="00000000" w:rsidR="00000000" w:rsidRPr="00000000">
          <w:rPr>
            <w:rFonts w:ascii="Roboto Mono Medium" w:cs="Roboto Mono Medium" w:eastAsia="Roboto Mono Medium" w:hAnsi="Roboto Mono Medium"/>
            <w:color w:val="1155cc"/>
            <w:u w:val="single"/>
            <w:rtl w:val="0"/>
          </w:rPr>
          <w:t xml:space="preserve">CMP</w:t>
        </w:r>
      </w:hyperlink>
      <w:r w:rsidDel="00000000" w:rsidR="00000000" w:rsidRPr="00000000">
        <w:rPr>
          <w:rtl w:val="0"/>
        </w:rPr>
        <w:t xml:space="preserve">, </w:t>
      </w:r>
      <w:hyperlink w:anchor="_3w81cwnriog1">
        <w:r w:rsidDel="00000000" w:rsidR="00000000" w:rsidRPr="00000000">
          <w:rPr>
            <w:rFonts w:ascii="Roboto Mono Medium" w:cs="Roboto Mono Medium" w:eastAsia="Roboto Mono Medium" w:hAnsi="Roboto Mono Medium"/>
            <w:color w:val="1155cc"/>
            <w:u w:val="single"/>
            <w:rtl w:val="0"/>
          </w:rPr>
          <w:t xml:space="preserve">CMPX</w:t>
        </w:r>
      </w:hyperlink>
      <w:r w:rsidDel="00000000" w:rsidR="00000000" w:rsidRPr="00000000">
        <w:rPr>
          <w:rtl w:val="0"/>
        </w:rPr>
        <w:t xml:space="preserve">, and </w:t>
      </w:r>
      <w:hyperlink w:anchor="_ccc7sdk782ug">
        <w:r w:rsidDel="00000000" w:rsidR="00000000" w:rsidRPr="00000000">
          <w:rPr>
            <w:rFonts w:ascii="Roboto Mono Medium" w:cs="Roboto Mono Medium" w:eastAsia="Roboto Mono Medium" w:hAnsi="Roboto Mono Medium"/>
            <w:color w:val="1155cc"/>
            <w:u w:val="single"/>
            <w:rtl w:val="0"/>
          </w:rPr>
          <w:t xml:space="preserve">CMPSX</w:t>
        </w:r>
      </w:hyperlink>
      <w:r w:rsidDel="00000000" w:rsidR="00000000" w:rsidRPr="00000000">
        <w:rPr>
          <w:rtl w:val="0"/>
        </w:rPr>
      </w:r>
    </w:p>
    <w:p w:rsidR="00000000" w:rsidDel="00000000" w:rsidP="00000000" w:rsidRDefault="00000000" w:rsidRPr="00000000" w14:paraId="00000C1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compares the signed values of Dest and Src plus C (by subtracting Src + C from Dest) and optionally setting the C and Z flags accordingly.  The </w:t>
      </w: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instruction is used to perform signed multi-long comparisons, such as 64-bit comparisons.</w:t>
      </w:r>
    </w:p>
    <w:p w:rsidR="00000000" w:rsidDel="00000000" w:rsidP="00000000" w:rsidRDefault="00000000" w:rsidRPr="00000000" w14:paraId="00000C1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is less than Src + C (as multi-long values).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instructions </w:t>
      </w:r>
      <w:r w:rsidDel="00000000" w:rsidR="00000000" w:rsidRPr="00000000">
        <w:rPr>
          <w:rtl w:val="0"/>
        </w:rPr>
        <w:t xml:space="preserve">for proper</w:t>
      </w:r>
      <w:r w:rsidDel="00000000" w:rsidR="00000000" w:rsidRPr="00000000">
        <w:rPr>
          <w:rtl w:val="0"/>
        </w:rPr>
        <w:t xml:space="preserve"> final C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C1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Z was previously set and the result of Dest - (Src + C) is zero, or it is cleared (0) if non-zero.  Use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instructions for proper final Z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C16">
      <w:pPr>
        <w:rPr/>
      </w:pPr>
      <w:r w:rsidDel="00000000" w:rsidR="00000000" w:rsidRPr="00000000">
        <w:rPr>
          <w:rtl w:val="0"/>
        </w:rPr>
        <w:t xml:space="preserve">To compare signed, multi-long values, use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(not </w:t>
      </w:r>
      <w:r w:rsidDel="00000000" w:rsidR="00000000" w:rsidRPr="00000000">
        <w:rPr>
          <w:rFonts w:ascii="Roboto Mono Medium" w:cs="Roboto Mono Medium" w:eastAsia="Roboto Mono Medium" w:hAnsi="Roboto Mono Medium"/>
          <w:rtl w:val="0"/>
        </w:rPr>
        <w:t xml:space="preserve">CMPS</w:t>
      </w:r>
      <w:r w:rsidDel="00000000" w:rsidR="00000000" w:rsidRPr="00000000">
        <w:rPr>
          <w:rtl w:val="0"/>
        </w:rPr>
        <w:t xml:space="preserve">) followed possibly by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and finally </w:t>
      </w: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as described in </w:t>
      </w:r>
      <w:hyperlink w:anchor="_kjzu1wz1qct1">
        <w:r w:rsidDel="00000000" w:rsidR="00000000" w:rsidRPr="00000000">
          <w:rPr>
            <w:color w:val="1155cc"/>
            <w:u w:val="single"/>
            <w:rtl w:val="0"/>
          </w:rPr>
          <w:t xml:space="preserve">Comparing Two Multi-Long Values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17">
      <w:pPr>
        <w:pStyle w:val="Heading2"/>
        <w:rPr>
          <w:i w:val="1"/>
          <w:highlight w:val="yellow"/>
        </w:rPr>
      </w:pPr>
      <w:bookmarkStart w:colFirst="0" w:colLast="0" w:name="_3w81cwnriog1" w:id="176"/>
      <w:bookmarkEnd w:id="176"/>
      <w:r w:rsidDel="00000000" w:rsidR="00000000" w:rsidRPr="00000000">
        <w:rPr>
          <w:rtl w:val="0"/>
        </w:rPr>
        <w:t xml:space="preserve">CMPX</w:t>
      </w:r>
      <w:r w:rsidDel="00000000" w:rsidR="00000000" w:rsidRPr="00000000">
        <w:rPr>
          <w:rtl w:val="0"/>
        </w:rPr>
      </w:r>
    </w:p>
    <w:p w:rsidR="00000000" w:rsidDel="00000000" w:rsidP="00000000" w:rsidRDefault="00000000" w:rsidRPr="00000000" w14:paraId="00000C18">
      <w:pPr>
        <w:spacing w:after="0" w:lineRule="auto"/>
        <w:rPr/>
      </w:pPr>
      <w:r w:rsidDel="00000000" w:rsidR="00000000" w:rsidRPr="00000000">
        <w:rPr>
          <w:rtl w:val="0"/>
        </w:rPr>
        <w:t xml:space="preserve">Compare extended</w:t>
      </w:r>
      <w:r w:rsidDel="00000000" w:rsidR="00000000" w:rsidRPr="00000000">
        <w:rPr>
          <w:rtl w:val="0"/>
        </w:rPr>
      </w:r>
    </w:p>
    <w:p w:rsidR="00000000" w:rsidDel="00000000" w:rsidP="00000000" w:rsidRDefault="00000000" w:rsidRPr="00000000" w14:paraId="00000C19">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Compare two unsigned values plus carry flag.</w:t>
      </w:r>
    </w:p>
    <w:p w:rsidR="00000000" w:rsidDel="00000000" w:rsidP="00000000" w:rsidRDefault="00000000" w:rsidRPr="00000000" w14:paraId="00000C1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CMPX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C1B">
      <w:pPr>
        <w:spacing w:before="40" w:lineRule="auto"/>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rtl w:val="0"/>
        </w:rPr>
        <w:t xml:space="preserve">Greater/lesser and equality </w:t>
      </w:r>
      <w:r w:rsidDel="00000000" w:rsidR="00000000" w:rsidRPr="00000000">
        <w:rPr>
          <w:rtl w:val="0"/>
        </w:rPr>
        <w:t xml:space="preserve">status is optionally written to the C and Z flags.</w:t>
      </w:r>
    </w:p>
    <w:p w:rsidR="00000000" w:rsidDel="00000000" w:rsidP="00000000" w:rsidRDefault="00000000" w:rsidRPr="00000000" w14:paraId="00000C1C">
      <w:pPr>
        <w:numPr>
          <w:ilvl w:val="0"/>
          <w:numId w:val="1"/>
        </w:numPr>
        <w:spacing w:after="0" w:afterAutospacing="0"/>
        <w:ind w:left="720" w:hanging="360"/>
      </w:pPr>
      <w:r w:rsidDel="00000000" w:rsidR="00000000" w:rsidRPr="00000000">
        <w:rPr>
          <w:rtl w:val="0"/>
        </w:rPr>
        <w:t xml:space="preserve">Dest is a register containing the value to compare with that of Src plus C.</w:t>
      </w:r>
    </w:p>
    <w:p w:rsidR="00000000" w:rsidDel="00000000" w:rsidP="00000000" w:rsidRDefault="00000000" w:rsidRPr="00000000" w14:paraId="00000C1D">
      <w:pPr>
        <w:numPr>
          <w:ilvl w:val="0"/>
          <w:numId w:val="1"/>
        </w:numPr>
        <w:spacing w:after="0" w:afterAutospacing="0"/>
        <w:ind w:left="720" w:hanging="360"/>
      </w:pPr>
      <w:r w:rsidDel="00000000" w:rsidR="00000000" w:rsidRPr="00000000">
        <w:rPr>
          <w:rtl w:val="0"/>
        </w:rPr>
        <w:t xml:space="preserve">Src is a register, 9-bit literal, or 32-bit augmented literal whose value plus C is compared to Dest.</w:t>
      </w:r>
    </w:p>
    <w:p w:rsidR="00000000" w:rsidDel="00000000" w:rsidP="00000000" w:rsidRDefault="00000000" w:rsidRPr="00000000" w14:paraId="00000C1E">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5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1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2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C2E">
            <w:pPr>
              <w:widowControl w:val="0"/>
              <w:spacing w:after="0" w:line="240" w:lineRule="auto"/>
              <w:jc w:val="center"/>
              <w:rPr>
                <w:sz w:val="18"/>
                <w:szCs w:val="18"/>
              </w:rPr>
            </w:pPr>
            <w:r w:rsidDel="00000000" w:rsidR="00000000" w:rsidRPr="00000000">
              <w:rPr>
                <w:sz w:val="18"/>
                <w:szCs w:val="18"/>
                <w:rtl w:val="0"/>
              </w:rPr>
              <w:t xml:space="preserve">Unsigned (D &lt; S+C)</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2F">
            <w:pPr>
              <w:widowControl w:val="0"/>
              <w:spacing w:after="0" w:line="240" w:lineRule="auto"/>
              <w:jc w:val="center"/>
              <w:rPr>
                <w:sz w:val="18"/>
                <w:szCs w:val="18"/>
              </w:rPr>
            </w:pPr>
            <w:r w:rsidDel="00000000" w:rsidR="00000000" w:rsidRPr="00000000">
              <w:rPr>
                <w:sz w:val="18"/>
                <w:szCs w:val="18"/>
                <w:rtl w:val="0"/>
              </w:rPr>
              <w:t xml:space="preserve">Z AND</w:t>
            </w:r>
            <w:r w:rsidDel="00000000" w:rsidR="00000000" w:rsidRPr="00000000">
              <w:rPr>
                <w:sz w:val="18"/>
                <w:szCs w:val="18"/>
                <w:rtl w:val="0"/>
              </w:rPr>
              <w:t xml:space="preserve"> (D = S+C)</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3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C31">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rhjdisro0">
        <w:r w:rsidDel="00000000" w:rsidR="00000000" w:rsidRPr="00000000">
          <w:rPr>
            <w:rFonts w:ascii="Roboto Mono Medium" w:cs="Roboto Mono Medium" w:eastAsia="Roboto Mono Medium" w:hAnsi="Roboto Mono Medium"/>
            <w:color w:val="1155cc"/>
            <w:u w:val="single"/>
            <w:rtl w:val="0"/>
          </w:rPr>
          <w:t xml:space="preserve">CMP</w:t>
        </w:r>
      </w:hyperlink>
      <w:r w:rsidDel="00000000" w:rsidR="00000000" w:rsidRPr="00000000">
        <w:rPr>
          <w:rtl w:val="0"/>
        </w:rPr>
        <w:t xml:space="preserve">, </w:t>
      </w:r>
      <w:hyperlink w:anchor="_3w81cwnriog1">
        <w:r w:rsidDel="00000000" w:rsidR="00000000" w:rsidRPr="00000000">
          <w:rPr>
            <w:rFonts w:ascii="Roboto Mono Medium" w:cs="Roboto Mono Medium" w:eastAsia="Roboto Mono Medium" w:hAnsi="Roboto Mono Medium"/>
            <w:color w:val="1155cc"/>
            <w:u w:val="single"/>
            <w:rtl w:val="0"/>
          </w:rPr>
          <w:t xml:space="preserve">CMPX</w:t>
        </w:r>
      </w:hyperlink>
      <w:r w:rsidDel="00000000" w:rsidR="00000000" w:rsidRPr="00000000">
        <w:rPr>
          <w:rtl w:val="0"/>
        </w:rPr>
        <w:t xml:space="preserve">, and </w:t>
      </w:r>
      <w:hyperlink w:anchor="_ccc7sdk782ug">
        <w:r w:rsidDel="00000000" w:rsidR="00000000" w:rsidRPr="00000000">
          <w:rPr>
            <w:rFonts w:ascii="Roboto Mono Medium" w:cs="Roboto Mono Medium" w:eastAsia="Roboto Mono Medium" w:hAnsi="Roboto Mono Medium"/>
            <w:color w:val="1155cc"/>
            <w:u w:val="single"/>
            <w:rtl w:val="0"/>
          </w:rPr>
          <w:t xml:space="preserve">CMPSX</w:t>
        </w:r>
      </w:hyperlink>
      <w:r w:rsidDel="00000000" w:rsidR="00000000" w:rsidRPr="00000000">
        <w:rPr>
          <w:rtl w:val="0"/>
        </w:rPr>
      </w:r>
    </w:p>
    <w:p w:rsidR="00000000" w:rsidDel="00000000" w:rsidP="00000000" w:rsidRDefault="00000000" w:rsidRPr="00000000" w14:paraId="00000C3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33">
      <w:pPr>
        <w:rPr/>
      </w:pP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compares the unsigned values of Dest and Src plus C (by subtracting Src + C from Dest) and optionally setting the C and Z flags accordingly.  The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instruction is used to perform unsigned multi-long comparisons, such as 64-bit comparisons.</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is less than Src plus C, or is cleared (0) otherwise.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on preceding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instructions </w:t>
      </w:r>
      <w:r w:rsidDel="00000000" w:rsidR="00000000" w:rsidRPr="00000000">
        <w:rPr>
          <w:rtl w:val="0"/>
        </w:rPr>
        <w:t xml:space="preserve">for proper</w:t>
      </w:r>
      <w:r w:rsidDel="00000000" w:rsidR="00000000" w:rsidRPr="00000000">
        <w:rPr>
          <w:rtl w:val="0"/>
        </w:rPr>
        <w:t xml:space="preserve"> final C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C3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Z was previously set and Dest equals Src + C, or it is cleared (0) otherwise.  Use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on preceding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instructions for proper final Z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0C36">
      <w:pPr>
        <w:rPr/>
      </w:pPr>
      <w:r w:rsidDel="00000000" w:rsidR="00000000" w:rsidRPr="00000000">
        <w:rPr>
          <w:rtl w:val="0"/>
        </w:rPr>
        <w:t xml:space="preserve">To compare multi-long values, use </w:t>
      </w:r>
      <w:r w:rsidDel="00000000" w:rsidR="00000000" w:rsidRPr="00000000">
        <w:rPr>
          <w:rFonts w:ascii="Roboto Mono Medium" w:cs="Roboto Mono Medium" w:eastAsia="Roboto Mono Medium" w:hAnsi="Roboto Mono Medium"/>
          <w:rtl w:val="0"/>
        </w:rPr>
        <w:t xml:space="preserve">CMP</w:t>
      </w:r>
      <w:r w:rsidDel="00000000" w:rsidR="00000000" w:rsidRPr="00000000">
        <w:rPr>
          <w:rtl w:val="0"/>
        </w:rPr>
        <w:t xml:space="preserve"> followed by one or more </w:t>
      </w:r>
      <w:r w:rsidDel="00000000" w:rsidR="00000000" w:rsidRPr="00000000">
        <w:rPr>
          <w:rFonts w:ascii="Roboto Mono Medium" w:cs="Roboto Mono Medium" w:eastAsia="Roboto Mono Medium" w:hAnsi="Roboto Mono Medium"/>
          <w:rtl w:val="0"/>
        </w:rPr>
        <w:t xml:space="preserve">CMPX</w:t>
      </w:r>
      <w:r w:rsidDel="00000000" w:rsidR="00000000" w:rsidRPr="00000000">
        <w:rPr>
          <w:rtl w:val="0"/>
        </w:rPr>
        <w:t xml:space="preserve"> instructions as described in </w:t>
      </w:r>
      <w:hyperlink w:anchor="_kjzu1wz1qct1">
        <w:r w:rsidDel="00000000" w:rsidR="00000000" w:rsidRPr="00000000">
          <w:rPr>
            <w:color w:val="1155cc"/>
            <w:u w:val="single"/>
            <w:rtl w:val="0"/>
          </w:rPr>
          <w:t xml:space="preserve">Comparing Two Multi-Long Values</w:t>
        </w:r>
      </w:hyperlink>
      <w:r w:rsidDel="00000000" w:rsidR="00000000" w:rsidRPr="00000000">
        <w:rPr>
          <w:rtl w:val="0"/>
        </w:rPr>
        <w:t xml:space="preserve">.</w:t>
      </w:r>
    </w:p>
    <w:p w:rsidR="00000000" w:rsidDel="00000000" w:rsidP="00000000" w:rsidRDefault="00000000" w:rsidRPr="00000000" w14:paraId="00000C37">
      <w:pPr>
        <w:pStyle w:val="Heading2"/>
        <w:rPr>
          <w:i w:val="1"/>
          <w:highlight w:val="yellow"/>
        </w:rPr>
      </w:pPr>
      <w:bookmarkStart w:colFirst="0" w:colLast="0" w:name="_wx29grvrexs" w:id="177"/>
      <w:bookmarkEnd w:id="177"/>
      <w:r w:rsidDel="00000000" w:rsidR="00000000" w:rsidRPr="00000000">
        <w:rPr>
          <w:rtl w:val="0"/>
        </w:rPr>
        <w:t xml:space="preserve">COGATN</w:t>
      </w:r>
      <w:r w:rsidDel="00000000" w:rsidR="00000000" w:rsidRPr="00000000">
        <w:rPr>
          <w:rtl w:val="0"/>
        </w:rPr>
      </w:r>
    </w:p>
    <w:p w:rsidR="00000000" w:rsidDel="00000000" w:rsidP="00000000" w:rsidRDefault="00000000" w:rsidRPr="00000000" w14:paraId="00000C38">
      <w:pPr>
        <w:spacing w:after="0" w:lineRule="auto"/>
        <w:rPr/>
      </w:pPr>
      <w:r w:rsidDel="00000000" w:rsidR="00000000" w:rsidRPr="00000000">
        <w:rPr>
          <w:rtl w:val="0"/>
        </w:rPr>
        <w:t xml:space="preserve">Cog attention</w:t>
      </w:r>
      <w:r w:rsidDel="00000000" w:rsidR="00000000" w:rsidRPr="00000000">
        <w:rPr>
          <w:rtl w:val="0"/>
        </w:rPr>
      </w:r>
    </w:p>
    <w:p w:rsidR="00000000" w:rsidDel="00000000" w:rsidP="00000000" w:rsidRDefault="00000000" w:rsidRPr="00000000" w14:paraId="00000C39">
      <w:pPr>
        <w:rPr/>
      </w:pPr>
      <w:hyperlink w:anchor="_6ehq03n22voi">
        <w:r w:rsidDel="00000000" w:rsidR="00000000" w:rsidRPr="00000000">
          <w:rPr>
            <w:b w:val="1"/>
            <w:color w:val="1155cc"/>
            <w:u w:val="single"/>
            <w:rtl w:val="0"/>
          </w:rPr>
          <w:t xml:space="preserve">Event Handling Instruction</w:t>
        </w:r>
      </w:hyperlink>
      <w:r w:rsidDel="00000000" w:rsidR="00000000" w:rsidRPr="00000000">
        <w:rPr>
          <w:b w:val="1"/>
          <w:rtl w:val="0"/>
        </w:rPr>
        <w:t xml:space="preserve"> -</w:t>
      </w:r>
      <w:r w:rsidDel="00000000" w:rsidR="00000000" w:rsidRPr="00000000">
        <w:rPr>
          <w:rtl w:val="0"/>
        </w:rPr>
        <w:t xml:space="preserve"> Get the attention of one or more other cogs.</w:t>
      </w:r>
    </w:p>
    <w:p w:rsidR="00000000" w:rsidDel="00000000" w:rsidP="00000000" w:rsidRDefault="00000000" w:rsidRPr="00000000" w14:paraId="00000C3A">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COGATN</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C3B">
      <w:pPr>
        <w:spacing w:before="40" w:lineRule="auto"/>
        <w:rPr/>
      </w:pPr>
      <w:r w:rsidDel="00000000" w:rsidR="00000000" w:rsidRPr="00000000">
        <w:rPr>
          <w:b w:val="1"/>
          <w:rtl w:val="0"/>
        </w:rPr>
        <w:t xml:space="preserve">Result:</w:t>
      </w:r>
      <w:r w:rsidDel="00000000" w:rsidR="00000000" w:rsidRPr="00000000">
        <w:rPr>
          <w:rtl w:val="0"/>
        </w:rPr>
        <w:t xml:space="preserve"> The attention signal of one or more cogs is strobed. </w:t>
      </w:r>
    </w:p>
    <w:p w:rsidR="00000000" w:rsidDel="00000000" w:rsidP="00000000" w:rsidRDefault="00000000" w:rsidRPr="00000000" w14:paraId="00000C3C">
      <w:pPr>
        <w:numPr>
          <w:ilvl w:val="0"/>
          <w:numId w:val="1"/>
        </w:numPr>
        <w:ind w:left="720" w:hanging="360"/>
        <w:rPr/>
      </w:pPr>
      <w:r w:rsidDel="00000000" w:rsidR="00000000" w:rsidRPr="00000000">
        <w:rPr>
          <w:rtl w:val="0"/>
        </w:rPr>
        <w:t xml:space="preserve">Dest is the register or 9-bit literal whose value (lower 8-bit pattern) indicates which cogs to signal.</w:t>
      </w:r>
    </w:p>
    <w:tbl>
      <w:tblPr>
        <w:tblStyle w:val="Table5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3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3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3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4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4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4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4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4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4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000111111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4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ref43okqtzzr">
        <w:r w:rsidDel="00000000" w:rsidR="00000000" w:rsidRPr="00000000">
          <w:rPr>
            <w:rFonts w:ascii="Roboto Mono Medium" w:cs="Roboto Mono Medium" w:eastAsia="Roboto Mono Medium" w:hAnsi="Roboto Mono Medium"/>
            <w:color w:val="1155cc"/>
            <w:u w:val="single"/>
            <w:rtl w:val="0"/>
          </w:rPr>
          <w:t xml:space="preserve">POLLATN</w:t>
        </w:r>
      </w:hyperlink>
      <w:r w:rsidDel="00000000" w:rsidR="00000000" w:rsidRPr="00000000">
        <w:rPr>
          <w:rtl w:val="0"/>
        </w:rPr>
        <w:t xml:space="preserve">, </w:t>
      </w:r>
      <w:hyperlink w:anchor="_sb5186rnvudg">
        <w:r w:rsidDel="00000000" w:rsidR="00000000" w:rsidRPr="00000000">
          <w:rPr>
            <w:rFonts w:ascii="Roboto Mono Medium" w:cs="Roboto Mono Medium" w:eastAsia="Roboto Mono Medium" w:hAnsi="Roboto Mono Medium"/>
            <w:color w:val="1155cc"/>
            <w:u w:val="single"/>
            <w:rtl w:val="0"/>
          </w:rPr>
          <w:t xml:space="preserve">WAITATN</w:t>
        </w:r>
      </w:hyperlink>
      <w:r w:rsidDel="00000000" w:rsidR="00000000" w:rsidRPr="00000000">
        <w:rPr>
          <w:rtl w:val="0"/>
        </w:rPr>
        <w:t xml:space="preserve">, </w:t>
      </w:r>
      <w:hyperlink w:anchor="_yfon3snogp62">
        <w:r w:rsidDel="00000000" w:rsidR="00000000" w:rsidRPr="00000000">
          <w:rPr>
            <w:rFonts w:ascii="Roboto Mono Medium" w:cs="Roboto Mono Medium" w:eastAsia="Roboto Mono Medium" w:hAnsi="Roboto Mono Medium"/>
            <w:color w:val="1155cc"/>
            <w:u w:val="single"/>
            <w:rtl w:val="0"/>
          </w:rPr>
          <w:t xml:space="preserve">JATN</w:t>
        </w:r>
      </w:hyperlink>
      <w:r w:rsidDel="00000000" w:rsidR="00000000" w:rsidRPr="00000000">
        <w:rPr>
          <w:rtl w:val="0"/>
        </w:rPr>
        <w:t xml:space="preserve">, and </w:t>
      </w:r>
      <w:hyperlink w:anchor="_yfon3snogp62">
        <w:r w:rsidDel="00000000" w:rsidR="00000000" w:rsidRPr="00000000">
          <w:rPr>
            <w:rFonts w:ascii="Roboto Mono Medium" w:cs="Roboto Mono Medium" w:eastAsia="Roboto Mono Medium" w:hAnsi="Roboto Mono Medium"/>
            <w:color w:val="1155cc"/>
            <w:u w:val="single"/>
            <w:rtl w:val="0"/>
          </w:rPr>
          <w:t xml:space="preserve">JNATN</w:t>
        </w:r>
      </w:hyperlink>
      <w:r w:rsidDel="00000000" w:rsidR="00000000" w:rsidRPr="00000000">
        <w:rPr>
          <w:rtl w:val="0"/>
        </w:rPr>
      </w:r>
    </w:p>
    <w:p w:rsidR="00000000" w:rsidDel="00000000" w:rsidP="00000000" w:rsidRDefault="00000000" w:rsidRPr="00000000" w14:paraId="00000C5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COGATN</w:t>
      </w:r>
      <w:r w:rsidDel="00000000" w:rsidR="00000000" w:rsidRPr="00000000">
        <w:rPr>
          <w:rtl w:val="0"/>
        </w:rPr>
        <w:t xml:space="preserve"> strobes the attention signal for one or more cogs.  Dest bit positions 7:0 represent cogs 7 through 0; high (1) bits indicate the cog(s) to signal.  The receiving cog(s) then latch the signal, setting an internal flag, and can use any of the attention monitor instructions (</w:t>
      </w:r>
      <w:r w:rsidDel="00000000" w:rsidR="00000000" w:rsidRPr="00000000">
        <w:rPr>
          <w:rFonts w:ascii="Roboto Mono Medium" w:cs="Roboto Mono Medium" w:eastAsia="Roboto Mono Medium" w:hAnsi="Roboto Mono Medium"/>
          <w:rtl w:val="0"/>
        </w:rPr>
        <w:t xml:space="preserve">JATN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JNATN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WAITATN</w:t>
      </w:r>
      <w:r w:rsidDel="00000000" w:rsidR="00000000" w:rsidRPr="00000000">
        <w:rPr>
          <w:rtl w:val="0"/>
        </w:rPr>
        <w:t xml:space="preserve">) or </w:t>
      </w:r>
      <w:r w:rsidDel="00000000" w:rsidR="00000000" w:rsidRPr="00000000">
        <w:rPr>
          <w:rtl w:val="0"/>
        </w:rPr>
        <w:t xml:space="preserve">interrupts</w:t>
      </w:r>
      <w:r w:rsidDel="00000000" w:rsidR="00000000" w:rsidRPr="00000000">
        <w:rPr>
          <w:rtl w:val="0"/>
        </w:rPr>
        <w:t xml:space="preserve"> to respond and clear the flag.</w:t>
      </w:r>
    </w:p>
    <w:p w:rsidR="00000000" w:rsidDel="00000000" w:rsidP="00000000" w:rsidRDefault="00000000" w:rsidRPr="00000000" w14:paraId="00000C52">
      <w:pPr>
        <w:widowControl w:val="0"/>
        <w:ind w:left="720" w:firstLine="0"/>
        <w:rPr/>
      </w:pPr>
      <w:r w:rsidDel="00000000" w:rsidR="00000000" w:rsidRPr="00000000">
        <w:rPr>
          <w:rFonts w:ascii="Roboto Mono Medium" w:cs="Roboto Mono Medium" w:eastAsia="Roboto Mono Medium" w:hAnsi="Roboto Mono Medium"/>
          <w:rtl w:val="0"/>
        </w:rPr>
        <w:t xml:space="preserve">COGATN</w:t>
      </w:r>
      <w:r w:rsidDel="00000000" w:rsidR="00000000" w:rsidRPr="00000000">
        <w:rPr>
          <w:rFonts w:ascii="Roboto Mono Medium" w:cs="Roboto Mono Medium" w:eastAsia="Roboto Mono Medium" w:hAnsi="Roboto Mono Medium"/>
          <w:rtl w:val="0"/>
        </w:rPr>
        <w:t xml:space="preserve">   #</w:t>
      </w:r>
      <w:ins w:author="Wuerfel21" w:id="2" w:date="2022-11-09T00:14:17Z">
        <w:commentRangeStart w:id="1"/>
        <w:r w:rsidDel="00000000" w:rsidR="00000000" w:rsidRPr="00000000">
          <w:rPr>
            <w:rFonts w:ascii="Roboto Mono Medium" w:cs="Roboto Mono Medium" w:eastAsia="Roboto Mono Medium" w:hAnsi="Roboto Mono Medium"/>
            <w:rtl w:val="0"/>
          </w:rPr>
          <w:t xml:space="preserve">%</w:t>
        </w:r>
      </w:ins>
      <w:commentRangeEnd w:id="1"/>
      <w:r w:rsidDel="00000000" w:rsidR="00000000" w:rsidRPr="00000000">
        <w:commentReference w:id="1"/>
      </w:r>
      <w:r w:rsidDel="00000000" w:rsidR="00000000" w:rsidRPr="00000000">
        <w:rPr>
          <w:rFonts w:ascii="Roboto Mono Medium" w:cs="Roboto Mono Medium" w:eastAsia="Roboto Mono Medium" w:hAnsi="Roboto Mono Medium"/>
          <w:rtl w:val="0"/>
        </w:rPr>
        <w:t xml:space="preserve">00100010</w:t>
        <w:tab/>
        <w:tab/>
        <w:tab/>
      </w:r>
      <w:r w:rsidDel="00000000" w:rsidR="00000000" w:rsidRPr="00000000">
        <w:rPr>
          <w:rtl w:val="0"/>
        </w:rPr>
        <w:t xml:space="preserve">'Get attention of cogs 1 and 5</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the intended use case, the cog receiving an attention request knows which other cog is strobing it and how to respond.  In cases where multiple cogs may request the attention of a single cog, some messaging structure may need to be implemented in Hub RAM to differentiate requests.</w:t>
      </w:r>
    </w:p>
    <w:p w:rsidR="00000000" w:rsidDel="00000000" w:rsidP="00000000" w:rsidRDefault="00000000" w:rsidRPr="00000000" w14:paraId="00000C54">
      <w:pPr>
        <w:pStyle w:val="Heading2"/>
        <w:rPr>
          <w:i w:val="1"/>
          <w:highlight w:val="yellow"/>
        </w:rPr>
      </w:pPr>
      <w:bookmarkStart w:colFirst="0" w:colLast="0" w:name="_okd9uhh52aur" w:id="178"/>
      <w:bookmarkEnd w:id="178"/>
      <w:r w:rsidDel="00000000" w:rsidR="00000000" w:rsidRPr="00000000">
        <w:rPr>
          <w:rtl w:val="0"/>
        </w:rPr>
        <w:t xml:space="preserve">COG</w:t>
      </w:r>
      <w:r w:rsidDel="00000000" w:rsidR="00000000" w:rsidRPr="00000000">
        <w:rPr>
          <w:rtl w:val="0"/>
        </w:rPr>
        <w:t xml:space="preserve">BRK</w:t>
      </w:r>
      <w:r w:rsidDel="00000000" w:rsidR="00000000" w:rsidRPr="00000000">
        <w:rPr>
          <w:rtl w:val="0"/>
        </w:rPr>
      </w:r>
    </w:p>
    <w:p w:rsidR="00000000" w:rsidDel="00000000" w:rsidP="00000000" w:rsidRDefault="00000000" w:rsidRPr="00000000" w14:paraId="00000C55">
      <w:pPr>
        <w:spacing w:after="0" w:lineRule="auto"/>
        <w:rPr/>
      </w:pPr>
      <w:r w:rsidDel="00000000" w:rsidR="00000000" w:rsidRPr="00000000">
        <w:rPr>
          <w:rtl w:val="0"/>
        </w:rPr>
        <w:t xml:space="preserve">Cog break</w:t>
      </w:r>
      <w:r w:rsidDel="00000000" w:rsidR="00000000" w:rsidRPr="00000000">
        <w:rPr>
          <w:rtl w:val="0"/>
        </w:rPr>
      </w:r>
    </w:p>
    <w:p w:rsidR="00000000" w:rsidDel="00000000" w:rsidP="00000000" w:rsidRDefault="00000000" w:rsidRPr="00000000" w14:paraId="00000C56">
      <w:pPr>
        <w:rPr/>
      </w:pPr>
      <w:hyperlink w:anchor="_40bj2qk54rdh">
        <w:r w:rsidDel="00000000" w:rsidR="00000000" w:rsidRPr="00000000">
          <w:rPr>
            <w:b w:val="1"/>
            <w:color w:val="1155cc"/>
            <w:u w:val="single"/>
            <w:rtl w:val="0"/>
          </w:rPr>
          <w:t xml:space="preserve">Interrupt Instruction</w:t>
        </w:r>
      </w:hyperlink>
      <w:r w:rsidDel="00000000" w:rsidR="00000000" w:rsidRPr="00000000">
        <w:rPr>
          <w:b w:val="1"/>
          <w:rtl w:val="0"/>
        </w:rPr>
        <w:t xml:space="preserve"> -</w:t>
      </w:r>
      <w:r w:rsidDel="00000000" w:rsidR="00000000" w:rsidRPr="00000000">
        <w:rPr>
          <w:rtl w:val="0"/>
        </w:rPr>
        <w:t xml:space="preserve"> Trigger breakpoint in specified cog.</w:t>
      </w:r>
    </w:p>
    <w:p w:rsidR="00000000" w:rsidDel="00000000" w:rsidP="00000000" w:rsidRDefault="00000000" w:rsidRPr="00000000" w14:paraId="00000C5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COG</w:t>
      </w:r>
      <w:r w:rsidDel="00000000" w:rsidR="00000000" w:rsidRPr="00000000">
        <w:rPr>
          <w:rFonts w:ascii="Roboto Mono Medium" w:cs="Roboto Mono Medium" w:eastAsia="Roboto Mono Medium" w:hAnsi="Roboto Mono Medium"/>
          <w:rtl w:val="0"/>
        </w:rPr>
        <w:t xml:space="preserve">BRK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C58">
      <w:pPr>
        <w:spacing w:before="40" w:lineRule="auto"/>
        <w:rPr/>
      </w:pPr>
      <w:r w:rsidDel="00000000" w:rsidR="00000000" w:rsidRPr="00000000">
        <w:rPr>
          <w:b w:val="1"/>
          <w:rtl w:val="0"/>
        </w:rPr>
        <w:t xml:space="preserve">Result:</w:t>
      </w:r>
      <w:r w:rsidDel="00000000" w:rsidR="00000000" w:rsidRPr="00000000">
        <w:rPr>
          <w:rtl w:val="0"/>
        </w:rPr>
        <w:t xml:space="preserve"> If in the Debug ISR, trigger an asynchronous breakpoint in cog identified by Dest. </w:t>
      </w:r>
    </w:p>
    <w:p w:rsidR="00000000" w:rsidDel="00000000" w:rsidP="00000000" w:rsidRDefault="00000000" w:rsidRPr="00000000" w14:paraId="00000C59">
      <w:pPr>
        <w:numPr>
          <w:ilvl w:val="0"/>
          <w:numId w:val="1"/>
        </w:numPr>
        <w:ind w:left="720" w:hanging="360"/>
      </w:pPr>
      <w:r w:rsidDel="00000000" w:rsidR="00000000" w:rsidRPr="00000000">
        <w:rPr>
          <w:rtl w:val="0"/>
        </w:rPr>
        <w:t xml:space="preserve">Dest is the register or 9-bit literal whose value (lower 3-bits) indicates which cog to trigger.</w:t>
      </w:r>
    </w:p>
    <w:tbl>
      <w:tblPr>
        <w:tblStyle w:val="Table5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5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5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5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5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5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5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6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6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6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000110101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8">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6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C6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6D">
      <w:pPr>
        <w:rPr>
          <w:highlight w:val="yellow"/>
        </w:rPr>
      </w:pPr>
      <w:r w:rsidDel="00000000" w:rsidR="00000000" w:rsidRPr="00000000">
        <w:rPr>
          <w:rFonts w:ascii="Roboto Mono Medium" w:cs="Roboto Mono Medium" w:eastAsia="Roboto Mono Medium" w:hAnsi="Roboto Mono Medium"/>
          <w:rtl w:val="0"/>
        </w:rPr>
        <w:t xml:space="preserve">COGBRK</w:t>
      </w:r>
      <w:r w:rsidDel="00000000" w:rsidR="00000000" w:rsidRPr="00000000">
        <w:rPr>
          <w:rtl w:val="0"/>
        </w:rPr>
        <w:t xml:space="preserve"> triggers an asynchronous breakpoint in a designated cog.  The </w:t>
      </w:r>
      <w:r w:rsidDel="00000000" w:rsidR="00000000" w:rsidRPr="00000000">
        <w:rPr>
          <w:rFonts w:ascii="Roboto Mono Medium" w:cs="Roboto Mono Medium" w:eastAsia="Roboto Mono Medium" w:hAnsi="Roboto Mono Medium"/>
          <w:rtl w:val="0"/>
        </w:rPr>
        <w:t xml:space="preserve">COGBRK</w:t>
      </w:r>
      <w:r w:rsidDel="00000000" w:rsidR="00000000" w:rsidRPr="00000000">
        <w:rPr>
          <w:rtl w:val="0"/>
        </w:rPr>
        <w:t xml:space="preserve"> instruction must be executed from within a Debug ISR (interrupt service routine) and the designated cog must already have its asynchronous breakpoint interrupt enabled.  Dest[2:0] indicates the ID of the desired cog.</w:t>
      </w:r>
      <w:r w:rsidDel="00000000" w:rsidR="00000000" w:rsidRPr="00000000">
        <w:rPr>
          <w:rtl w:val="0"/>
        </w:rPr>
      </w:r>
    </w:p>
    <w:p w:rsidR="00000000" w:rsidDel="00000000" w:rsidP="00000000" w:rsidRDefault="00000000" w:rsidRPr="00000000" w14:paraId="00000C6E">
      <w:pPr>
        <w:pStyle w:val="Heading2"/>
        <w:rPr>
          <w:i w:val="1"/>
          <w:highlight w:val="yellow"/>
        </w:rPr>
      </w:pPr>
      <w:bookmarkStart w:colFirst="0" w:colLast="0" w:name="_uy4mwi8z5ww4" w:id="179"/>
      <w:bookmarkEnd w:id="179"/>
      <w:r w:rsidDel="00000000" w:rsidR="00000000" w:rsidRPr="00000000">
        <w:rPr>
          <w:rtl w:val="0"/>
        </w:rPr>
        <w:t xml:space="preserve">COG</w:t>
      </w:r>
      <w:r w:rsidDel="00000000" w:rsidR="00000000" w:rsidRPr="00000000">
        <w:rPr>
          <w:rtl w:val="0"/>
        </w:rPr>
        <w:t xml:space="preserve">ID</w:t>
      </w:r>
      <w:r w:rsidDel="00000000" w:rsidR="00000000" w:rsidRPr="00000000">
        <w:rPr>
          <w:rtl w:val="0"/>
        </w:rPr>
      </w:r>
    </w:p>
    <w:p w:rsidR="00000000" w:rsidDel="00000000" w:rsidP="00000000" w:rsidRDefault="00000000" w:rsidRPr="00000000" w14:paraId="00000C6F">
      <w:pPr>
        <w:spacing w:after="0" w:lineRule="auto"/>
        <w:rPr/>
      </w:pPr>
      <w:r w:rsidDel="00000000" w:rsidR="00000000" w:rsidRPr="00000000">
        <w:rPr>
          <w:rtl w:val="0"/>
        </w:rPr>
        <w:t xml:space="preserve">Cog identification</w:t>
      </w:r>
      <w:r w:rsidDel="00000000" w:rsidR="00000000" w:rsidRPr="00000000">
        <w:rPr>
          <w:rtl w:val="0"/>
        </w:rPr>
      </w:r>
    </w:p>
    <w:p w:rsidR="00000000" w:rsidDel="00000000" w:rsidP="00000000" w:rsidRDefault="00000000" w:rsidRPr="00000000" w14:paraId="00000C70">
      <w:pPr>
        <w:rPr/>
      </w:pPr>
      <w:hyperlink w:anchor="_131dn518do28">
        <w:r w:rsidDel="00000000" w:rsidR="00000000" w:rsidRPr="00000000">
          <w:rPr>
            <w:b w:val="1"/>
            <w:color w:val="1155cc"/>
            <w:u w:val="single"/>
            <w:rtl w:val="0"/>
          </w:rPr>
          <w:t xml:space="preserve">Cog Control Instruction</w:t>
        </w:r>
      </w:hyperlink>
      <w:r w:rsidDel="00000000" w:rsidR="00000000" w:rsidRPr="00000000">
        <w:rPr>
          <w:b w:val="1"/>
          <w:rtl w:val="0"/>
        </w:rPr>
        <w:t xml:space="preserve"> -</w:t>
      </w:r>
      <w:r w:rsidDel="00000000" w:rsidR="00000000" w:rsidRPr="00000000">
        <w:rPr>
          <w:rtl w:val="0"/>
        </w:rPr>
        <w:t xml:space="preserve"> Get current cog’s ID or any cog's status by ID.</w:t>
      </w:r>
    </w:p>
    <w:p w:rsidR="00000000" w:rsidDel="00000000" w:rsidP="00000000" w:rsidRDefault="00000000" w:rsidRPr="00000000" w14:paraId="00000C71">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COG</w:t>
      </w:r>
      <w:r w:rsidDel="00000000" w:rsidR="00000000" w:rsidRPr="00000000">
        <w:rPr>
          <w:rFonts w:ascii="Roboto Mono Medium" w:cs="Roboto Mono Medium" w:eastAsia="Roboto Mono Medium" w:hAnsi="Roboto Mono Medium"/>
          <w:rtl w:val="0"/>
        </w:rPr>
        <w:t xml:space="preserve">ID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b w:val="1"/>
          <w:rtl w:val="0"/>
        </w:rPr>
        <w:t xml:space="preserve">Result:</w:t>
      </w:r>
      <w:r w:rsidDel="00000000" w:rsidR="00000000" w:rsidRPr="00000000">
        <w:rPr>
          <w:rtl w:val="0"/>
        </w:rPr>
        <w:t xml:space="preserve"> Current cog's ID is written to Dest or C is set (1) or cleared (0) if the Dest cog is running or stopped. </w:t>
      </w:r>
    </w:p>
    <w:p w:rsidR="00000000" w:rsidDel="00000000" w:rsidP="00000000" w:rsidRDefault="00000000" w:rsidRPr="00000000" w14:paraId="00000C73">
      <w:pPr>
        <w:numPr>
          <w:ilvl w:val="0"/>
          <w:numId w:val="1"/>
        </w:numPr>
        <w:spacing w:after="0" w:afterAutospacing="0"/>
        <w:ind w:left="720" w:hanging="360"/>
        <w:rPr/>
      </w:pPr>
      <w:r w:rsidDel="00000000" w:rsidR="00000000" w:rsidRPr="00000000">
        <w:rPr>
          <w:rtl w:val="0"/>
        </w:rPr>
        <w:t xml:space="preserve">Dest is the register where the current cog's ID will be written, or is the register or 9-bit literal whose value (lower 3-bits) indicates which cog to get the status for.</w:t>
      </w:r>
    </w:p>
    <w:p w:rsidR="00000000" w:rsidDel="00000000" w:rsidP="00000000" w:rsidRDefault="00000000" w:rsidRPr="00000000" w14:paraId="00000C7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is an</w:t>
      </w:r>
      <w:r w:rsidDel="00000000" w:rsidR="00000000" w:rsidRPr="00000000">
        <w:rPr>
          <w:rtl w:val="0"/>
        </w:rPr>
        <w:t xml:space="preserve"> optional effect to update the C flag with the Dest cog's running status.</w:t>
      </w:r>
    </w:p>
    <w:tbl>
      <w:tblPr>
        <w:tblStyle w:val="Table5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7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C0L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3">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sz w:val="18"/>
                <w:szCs w:val="18"/>
                <w:rtl w:val="0"/>
              </w:rPr>
              <w:t xml:space="preserve">D if reg and !</w:t>
            </w:r>
            <w:r w:rsidDel="00000000" w:rsidR="00000000" w:rsidRPr="00000000">
              <w:rPr>
                <w:rFonts w:ascii="Roboto Mono Medium" w:cs="Roboto Mono Medium" w:eastAsia="Roboto Mono Medium" w:hAnsi="Roboto Mono Medium"/>
                <w:sz w:val="18"/>
                <w:szCs w:val="18"/>
                <w:rtl w:val="0"/>
              </w:rPr>
              <w:t xml:space="preserve">WC</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4">
            <w:pPr>
              <w:widowControl w:val="0"/>
              <w:spacing w:after="0" w:line="240" w:lineRule="auto"/>
              <w:jc w:val="center"/>
              <w:rPr>
                <w:sz w:val="18"/>
                <w:szCs w:val="18"/>
              </w:rPr>
            </w:pPr>
            <w:r w:rsidDel="00000000" w:rsidR="00000000" w:rsidRPr="00000000">
              <w:rPr>
                <w:sz w:val="18"/>
                <w:szCs w:val="18"/>
                <w:rtl w:val="0"/>
              </w:rPr>
              <w:t xml:space="preserve">Cog Running</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86">
            <w:pPr>
              <w:widowControl w:val="0"/>
              <w:spacing w:after="0" w:line="240" w:lineRule="auto"/>
              <w:jc w:val="center"/>
              <w:rPr>
                <w:sz w:val="18"/>
                <w:szCs w:val="18"/>
              </w:rPr>
            </w:pPr>
            <w:r w:rsidDel="00000000" w:rsidR="00000000" w:rsidRPr="00000000">
              <w:rPr>
                <w:sz w:val="18"/>
                <w:szCs w:val="18"/>
                <w:rtl w:val="0"/>
              </w:rPr>
              <w:t xml:space="preserve">2–9, +2 if result</w:t>
            </w:r>
          </w:p>
        </w:tc>
      </w:tr>
    </w:tbl>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5knlosjgh2sz">
        <w:r w:rsidDel="00000000" w:rsidR="00000000" w:rsidRPr="00000000">
          <w:rPr>
            <w:rFonts w:ascii="Roboto Mono Medium" w:cs="Roboto Mono Medium" w:eastAsia="Roboto Mono Medium" w:hAnsi="Roboto Mono Medium"/>
            <w:color w:val="1155cc"/>
            <w:u w:val="single"/>
            <w:rtl w:val="0"/>
          </w:rPr>
          <w:t xml:space="preserve">COGINIT</w:t>
        </w:r>
      </w:hyperlink>
      <w:r w:rsidDel="00000000" w:rsidR="00000000" w:rsidRPr="00000000">
        <w:rPr>
          <w:rtl w:val="0"/>
        </w:rPr>
        <w:t xml:space="preserve"> and </w:t>
      </w:r>
      <w:hyperlink w:anchor="_eg5nftcbzayn">
        <w:r w:rsidDel="00000000" w:rsidR="00000000" w:rsidRPr="00000000">
          <w:rPr>
            <w:rFonts w:ascii="Roboto Mono Medium" w:cs="Roboto Mono Medium" w:eastAsia="Roboto Mono Medium" w:hAnsi="Roboto Mono Medium"/>
            <w:color w:val="1155cc"/>
            <w:u w:val="single"/>
            <w:rtl w:val="0"/>
          </w:rPr>
          <w:t xml:space="preserve">COGSTOP</w:t>
        </w:r>
      </w:hyperlink>
      <w:r w:rsidDel="00000000" w:rsidR="00000000" w:rsidRPr="00000000">
        <w:rPr>
          <w:rtl w:val="0"/>
        </w:rPr>
      </w:r>
    </w:p>
    <w:p w:rsidR="00000000" w:rsidDel="00000000" w:rsidP="00000000" w:rsidRDefault="00000000" w:rsidRPr="00000000" w14:paraId="00000C8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89">
      <w:pPr>
        <w:rPr/>
      </w:pPr>
      <w:r w:rsidDel="00000000" w:rsidR="00000000" w:rsidRPr="00000000">
        <w:rPr>
          <w:rFonts w:ascii="Roboto Mono Medium" w:cs="Roboto Mono Medium" w:eastAsia="Roboto Mono Medium" w:hAnsi="Roboto Mono Medium"/>
          <w:rtl w:val="0"/>
        </w:rPr>
        <w:t xml:space="preserve">COG</w:t>
      </w:r>
      <w:r w:rsidDel="00000000" w:rsidR="00000000" w:rsidRPr="00000000">
        <w:rPr>
          <w:rFonts w:ascii="Roboto Mono Medium" w:cs="Roboto Mono Medium" w:eastAsia="Roboto Mono Medium" w:hAnsi="Roboto Mono Medium"/>
          <w:rtl w:val="0"/>
        </w:rPr>
        <w:t xml:space="preserve">ID</w:t>
      </w:r>
      <w:r w:rsidDel="00000000" w:rsidR="00000000" w:rsidRPr="00000000">
        <w:rPr>
          <w:rtl w:val="0"/>
        </w:rPr>
        <w:t xml:space="preserve"> writes the current cog's ID into Dest (if Dest is a register and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is omitted) or sets/clears the C flag according to the running/stopped state of the cog indicated by Dest[2:0] (if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is given).</w:t>
      </w:r>
    </w:p>
    <w:p w:rsidR="00000000" w:rsidDel="00000000" w:rsidP="00000000" w:rsidRDefault="00000000" w:rsidRPr="00000000" w14:paraId="00000C8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is specified, the C flag is set (1) if the Dest[2:0] cog is running, or is cleared (0) if stopped.  </w:t>
      </w:r>
    </w:p>
    <w:p w:rsidR="00000000" w:rsidDel="00000000" w:rsidP="00000000" w:rsidRDefault="00000000" w:rsidRPr="00000000" w14:paraId="00000C8B">
      <w:pPr>
        <w:pStyle w:val="Heading2"/>
        <w:rPr>
          <w:i w:val="1"/>
          <w:highlight w:val="yellow"/>
        </w:rPr>
      </w:pPr>
      <w:bookmarkStart w:colFirst="0" w:colLast="0" w:name="_5knlosjgh2sz" w:id="180"/>
      <w:bookmarkEnd w:id="180"/>
      <w:r w:rsidDel="00000000" w:rsidR="00000000" w:rsidRPr="00000000">
        <w:rPr>
          <w:rtl w:val="0"/>
        </w:rPr>
        <w:t xml:space="preserve">COGINIT</w:t>
      </w:r>
      <w:r w:rsidDel="00000000" w:rsidR="00000000" w:rsidRPr="00000000">
        <w:rPr>
          <w:rtl w:val="0"/>
        </w:rPr>
      </w:r>
    </w:p>
    <w:p w:rsidR="00000000" w:rsidDel="00000000" w:rsidP="00000000" w:rsidRDefault="00000000" w:rsidRPr="00000000" w14:paraId="00000C8C">
      <w:pPr>
        <w:spacing w:after="0" w:lineRule="auto"/>
        <w:rPr/>
      </w:pPr>
      <w:r w:rsidDel="00000000" w:rsidR="00000000" w:rsidRPr="00000000">
        <w:rPr>
          <w:rtl w:val="0"/>
        </w:rPr>
        <w:t xml:space="preserve">Cog initialize</w:t>
      </w:r>
      <w:r w:rsidDel="00000000" w:rsidR="00000000" w:rsidRPr="00000000">
        <w:rPr>
          <w:rtl w:val="0"/>
        </w:rPr>
      </w:r>
    </w:p>
    <w:p w:rsidR="00000000" w:rsidDel="00000000" w:rsidP="00000000" w:rsidRDefault="00000000" w:rsidRPr="00000000" w14:paraId="00000C8D">
      <w:pPr>
        <w:rPr/>
      </w:pPr>
      <w:hyperlink w:anchor="_131dn518do28">
        <w:r w:rsidDel="00000000" w:rsidR="00000000" w:rsidRPr="00000000">
          <w:rPr>
            <w:b w:val="1"/>
            <w:color w:val="1155cc"/>
            <w:u w:val="single"/>
            <w:rtl w:val="0"/>
          </w:rPr>
          <w:t xml:space="preserve">Cog Control Instruction</w:t>
        </w:r>
      </w:hyperlink>
      <w:r w:rsidDel="00000000" w:rsidR="00000000" w:rsidRPr="00000000">
        <w:rPr>
          <w:b w:val="1"/>
          <w:rtl w:val="0"/>
        </w:rPr>
        <w:t xml:space="preserve"> -</w:t>
      </w:r>
      <w:r w:rsidDel="00000000" w:rsidR="00000000" w:rsidRPr="00000000">
        <w:rPr>
          <w:rtl w:val="0"/>
        </w:rPr>
        <w:t xml:space="preserve"> Start an available cog, or restart a cog by ID.</w:t>
      </w:r>
    </w:p>
    <w:p w:rsidR="00000000" w:rsidDel="00000000" w:rsidP="00000000" w:rsidRDefault="00000000" w:rsidRPr="00000000" w14:paraId="00000C8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COGINIT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p>
    <w:p w:rsidR="00000000" w:rsidDel="00000000" w:rsidP="00000000" w:rsidRDefault="00000000" w:rsidRPr="00000000" w14:paraId="00000C8F">
      <w:pPr>
        <w:spacing w:before="40" w:lineRule="auto"/>
        <w:rPr/>
      </w:pPr>
      <w:r w:rsidDel="00000000" w:rsidR="00000000" w:rsidRPr="00000000">
        <w:rPr>
          <w:b w:val="1"/>
          <w:rtl w:val="0"/>
        </w:rPr>
        <w:t xml:space="preserve">Result:</w:t>
      </w:r>
      <w:r w:rsidDel="00000000" w:rsidR="00000000" w:rsidRPr="00000000">
        <w:rPr>
          <w:rtl w:val="0"/>
        </w:rPr>
        <w:t xml:space="preserve"> Target cog is </w:t>
      </w:r>
      <w:r w:rsidDel="00000000" w:rsidR="00000000" w:rsidRPr="00000000">
        <w:rPr>
          <w:rtl w:val="0"/>
        </w:rPr>
        <w:t xml:space="preserve">started, according</w:t>
      </w:r>
      <w:r w:rsidDel="00000000" w:rsidR="00000000" w:rsidRPr="00000000">
        <w:rPr>
          <w:rtl w:val="0"/>
        </w:rPr>
        <w:t xml:space="preserve"> to </w:t>
      </w:r>
      <w:r w:rsidDel="00000000" w:rsidR="00000000" w:rsidRPr="00000000">
        <w:rPr>
          <w:rtl w:val="0"/>
        </w:rPr>
        <w:t xml:space="preserve">Dest, to execute</w:t>
      </w:r>
      <w:r w:rsidDel="00000000" w:rsidR="00000000" w:rsidRPr="00000000">
        <w:rPr>
          <w:rtl w:val="0"/>
        </w:rPr>
        <w:t xml:space="preserve"> code from Src.  The code pointer (Src) is written to the target Cog's </w:t>
      </w:r>
      <w:r w:rsidDel="00000000" w:rsidR="00000000" w:rsidRPr="00000000">
        <w:rPr>
          <w:rtl w:val="0"/>
        </w:rPr>
        <w:t xml:space="preserve">PTRB</w:t>
      </w:r>
      <w:r w:rsidDel="00000000" w:rsidR="00000000" w:rsidRPr="00000000">
        <w:rPr>
          <w:rtl w:val="0"/>
        </w:rPr>
        <w:t xml:space="preserve">, and optionally a data pointer or user value is written to its PTRA (if previous SETQ is provided).</w:t>
      </w:r>
    </w:p>
    <w:p w:rsidR="00000000" w:rsidDel="00000000" w:rsidP="00000000" w:rsidRDefault="00000000" w:rsidRPr="00000000" w14:paraId="00000C90">
      <w:pPr>
        <w:numPr>
          <w:ilvl w:val="0"/>
          <w:numId w:val="1"/>
        </w:numPr>
        <w:spacing w:after="0" w:afterAutospacing="0"/>
        <w:ind w:left="720" w:hanging="360"/>
        <w:rPr/>
      </w:pPr>
      <w:r w:rsidDel="00000000" w:rsidR="00000000" w:rsidRPr="00000000">
        <w:rPr>
          <w:rtl w:val="0"/>
        </w:rPr>
        <w:t xml:space="preserve">Dest is the register or 9-bit literal describing the type of launch and possibly the ID of the desired cog to launch.  If Dest is a register and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is given, Dest is also where the ID of the launched cog will be written.</w:t>
      </w:r>
    </w:p>
    <w:p w:rsidR="00000000" w:rsidDel="00000000" w:rsidP="00000000" w:rsidRDefault="00000000" w:rsidRPr="00000000" w14:paraId="00000C91">
      <w:pPr>
        <w:numPr>
          <w:ilvl w:val="0"/>
          <w:numId w:val="1"/>
        </w:numPr>
        <w:spacing w:after="0" w:afterAutospacing="0"/>
        <w:ind w:left="720" w:hanging="360"/>
        <w:rPr/>
      </w:pPr>
      <w:r w:rsidDel="00000000" w:rsidR="00000000" w:rsidRPr="00000000">
        <w:rPr>
          <w:rtl w:val="0"/>
        </w:rPr>
        <w:t xml:space="preserve">Src is a register, 9-bit literal, or 32-bit augmented literal whose value (lower 20 bits) is the target RAM address (for code) and the new cog's PTRB value.</w:t>
      </w:r>
    </w:p>
    <w:p w:rsidR="00000000" w:rsidDel="00000000" w:rsidP="00000000" w:rsidRDefault="00000000" w:rsidRPr="00000000" w14:paraId="00000C9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is an</w:t>
      </w:r>
      <w:r w:rsidDel="00000000" w:rsidR="00000000" w:rsidRPr="00000000">
        <w:rPr>
          <w:rtl w:val="0"/>
        </w:rPr>
        <w:t xml:space="preserve"> optional effect to update the C flag with the success (0) or fail (1) status and triggers Dest to be overwritten </w:t>
      </w:r>
      <w:r w:rsidDel="00000000" w:rsidR="00000000" w:rsidRPr="00000000">
        <w:rPr>
          <w:rtl w:val="0"/>
        </w:rPr>
        <w:t xml:space="preserve">with new</w:t>
      </w:r>
      <w:r w:rsidDel="00000000" w:rsidR="00000000" w:rsidRPr="00000000">
        <w:rPr>
          <w:rtl w:val="0"/>
        </w:rPr>
        <w:t xml:space="preserve"> cog's ID.</w:t>
      </w:r>
    </w:p>
    <w:tbl>
      <w:tblPr>
        <w:tblStyle w:val="Table5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9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9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9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9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CLI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9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A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 if reg and </w:t>
            </w:r>
            <w:r w:rsidDel="00000000" w:rsidR="00000000" w:rsidRPr="00000000">
              <w:rPr>
                <w:rFonts w:ascii="Roboto Mono Medium" w:cs="Roboto Mono Medium" w:eastAsia="Roboto Mono Medium" w:hAnsi="Roboto Mono Medium"/>
                <w:sz w:val="18"/>
                <w:szCs w:val="18"/>
                <w:rtl w:val="0"/>
              </w:rPr>
              <w:t xml:space="preserve">WC</w:t>
            </w: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CA2">
            <w:pPr>
              <w:widowControl w:val="0"/>
              <w:spacing w:after="0" w:line="240" w:lineRule="auto"/>
              <w:jc w:val="center"/>
              <w:rPr>
                <w:sz w:val="18"/>
                <w:szCs w:val="18"/>
              </w:rPr>
            </w:pPr>
            <w:r w:rsidDel="00000000" w:rsidR="00000000" w:rsidRPr="00000000">
              <w:rPr>
                <w:sz w:val="18"/>
                <w:szCs w:val="18"/>
                <w:rtl w:val="0"/>
              </w:rPr>
              <w:t xml:space="preserve">No cog available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A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A4">
            <w:pPr>
              <w:widowControl w:val="0"/>
              <w:spacing w:after="0" w:line="240" w:lineRule="auto"/>
              <w:jc w:val="center"/>
              <w:rPr>
                <w:sz w:val="18"/>
                <w:szCs w:val="18"/>
              </w:rPr>
            </w:pPr>
            <w:r w:rsidDel="00000000" w:rsidR="00000000" w:rsidRPr="00000000">
              <w:rPr>
                <w:sz w:val="18"/>
                <w:szCs w:val="18"/>
                <w:rtl w:val="0"/>
              </w:rPr>
              <w:t xml:space="preserve">2–9, +2 if result</w:t>
            </w:r>
          </w:p>
        </w:tc>
      </w:tr>
    </w:tbl>
    <w:p w:rsidR="00000000" w:rsidDel="00000000" w:rsidP="00000000" w:rsidRDefault="00000000" w:rsidRPr="00000000" w14:paraId="00000CA5">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uy4mwi8z5ww4">
        <w:r w:rsidDel="00000000" w:rsidR="00000000" w:rsidRPr="00000000">
          <w:rPr>
            <w:rFonts w:ascii="Roboto Mono Medium" w:cs="Roboto Mono Medium" w:eastAsia="Roboto Mono Medium" w:hAnsi="Roboto Mono Medium"/>
            <w:color w:val="1155cc"/>
            <w:u w:val="single"/>
            <w:rtl w:val="0"/>
          </w:rPr>
          <w:t xml:space="preserve">COGID</w:t>
        </w:r>
      </w:hyperlink>
      <w:hyperlink w:anchor="_uy4mwi8z5ww4">
        <w:r w:rsidDel="00000000" w:rsidR="00000000" w:rsidRPr="00000000">
          <w:rPr>
            <w:color w:val="1155cc"/>
            <w:u w:val="single"/>
            <w:rtl w:val="0"/>
          </w:rPr>
          <w:t xml:space="preserve"> </w:t>
        </w:r>
      </w:hyperlink>
      <w:r w:rsidDel="00000000" w:rsidR="00000000" w:rsidRPr="00000000">
        <w:rPr>
          <w:rtl w:val="0"/>
        </w:rPr>
        <w:t xml:space="preserve">and </w:t>
      </w:r>
      <w:hyperlink w:anchor="_eg5nftcbzayn">
        <w:r w:rsidDel="00000000" w:rsidR="00000000" w:rsidRPr="00000000">
          <w:rPr>
            <w:rFonts w:ascii="Roboto Mono Medium" w:cs="Roboto Mono Medium" w:eastAsia="Roboto Mono Medium" w:hAnsi="Roboto Mono Medium"/>
            <w:color w:val="1155cc"/>
            <w:u w:val="single"/>
            <w:rtl w:val="0"/>
          </w:rPr>
          <w:t xml:space="preserve">COGSTOP</w:t>
        </w:r>
      </w:hyperlink>
      <w:r w:rsidDel="00000000" w:rsidR="00000000" w:rsidRPr="00000000">
        <w:rPr>
          <w:rtl w:val="0"/>
        </w:rPr>
      </w:r>
    </w:p>
    <w:p w:rsidR="00000000" w:rsidDel="00000000" w:rsidP="00000000" w:rsidRDefault="00000000" w:rsidRPr="00000000" w14:paraId="00000CA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A7">
      <w:pPr>
        <w:rPr/>
      </w:pP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w:t>
      </w:r>
      <w:r w:rsidDel="00000000" w:rsidR="00000000" w:rsidRPr="00000000">
        <w:rPr>
          <w:rtl w:val="0"/>
        </w:rPr>
        <w:t xml:space="preserve">starts a new</w:t>
      </w:r>
      <w:r w:rsidDel="00000000" w:rsidR="00000000" w:rsidRPr="00000000">
        <w:rPr>
          <w:rtl w:val="0"/>
        </w:rPr>
        <w:t xml:space="preserve"> (unused) cog, a new pair of cogs (that may </w:t>
      </w:r>
      <w:r w:rsidDel="00000000" w:rsidR="00000000" w:rsidRPr="00000000">
        <w:rPr>
          <w:rtl w:val="0"/>
        </w:rPr>
        <w:t xml:space="preserve">share LUT memory</w:t>
      </w:r>
      <w:r w:rsidDel="00000000" w:rsidR="00000000" w:rsidRPr="00000000">
        <w:rPr>
          <w:rtl w:val="0"/>
        </w:rPr>
        <w:t xml:space="preserve">), or a specific cog by ID, to load code from Hub RAM to be executed within Reg/LUT RAM or to be executed right from Hub RAM.</w:t>
      </w:r>
    </w:p>
    <w:p w:rsidR="00000000" w:rsidDel="00000000" w:rsidP="00000000" w:rsidRDefault="00000000" w:rsidRPr="00000000" w14:paraId="00000CA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is specified, the C flag is set (1) if the instruction failed to launch a cog, or is cleared (0) if it was  successful.  Also with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if Dest is a register, it is overwritten with $F (on failure) or with the ID of the newly launched cog —or the lowest of the pair of cogs— (on success).</w:t>
      </w:r>
    </w:p>
    <w:p w:rsidR="00000000" w:rsidDel="00000000" w:rsidP="00000000" w:rsidRDefault="00000000" w:rsidRPr="00000000" w14:paraId="00000CA9">
      <w:pPr>
        <w:rPr/>
      </w:pPr>
      <w:r w:rsidDel="00000000" w:rsidR="00000000" w:rsidRPr="00000000">
        <w:rPr>
          <w:rtl w:val="0"/>
        </w:rPr>
        <w:t xml:space="preserve">The format of Dest is %E_N_xVVV.  </w:t>
      </w:r>
    </w:p>
    <w:p w:rsidR="00000000" w:rsidDel="00000000" w:rsidP="00000000" w:rsidRDefault="00000000" w:rsidRPr="00000000" w14:paraId="00000CAA">
      <w:pPr>
        <w:spacing w:after="0" w:lineRule="auto"/>
        <w:ind w:left="720" w:hanging="360"/>
        <w:rPr/>
      </w:pPr>
      <w:r w:rsidDel="00000000" w:rsidR="00000000" w:rsidRPr="00000000">
        <w:rPr>
          <w:rtl w:val="0"/>
        </w:rPr>
        <w:t xml:space="preserve">E:</w:t>
        <w:tab/>
        <w:t xml:space="preserve">0 = load from Hub RAM (Src) into target cog's Reg RAM ($000–$1F7) and begin execution at its Reg </w:t>
        <w:tab/>
        <w:t xml:space="preserve">RAM ($000); 1 = no load, just </w:t>
      </w:r>
      <w:r w:rsidDel="00000000" w:rsidR="00000000" w:rsidRPr="00000000">
        <w:rPr>
          <w:rtl w:val="0"/>
        </w:rPr>
        <w:t xml:space="preserve">execute</w:t>
      </w:r>
      <w:r w:rsidDel="00000000" w:rsidR="00000000" w:rsidRPr="00000000">
        <w:rPr>
          <w:rtl w:val="0"/>
        </w:rPr>
        <w:t xml:space="preserve"> from target cog's existing Reg/LUT RAM, or from Hub RAM.</w:t>
      </w:r>
    </w:p>
    <w:p w:rsidR="00000000" w:rsidDel="00000000" w:rsidP="00000000" w:rsidRDefault="00000000" w:rsidRPr="00000000" w14:paraId="00000CAB">
      <w:pPr>
        <w:spacing w:after="0" w:lineRule="auto"/>
        <w:ind w:left="720" w:hanging="360"/>
        <w:rPr/>
      </w:pPr>
      <w:r w:rsidDel="00000000" w:rsidR="00000000" w:rsidRPr="00000000">
        <w:rPr>
          <w:rtl w:val="0"/>
        </w:rPr>
        <w:t xml:space="preserve">N:</w:t>
        <w:tab/>
        <w:t xml:space="preserve">0 = target cog ID is V; 1 = start a free cog or cog pair according to V.</w:t>
      </w:r>
    </w:p>
    <w:p w:rsidR="00000000" w:rsidDel="00000000" w:rsidP="00000000" w:rsidRDefault="00000000" w:rsidRPr="00000000" w14:paraId="00000CAC">
      <w:pPr>
        <w:ind w:left="720" w:hanging="360"/>
        <w:rPr/>
      </w:pPr>
      <w:r w:rsidDel="00000000" w:rsidR="00000000" w:rsidRPr="00000000">
        <w:rPr>
          <w:rtl w:val="0"/>
        </w:rPr>
        <w:t xml:space="preserve">V:</w:t>
        <w:tab/>
        <w:t xml:space="preserve">when N = 0, V is a specific cog ID (0–7; %000–%111); when N = 1, V is 0 (%000) to start a free cog or 1 (%001) to start a free odd/even pair of cogs for LUT RAM sharing.  Use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to get the results in Dest and C.</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lower 20 bits of Src is the address of the start of code; the address in Hub RAM (or Reg/LUT RAM) where the executable code image begins.  The entire 32-bit Src value will be written into the target cog's </w:t>
      </w:r>
      <w:r w:rsidDel="00000000" w:rsidR="00000000" w:rsidRPr="00000000">
        <w:rPr>
          <w:rtl w:val="0"/>
        </w:rPr>
        <w:t xml:space="preserve">PTRB</w:t>
      </w:r>
      <w:r w:rsidDel="00000000" w:rsidR="00000000" w:rsidRPr="00000000">
        <w:rPr>
          <w:rtl w:val="0"/>
        </w:rPr>
        <w:t xml:space="preserve"> register.  </w:t>
      </w:r>
    </w:p>
    <w:p w:rsidR="00000000" w:rsidDel="00000000" w:rsidP="00000000" w:rsidRDefault="00000000" w:rsidRPr="00000000" w14:paraId="00000CAE">
      <w:pPr>
        <w:rPr/>
      </w:pPr>
      <w:r w:rsidDel="00000000" w:rsidR="00000000" w:rsidRPr="00000000">
        <w:rPr>
          <w:rtl w:val="0"/>
        </w:rPr>
        <w:t xml:space="preserve">If </w:t>
      </w: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is preceded by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the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value will be written into the target cog's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 register. This is intended as a convenient means of pointing the target cog's program to some runtime data structure or passing it a 32-bit parameter. If no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is used, the target cog's </w:t>
      </w: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 xml:space="preserve"> register will be cleared to zero.</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Related instructions are </w:t>
      </w:r>
      <w:hyperlink w:anchor="_uy4mwi8z5ww4">
        <w:r w:rsidDel="00000000" w:rsidR="00000000" w:rsidRPr="00000000">
          <w:rPr>
            <w:rFonts w:ascii="Roboto Mono Medium" w:cs="Roboto Mono Medium" w:eastAsia="Roboto Mono Medium" w:hAnsi="Roboto Mono Medium"/>
            <w:color w:val="1155cc"/>
            <w:u w:val="single"/>
            <w:rtl w:val="0"/>
          </w:rPr>
          <w:t xml:space="preserve">COGID</w:t>
        </w:r>
      </w:hyperlink>
      <w:r w:rsidDel="00000000" w:rsidR="00000000" w:rsidRPr="00000000">
        <w:rPr>
          <w:rtl w:val="0"/>
        </w:rPr>
        <w:t xml:space="preserve"> and </w:t>
      </w:r>
      <w:hyperlink w:anchor="_eg5nftcbzayn">
        <w:r w:rsidDel="00000000" w:rsidR="00000000" w:rsidRPr="00000000">
          <w:rPr>
            <w:rFonts w:ascii="Roboto Mono Medium" w:cs="Roboto Mono Medium" w:eastAsia="Roboto Mono Medium" w:hAnsi="Roboto Mono Medium"/>
            <w:color w:val="1155cc"/>
            <w:u w:val="single"/>
            <w:rtl w:val="0"/>
          </w:rPr>
          <w:t xml:space="preserve">COGSTOP</w:t>
        </w:r>
      </w:hyperlink>
      <w:r w:rsidDel="00000000" w:rsidR="00000000" w:rsidRPr="00000000">
        <w:rPr>
          <w:rtl w:val="0"/>
        </w:rPr>
        <w:t xml:space="preserve">.</w:t>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Execution Modes</w:t>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Nova Mono" w:cs="Nova Mono" w:eastAsia="Nova Mono" w:hAnsi="Nova Mono"/>
          <w:rtl w:val="0"/>
        </w:rPr>
        <w:t xml:space="preserve">Code can be loaded into Cog RAM (Reg RAM and optionally LUT RAM) and executed, or code can be executed from Hub RAM without pre-loading into Cog RAM.  For PASM2 programs, the former achieves the fastest execution speed and natural isolation from other cogs while the latter achieves a larger effective code space beyond the ≈1,000 instruction limit inside Cog RAM.  It is common to run PASM2 code from Reg RAM.</w:t>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execute code from Reg RAM, it must first be loaded from Hub RAM (i.e. a Dest value where E = 0 achieves both </w:t>
      </w:r>
      <w:r w:rsidDel="00000000" w:rsidR="00000000" w:rsidRPr="00000000">
        <w:rPr>
          <w:i w:val="1"/>
          <w:rtl w:val="0"/>
        </w:rPr>
        <w:t xml:space="preserve">load</w:t>
      </w:r>
      <w:r w:rsidDel="00000000" w:rsidR="00000000" w:rsidRPr="00000000">
        <w:rPr>
          <w:rtl w:val="0"/>
        </w:rPr>
        <w:t xml:space="preserve"> and </w:t>
      </w:r>
      <w:r w:rsidDel="00000000" w:rsidR="00000000" w:rsidRPr="00000000">
        <w:rPr>
          <w:i w:val="1"/>
          <w:rtl w:val="0"/>
        </w:rPr>
        <w:t xml:space="preserve">execute</w:t>
      </w:r>
      <w:r w:rsidDel="00000000" w:rsidR="00000000" w:rsidRPr="00000000">
        <w:rPr>
          <w:rtl w:val="0"/>
        </w:rPr>
        <w:t xml:space="preserve"> </w:t>
      </w:r>
      <w:r w:rsidDel="00000000" w:rsidR="00000000" w:rsidRPr="00000000">
        <w:rPr>
          <w:rtl w:val="0"/>
        </w:rPr>
        <w:t xml:space="preserve">in a single </w:t>
      </w: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instruction).  </w:t>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execute code from LUT RAM, it must first be manually copied or streamed into LUT RAM by code executing in Reg RAM (or by the neighboring </w:t>
      </w:r>
      <w:r w:rsidDel="00000000" w:rsidR="00000000" w:rsidRPr="00000000">
        <w:rPr>
          <w:rtl w:val="0"/>
        </w:rPr>
        <w:t xml:space="preserve">cog</w:t>
      </w:r>
      <w:r w:rsidDel="00000000" w:rsidR="00000000" w:rsidRPr="00000000">
        <w:rPr>
          <w:rtl w:val="0"/>
        </w:rPr>
        <w:t xml:space="preserve"> in an even/odd pair that are sharing LUT RAM).  </w:t>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execute code from Hub RAM, the Dest's E bit must be 1 and the Src must be an address beyond $3FF.  Note that with a single </w:t>
      </w: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instruction, code could start out loaded into Reg RAM (E = 0), execute from there, and can branch to $400 or beyond (Hub execution), or it can even copy or stream code into LUT RAM, execute in Reg+LUT RAM, and then branch to $400 or beyond (Hub execution).</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Additionally, it's possible to load and execute code in another cog's Reg RAM (one </w:t>
      </w: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instruction) and restart that cog thereafter (another </w:t>
      </w: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instruction) to execute starting at any place in its existing Reg RAM or LUT RAM (from the previous load) by using a Dest value with E = 1 and a Src value of less than $400.  This works whether or not the cog is terminated first, since its Cog RAM is retained during its terminated (dormant) state.  For example, one possibility is a Reg/LUT RAM-resident program consisting of a number of small independent routines which are each exclusively started at-will by another cog— apparent cog launch and parallel processing with no "loading" overhead latency.</w:t>
      </w:r>
    </w:p>
    <w:p w:rsidR="00000000" w:rsidDel="00000000" w:rsidP="00000000" w:rsidRDefault="00000000" w:rsidRPr="00000000" w14:paraId="00000CB6">
      <w:pPr>
        <w:spacing w:after="0" w:lineRule="auto"/>
        <w:rPr/>
      </w:pPr>
      <w:r w:rsidDel="00000000" w:rsidR="00000000" w:rsidRPr="00000000">
        <w:rPr>
          <w:b w:val="1"/>
          <w:rtl w:val="0"/>
        </w:rPr>
        <w:t xml:space="preserve">COGINIT Constants</w:t>
      </w:r>
      <w:r w:rsidDel="00000000" w:rsidR="00000000" w:rsidRPr="00000000">
        <w:rPr>
          <w:rtl w:val="0"/>
        </w:rPr>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 number of constants are predefined for use in forming desired Dest values for </w:t>
      </w:r>
      <w:r w:rsidDel="00000000" w:rsidR="00000000" w:rsidRPr="00000000">
        <w:rPr>
          <w:rFonts w:ascii="Roboto Mono Medium" w:cs="Roboto Mono Medium" w:eastAsia="Roboto Mono Medium" w:hAnsi="Roboto Mono Medium"/>
          <w:rtl w:val="0"/>
        </w:rPr>
        <w:t xml:space="preserve">COGINIT</w:t>
      </w:r>
      <w:r w:rsidDel="00000000" w:rsidR="00000000" w:rsidRPr="00000000">
        <w:rPr>
          <w:rtl w:val="0"/>
        </w:rPr>
        <w:t xml:space="preserve"> instructions.</w:t>
      </w:r>
    </w:p>
    <w:tbl>
      <w:tblPr>
        <w:tblStyle w:val="Table58"/>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245"/>
        <w:gridCol w:w="6555"/>
        <w:tblGridChange w:id="0">
          <w:tblGrid>
            <w:gridCol w:w="2100"/>
            <w:gridCol w:w="1245"/>
            <w:gridCol w:w="6555"/>
          </w:tblGrid>
        </w:tblGridChange>
      </w:tblGrid>
      <w:tr>
        <w:trPr>
          <w:cantSplit w:val="0"/>
          <w:trHeight w:val="324" w:hRule="atLeast"/>
          <w:tblHeader w:val="0"/>
        </w:trPr>
        <w:tc>
          <w:tcPr>
            <w:gridSpan w:val="3"/>
            <w:shd w:fill="cccccc" w:val="clear"/>
            <w:tcMar>
              <w:top w:w="72.0" w:type="dxa"/>
              <w:left w:w="72.0" w:type="dxa"/>
              <w:bottom w:w="72.0" w:type="dxa"/>
              <w:right w:w="72.0" w:type="dxa"/>
            </w:tcMar>
            <w:vAlign w:val="top"/>
          </w:tcPr>
          <w:p w:rsidR="00000000" w:rsidDel="00000000" w:rsidP="00000000" w:rsidRDefault="00000000" w:rsidRPr="00000000" w14:paraId="00000CB8">
            <w:pPr>
              <w:pStyle w:val="Heading6"/>
              <w:widowControl w:val="0"/>
              <w:rPr/>
            </w:pPr>
            <w:bookmarkStart w:colFirst="0" w:colLast="0" w:name="_w5v85pm36nm5" w:id="181"/>
            <w:bookmarkEnd w:id="181"/>
            <w:r w:rsidDel="00000000" w:rsidR="00000000" w:rsidRPr="00000000">
              <w:rPr>
                <w:rtl w:val="0"/>
              </w:rPr>
              <w:t xml:space="preserve">COGINIT Constants</w:t>
            </w:r>
          </w:p>
        </w:tc>
      </w:tr>
      <w:tr>
        <w:trPr>
          <w:cantSplit w:val="0"/>
          <w:tblHeader w:val="0"/>
        </w:trPr>
        <w:tc>
          <w:tcPr>
            <w:shd w:fill="cccccc" w:val="clear"/>
            <w:tcMar>
              <w:top w:w="72.0" w:type="dxa"/>
              <w:left w:w="72.0" w:type="dxa"/>
              <w:bottom w:w="72.0" w:type="dxa"/>
              <w:right w:w="72.0" w:type="dxa"/>
            </w:tcMar>
            <w:vAlign w:val="top"/>
          </w:tcPr>
          <w:p w:rsidR="00000000" w:rsidDel="00000000" w:rsidP="00000000" w:rsidRDefault="00000000" w:rsidRPr="00000000" w14:paraId="00000CBB">
            <w:pPr>
              <w:pStyle w:val="Subtitle"/>
              <w:widowControl w:val="0"/>
              <w:rPr>
                <w:b w:val="1"/>
              </w:rPr>
            </w:pPr>
            <w:bookmarkStart w:colFirst="0" w:colLast="0" w:name="_n8sz5b7zors3" w:id="183"/>
            <w:bookmarkEnd w:id="183"/>
            <w:r w:rsidDel="00000000" w:rsidR="00000000" w:rsidRPr="00000000">
              <w:rPr>
                <w:b w:val="1"/>
                <w:rtl w:val="0"/>
              </w:rPr>
              <w:t xml:space="preserve">Symbol (for Dest)</w:t>
            </w:r>
          </w:p>
        </w:tc>
        <w:tc>
          <w:tcPr>
            <w:shd w:fill="cccccc" w:val="clear"/>
            <w:tcMar>
              <w:top w:w="72.0" w:type="dxa"/>
              <w:left w:w="72.0" w:type="dxa"/>
              <w:bottom w:w="72.0" w:type="dxa"/>
              <w:right w:w="72.0" w:type="dxa"/>
            </w:tcMar>
            <w:vAlign w:val="top"/>
          </w:tcPr>
          <w:p w:rsidR="00000000" w:rsidDel="00000000" w:rsidP="00000000" w:rsidRDefault="00000000" w:rsidRPr="00000000" w14:paraId="00000CBC">
            <w:pPr>
              <w:pStyle w:val="Subtitle"/>
              <w:widowControl w:val="0"/>
              <w:rPr>
                <w:b w:val="1"/>
              </w:rPr>
            </w:pPr>
            <w:bookmarkStart w:colFirst="0" w:colLast="0" w:name="_9s9rsioxx0py" w:id="182"/>
            <w:bookmarkEnd w:id="182"/>
            <w:r w:rsidDel="00000000" w:rsidR="00000000" w:rsidRPr="00000000">
              <w:rPr>
                <w:b w:val="1"/>
                <w:rtl w:val="0"/>
              </w:rPr>
              <w:t xml:space="preserve">Dest Value</w:t>
            </w:r>
          </w:p>
        </w:tc>
        <w:tc>
          <w:tcPr>
            <w:shd w:fill="cccccc" w:val="clear"/>
            <w:tcMar>
              <w:top w:w="72.0" w:type="dxa"/>
              <w:left w:w="72.0" w:type="dxa"/>
              <w:bottom w:w="72.0" w:type="dxa"/>
              <w:right w:w="72.0" w:type="dxa"/>
            </w:tcMar>
            <w:vAlign w:val="top"/>
          </w:tcPr>
          <w:p w:rsidR="00000000" w:rsidDel="00000000" w:rsidP="00000000" w:rsidRDefault="00000000" w:rsidRPr="00000000" w14:paraId="00000CBD">
            <w:pPr>
              <w:pStyle w:val="Subtitle"/>
              <w:widowControl w:val="0"/>
              <w:jc w:val="left"/>
              <w:rPr>
                <w:b w:val="1"/>
              </w:rPr>
            </w:pPr>
            <w:bookmarkStart w:colFirst="0" w:colLast="0" w:name="_9s9rsioxx0py" w:id="182"/>
            <w:bookmarkEnd w:id="182"/>
            <w:r w:rsidDel="00000000" w:rsidR="00000000" w:rsidRPr="00000000">
              <w:rPr>
                <w:b w:val="1"/>
                <w:rtl w:val="0"/>
              </w:rPr>
              <w:t xml:space="preserve">Notes</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CBE">
            <w:pPr>
              <w:pStyle w:val="Subtitle"/>
              <w:widowControl w:val="0"/>
              <w:rPr>
                <w:rFonts w:ascii="Roboto Mono Medium" w:cs="Roboto Mono Medium" w:eastAsia="Roboto Mono Medium" w:hAnsi="Roboto Mono Medium"/>
              </w:rPr>
            </w:pPr>
            <w:bookmarkStart w:colFirst="0" w:colLast="0" w:name="_9s9rsioxx0py" w:id="182"/>
            <w:bookmarkEnd w:id="182"/>
            <w:r w:rsidDel="00000000" w:rsidR="00000000" w:rsidRPr="00000000">
              <w:rPr>
                <w:rFonts w:ascii="Roboto Mono Medium" w:cs="Roboto Mono Medium" w:eastAsia="Roboto Mono Medium" w:hAnsi="Roboto Mono Medium"/>
                <w:rtl w:val="0"/>
              </w:rPr>
              <w:t xml:space="preserve">COGEXEC</w:t>
            </w:r>
          </w:p>
        </w:tc>
        <w:tc>
          <w:tcPr>
            <w:shd w:fill="auto" w:val="clear"/>
            <w:tcMar>
              <w:top w:w="72.0" w:type="dxa"/>
              <w:left w:w="72.0" w:type="dxa"/>
              <w:bottom w:w="72.0" w:type="dxa"/>
              <w:right w:w="72.0" w:type="dxa"/>
            </w:tcMar>
            <w:vAlign w:val="center"/>
          </w:tcPr>
          <w:p w:rsidR="00000000" w:rsidDel="00000000" w:rsidP="00000000" w:rsidRDefault="00000000" w:rsidRPr="00000000" w14:paraId="00000CBF">
            <w:pPr>
              <w:pStyle w:val="Subtitle"/>
              <w:widowControl w:val="0"/>
              <w:rPr/>
            </w:pPr>
            <w:bookmarkStart w:colFirst="0" w:colLast="0" w:name="_9s9rsioxx0py" w:id="182"/>
            <w:bookmarkEnd w:id="182"/>
            <w:r w:rsidDel="00000000" w:rsidR="00000000" w:rsidRPr="00000000">
              <w:rPr>
                <w:rtl w:val="0"/>
              </w:rPr>
              <w:t xml:space="preserve">%0_0_0000</w:t>
            </w:r>
          </w:p>
        </w:tc>
        <w:tc>
          <w:tcPr>
            <w:shd w:fill="auto" w:val="clear"/>
            <w:tcMar>
              <w:top w:w="72.0" w:type="dxa"/>
              <w:left w:w="72.0" w:type="dxa"/>
              <w:bottom w:w="72.0" w:type="dxa"/>
              <w:right w:w="72.0" w:type="dxa"/>
            </w:tcMar>
            <w:vAlign w:val="top"/>
          </w:tcPr>
          <w:p w:rsidR="00000000" w:rsidDel="00000000" w:rsidP="00000000" w:rsidRDefault="00000000" w:rsidRPr="00000000" w14:paraId="00000CC0">
            <w:pPr>
              <w:pStyle w:val="Subtitle"/>
              <w:widowControl w:val="0"/>
              <w:jc w:val="left"/>
              <w:rPr/>
            </w:pPr>
            <w:bookmarkStart w:colFirst="0" w:colLast="0" w:name="_9s9rsioxx0py" w:id="182"/>
            <w:bookmarkEnd w:id="182"/>
            <w:r w:rsidDel="00000000" w:rsidR="00000000" w:rsidRPr="00000000">
              <w:rPr>
                <w:rtl w:val="0"/>
              </w:rPr>
              <w:t xml:space="preserve">The target cog loads its own Reg RAM registers $000–$1F7 from the Hub RAM</w:t>
            </w:r>
          </w:p>
          <w:p w:rsidR="00000000" w:rsidDel="00000000" w:rsidP="00000000" w:rsidRDefault="00000000" w:rsidRPr="00000000" w14:paraId="00000CC1">
            <w:pPr>
              <w:pStyle w:val="Subtitle"/>
              <w:widowControl w:val="0"/>
              <w:jc w:val="left"/>
              <w:rPr/>
            </w:pPr>
            <w:bookmarkStart w:colFirst="0" w:colLast="0" w:name="_fz7eb8n5kxuv" w:id="184"/>
            <w:bookmarkEnd w:id="184"/>
            <w:r w:rsidDel="00000000" w:rsidR="00000000" w:rsidRPr="00000000">
              <w:rPr>
                <w:rtl w:val="0"/>
              </w:rPr>
              <w:t xml:space="preserve">starting </w:t>
            </w:r>
            <w:r w:rsidDel="00000000" w:rsidR="00000000" w:rsidRPr="00000000">
              <w:rPr>
                <w:rtl w:val="0"/>
              </w:rPr>
              <w:t xml:space="preserve">at Src</w:t>
            </w:r>
            <w:r w:rsidDel="00000000" w:rsidR="00000000" w:rsidRPr="00000000">
              <w:rPr>
                <w:rtl w:val="0"/>
              </w:rPr>
              <w:t xml:space="preserve"> address, then begins execution </w:t>
            </w:r>
            <w:r w:rsidDel="00000000" w:rsidR="00000000" w:rsidRPr="00000000">
              <w:rPr>
                <w:rtl w:val="0"/>
              </w:rPr>
              <w:t xml:space="preserve">at register</w:t>
            </w:r>
            <w:r w:rsidDel="00000000" w:rsidR="00000000" w:rsidRPr="00000000">
              <w:rPr>
                <w:rtl w:val="0"/>
              </w:rPr>
              <w:t xml:space="preserve"> address $000.  Target cog ID must be specified; i.e. COGEXEC+5 will launch Cog 5 in this fashion.</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CC2">
            <w:pPr>
              <w:pStyle w:val="Subtitle"/>
              <w:widowControl w:val="0"/>
              <w:rPr/>
            </w:pPr>
            <w:bookmarkStart w:colFirst="0" w:colLast="0" w:name="_9s9rsioxx0py" w:id="182"/>
            <w:bookmarkEnd w:id="182"/>
            <w:r w:rsidDel="00000000" w:rsidR="00000000" w:rsidRPr="00000000">
              <w:rPr>
                <w:rFonts w:ascii="Roboto Mono Medium" w:cs="Roboto Mono Medium" w:eastAsia="Roboto Mono Medium" w:hAnsi="Roboto Mono Medium"/>
                <w:rtl w:val="0"/>
              </w:rPr>
              <w:t xml:space="preserve">COGEXEC_NEW</w:t>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CC3">
            <w:pPr>
              <w:pStyle w:val="Subtitle"/>
              <w:widowControl w:val="0"/>
              <w:rPr/>
            </w:pPr>
            <w:bookmarkStart w:colFirst="0" w:colLast="0" w:name="_9s9rsioxx0py" w:id="182"/>
            <w:bookmarkEnd w:id="182"/>
            <w:r w:rsidDel="00000000" w:rsidR="00000000" w:rsidRPr="00000000">
              <w:rPr>
                <w:rtl w:val="0"/>
              </w:rPr>
              <w:t xml:space="preserve">%0_1_0000</w:t>
            </w:r>
          </w:p>
        </w:tc>
        <w:tc>
          <w:tcPr>
            <w:shd w:fill="auto" w:val="clear"/>
            <w:tcMar>
              <w:top w:w="72.0" w:type="dxa"/>
              <w:left w:w="72.0" w:type="dxa"/>
              <w:bottom w:w="72.0" w:type="dxa"/>
              <w:right w:w="72.0" w:type="dxa"/>
            </w:tcMar>
            <w:vAlign w:val="top"/>
          </w:tcPr>
          <w:p w:rsidR="00000000" w:rsidDel="00000000" w:rsidP="00000000" w:rsidRDefault="00000000" w:rsidRPr="00000000" w14:paraId="00000CC4">
            <w:pPr>
              <w:pStyle w:val="Subtitle"/>
              <w:widowControl w:val="0"/>
              <w:jc w:val="left"/>
              <w:rPr/>
            </w:pPr>
            <w:bookmarkStart w:colFirst="0" w:colLast="0" w:name="_9s9rsioxx0py" w:id="182"/>
            <w:bookmarkEnd w:id="182"/>
            <w:r w:rsidDel="00000000" w:rsidR="00000000" w:rsidRPr="00000000">
              <w:rPr>
                <w:rtl w:val="0"/>
              </w:rPr>
              <w:t xml:space="preserve">Same as above except an available (non-running) cog is chosen automatically; do not specify an ID.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and a register for Dest (register's value set to COGEXEC_NEW) to get pass/fail (0/1) result in C flag and ID of employed cog </w:t>
            </w:r>
            <w:r w:rsidDel="00000000" w:rsidR="00000000" w:rsidRPr="00000000">
              <w:rPr>
                <w:rtl w:val="0"/>
              </w:rPr>
              <w:t xml:space="preserve">in Dest</w:t>
            </w:r>
            <w:r w:rsidDel="00000000" w:rsidR="00000000" w:rsidRPr="00000000">
              <w:rPr>
                <w:rtl w:val="0"/>
              </w:rPr>
              <w:t xml:space="preserve"> register.</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CC5">
            <w:pPr>
              <w:pStyle w:val="Subtitle"/>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8q9xcqur7pj" w:id="185"/>
            <w:bookmarkEnd w:id="185"/>
            <w:r w:rsidDel="00000000" w:rsidR="00000000" w:rsidRPr="00000000">
              <w:rPr>
                <w:rFonts w:ascii="Roboto Mono Medium" w:cs="Roboto Mono Medium" w:eastAsia="Roboto Mono Medium" w:hAnsi="Roboto Mono Medium"/>
                <w:rtl w:val="0"/>
              </w:rPr>
              <w:t xml:space="preserve">COGEXEC_NEW_PAIR</w:t>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CC6">
            <w:pPr>
              <w:pStyle w:val="Subtitle"/>
              <w:widowControl w:val="0"/>
              <w:rPr/>
            </w:pPr>
            <w:bookmarkStart w:colFirst="0" w:colLast="0" w:name="_9s9rsioxx0py" w:id="182"/>
            <w:bookmarkEnd w:id="182"/>
            <w:r w:rsidDel="00000000" w:rsidR="00000000" w:rsidRPr="00000000">
              <w:rPr>
                <w:rtl w:val="0"/>
              </w:rPr>
              <w:t xml:space="preserve">%0_1_0001</w:t>
            </w:r>
          </w:p>
        </w:tc>
        <w:tc>
          <w:tcPr>
            <w:shd w:fill="auto" w:val="clear"/>
            <w:tcMar>
              <w:top w:w="72.0" w:type="dxa"/>
              <w:left w:w="72.0" w:type="dxa"/>
              <w:bottom w:w="72.0" w:type="dxa"/>
              <w:right w:w="72.0" w:type="dxa"/>
            </w:tcMar>
            <w:vAlign w:val="top"/>
          </w:tcPr>
          <w:p w:rsidR="00000000" w:rsidDel="00000000" w:rsidP="00000000" w:rsidRDefault="00000000" w:rsidRPr="00000000" w14:paraId="00000CC7">
            <w:pPr>
              <w:pStyle w:val="Subtitle"/>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6zf8a9q7vgkx" w:id="186"/>
            <w:bookmarkEnd w:id="186"/>
            <w:r w:rsidDel="00000000" w:rsidR="00000000" w:rsidRPr="00000000">
              <w:rPr>
                <w:rtl w:val="0"/>
              </w:rPr>
              <w:t xml:space="preserve">Same as above except an available (non-running) even/odd pair of cogs is chosen automatically— useful for LUT RAM sharing.  Dest receives the lowest ID of the pair if successful (when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is used).</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CC8">
            <w:pPr>
              <w:pStyle w:val="Subtitle"/>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3qisfhby011t" w:id="187"/>
            <w:bookmarkEnd w:id="187"/>
            <w:r w:rsidDel="00000000" w:rsidR="00000000" w:rsidRPr="00000000">
              <w:rPr>
                <w:rFonts w:ascii="Roboto Mono Medium" w:cs="Roboto Mono Medium" w:eastAsia="Roboto Mono Medium" w:hAnsi="Roboto Mono Medium"/>
                <w:rtl w:val="0"/>
              </w:rPr>
              <w:t xml:space="preserve">HUBEXEC</w:t>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CC9">
            <w:pPr>
              <w:pStyle w:val="Subtitle"/>
              <w:widowControl w:val="0"/>
              <w:rPr/>
            </w:pPr>
            <w:bookmarkStart w:colFirst="0" w:colLast="0" w:name="_9s9rsioxx0py" w:id="182"/>
            <w:bookmarkEnd w:id="182"/>
            <w:r w:rsidDel="00000000" w:rsidR="00000000" w:rsidRPr="00000000">
              <w:rPr>
                <w:rtl w:val="0"/>
              </w:rPr>
              <w:t xml:space="preserve">%1_0_0000</w:t>
            </w:r>
          </w:p>
        </w:tc>
        <w:tc>
          <w:tcPr>
            <w:shd w:fill="auto" w:val="clear"/>
            <w:tcMar>
              <w:top w:w="72.0" w:type="dxa"/>
              <w:left w:w="72.0" w:type="dxa"/>
              <w:bottom w:w="72.0" w:type="dxa"/>
              <w:right w:w="72.0" w:type="dxa"/>
            </w:tcMar>
            <w:vAlign w:val="top"/>
          </w:tcPr>
          <w:p w:rsidR="00000000" w:rsidDel="00000000" w:rsidP="00000000" w:rsidRDefault="00000000" w:rsidRPr="00000000" w14:paraId="00000CCA">
            <w:pPr>
              <w:pStyle w:val="Subtitle"/>
              <w:widowControl w:val="0"/>
              <w:jc w:val="left"/>
              <w:rPr/>
            </w:pPr>
            <w:bookmarkStart w:colFirst="0" w:colLast="0" w:name="_9s9rsioxx0py" w:id="182"/>
            <w:bookmarkEnd w:id="182"/>
            <w:r w:rsidDel="00000000" w:rsidR="00000000" w:rsidRPr="00000000">
              <w:rPr>
                <w:rtl w:val="0"/>
              </w:rPr>
              <w:t xml:space="preserve">No loading; the target cog begins execution at Reg/LUT/Hub RAM address Src.  Target cog ID must be specified; i.e. HUBEXEC+2 will launch Cog 2 in this fashion.  NOTE: Though named </w:t>
            </w:r>
            <w:r w:rsidDel="00000000" w:rsidR="00000000" w:rsidRPr="00000000">
              <w:rPr>
                <w:i w:val="1"/>
                <w:rtl w:val="0"/>
              </w:rPr>
              <w:t xml:space="preserve">HUB</w:t>
            </w:r>
            <w:r w:rsidDel="00000000" w:rsidR="00000000" w:rsidRPr="00000000">
              <w:rPr>
                <w:rtl w:val="0"/>
              </w:rPr>
              <w:t xml:space="preserve">EXEC, this constant can also be used to execute pre-existing code in Reg RAM or LUT RAM as well as Hub RAM.</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CCB">
            <w:pPr>
              <w:pStyle w:val="Subtitle"/>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f21tc5q1a4su" w:id="188"/>
            <w:bookmarkEnd w:id="188"/>
            <w:r w:rsidDel="00000000" w:rsidR="00000000" w:rsidRPr="00000000">
              <w:rPr>
                <w:rFonts w:ascii="Roboto Mono Medium" w:cs="Roboto Mono Medium" w:eastAsia="Roboto Mono Medium" w:hAnsi="Roboto Mono Medium"/>
                <w:rtl w:val="0"/>
              </w:rPr>
              <w:t xml:space="preserve">HUBEXEC_NEW</w:t>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CCC">
            <w:pPr>
              <w:pStyle w:val="Subtitle"/>
              <w:widowControl w:val="0"/>
              <w:rPr/>
            </w:pPr>
            <w:bookmarkStart w:colFirst="0" w:colLast="0" w:name="_9s9rsioxx0py" w:id="182"/>
            <w:bookmarkEnd w:id="182"/>
            <w:r w:rsidDel="00000000" w:rsidR="00000000" w:rsidRPr="00000000">
              <w:rPr>
                <w:rtl w:val="0"/>
              </w:rPr>
              <w:t xml:space="preserve">%1_1_0000</w:t>
            </w:r>
          </w:p>
        </w:tc>
        <w:tc>
          <w:tcPr>
            <w:shd w:fill="auto" w:val="clear"/>
            <w:tcMar>
              <w:top w:w="72.0" w:type="dxa"/>
              <w:left w:w="72.0" w:type="dxa"/>
              <w:bottom w:w="72.0" w:type="dxa"/>
              <w:right w:w="72.0" w:type="dxa"/>
            </w:tcMar>
            <w:vAlign w:val="top"/>
          </w:tcPr>
          <w:p w:rsidR="00000000" w:rsidDel="00000000" w:rsidP="00000000" w:rsidRDefault="00000000" w:rsidRPr="00000000" w14:paraId="00000CCD">
            <w:pPr>
              <w:pStyle w:val="Subtitle"/>
              <w:widowControl w:val="0"/>
              <w:jc w:val="left"/>
              <w:rPr/>
            </w:pPr>
            <w:bookmarkStart w:colFirst="0" w:colLast="0" w:name="_9s9rsioxx0py" w:id="182"/>
            <w:bookmarkEnd w:id="182"/>
            <w:r w:rsidDel="00000000" w:rsidR="00000000" w:rsidRPr="00000000">
              <w:rPr>
                <w:rtl w:val="0"/>
              </w:rPr>
              <w:t xml:space="preserve">Same as above except an available (non-running) cog is chosen automatically; do not specify an ID.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effect and a register for Dest (register's value set to HUBEXEC_NEW) to get pass/fail (0/1) result in C flag and ID of employed cog </w:t>
            </w:r>
            <w:r w:rsidDel="00000000" w:rsidR="00000000" w:rsidRPr="00000000">
              <w:rPr>
                <w:rtl w:val="0"/>
              </w:rPr>
              <w:t xml:space="preserve">in Dest</w:t>
            </w:r>
            <w:r w:rsidDel="00000000" w:rsidR="00000000" w:rsidRPr="00000000">
              <w:rPr>
                <w:rtl w:val="0"/>
              </w:rPr>
              <w:t xml:space="preserve"> register.</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CCE">
            <w:pPr>
              <w:pStyle w:val="Subtitle"/>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yza7f9fjjmnl" w:id="189"/>
            <w:bookmarkEnd w:id="189"/>
            <w:r w:rsidDel="00000000" w:rsidR="00000000" w:rsidRPr="00000000">
              <w:rPr>
                <w:rFonts w:ascii="Roboto Mono Medium" w:cs="Roboto Mono Medium" w:eastAsia="Roboto Mono Medium" w:hAnsi="Roboto Mono Medium"/>
                <w:rtl w:val="0"/>
              </w:rPr>
              <w:t xml:space="preserve">HUBEXEC_NEW_PAIR</w:t>
            </w: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CCF">
            <w:pPr>
              <w:pStyle w:val="Subtitle"/>
              <w:widowControl w:val="0"/>
              <w:rPr/>
            </w:pPr>
            <w:bookmarkStart w:colFirst="0" w:colLast="0" w:name="_9s9rsioxx0py" w:id="182"/>
            <w:bookmarkEnd w:id="182"/>
            <w:r w:rsidDel="00000000" w:rsidR="00000000" w:rsidRPr="00000000">
              <w:rPr>
                <w:rtl w:val="0"/>
              </w:rPr>
              <w:t xml:space="preserve">%1_1_0001</w:t>
            </w:r>
          </w:p>
        </w:tc>
        <w:tc>
          <w:tcPr>
            <w:shd w:fill="auto" w:val="clear"/>
            <w:tcMar>
              <w:top w:w="72.0" w:type="dxa"/>
              <w:left w:w="72.0" w:type="dxa"/>
              <w:bottom w:w="72.0" w:type="dxa"/>
              <w:right w:w="72.0" w:type="dxa"/>
            </w:tcMar>
            <w:vAlign w:val="top"/>
          </w:tcPr>
          <w:p w:rsidR="00000000" w:rsidDel="00000000" w:rsidP="00000000" w:rsidRDefault="00000000" w:rsidRPr="00000000" w14:paraId="00000CD0">
            <w:pPr>
              <w:pStyle w:val="Subtitle"/>
              <w:widowControl w:val="0"/>
              <w:jc w:val="left"/>
              <w:rPr/>
            </w:pPr>
            <w:bookmarkStart w:colFirst="0" w:colLast="0" w:name="_9s9rsioxx0py" w:id="182"/>
            <w:bookmarkEnd w:id="182"/>
            <w:r w:rsidDel="00000000" w:rsidR="00000000" w:rsidRPr="00000000">
              <w:rPr>
                <w:rtl w:val="0"/>
              </w:rPr>
              <w:t xml:space="preserve">Same as above except an available (non-running) even/odd pair of cogs is chosen automatically— useful for LUT RAM sharing.  Dest receives the lowest ID of the pair if successful (when the WC effect is used).</w:t>
            </w:r>
          </w:p>
        </w:tc>
      </w:tr>
    </w:tbl>
    <w:p w:rsidR="00000000" w:rsidDel="00000000" w:rsidP="00000000" w:rsidRDefault="00000000" w:rsidRPr="00000000" w14:paraId="00000CD1">
      <w:pPr>
        <w:spacing w:after="0" w:before="200" w:lineRule="auto"/>
        <w:rPr>
          <w:b w:val="1"/>
        </w:rPr>
      </w:pPr>
      <w:r w:rsidDel="00000000" w:rsidR="00000000" w:rsidRPr="00000000">
        <w:rPr>
          <w:b w:val="1"/>
          <w:rtl w:val="0"/>
        </w:rPr>
        <w:t xml:space="preserve">Examples</w:t>
      </w:r>
    </w:p>
    <w:p w:rsidR="00000000" w:rsidDel="00000000" w:rsidP="00000000" w:rsidRDefault="00000000" w:rsidRPr="00000000" w14:paraId="00000CD2">
      <w:pPr>
        <w:spacing w:after="200" w:lineRule="auto"/>
        <w:rPr/>
      </w:pPr>
      <w:r w:rsidDel="00000000" w:rsidR="00000000" w:rsidRPr="00000000">
        <w:rPr>
          <w:rtl w:val="0"/>
        </w:rPr>
        <w:t xml:space="preserve">The following are individual examples.</w:t>
      </w:r>
    </w:p>
    <w:p w:rsidR="00000000" w:rsidDel="00000000" w:rsidP="00000000" w:rsidRDefault="00000000" w:rsidRPr="00000000" w14:paraId="00000CD3">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COGINIT #1,#$100</w:t>
      </w:r>
      <w:r w:rsidDel="00000000" w:rsidR="00000000" w:rsidRPr="00000000">
        <w:rPr>
          <w:rtl w:val="0"/>
        </w:rPr>
        <w:tab/>
        <w:t xml:space="preserve">'load and start Cog 1 from Hub RAM $100</w:t>
      </w:r>
    </w:p>
    <w:p w:rsidR="00000000" w:rsidDel="00000000" w:rsidP="00000000" w:rsidRDefault="00000000" w:rsidRPr="00000000" w14:paraId="00000CD4">
      <w:pPr>
        <w:tabs>
          <w:tab w:val="left" w:leader="none" w:pos="4320"/>
        </w:tabs>
        <w:spacing w:after="0" w:lineRule="auto"/>
        <w:rPr/>
      </w:pPr>
      <w:r w:rsidDel="00000000" w:rsidR="00000000" w:rsidRPr="00000000">
        <w:rPr>
          <w:rtl w:val="0"/>
        </w:rPr>
        <w:t xml:space="preserve">—or—</w:t>
      </w:r>
    </w:p>
    <w:p w:rsidR="00000000" w:rsidDel="00000000" w:rsidP="00000000" w:rsidRDefault="00000000" w:rsidRPr="00000000" w14:paraId="00000CD5">
      <w:pPr>
        <w:pBdr>
          <w:top w:space="0" w:sz="0" w:val="nil"/>
          <w:left w:space="0" w:sz="0" w:val="nil"/>
          <w:bottom w:space="0" w:sz="0" w:val="nil"/>
          <w:right w:space="0" w:sz="0" w:val="nil"/>
          <w:between w:color="cccccc" w:space="6" w:sz="8" w:val="dashed"/>
        </w:pBd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COGINIT #</w:t>
      </w:r>
      <w:r w:rsidDel="00000000" w:rsidR="00000000" w:rsidRPr="00000000">
        <w:rPr>
          <w:rFonts w:ascii="Roboto Mono Medium" w:cs="Roboto Mono Medium" w:eastAsia="Roboto Mono Medium" w:hAnsi="Roboto Mono Medium"/>
          <w:rtl w:val="0"/>
        </w:rPr>
        <w:t xml:space="preserve">COGEXEC</w:t>
      </w:r>
      <w:r w:rsidDel="00000000" w:rsidR="00000000" w:rsidRPr="00000000">
        <w:rPr>
          <w:rFonts w:ascii="Roboto Mono Medium" w:cs="Roboto Mono Medium" w:eastAsia="Roboto Mono Medium" w:hAnsi="Roboto Mono Medium"/>
          <w:rtl w:val="0"/>
        </w:rPr>
        <w:t xml:space="preserve">+1,#$100</w:t>
      </w:r>
      <w:r w:rsidDel="00000000" w:rsidR="00000000" w:rsidRPr="00000000">
        <w:rPr>
          <w:rtl w:val="0"/>
        </w:rPr>
      </w:r>
    </w:p>
    <w:p w:rsidR="00000000" w:rsidDel="00000000" w:rsidP="00000000" w:rsidRDefault="00000000" w:rsidRPr="00000000" w14:paraId="00000CD6">
      <w:pPr>
        <w:pBdr>
          <w:top w:space="0" w:sz="0" w:val="nil"/>
          <w:left w:space="0" w:sz="0" w:val="nil"/>
          <w:bottom w:space="0" w:sz="0" w:val="nil"/>
          <w:right w:space="0" w:sz="0" w:val="nil"/>
          <w:between w:color="cccccc" w:space="6" w:sz="8" w:val="dashed"/>
        </w:pBdr>
        <w:tabs>
          <w:tab w:val="left" w:leader="none" w:pos="4320"/>
        </w:tabs>
        <w:spacing w:after="0" w:before="0" w:lineRule="auto"/>
        <w:rPr/>
      </w:pPr>
      <w:r w:rsidDel="00000000" w:rsidR="00000000" w:rsidRPr="00000000">
        <w:rPr>
          <w:rFonts w:ascii="Roboto Mono Medium" w:cs="Roboto Mono Medium" w:eastAsia="Roboto Mono Medium" w:hAnsi="Roboto Mono Medium"/>
          <w:rtl w:val="0"/>
        </w:rPr>
        <w:t xml:space="preserve">  COGINIT #%1_0_0101, PTRA</w:t>
      </w:r>
      <w:r w:rsidDel="00000000" w:rsidR="00000000" w:rsidRPr="00000000">
        <w:rPr>
          <w:rtl w:val="0"/>
        </w:rPr>
        <w:tab/>
      </w:r>
      <w:r w:rsidDel="00000000" w:rsidR="00000000" w:rsidRPr="00000000">
        <w:rPr>
          <w:rtl w:val="0"/>
        </w:rPr>
        <w:t xml:space="preserve">'skip load and start Cog 5 at PTRA</w:t>
      </w:r>
    </w:p>
    <w:p w:rsidR="00000000" w:rsidDel="00000000" w:rsidP="00000000" w:rsidRDefault="00000000" w:rsidRPr="00000000" w14:paraId="00000CD7">
      <w:pPr>
        <w:tabs>
          <w:tab w:val="left" w:leader="none" w:pos="4320"/>
        </w:tabs>
        <w:spacing w:after="0" w:lineRule="auto"/>
        <w:rPr/>
      </w:pPr>
      <w:r w:rsidDel="00000000" w:rsidR="00000000" w:rsidRPr="00000000">
        <w:rPr>
          <w:rtl w:val="0"/>
        </w:rPr>
        <w:t xml:space="preserve">—or—</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color="cccccc" w:space="6" w:sz="8" w:val="dashed"/>
        </w:pBdr>
        <w:shd w:fill="auto" w:val="clear"/>
        <w:tabs>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COGINIT #HUBEXEC+5, PTRA</w:t>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color="cccccc" w:space="6" w:sz="8" w:val="dashed"/>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SETQ    ptra_val</w:t>
      </w:r>
      <w:r w:rsidDel="00000000" w:rsidR="00000000" w:rsidRPr="00000000">
        <w:rPr>
          <w:rtl w:val="0"/>
        </w:rPr>
        <w:tab/>
        <w:t xml:space="preserve">'ptra_val will go into target cog's PTRA register</w:t>
      </w:r>
    </w:p>
    <w:p w:rsidR="00000000" w:rsidDel="00000000" w:rsidP="00000000" w:rsidRDefault="00000000" w:rsidRPr="00000000" w14:paraId="00000CDA">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COGINIT #%0_1_0000, addr</w:t>
      </w:r>
      <w:r w:rsidDel="00000000" w:rsidR="00000000" w:rsidRPr="00000000">
        <w:rPr>
          <w:rtl w:val="0"/>
        </w:rPr>
        <w:tab/>
        <w:t xml:space="preserve">'load and start a free cog at addr</w:t>
      </w:r>
    </w:p>
    <w:p w:rsidR="00000000" w:rsidDel="00000000" w:rsidP="00000000" w:rsidRDefault="00000000" w:rsidRPr="00000000" w14:paraId="00000CDB">
      <w:pPr>
        <w:tabs>
          <w:tab w:val="left" w:leader="none" w:pos="4320"/>
        </w:tabs>
        <w:spacing w:after="0" w:lineRule="auto"/>
        <w:rPr/>
      </w:pPr>
      <w:r w:rsidDel="00000000" w:rsidR="00000000" w:rsidRPr="00000000">
        <w:rPr>
          <w:rtl w:val="0"/>
        </w:rPr>
        <w:t xml:space="preserve">—or—</w:t>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SETQ    ptra_val</w:t>
      </w: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color="cccccc" w:space="6" w:sz="8" w:val="dashed"/>
        </w:pBdr>
        <w:shd w:fill="auto" w:val="clear"/>
        <w:tabs>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COGINIT #COGEXEC_NEW, addr</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color="cccccc" w:space="6" w:sz="8" w:val="dashed"/>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COGINIT #%1_1_0001, addr</w:t>
      </w:r>
      <w:r w:rsidDel="00000000" w:rsidR="00000000" w:rsidRPr="00000000">
        <w:rPr>
          <w:rtl w:val="0"/>
        </w:rPr>
        <w:tab/>
        <w:t xml:space="preserve">'skip load, start a free pair of cogs at addr (for LUT RAM sharing)</w:t>
      </w:r>
    </w:p>
    <w:p w:rsidR="00000000" w:rsidDel="00000000" w:rsidP="00000000" w:rsidRDefault="00000000" w:rsidRPr="00000000" w14:paraId="00000CDF">
      <w:pPr>
        <w:tabs>
          <w:tab w:val="left" w:leader="none" w:pos="4320"/>
        </w:tabs>
        <w:spacing w:after="0" w:lineRule="auto"/>
        <w:rPr/>
      </w:pPr>
      <w:r w:rsidDel="00000000" w:rsidR="00000000" w:rsidRPr="00000000">
        <w:rPr>
          <w:rtl w:val="0"/>
        </w:rPr>
        <w:t xml:space="preserve">—or—</w:t>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color="cccccc" w:space="6" w:sz="8" w:val="dashed"/>
        </w:pBdr>
        <w:shd w:fill="auto" w:val="clear"/>
        <w:tabs>
          <w:tab w:val="left" w:leader="none" w:pos="432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COGINIT #HUBEXEC_NEW_PAIR, addr</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color="cccccc" w:space="6" w:sz="8" w:val="dashed"/>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COGINIT</w:t>
      </w:r>
      <w:r w:rsidDel="00000000" w:rsidR="00000000" w:rsidRPr="00000000">
        <w:rPr>
          <w:rFonts w:ascii="Roboto Mono Medium" w:cs="Roboto Mono Medium" w:eastAsia="Roboto Mono Medium" w:hAnsi="Roboto Mono Medium"/>
          <w:rtl w:val="0"/>
        </w:rPr>
        <w:t xml:space="preserve"> id, addr  WC</w:t>
      </w:r>
      <w:r w:rsidDel="00000000" w:rsidR="00000000" w:rsidRPr="00000000">
        <w:rPr>
          <w:rtl w:val="0"/>
        </w:rPr>
        <w:tab/>
        <w:t xml:space="preserve">'(id=HUBEXEC_NEW) skip load, start a free cog at addr</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color="cccccc" w:space="0" w:sz="8" w:val="dashed"/>
        </w:pBdr>
        <w:shd w:fill="auto" w:val="clear"/>
        <w:tabs>
          <w:tab w:val="left" w:leader="none" w:pos="4320"/>
        </w:tabs>
        <w:spacing w:after="0" w:before="0" w:line="276" w:lineRule="auto"/>
        <w:ind w:left="0" w:right="0" w:firstLine="0"/>
        <w:jc w:val="left"/>
        <w:rPr/>
      </w:pPr>
      <w:r w:rsidDel="00000000" w:rsidR="00000000" w:rsidRPr="00000000">
        <w:rPr>
          <w:rtl w:val="0"/>
        </w:rPr>
        <w:t xml:space="preserve"> </w:t>
        <w:tab/>
        <w:t xml:space="preserve">'C=</w:t>
      </w:r>
      <w:r w:rsidDel="00000000" w:rsidR="00000000" w:rsidRPr="00000000">
        <w:rPr>
          <w:rtl w:val="0"/>
        </w:rPr>
        <w:t xml:space="preserve">0 and id=cog if okay</w:t>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color="cccccc" w:space="0" w:sz="8" w:val="dashed"/>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COGID   myID</w:t>
      </w:r>
      <w:r w:rsidDel="00000000" w:rsidR="00000000" w:rsidRPr="00000000">
        <w:rPr>
          <w:rtl w:val="0"/>
        </w:rPr>
        <w:tab/>
        <w:t xml:space="preserve">'r</w:t>
      </w:r>
      <w:r w:rsidDel="00000000" w:rsidR="00000000" w:rsidRPr="00000000">
        <w:rPr>
          <w:rtl w:val="0"/>
        </w:rPr>
        <w:t xml:space="preserve">eload and restart me at Hub RAM </w:t>
      </w:r>
      <w:r w:rsidDel="00000000" w:rsidR="00000000" w:rsidRPr="00000000">
        <w:rPr>
          <w:rtl w:val="0"/>
        </w:rPr>
        <w:t xml:space="preserve">PTRB</w:t>
      </w:r>
      <w:r w:rsidDel="00000000" w:rsidR="00000000" w:rsidRPr="00000000">
        <w:rPr>
          <w:rtl w:val="0"/>
        </w:rPr>
      </w:r>
    </w:p>
    <w:p w:rsidR="00000000" w:rsidDel="00000000" w:rsidP="00000000" w:rsidRDefault="00000000" w:rsidRPr="00000000" w14:paraId="00000CE4">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COGINIT myID, </w:t>
      </w: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r>
    </w:p>
    <w:p w:rsidR="00000000" w:rsidDel="00000000" w:rsidP="00000000" w:rsidRDefault="00000000" w:rsidRPr="00000000" w14:paraId="00000CE5">
      <w:pPr>
        <w:pStyle w:val="Heading2"/>
        <w:rPr>
          <w:i w:val="1"/>
          <w:highlight w:val="yellow"/>
        </w:rPr>
      </w:pPr>
      <w:bookmarkStart w:colFirst="0" w:colLast="0" w:name="_eg5nftcbzayn" w:id="190"/>
      <w:bookmarkEnd w:id="190"/>
      <w:r w:rsidDel="00000000" w:rsidR="00000000" w:rsidRPr="00000000">
        <w:rPr>
          <w:rtl w:val="0"/>
        </w:rPr>
        <w:t xml:space="preserve">COG</w:t>
      </w:r>
      <w:r w:rsidDel="00000000" w:rsidR="00000000" w:rsidRPr="00000000">
        <w:rPr>
          <w:rtl w:val="0"/>
        </w:rPr>
        <w:t xml:space="preserve">STOP</w:t>
      </w:r>
      <w:r w:rsidDel="00000000" w:rsidR="00000000" w:rsidRPr="00000000">
        <w:rPr>
          <w:rtl w:val="0"/>
        </w:rPr>
      </w:r>
    </w:p>
    <w:p w:rsidR="00000000" w:rsidDel="00000000" w:rsidP="00000000" w:rsidRDefault="00000000" w:rsidRPr="00000000" w14:paraId="00000CE6">
      <w:pPr>
        <w:spacing w:after="0" w:lineRule="auto"/>
        <w:rPr/>
      </w:pPr>
      <w:r w:rsidDel="00000000" w:rsidR="00000000" w:rsidRPr="00000000">
        <w:rPr>
          <w:rtl w:val="0"/>
        </w:rPr>
        <w:t xml:space="preserve">Cog stop</w:t>
      </w:r>
      <w:r w:rsidDel="00000000" w:rsidR="00000000" w:rsidRPr="00000000">
        <w:rPr>
          <w:rtl w:val="0"/>
        </w:rPr>
      </w:r>
    </w:p>
    <w:p w:rsidR="00000000" w:rsidDel="00000000" w:rsidP="00000000" w:rsidRDefault="00000000" w:rsidRPr="00000000" w14:paraId="00000CE7">
      <w:pPr>
        <w:rPr/>
      </w:pPr>
      <w:hyperlink w:anchor="_131dn518do28">
        <w:r w:rsidDel="00000000" w:rsidR="00000000" w:rsidRPr="00000000">
          <w:rPr>
            <w:b w:val="1"/>
            <w:color w:val="1155cc"/>
            <w:u w:val="single"/>
            <w:rtl w:val="0"/>
          </w:rPr>
          <w:t xml:space="preserve">Cog Control Instruction</w:t>
        </w:r>
      </w:hyperlink>
      <w:r w:rsidDel="00000000" w:rsidR="00000000" w:rsidRPr="00000000">
        <w:rPr>
          <w:b w:val="1"/>
          <w:rtl w:val="0"/>
        </w:rPr>
        <w:t xml:space="preserve"> -</w:t>
      </w:r>
      <w:r w:rsidDel="00000000" w:rsidR="00000000" w:rsidRPr="00000000">
        <w:rPr>
          <w:rtl w:val="0"/>
        </w:rPr>
        <w:t xml:space="preserve"> Stop a cog by ID.</w:t>
      </w:r>
    </w:p>
    <w:p w:rsidR="00000000" w:rsidDel="00000000" w:rsidP="00000000" w:rsidRDefault="00000000" w:rsidRPr="00000000" w14:paraId="00000CE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COG</w:t>
      </w:r>
      <w:r w:rsidDel="00000000" w:rsidR="00000000" w:rsidRPr="00000000">
        <w:rPr>
          <w:rFonts w:ascii="Roboto Mono Medium" w:cs="Roboto Mono Medium" w:eastAsia="Roboto Mono Medium" w:hAnsi="Roboto Mono Medium"/>
          <w:rtl w:val="0"/>
        </w:rPr>
        <w:t xml:space="preserve">STOP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CE9">
      <w:pPr>
        <w:rPr/>
      </w:pPr>
      <w:r w:rsidDel="00000000" w:rsidR="00000000" w:rsidRPr="00000000">
        <w:rPr>
          <w:b w:val="1"/>
          <w:rtl w:val="0"/>
        </w:rPr>
        <w:t xml:space="preserve">Result:</w:t>
      </w:r>
      <w:r w:rsidDel="00000000" w:rsidR="00000000" w:rsidRPr="00000000">
        <w:rPr>
          <w:rtl w:val="0"/>
        </w:rPr>
        <w:t xml:space="preserve"> Cog indicated by Dest is terminated (stopped). </w:t>
      </w:r>
    </w:p>
    <w:p w:rsidR="00000000" w:rsidDel="00000000" w:rsidP="00000000" w:rsidRDefault="00000000" w:rsidRPr="00000000" w14:paraId="00000CEA">
      <w:pPr>
        <w:numPr>
          <w:ilvl w:val="0"/>
          <w:numId w:val="1"/>
        </w:numPr>
        <w:ind w:left="720" w:hanging="360"/>
      </w:pPr>
      <w:r w:rsidDel="00000000" w:rsidR="00000000" w:rsidRPr="00000000">
        <w:rPr>
          <w:rtl w:val="0"/>
        </w:rPr>
        <w:t xml:space="preserve">Dest is the register or 9-bit literal indicating (in lowest 3 bits) which </w:t>
      </w:r>
      <w:r w:rsidDel="00000000" w:rsidR="00000000" w:rsidRPr="00000000">
        <w:rPr>
          <w:rtl w:val="0"/>
        </w:rPr>
        <w:t xml:space="preserve">cog</w:t>
      </w:r>
      <w:r w:rsidDel="00000000" w:rsidR="00000000" w:rsidRPr="00000000">
        <w:rPr>
          <w:rtl w:val="0"/>
        </w:rPr>
        <w:t xml:space="preserve"> to stop.</w:t>
      </w:r>
    </w:p>
    <w:tbl>
      <w:tblPr>
        <w:tblStyle w:val="Table5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E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E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E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E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E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F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F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F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CF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9">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CFC">
            <w:pPr>
              <w:widowControl w:val="0"/>
              <w:spacing w:after="0" w:line="240" w:lineRule="auto"/>
              <w:jc w:val="center"/>
              <w:rPr>
                <w:sz w:val="18"/>
                <w:szCs w:val="18"/>
              </w:rPr>
            </w:pPr>
            <w:r w:rsidDel="00000000" w:rsidR="00000000" w:rsidRPr="00000000">
              <w:rPr>
                <w:sz w:val="18"/>
                <w:szCs w:val="18"/>
                <w:rtl w:val="0"/>
              </w:rPr>
              <w:t xml:space="preserve">2–9</w:t>
            </w:r>
          </w:p>
        </w:tc>
      </w:tr>
    </w:tbl>
    <w:p w:rsidR="00000000" w:rsidDel="00000000" w:rsidP="00000000" w:rsidRDefault="00000000" w:rsidRPr="00000000" w14:paraId="00000CFD">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5knlosjgh2sz">
        <w:r w:rsidDel="00000000" w:rsidR="00000000" w:rsidRPr="00000000">
          <w:rPr>
            <w:rFonts w:ascii="Roboto Mono Medium" w:cs="Roboto Mono Medium" w:eastAsia="Roboto Mono Medium" w:hAnsi="Roboto Mono Medium"/>
            <w:color w:val="1155cc"/>
            <w:u w:val="single"/>
            <w:rtl w:val="0"/>
          </w:rPr>
          <w:t xml:space="preserve">COGINIT</w:t>
        </w:r>
      </w:hyperlink>
      <w:r w:rsidDel="00000000" w:rsidR="00000000" w:rsidRPr="00000000">
        <w:rPr>
          <w:rtl w:val="0"/>
        </w:rPr>
        <w:t xml:space="preserve"> </w:t>
      </w:r>
      <w:r w:rsidDel="00000000" w:rsidR="00000000" w:rsidRPr="00000000">
        <w:rPr>
          <w:rtl w:val="0"/>
        </w:rPr>
        <w:t xml:space="preserve">and </w:t>
      </w:r>
      <w:hyperlink w:anchor="_eg5nftcbzayn">
        <w:r w:rsidDel="00000000" w:rsidR="00000000" w:rsidRPr="00000000">
          <w:rPr>
            <w:rFonts w:ascii="Roboto Mono Medium" w:cs="Roboto Mono Medium" w:eastAsia="Roboto Mono Medium" w:hAnsi="Roboto Mono Medium"/>
            <w:color w:val="1155cc"/>
            <w:u w:val="single"/>
            <w:rtl w:val="0"/>
          </w:rPr>
          <w:t xml:space="preserve">COGSTOP</w:t>
        </w:r>
      </w:hyperlink>
      <w:r w:rsidDel="00000000" w:rsidR="00000000" w:rsidRPr="00000000">
        <w:rPr>
          <w:rtl w:val="0"/>
        </w:rPr>
      </w:r>
    </w:p>
    <w:p w:rsidR="00000000" w:rsidDel="00000000" w:rsidP="00000000" w:rsidRDefault="00000000" w:rsidRPr="00000000" w14:paraId="00000CFE">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CFF">
      <w:pPr>
        <w:rPr>
          <w:shd w:fill="fff2cc" w:val="clear"/>
        </w:rPr>
      </w:pPr>
      <w:r w:rsidDel="00000000" w:rsidR="00000000" w:rsidRPr="00000000">
        <w:rPr>
          <w:rFonts w:ascii="Roboto Mono Medium" w:cs="Roboto Mono Medium" w:eastAsia="Roboto Mono Medium" w:hAnsi="Roboto Mono Medium"/>
          <w:rtl w:val="0"/>
        </w:rPr>
        <w:t xml:space="preserve">COG</w:t>
      </w:r>
      <w:r w:rsidDel="00000000" w:rsidR="00000000" w:rsidRPr="00000000">
        <w:rPr>
          <w:rFonts w:ascii="Roboto Mono Medium" w:cs="Roboto Mono Medium" w:eastAsia="Roboto Mono Medium" w:hAnsi="Roboto Mono Medium"/>
          <w:rtl w:val="0"/>
        </w:rPr>
        <w:t xml:space="preserve">STOP</w:t>
      </w:r>
      <w:r w:rsidDel="00000000" w:rsidR="00000000" w:rsidRPr="00000000">
        <w:rPr>
          <w:rtl w:val="0"/>
        </w:rPr>
        <w:t xml:space="preserve"> terminates the cog identified by Dest[2:0].  In this dormant state, the cog ceases to execute code and power consumption is greatly reduced.</w:t>
      </w:r>
      <w:r w:rsidDel="00000000" w:rsidR="00000000" w:rsidRPr="00000000">
        <w:rPr>
          <w:rtl w:val="0"/>
        </w:rPr>
      </w:r>
    </w:p>
    <w:p w:rsidR="00000000" w:rsidDel="00000000" w:rsidP="00000000" w:rsidRDefault="00000000" w:rsidRPr="00000000" w14:paraId="00000D00">
      <w:pPr>
        <w:pStyle w:val="Heading2"/>
        <w:pageBreakBefore w:val="0"/>
        <w:rPr/>
      </w:pPr>
      <w:bookmarkStart w:colFirst="0" w:colLast="0" w:name="_ofohv8f4qicc" w:id="191"/>
      <w:bookmarkEnd w:id="191"/>
      <w:hyperlink w:anchor="_ki1kkm7brm59">
        <w:r w:rsidDel="00000000" w:rsidR="00000000" w:rsidRPr="00000000">
          <w:rPr>
            <w:color w:val="1155cc"/>
            <w:u w:val="single"/>
            <w:rtl w:val="0"/>
          </w:rPr>
          <w:t xml:space="preserve">Conditions</w:t>
        </w:r>
      </w:hyperlink>
      <w:r w:rsidDel="00000000" w:rsidR="00000000" w:rsidRPr="00000000">
        <w:rPr>
          <w:rtl w:val="0"/>
        </w:rPr>
        <w:t xml:space="preserve"> ( IF_x )</w:t>
      </w:r>
    </w:p>
    <w:p w:rsidR="00000000" w:rsidDel="00000000" w:rsidP="00000000" w:rsidRDefault="00000000" w:rsidRPr="00000000" w14:paraId="00000D01">
      <w:pPr>
        <w:rPr/>
      </w:pPr>
      <w:r w:rsidDel="00000000" w:rsidR="00000000" w:rsidRPr="00000000">
        <w:rPr>
          <w:rtl w:val="0"/>
        </w:rPr>
        <w:t xml:space="preserve">Every PASM2 instruction has an optional “condition” that dynamically executes or excludes the instruction based on flag settings at runtime.  A condition, if provided, is placed in front of the instruction it controls.</w:t>
      </w:r>
    </w:p>
    <w:p w:rsidR="00000000" w:rsidDel="00000000" w:rsidP="00000000" w:rsidRDefault="00000000" w:rsidRPr="00000000" w14:paraId="00000D02">
      <w:pPr>
        <w:ind w:left="720" w:firstLine="0"/>
        <w:rPr/>
      </w:pPr>
      <w:r w:rsidDel="00000000" w:rsidR="00000000" w:rsidRPr="00000000">
        <w:rPr>
          <w:rtl w:val="0"/>
        </w:rPr>
        <w:t xml:space="preserve">{Label}  {Condition}  Instruction  Operands  {Effect}</w:t>
      </w:r>
    </w:p>
    <w:p w:rsidR="00000000" w:rsidDel="00000000" w:rsidP="00000000" w:rsidRDefault="00000000" w:rsidRPr="00000000" w14:paraId="00000D03">
      <w:pPr>
        <w:rPr/>
      </w:pPr>
      <w:r w:rsidDel="00000000" w:rsidR="00000000" w:rsidRPr="00000000">
        <w:rPr>
          <w:rtl w:val="0"/>
        </w:rPr>
        <w:t xml:space="preserve">Conditions are optional; omitting the condition means "always execute" the instruction (the default behavior).  The </w:t>
      </w:r>
      <w:r w:rsidDel="00000000" w:rsidR="00000000" w:rsidRPr="00000000">
        <w:rPr>
          <w:i w:val="1"/>
          <w:rtl w:val="0"/>
        </w:rPr>
        <w:t xml:space="preserve">Condition</w:t>
      </w:r>
      <w:r w:rsidDel="00000000" w:rsidR="00000000" w:rsidRPr="00000000">
        <w:rPr>
          <w:rtl w:val="0"/>
        </w:rPr>
        <w:t xml:space="preserve"> field on an instruction line can contain one of fifty condition symbols (including blank; the default).  The full set of condition symbols resolves down to 16 unique condition patterns (4-bits) that are stored in the instruction's opcode (the COND field) during assembly.</w:t>
      </w:r>
    </w:p>
    <w:p w:rsidR="00000000" w:rsidDel="00000000" w:rsidP="00000000" w:rsidRDefault="00000000" w:rsidRPr="00000000" w14:paraId="00000D04">
      <w:pPr>
        <w:rPr/>
      </w:pPr>
      <w:r w:rsidDel="00000000" w:rsidR="00000000" w:rsidRPr="00000000">
        <w:rPr>
          <w:rtl w:val="0"/>
        </w:rPr>
        <w:t xml:space="preserve">This </w:t>
      </w:r>
      <w:r w:rsidDel="00000000" w:rsidR="00000000" w:rsidRPr="00000000">
        <w:rPr>
          <w:i w:val="1"/>
          <w:rtl w:val="0"/>
        </w:rPr>
        <w:t xml:space="preserve">Condition</w:t>
      </w:r>
      <w:r w:rsidDel="00000000" w:rsidR="00000000" w:rsidRPr="00000000">
        <w:rPr>
          <w:rtl w:val="0"/>
        </w:rPr>
        <w:t xml:space="preserve"> feature, along with the instructions’ optional </w:t>
      </w:r>
      <w:r w:rsidDel="00000000" w:rsidR="00000000" w:rsidRPr="00000000">
        <w:rPr>
          <w:i w:val="1"/>
          <w:rtl w:val="0"/>
        </w:rPr>
        <w:t xml:space="preserve">Effect</w:t>
      </w:r>
      <w:r w:rsidDel="00000000" w:rsidR="00000000" w:rsidRPr="00000000">
        <w:rPr>
          <w:rtl w:val="0"/>
        </w:rPr>
        <w:t xml:space="preserve"> feature, </w:t>
      </w:r>
      <w:r w:rsidDel="00000000" w:rsidR="00000000" w:rsidRPr="00000000">
        <w:rPr>
          <w:rtl w:val="0"/>
        </w:rPr>
        <w:t xml:space="preserve">makes Propeller</w:t>
      </w:r>
      <w:r w:rsidDel="00000000" w:rsidR="00000000" w:rsidRPr="00000000">
        <w:rPr>
          <w:rtl w:val="0"/>
        </w:rPr>
        <w:t xml:space="preserve"> 2 Assembly very powerful.  For example, the C and Z flags can be affected at will and later instructions can be conditionally executed based on those results, making for easy behavioral changes through a single non-branching code path.</w:t>
      </w:r>
    </w:p>
    <w:p w:rsidR="00000000" w:rsidDel="00000000" w:rsidP="00000000" w:rsidRDefault="00000000" w:rsidRPr="00000000" w14:paraId="00000D05">
      <w:pPr>
        <w:rPr>
          <w:highlight w:val="yellow"/>
        </w:rPr>
      </w:pPr>
      <w:r w:rsidDel="00000000" w:rsidR="00000000" w:rsidRPr="00000000">
        <w:rPr>
          <w:rtl w:val="0"/>
        </w:rPr>
        <w:t xml:space="preserve">When an instruction’s condition evaluates to FALSE, the instruction effectively does nothing— still elapsing 2 clock cycles, but not affecting any flags or registers. This makes the timing of multi-decision code deterministic.</w:t>
      </w:r>
      <w:r w:rsidDel="00000000" w:rsidR="00000000" w:rsidRPr="00000000">
        <w:rPr>
          <w:rtl w:val="0"/>
        </w:rPr>
      </w:r>
    </w:p>
    <w:tbl>
      <w:tblPr>
        <w:tblStyle w:val="Table60"/>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065"/>
        <w:gridCol w:w="7275"/>
        <w:tblGridChange w:id="0">
          <w:tblGrid>
            <w:gridCol w:w="1560"/>
            <w:gridCol w:w="1065"/>
            <w:gridCol w:w="7275"/>
          </w:tblGrid>
        </w:tblGridChange>
      </w:tblGrid>
      <w:tr>
        <w:trPr>
          <w:cantSplit w:val="0"/>
          <w:trHeight w:val="324" w:hRule="atLeast"/>
          <w:tblHeader w:val="0"/>
        </w:trPr>
        <w:tc>
          <w:tcPr>
            <w:gridSpan w:val="3"/>
            <w:shd w:fill="cccccc" w:val="clear"/>
            <w:tcMar>
              <w:top w:w="72.0" w:type="dxa"/>
              <w:left w:w="72.0" w:type="dxa"/>
              <w:bottom w:w="72.0" w:type="dxa"/>
              <w:right w:w="72.0" w:type="dxa"/>
            </w:tcMar>
            <w:vAlign w:val="top"/>
          </w:tcPr>
          <w:p w:rsidR="00000000" w:rsidDel="00000000" w:rsidP="00000000" w:rsidRDefault="00000000" w:rsidRPr="00000000" w14:paraId="00000D06">
            <w:pPr>
              <w:pStyle w:val="Heading6"/>
              <w:widowControl w:val="0"/>
              <w:rPr/>
            </w:pPr>
            <w:bookmarkStart w:colFirst="0" w:colLast="0" w:name="_lypiqt9vszby" w:id="192"/>
            <w:bookmarkEnd w:id="192"/>
            <w:r w:rsidDel="00000000" w:rsidR="00000000" w:rsidRPr="00000000">
              <w:rPr>
                <w:rtl w:val="0"/>
              </w:rPr>
              <w:t xml:space="preserve">Conditions</w:t>
            </w:r>
          </w:p>
        </w:tc>
      </w:tr>
      <w:tr>
        <w:trPr>
          <w:cantSplit w:val="0"/>
          <w:tblHeader w:val="0"/>
        </w:trPr>
        <w:tc>
          <w:tcPr>
            <w:shd w:fill="cccccc" w:val="clear"/>
            <w:tcMar>
              <w:top w:w="72.0" w:type="dxa"/>
              <w:left w:w="72.0" w:type="dxa"/>
              <w:bottom w:w="72.0" w:type="dxa"/>
              <w:right w:w="72.0" w:type="dxa"/>
            </w:tcMar>
            <w:vAlign w:val="top"/>
          </w:tcPr>
          <w:p w:rsidR="00000000" w:rsidDel="00000000" w:rsidP="00000000" w:rsidRDefault="00000000" w:rsidRPr="00000000" w14:paraId="00000D09">
            <w:pPr>
              <w:pStyle w:val="Subtitle"/>
              <w:widowControl w:val="0"/>
              <w:rPr>
                <w:b w:val="1"/>
                <w:vertAlign w:val="superscript"/>
              </w:rPr>
            </w:pPr>
            <w:bookmarkStart w:colFirst="0" w:colLast="0" w:name="_c9to5ev4db2w" w:id="193"/>
            <w:bookmarkEnd w:id="193"/>
            <w:r w:rsidDel="00000000" w:rsidR="00000000" w:rsidRPr="00000000">
              <w:rPr>
                <w:b w:val="1"/>
                <w:rtl w:val="0"/>
              </w:rPr>
              <w:t xml:space="preserve">Condition</w:t>
            </w:r>
            <w:r w:rsidDel="00000000" w:rsidR="00000000" w:rsidRPr="00000000">
              <w:rPr>
                <w:b w:val="1"/>
                <w:vertAlign w:val="superscript"/>
                <w:rtl w:val="0"/>
              </w:rPr>
              <w:t xml:space="preserve">1</w:t>
            </w:r>
          </w:p>
        </w:tc>
        <w:tc>
          <w:tcPr>
            <w:shd w:fill="cccccc" w:val="clear"/>
            <w:tcMar>
              <w:top w:w="72.0" w:type="dxa"/>
              <w:left w:w="72.0" w:type="dxa"/>
              <w:bottom w:w="72.0" w:type="dxa"/>
              <w:right w:w="72.0" w:type="dxa"/>
            </w:tcMar>
            <w:vAlign w:val="top"/>
          </w:tcPr>
          <w:p w:rsidR="00000000" w:rsidDel="00000000" w:rsidP="00000000" w:rsidRDefault="00000000" w:rsidRPr="00000000" w14:paraId="00000D0A">
            <w:pPr>
              <w:pStyle w:val="Subtitle"/>
              <w:widowControl w:val="0"/>
              <w:rPr>
                <w:b w:val="1"/>
                <w:vertAlign w:val="superscript"/>
              </w:rPr>
            </w:pPr>
            <w:bookmarkStart w:colFirst="0" w:colLast="0" w:name="_9s9rsioxx0py" w:id="182"/>
            <w:bookmarkEnd w:id="182"/>
            <w:r w:rsidDel="00000000" w:rsidR="00000000" w:rsidRPr="00000000">
              <w:rPr>
                <w:b w:val="1"/>
                <w:rtl w:val="0"/>
              </w:rPr>
              <w:t xml:space="preserve">Encoding</w:t>
            </w:r>
            <w:r w:rsidDel="00000000" w:rsidR="00000000" w:rsidRPr="00000000">
              <w:rPr>
                <w:b w:val="1"/>
                <w:vertAlign w:val="superscript"/>
                <w:rtl w:val="0"/>
              </w:rPr>
              <w:t xml:space="preserve">2</w:t>
            </w:r>
          </w:p>
        </w:tc>
        <w:tc>
          <w:tcPr>
            <w:shd w:fill="cccccc" w:val="clear"/>
            <w:tcMar>
              <w:top w:w="72.0" w:type="dxa"/>
              <w:left w:w="72.0" w:type="dxa"/>
              <w:bottom w:w="72.0" w:type="dxa"/>
              <w:right w:w="72.0" w:type="dxa"/>
            </w:tcMar>
            <w:vAlign w:val="top"/>
          </w:tcPr>
          <w:p w:rsidR="00000000" w:rsidDel="00000000" w:rsidP="00000000" w:rsidRDefault="00000000" w:rsidRPr="00000000" w14:paraId="00000D0B">
            <w:pPr>
              <w:pStyle w:val="Subtitle"/>
              <w:widowControl w:val="0"/>
              <w:jc w:val="left"/>
              <w:rPr>
                <w:b w:val="1"/>
              </w:rPr>
            </w:pPr>
            <w:bookmarkStart w:colFirst="0" w:colLast="0" w:name="_9s9rsioxx0py" w:id="182"/>
            <w:bookmarkEnd w:id="182"/>
            <w:r w:rsidDel="00000000" w:rsidR="00000000" w:rsidRPr="00000000">
              <w:rPr>
                <w:b w:val="1"/>
                <w:rtl w:val="0"/>
              </w:rPr>
              <w:t xml:space="preserve">Instruction Executes...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0C">
            <w:pPr>
              <w:pStyle w:val="Subtitle"/>
              <w:widowControl w:val="0"/>
              <w:rPr/>
            </w:pPr>
            <w:bookmarkStart w:colFirst="0" w:colLast="0" w:name="_9s9rsioxx0py" w:id="182"/>
            <w:bookmarkEnd w:id="182"/>
            <w:r w:rsidDel="00000000" w:rsidR="00000000" w:rsidRPr="00000000">
              <w:rPr>
                <w:rtl w:val="0"/>
              </w:rPr>
              <w:t xml:space="preserve">IF_E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D0D">
            <w:pPr>
              <w:pStyle w:val="Subtitle"/>
              <w:widowControl w:val="0"/>
              <w:rPr/>
            </w:pPr>
            <w:bookmarkStart w:colFirst="0" w:colLast="0" w:name="_9s9rsioxx0py" w:id="182"/>
            <w:bookmarkEnd w:id="182"/>
            <w:r w:rsidDel="00000000" w:rsidR="00000000" w:rsidRPr="00000000">
              <w:rPr>
                <w:rtl w:val="0"/>
              </w:rPr>
              <w:t xml:space="preserve">%1010</w:t>
            </w:r>
          </w:p>
        </w:tc>
        <w:tc>
          <w:tcPr>
            <w:shd w:fill="auto" w:val="clear"/>
            <w:tcMar>
              <w:top w:w="43.2" w:type="dxa"/>
              <w:left w:w="43.2" w:type="dxa"/>
              <w:bottom w:w="43.2" w:type="dxa"/>
              <w:right w:w="43.2" w:type="dxa"/>
            </w:tcMar>
            <w:vAlign w:val="top"/>
          </w:tcPr>
          <w:p w:rsidR="00000000" w:rsidDel="00000000" w:rsidP="00000000" w:rsidRDefault="00000000" w:rsidRPr="00000000" w14:paraId="00000D0E">
            <w:pPr>
              <w:pStyle w:val="Subtitle"/>
              <w:widowControl w:val="0"/>
              <w:jc w:val="left"/>
              <w:rPr/>
            </w:pPr>
            <w:bookmarkStart w:colFirst="0" w:colLast="0" w:name="_8dmqre8j3imk" w:id="194"/>
            <w:bookmarkEnd w:id="194"/>
            <w:r w:rsidDel="00000000" w:rsidR="00000000" w:rsidRPr="00000000">
              <w:rPr>
                <w:rtl w:val="0"/>
              </w:rPr>
              <w:t xml:space="preserve"> i</w:t>
            </w:r>
            <w:r w:rsidDel="00000000" w:rsidR="00000000" w:rsidRPr="00000000">
              <w:rPr>
                <w:rtl w:val="0"/>
              </w:rPr>
              <w:t xml:space="preserve">f comparison/subtraction was equal (Z = 1)</w:t>
            </w: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0F">
            <w:pPr>
              <w:pStyle w:val="Subtitle"/>
              <w:widowControl w:val="0"/>
              <w:rPr/>
            </w:pPr>
            <w:bookmarkStart w:colFirst="0" w:colLast="0" w:name="_9s9rsioxx0py" w:id="182"/>
            <w:bookmarkEnd w:id="182"/>
            <w:r w:rsidDel="00000000" w:rsidR="00000000" w:rsidRPr="00000000">
              <w:rPr>
                <w:rtl w:val="0"/>
              </w:rPr>
              <w:t xml:space="preserve">IF_NE</w:t>
            </w:r>
          </w:p>
        </w:tc>
        <w:tc>
          <w:tcPr>
            <w:shd w:fill="auto" w:val="clear"/>
            <w:tcMar>
              <w:top w:w="43.2" w:type="dxa"/>
              <w:left w:w="43.2" w:type="dxa"/>
              <w:bottom w:w="43.2" w:type="dxa"/>
              <w:right w:w="43.2" w:type="dxa"/>
            </w:tcMar>
            <w:vAlign w:val="top"/>
          </w:tcPr>
          <w:p w:rsidR="00000000" w:rsidDel="00000000" w:rsidP="00000000" w:rsidRDefault="00000000" w:rsidRPr="00000000" w14:paraId="00000D10">
            <w:pPr>
              <w:pStyle w:val="Subtitle"/>
              <w:widowControl w:val="0"/>
              <w:rPr/>
            </w:pPr>
            <w:bookmarkStart w:colFirst="0" w:colLast="0" w:name="_9s9rsioxx0py" w:id="182"/>
            <w:bookmarkEnd w:id="182"/>
            <w:r w:rsidDel="00000000" w:rsidR="00000000" w:rsidRPr="00000000">
              <w:rPr>
                <w:rtl w:val="0"/>
              </w:rPr>
              <w:t xml:space="preserve">%0101</w:t>
            </w:r>
          </w:p>
        </w:tc>
        <w:tc>
          <w:tcPr>
            <w:shd w:fill="auto" w:val="clear"/>
            <w:tcMar>
              <w:top w:w="43.2" w:type="dxa"/>
              <w:left w:w="43.2" w:type="dxa"/>
              <w:bottom w:w="43.2" w:type="dxa"/>
              <w:right w:w="43.2" w:type="dxa"/>
            </w:tcMar>
            <w:vAlign w:val="top"/>
          </w:tcPr>
          <w:p w:rsidR="00000000" w:rsidDel="00000000" w:rsidP="00000000" w:rsidRDefault="00000000" w:rsidRPr="00000000" w14:paraId="00000D11">
            <w:pPr>
              <w:pStyle w:val="Subtitle"/>
              <w:widowControl w:val="0"/>
              <w:jc w:val="left"/>
              <w:rPr/>
            </w:pPr>
            <w:bookmarkStart w:colFirst="0" w:colLast="0" w:name="_8dmqre8j3imk" w:id="194"/>
            <w:bookmarkEnd w:id="194"/>
            <w:r w:rsidDel="00000000" w:rsidR="00000000" w:rsidRPr="00000000">
              <w:rPr>
                <w:rtl w:val="0"/>
              </w:rPr>
              <w:t xml:space="preserve"> if comparison/subtraction was not equal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12">
            <w:pPr>
              <w:pStyle w:val="Subtitle"/>
              <w:widowControl w:val="0"/>
              <w:rPr/>
            </w:pPr>
            <w:bookmarkStart w:colFirst="0" w:colLast="0" w:name="_9s9rsioxx0py" w:id="182"/>
            <w:bookmarkEnd w:id="182"/>
            <w:r w:rsidDel="00000000" w:rsidR="00000000" w:rsidRPr="00000000">
              <w:rPr>
                <w:rtl w:val="0"/>
              </w:rPr>
              <w:t xml:space="preserve">IF_A</w:t>
            </w:r>
          </w:p>
        </w:tc>
        <w:tc>
          <w:tcPr>
            <w:shd w:fill="auto" w:val="clear"/>
            <w:tcMar>
              <w:top w:w="43.2" w:type="dxa"/>
              <w:left w:w="43.2" w:type="dxa"/>
              <w:bottom w:w="43.2" w:type="dxa"/>
              <w:right w:w="43.2" w:type="dxa"/>
            </w:tcMar>
            <w:vAlign w:val="top"/>
          </w:tcPr>
          <w:p w:rsidR="00000000" w:rsidDel="00000000" w:rsidP="00000000" w:rsidRDefault="00000000" w:rsidRPr="00000000" w14:paraId="00000D13">
            <w:pPr>
              <w:pStyle w:val="Subtitle"/>
              <w:widowControl w:val="0"/>
              <w:rPr/>
            </w:pPr>
            <w:bookmarkStart w:colFirst="0" w:colLast="0" w:name="_9s9rsioxx0py" w:id="182"/>
            <w:bookmarkEnd w:id="182"/>
            <w:r w:rsidDel="00000000" w:rsidR="00000000" w:rsidRPr="00000000">
              <w:rPr>
                <w:rtl w:val="0"/>
              </w:rPr>
              <w:t xml:space="preserve">%0001</w:t>
            </w:r>
          </w:p>
        </w:tc>
        <w:tc>
          <w:tcPr>
            <w:shd w:fill="auto" w:val="clear"/>
            <w:tcMar>
              <w:top w:w="43.2" w:type="dxa"/>
              <w:left w:w="43.2" w:type="dxa"/>
              <w:bottom w:w="43.2" w:type="dxa"/>
              <w:right w:w="43.2" w:type="dxa"/>
            </w:tcMar>
            <w:vAlign w:val="top"/>
          </w:tcPr>
          <w:p w:rsidR="00000000" w:rsidDel="00000000" w:rsidP="00000000" w:rsidRDefault="00000000" w:rsidRPr="00000000" w14:paraId="00000D14">
            <w:pPr>
              <w:pStyle w:val="Subtitle"/>
              <w:widowControl w:val="0"/>
              <w:jc w:val="left"/>
              <w:rPr/>
            </w:pPr>
            <w:bookmarkStart w:colFirst="0" w:colLast="0" w:name="_8dmqre8j3imk" w:id="194"/>
            <w:bookmarkEnd w:id="194"/>
            <w:r w:rsidDel="00000000" w:rsidR="00000000" w:rsidRPr="00000000">
              <w:rPr>
                <w:rtl w:val="0"/>
              </w:rPr>
              <w:t xml:space="preserve"> i</w:t>
            </w:r>
            <w:r w:rsidDel="00000000" w:rsidR="00000000" w:rsidRPr="00000000">
              <w:rPr>
                <w:rtl w:val="0"/>
              </w:rPr>
              <w:t xml:space="preserve">f </w:t>
            </w:r>
            <w:r w:rsidDel="00000000" w:rsidR="00000000" w:rsidRPr="00000000">
              <w:rPr>
                <w:rtl w:val="0"/>
              </w:rPr>
              <w:t xml:space="preserve">comparison/subtraction was </w:t>
            </w:r>
            <w:r w:rsidDel="00000000" w:rsidR="00000000" w:rsidRPr="00000000">
              <w:rPr>
                <w:rtl w:val="0"/>
              </w:rPr>
              <w:t xml:space="preserve">above</w:t>
            </w:r>
            <w:r w:rsidDel="00000000" w:rsidR="00000000" w:rsidRPr="00000000">
              <w:rPr>
                <w:rtl w:val="0"/>
              </w:rPr>
              <w:t xml:space="preserve"> (C = 0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15">
            <w:pPr>
              <w:pStyle w:val="Subtitle"/>
              <w:widowControl w:val="0"/>
              <w:rPr/>
            </w:pPr>
            <w:bookmarkStart w:colFirst="0" w:colLast="0" w:name="_9s9rsioxx0py" w:id="182"/>
            <w:bookmarkEnd w:id="182"/>
            <w:r w:rsidDel="00000000" w:rsidR="00000000" w:rsidRPr="00000000">
              <w:rPr>
                <w:rtl w:val="0"/>
              </w:rPr>
              <w:t xml:space="preserve">IF_AE</w:t>
            </w:r>
          </w:p>
        </w:tc>
        <w:tc>
          <w:tcPr>
            <w:shd w:fill="auto" w:val="clear"/>
            <w:tcMar>
              <w:top w:w="43.2" w:type="dxa"/>
              <w:left w:w="43.2" w:type="dxa"/>
              <w:bottom w:w="43.2" w:type="dxa"/>
              <w:right w:w="43.2" w:type="dxa"/>
            </w:tcMar>
            <w:vAlign w:val="top"/>
          </w:tcPr>
          <w:p w:rsidR="00000000" w:rsidDel="00000000" w:rsidP="00000000" w:rsidRDefault="00000000" w:rsidRPr="00000000" w14:paraId="00000D16">
            <w:pPr>
              <w:pStyle w:val="Subtitle"/>
              <w:widowControl w:val="0"/>
              <w:rPr/>
            </w:pPr>
            <w:bookmarkStart w:colFirst="0" w:colLast="0" w:name="_9s9rsioxx0py" w:id="182"/>
            <w:bookmarkEnd w:id="182"/>
            <w:r w:rsidDel="00000000" w:rsidR="00000000" w:rsidRPr="00000000">
              <w:rPr>
                <w:rtl w:val="0"/>
              </w:rPr>
              <w:t xml:space="preserve">%0011</w:t>
            </w:r>
          </w:p>
        </w:tc>
        <w:tc>
          <w:tcPr>
            <w:shd w:fill="auto" w:val="clear"/>
            <w:tcMar>
              <w:top w:w="43.2" w:type="dxa"/>
              <w:left w:w="43.2" w:type="dxa"/>
              <w:bottom w:w="43.2" w:type="dxa"/>
              <w:right w:w="43.2" w:type="dxa"/>
            </w:tcMar>
            <w:vAlign w:val="top"/>
          </w:tcPr>
          <w:p w:rsidR="00000000" w:rsidDel="00000000" w:rsidP="00000000" w:rsidRDefault="00000000" w:rsidRPr="00000000" w14:paraId="00000D17">
            <w:pPr>
              <w:pStyle w:val="Subtitle"/>
              <w:widowControl w:val="0"/>
              <w:jc w:val="left"/>
              <w:rPr/>
            </w:pPr>
            <w:bookmarkStart w:colFirst="0" w:colLast="0" w:name="_8dmqre8j3imk" w:id="194"/>
            <w:bookmarkEnd w:id="194"/>
            <w:r w:rsidDel="00000000" w:rsidR="00000000" w:rsidRPr="00000000">
              <w:rPr>
                <w:rtl w:val="0"/>
              </w:rPr>
              <w:t xml:space="preserve"> if comparison/subtraction was above or equal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18">
            <w:pPr>
              <w:pStyle w:val="Subtitle"/>
              <w:widowControl w:val="0"/>
              <w:rPr/>
            </w:pPr>
            <w:bookmarkStart w:colFirst="0" w:colLast="0" w:name="_9s9rsioxx0py" w:id="182"/>
            <w:bookmarkEnd w:id="182"/>
            <w:r w:rsidDel="00000000" w:rsidR="00000000" w:rsidRPr="00000000">
              <w:rPr>
                <w:rtl w:val="0"/>
              </w:rPr>
              <w:t xml:space="preserve">IF_B</w:t>
            </w:r>
          </w:p>
        </w:tc>
        <w:tc>
          <w:tcPr>
            <w:shd w:fill="auto" w:val="clear"/>
            <w:tcMar>
              <w:top w:w="43.2" w:type="dxa"/>
              <w:left w:w="43.2" w:type="dxa"/>
              <w:bottom w:w="43.2" w:type="dxa"/>
              <w:right w:w="43.2" w:type="dxa"/>
            </w:tcMar>
            <w:vAlign w:val="top"/>
          </w:tcPr>
          <w:p w:rsidR="00000000" w:rsidDel="00000000" w:rsidP="00000000" w:rsidRDefault="00000000" w:rsidRPr="00000000" w14:paraId="00000D19">
            <w:pPr>
              <w:pStyle w:val="Subtitle"/>
              <w:widowControl w:val="0"/>
              <w:rPr/>
            </w:pPr>
            <w:bookmarkStart w:colFirst="0" w:colLast="0" w:name="_9s9rsioxx0py" w:id="182"/>
            <w:bookmarkEnd w:id="182"/>
            <w:r w:rsidDel="00000000" w:rsidR="00000000" w:rsidRPr="00000000">
              <w:rPr>
                <w:rtl w:val="0"/>
              </w:rPr>
              <w:t xml:space="preserve">%1100</w:t>
            </w:r>
          </w:p>
        </w:tc>
        <w:tc>
          <w:tcPr>
            <w:shd w:fill="auto" w:val="clear"/>
            <w:tcMar>
              <w:top w:w="43.2" w:type="dxa"/>
              <w:left w:w="43.2" w:type="dxa"/>
              <w:bottom w:w="43.2" w:type="dxa"/>
              <w:right w:w="43.2" w:type="dxa"/>
            </w:tcMar>
            <w:vAlign w:val="top"/>
          </w:tcPr>
          <w:p w:rsidR="00000000" w:rsidDel="00000000" w:rsidP="00000000" w:rsidRDefault="00000000" w:rsidRPr="00000000" w14:paraId="00000D1A">
            <w:pPr>
              <w:pStyle w:val="Subtitle"/>
              <w:widowControl w:val="0"/>
              <w:jc w:val="left"/>
              <w:rPr/>
            </w:pPr>
            <w:bookmarkStart w:colFirst="0" w:colLast="0" w:name="_8dmqre8j3imk" w:id="194"/>
            <w:bookmarkEnd w:id="194"/>
            <w:r w:rsidDel="00000000" w:rsidR="00000000" w:rsidRPr="00000000">
              <w:rPr>
                <w:rtl w:val="0"/>
              </w:rPr>
              <w:t xml:space="preserve"> if comparison/subtraction was below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1B">
            <w:pPr>
              <w:pStyle w:val="Subtitle"/>
              <w:widowControl w:val="0"/>
              <w:rPr/>
            </w:pPr>
            <w:bookmarkStart w:colFirst="0" w:colLast="0" w:name="_9s9rsioxx0py" w:id="182"/>
            <w:bookmarkEnd w:id="182"/>
            <w:r w:rsidDel="00000000" w:rsidR="00000000" w:rsidRPr="00000000">
              <w:rPr>
                <w:rtl w:val="0"/>
              </w:rPr>
              <w:t xml:space="preserve">IF_BE</w:t>
            </w:r>
          </w:p>
        </w:tc>
        <w:tc>
          <w:tcPr>
            <w:shd w:fill="auto" w:val="clear"/>
            <w:tcMar>
              <w:top w:w="43.2" w:type="dxa"/>
              <w:left w:w="43.2" w:type="dxa"/>
              <w:bottom w:w="43.2" w:type="dxa"/>
              <w:right w:w="43.2" w:type="dxa"/>
            </w:tcMar>
            <w:vAlign w:val="top"/>
          </w:tcPr>
          <w:p w:rsidR="00000000" w:rsidDel="00000000" w:rsidP="00000000" w:rsidRDefault="00000000" w:rsidRPr="00000000" w14:paraId="00000D1C">
            <w:pPr>
              <w:pStyle w:val="Subtitle"/>
              <w:widowControl w:val="0"/>
              <w:rPr/>
            </w:pPr>
            <w:bookmarkStart w:colFirst="0" w:colLast="0" w:name="_9s9rsioxx0py" w:id="182"/>
            <w:bookmarkEnd w:id="182"/>
            <w:r w:rsidDel="00000000" w:rsidR="00000000" w:rsidRPr="00000000">
              <w:rPr>
                <w:rtl w:val="0"/>
              </w:rPr>
              <w:t xml:space="preserve">%1110</w:t>
            </w:r>
          </w:p>
        </w:tc>
        <w:tc>
          <w:tcPr>
            <w:shd w:fill="auto" w:val="clear"/>
            <w:tcMar>
              <w:top w:w="43.2" w:type="dxa"/>
              <w:left w:w="43.2" w:type="dxa"/>
              <w:bottom w:w="43.2" w:type="dxa"/>
              <w:right w:w="43.2" w:type="dxa"/>
            </w:tcMar>
            <w:vAlign w:val="top"/>
          </w:tcPr>
          <w:p w:rsidR="00000000" w:rsidDel="00000000" w:rsidP="00000000" w:rsidRDefault="00000000" w:rsidRPr="00000000" w14:paraId="00000D1D">
            <w:pPr>
              <w:pStyle w:val="Subtitle"/>
              <w:widowControl w:val="0"/>
              <w:jc w:val="left"/>
              <w:rPr/>
            </w:pPr>
            <w:bookmarkStart w:colFirst="0" w:colLast="0" w:name="_8dmqre8j3imk" w:id="194"/>
            <w:bookmarkEnd w:id="194"/>
            <w:r w:rsidDel="00000000" w:rsidR="00000000" w:rsidRPr="00000000">
              <w:rPr>
                <w:rtl w:val="0"/>
              </w:rPr>
              <w:t xml:space="preserve"> if comparison/subtraction was below or equal (C = 1 or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1E">
            <w:pPr>
              <w:pStyle w:val="Subtitle"/>
              <w:widowControl w:val="0"/>
              <w:rPr/>
            </w:pPr>
            <w:bookmarkStart w:colFirst="0" w:colLast="0" w:name="_9s9rsioxx0py" w:id="182"/>
            <w:bookmarkEnd w:id="182"/>
            <w:r w:rsidDel="00000000" w:rsidR="00000000" w:rsidRPr="00000000">
              <w:rPr>
                <w:rtl w:val="0"/>
              </w:rPr>
              <w:t xml:space="preserve">IF_GT</w:t>
            </w:r>
          </w:p>
        </w:tc>
        <w:tc>
          <w:tcPr>
            <w:shd w:fill="auto" w:val="clear"/>
            <w:tcMar>
              <w:top w:w="43.2" w:type="dxa"/>
              <w:left w:w="43.2" w:type="dxa"/>
              <w:bottom w:w="43.2" w:type="dxa"/>
              <w:right w:w="43.2" w:type="dxa"/>
            </w:tcMar>
            <w:vAlign w:val="top"/>
          </w:tcPr>
          <w:p w:rsidR="00000000" w:rsidDel="00000000" w:rsidP="00000000" w:rsidRDefault="00000000" w:rsidRPr="00000000" w14:paraId="00000D1F">
            <w:pPr>
              <w:pStyle w:val="Subtitle"/>
              <w:widowControl w:val="0"/>
              <w:rPr/>
            </w:pPr>
            <w:bookmarkStart w:colFirst="0" w:colLast="0" w:name="_9s9rsioxx0py" w:id="182"/>
            <w:bookmarkEnd w:id="182"/>
            <w:r w:rsidDel="00000000" w:rsidR="00000000" w:rsidRPr="00000000">
              <w:rPr>
                <w:rtl w:val="0"/>
              </w:rPr>
              <w:t xml:space="preserve">%0001</w:t>
            </w:r>
          </w:p>
        </w:tc>
        <w:tc>
          <w:tcPr>
            <w:shd w:fill="auto" w:val="clear"/>
            <w:tcMar>
              <w:top w:w="43.2" w:type="dxa"/>
              <w:left w:w="43.2" w:type="dxa"/>
              <w:bottom w:w="43.2" w:type="dxa"/>
              <w:right w:w="43.2" w:type="dxa"/>
            </w:tcMar>
            <w:vAlign w:val="top"/>
          </w:tcPr>
          <w:p w:rsidR="00000000" w:rsidDel="00000000" w:rsidP="00000000" w:rsidRDefault="00000000" w:rsidRPr="00000000" w14:paraId="00000D20">
            <w:pPr>
              <w:pStyle w:val="Subtitle"/>
              <w:widowControl w:val="0"/>
              <w:jc w:val="left"/>
              <w:rPr/>
            </w:pPr>
            <w:bookmarkStart w:colFirst="0" w:colLast="0" w:name="_8dmqre8j3imk" w:id="194"/>
            <w:bookmarkEnd w:id="194"/>
            <w:r w:rsidDel="00000000" w:rsidR="00000000" w:rsidRPr="00000000">
              <w:rPr>
                <w:rtl w:val="0"/>
              </w:rPr>
              <w:t xml:space="preserve"> if comparison/subtraction was greater than (C = 0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21">
            <w:pPr>
              <w:pStyle w:val="Subtitle"/>
              <w:widowControl w:val="0"/>
              <w:rPr/>
            </w:pPr>
            <w:bookmarkStart w:colFirst="0" w:colLast="0" w:name="_9s9rsioxx0py" w:id="182"/>
            <w:bookmarkEnd w:id="182"/>
            <w:r w:rsidDel="00000000" w:rsidR="00000000" w:rsidRPr="00000000">
              <w:rPr>
                <w:rtl w:val="0"/>
              </w:rPr>
              <w:t xml:space="preserve">IF_GE</w:t>
            </w:r>
          </w:p>
        </w:tc>
        <w:tc>
          <w:tcPr>
            <w:shd w:fill="auto" w:val="clear"/>
            <w:tcMar>
              <w:top w:w="43.2" w:type="dxa"/>
              <w:left w:w="43.2" w:type="dxa"/>
              <w:bottom w:w="43.2" w:type="dxa"/>
              <w:right w:w="43.2" w:type="dxa"/>
            </w:tcMar>
            <w:vAlign w:val="top"/>
          </w:tcPr>
          <w:p w:rsidR="00000000" w:rsidDel="00000000" w:rsidP="00000000" w:rsidRDefault="00000000" w:rsidRPr="00000000" w14:paraId="00000D22">
            <w:pPr>
              <w:pStyle w:val="Subtitle"/>
              <w:widowControl w:val="0"/>
              <w:rPr/>
            </w:pPr>
            <w:bookmarkStart w:colFirst="0" w:colLast="0" w:name="_9s9rsioxx0py" w:id="182"/>
            <w:bookmarkEnd w:id="182"/>
            <w:r w:rsidDel="00000000" w:rsidR="00000000" w:rsidRPr="00000000">
              <w:rPr>
                <w:rtl w:val="0"/>
              </w:rPr>
              <w:t xml:space="preserve">%0011</w:t>
            </w:r>
          </w:p>
        </w:tc>
        <w:tc>
          <w:tcPr>
            <w:shd w:fill="auto" w:val="clear"/>
            <w:tcMar>
              <w:top w:w="43.2" w:type="dxa"/>
              <w:left w:w="43.2" w:type="dxa"/>
              <w:bottom w:w="43.2" w:type="dxa"/>
              <w:right w:w="43.2" w:type="dxa"/>
            </w:tcMar>
            <w:vAlign w:val="top"/>
          </w:tcPr>
          <w:p w:rsidR="00000000" w:rsidDel="00000000" w:rsidP="00000000" w:rsidRDefault="00000000" w:rsidRPr="00000000" w14:paraId="00000D23">
            <w:pPr>
              <w:pStyle w:val="Subtitle"/>
              <w:widowControl w:val="0"/>
              <w:jc w:val="left"/>
              <w:rPr/>
            </w:pPr>
            <w:bookmarkStart w:colFirst="0" w:colLast="0" w:name="_8dmqre8j3imk" w:id="194"/>
            <w:bookmarkEnd w:id="194"/>
            <w:r w:rsidDel="00000000" w:rsidR="00000000" w:rsidRPr="00000000">
              <w:rPr>
                <w:rtl w:val="0"/>
              </w:rPr>
              <w:t xml:space="preserve"> if comparison/subtraction was greater than or equal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24">
            <w:pPr>
              <w:pStyle w:val="Subtitle"/>
              <w:widowControl w:val="0"/>
              <w:rPr/>
            </w:pPr>
            <w:bookmarkStart w:colFirst="0" w:colLast="0" w:name="_9s9rsioxx0py" w:id="182"/>
            <w:bookmarkEnd w:id="182"/>
            <w:r w:rsidDel="00000000" w:rsidR="00000000" w:rsidRPr="00000000">
              <w:rPr>
                <w:rtl w:val="0"/>
              </w:rPr>
              <w:t xml:space="preserve">IF_LT</w:t>
            </w:r>
          </w:p>
        </w:tc>
        <w:tc>
          <w:tcPr>
            <w:shd w:fill="auto" w:val="clear"/>
            <w:tcMar>
              <w:top w:w="43.2" w:type="dxa"/>
              <w:left w:w="43.2" w:type="dxa"/>
              <w:bottom w:w="43.2" w:type="dxa"/>
              <w:right w:w="43.2" w:type="dxa"/>
            </w:tcMar>
            <w:vAlign w:val="top"/>
          </w:tcPr>
          <w:p w:rsidR="00000000" w:rsidDel="00000000" w:rsidP="00000000" w:rsidRDefault="00000000" w:rsidRPr="00000000" w14:paraId="00000D25">
            <w:pPr>
              <w:pStyle w:val="Subtitle"/>
              <w:widowControl w:val="0"/>
              <w:rPr/>
            </w:pPr>
            <w:bookmarkStart w:colFirst="0" w:colLast="0" w:name="_9s9rsioxx0py" w:id="182"/>
            <w:bookmarkEnd w:id="182"/>
            <w:r w:rsidDel="00000000" w:rsidR="00000000" w:rsidRPr="00000000">
              <w:rPr>
                <w:rtl w:val="0"/>
              </w:rPr>
              <w:t xml:space="preserve">%1100</w:t>
            </w:r>
          </w:p>
        </w:tc>
        <w:tc>
          <w:tcPr>
            <w:shd w:fill="auto" w:val="clear"/>
            <w:tcMar>
              <w:top w:w="43.2" w:type="dxa"/>
              <w:left w:w="43.2" w:type="dxa"/>
              <w:bottom w:w="43.2" w:type="dxa"/>
              <w:right w:w="43.2" w:type="dxa"/>
            </w:tcMar>
            <w:vAlign w:val="top"/>
          </w:tcPr>
          <w:p w:rsidR="00000000" w:rsidDel="00000000" w:rsidP="00000000" w:rsidRDefault="00000000" w:rsidRPr="00000000" w14:paraId="00000D26">
            <w:pPr>
              <w:pStyle w:val="Subtitle"/>
              <w:widowControl w:val="0"/>
              <w:jc w:val="left"/>
              <w:rPr/>
            </w:pPr>
            <w:bookmarkStart w:colFirst="0" w:colLast="0" w:name="_8dmqre8j3imk" w:id="194"/>
            <w:bookmarkEnd w:id="194"/>
            <w:r w:rsidDel="00000000" w:rsidR="00000000" w:rsidRPr="00000000">
              <w:rPr>
                <w:rtl w:val="0"/>
              </w:rPr>
              <w:t xml:space="preserve"> if comparison/subtraction was less than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27">
            <w:pPr>
              <w:pStyle w:val="Subtitle"/>
              <w:widowControl w:val="0"/>
              <w:rPr/>
            </w:pPr>
            <w:bookmarkStart w:colFirst="0" w:colLast="0" w:name="_9s9rsioxx0py" w:id="182"/>
            <w:bookmarkEnd w:id="182"/>
            <w:r w:rsidDel="00000000" w:rsidR="00000000" w:rsidRPr="00000000">
              <w:rPr>
                <w:rtl w:val="0"/>
              </w:rPr>
              <w:t xml:space="preserve">IF_LE</w:t>
            </w:r>
          </w:p>
        </w:tc>
        <w:tc>
          <w:tcPr>
            <w:shd w:fill="auto" w:val="clear"/>
            <w:tcMar>
              <w:top w:w="43.2" w:type="dxa"/>
              <w:left w:w="43.2" w:type="dxa"/>
              <w:bottom w:w="43.2" w:type="dxa"/>
              <w:right w:w="43.2" w:type="dxa"/>
            </w:tcMar>
            <w:vAlign w:val="top"/>
          </w:tcPr>
          <w:p w:rsidR="00000000" w:rsidDel="00000000" w:rsidP="00000000" w:rsidRDefault="00000000" w:rsidRPr="00000000" w14:paraId="00000D28">
            <w:pPr>
              <w:pStyle w:val="Subtitle"/>
              <w:widowControl w:val="0"/>
              <w:rPr/>
            </w:pPr>
            <w:bookmarkStart w:colFirst="0" w:colLast="0" w:name="_9s9rsioxx0py" w:id="182"/>
            <w:bookmarkEnd w:id="182"/>
            <w:r w:rsidDel="00000000" w:rsidR="00000000" w:rsidRPr="00000000">
              <w:rPr>
                <w:rtl w:val="0"/>
              </w:rPr>
              <w:t xml:space="preserve">%1110</w:t>
            </w:r>
          </w:p>
        </w:tc>
        <w:tc>
          <w:tcPr>
            <w:shd w:fill="auto" w:val="clear"/>
            <w:tcMar>
              <w:top w:w="43.2" w:type="dxa"/>
              <w:left w:w="43.2" w:type="dxa"/>
              <w:bottom w:w="43.2" w:type="dxa"/>
              <w:right w:w="43.2" w:type="dxa"/>
            </w:tcMar>
            <w:vAlign w:val="top"/>
          </w:tcPr>
          <w:p w:rsidR="00000000" w:rsidDel="00000000" w:rsidP="00000000" w:rsidRDefault="00000000" w:rsidRPr="00000000" w14:paraId="00000D29">
            <w:pPr>
              <w:pStyle w:val="Subtitle"/>
              <w:widowControl w:val="0"/>
              <w:jc w:val="left"/>
              <w:rPr/>
            </w:pPr>
            <w:bookmarkStart w:colFirst="0" w:colLast="0" w:name="_8dmqre8j3imk" w:id="194"/>
            <w:bookmarkEnd w:id="194"/>
            <w:r w:rsidDel="00000000" w:rsidR="00000000" w:rsidRPr="00000000">
              <w:rPr>
                <w:rtl w:val="0"/>
              </w:rPr>
              <w:t xml:space="preserve"> if comparison/subtraction was less than or equal (C = 1 or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2A">
            <w:pPr>
              <w:pStyle w:val="Subtitle"/>
              <w:widowControl w:val="0"/>
              <w:rPr/>
            </w:pPr>
            <w:bookmarkStart w:colFirst="0" w:colLast="0" w:name="_9s9rsioxx0py" w:id="182"/>
            <w:bookmarkEnd w:id="182"/>
            <w:r w:rsidDel="00000000" w:rsidR="00000000" w:rsidRPr="00000000">
              <w:rPr>
                <w:rtl w:val="0"/>
              </w:rPr>
              <w:t xml:space="preserve">IF_C</w:t>
            </w:r>
          </w:p>
        </w:tc>
        <w:tc>
          <w:tcPr>
            <w:shd w:fill="auto" w:val="clear"/>
            <w:tcMar>
              <w:top w:w="43.2" w:type="dxa"/>
              <w:left w:w="43.2" w:type="dxa"/>
              <w:bottom w:w="43.2" w:type="dxa"/>
              <w:right w:w="43.2" w:type="dxa"/>
            </w:tcMar>
            <w:vAlign w:val="top"/>
          </w:tcPr>
          <w:p w:rsidR="00000000" w:rsidDel="00000000" w:rsidP="00000000" w:rsidRDefault="00000000" w:rsidRPr="00000000" w14:paraId="00000D2B">
            <w:pPr>
              <w:pStyle w:val="Subtitle"/>
              <w:widowControl w:val="0"/>
              <w:rPr/>
            </w:pPr>
            <w:bookmarkStart w:colFirst="0" w:colLast="0" w:name="_9s9rsioxx0py" w:id="182"/>
            <w:bookmarkEnd w:id="182"/>
            <w:r w:rsidDel="00000000" w:rsidR="00000000" w:rsidRPr="00000000">
              <w:rPr>
                <w:rtl w:val="0"/>
              </w:rPr>
              <w:t xml:space="preserve">%1100</w:t>
            </w:r>
          </w:p>
        </w:tc>
        <w:tc>
          <w:tcPr>
            <w:shd w:fill="auto" w:val="clear"/>
            <w:tcMar>
              <w:top w:w="43.2" w:type="dxa"/>
              <w:left w:w="43.2" w:type="dxa"/>
              <w:bottom w:w="43.2" w:type="dxa"/>
              <w:right w:w="43.2" w:type="dxa"/>
            </w:tcMar>
            <w:vAlign w:val="top"/>
          </w:tcPr>
          <w:p w:rsidR="00000000" w:rsidDel="00000000" w:rsidP="00000000" w:rsidRDefault="00000000" w:rsidRPr="00000000" w14:paraId="00000D2C">
            <w:pPr>
              <w:pStyle w:val="Subtitle"/>
              <w:widowControl w:val="0"/>
              <w:jc w:val="left"/>
              <w:rPr/>
            </w:pPr>
            <w:bookmarkStart w:colFirst="0" w:colLast="0" w:name="_8dmqre8j3imk" w:id="194"/>
            <w:bookmarkEnd w:id="194"/>
            <w:r w:rsidDel="00000000" w:rsidR="00000000" w:rsidRPr="00000000">
              <w:rPr>
                <w:rtl w:val="0"/>
              </w:rPr>
              <w:t xml:space="preserve"> if C set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2D">
            <w:pPr>
              <w:pStyle w:val="Subtitle"/>
              <w:widowControl w:val="0"/>
              <w:rPr/>
            </w:pPr>
            <w:bookmarkStart w:colFirst="0" w:colLast="0" w:name="_9s9rsioxx0py" w:id="182"/>
            <w:bookmarkEnd w:id="182"/>
            <w:r w:rsidDel="00000000" w:rsidR="00000000" w:rsidRPr="00000000">
              <w:rPr>
                <w:rtl w:val="0"/>
              </w:rPr>
              <w:t xml:space="preserve">IF_NC</w:t>
            </w:r>
          </w:p>
        </w:tc>
        <w:tc>
          <w:tcPr>
            <w:shd w:fill="auto" w:val="clear"/>
            <w:tcMar>
              <w:top w:w="43.2" w:type="dxa"/>
              <w:left w:w="43.2" w:type="dxa"/>
              <w:bottom w:w="43.2" w:type="dxa"/>
              <w:right w:w="43.2" w:type="dxa"/>
            </w:tcMar>
            <w:vAlign w:val="top"/>
          </w:tcPr>
          <w:p w:rsidR="00000000" w:rsidDel="00000000" w:rsidP="00000000" w:rsidRDefault="00000000" w:rsidRPr="00000000" w14:paraId="00000D2E">
            <w:pPr>
              <w:pStyle w:val="Subtitle"/>
              <w:widowControl w:val="0"/>
              <w:rPr/>
            </w:pPr>
            <w:bookmarkStart w:colFirst="0" w:colLast="0" w:name="_9s9rsioxx0py" w:id="182"/>
            <w:bookmarkEnd w:id="182"/>
            <w:r w:rsidDel="00000000" w:rsidR="00000000" w:rsidRPr="00000000">
              <w:rPr>
                <w:rtl w:val="0"/>
              </w:rPr>
              <w:t xml:space="preserve">%0011</w:t>
            </w:r>
          </w:p>
        </w:tc>
        <w:tc>
          <w:tcPr>
            <w:shd w:fill="auto" w:val="clear"/>
            <w:tcMar>
              <w:top w:w="43.2" w:type="dxa"/>
              <w:left w:w="43.2" w:type="dxa"/>
              <w:bottom w:w="43.2" w:type="dxa"/>
              <w:right w:w="43.2" w:type="dxa"/>
            </w:tcMar>
            <w:vAlign w:val="top"/>
          </w:tcPr>
          <w:p w:rsidR="00000000" w:rsidDel="00000000" w:rsidP="00000000" w:rsidRDefault="00000000" w:rsidRPr="00000000" w14:paraId="00000D2F">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clear</w:t>
            </w:r>
            <w:r w:rsidDel="00000000" w:rsidR="00000000" w:rsidRPr="00000000">
              <w:rPr>
                <w:rtl w:val="0"/>
              </w:rPr>
              <w:t xml:space="preserve">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30">
            <w:pPr>
              <w:pStyle w:val="Subtitle"/>
              <w:widowControl w:val="0"/>
              <w:rPr/>
            </w:pPr>
            <w:bookmarkStart w:colFirst="0" w:colLast="0" w:name="_9s9rsioxx0py" w:id="182"/>
            <w:bookmarkEnd w:id="182"/>
            <w:r w:rsidDel="00000000" w:rsidR="00000000" w:rsidRPr="00000000">
              <w:rPr>
                <w:rtl w:val="0"/>
              </w:rPr>
              <w:t xml:space="preserve">IF_Z</w:t>
            </w:r>
          </w:p>
        </w:tc>
        <w:tc>
          <w:tcPr>
            <w:shd w:fill="auto" w:val="clear"/>
            <w:tcMar>
              <w:top w:w="43.2" w:type="dxa"/>
              <w:left w:w="43.2" w:type="dxa"/>
              <w:bottom w:w="43.2" w:type="dxa"/>
              <w:right w:w="43.2" w:type="dxa"/>
            </w:tcMar>
            <w:vAlign w:val="top"/>
          </w:tcPr>
          <w:p w:rsidR="00000000" w:rsidDel="00000000" w:rsidP="00000000" w:rsidRDefault="00000000" w:rsidRPr="00000000" w14:paraId="00000D31">
            <w:pPr>
              <w:pStyle w:val="Subtitle"/>
              <w:widowControl w:val="0"/>
              <w:rPr/>
            </w:pPr>
            <w:bookmarkStart w:colFirst="0" w:colLast="0" w:name="_9s9rsioxx0py" w:id="182"/>
            <w:bookmarkEnd w:id="182"/>
            <w:r w:rsidDel="00000000" w:rsidR="00000000" w:rsidRPr="00000000">
              <w:rPr>
                <w:rtl w:val="0"/>
              </w:rPr>
              <w:t xml:space="preserve">%1010</w:t>
            </w:r>
          </w:p>
        </w:tc>
        <w:tc>
          <w:tcPr>
            <w:shd w:fill="auto" w:val="clear"/>
            <w:tcMar>
              <w:top w:w="43.2" w:type="dxa"/>
              <w:left w:w="43.2" w:type="dxa"/>
              <w:bottom w:w="43.2" w:type="dxa"/>
              <w:right w:w="43.2" w:type="dxa"/>
            </w:tcMar>
            <w:vAlign w:val="top"/>
          </w:tcPr>
          <w:p w:rsidR="00000000" w:rsidDel="00000000" w:rsidP="00000000" w:rsidRDefault="00000000" w:rsidRPr="00000000" w14:paraId="00000D32">
            <w:pPr>
              <w:pStyle w:val="Subtitle"/>
              <w:widowControl w:val="0"/>
              <w:jc w:val="left"/>
              <w:rPr/>
            </w:pPr>
            <w:bookmarkStart w:colFirst="0" w:colLast="0" w:name="_8dmqre8j3imk" w:id="194"/>
            <w:bookmarkEnd w:id="194"/>
            <w:r w:rsidDel="00000000" w:rsidR="00000000" w:rsidRPr="00000000">
              <w:rPr>
                <w:rtl w:val="0"/>
              </w:rPr>
              <w:t xml:space="preserve"> if Z set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33">
            <w:pPr>
              <w:pStyle w:val="Subtitle"/>
              <w:widowControl w:val="0"/>
              <w:rPr/>
            </w:pPr>
            <w:bookmarkStart w:colFirst="0" w:colLast="0" w:name="_9s9rsioxx0py" w:id="182"/>
            <w:bookmarkEnd w:id="182"/>
            <w:r w:rsidDel="00000000" w:rsidR="00000000" w:rsidRPr="00000000">
              <w:rPr>
                <w:rtl w:val="0"/>
              </w:rPr>
              <w:t xml:space="preserve">IF_NZ</w:t>
            </w:r>
          </w:p>
        </w:tc>
        <w:tc>
          <w:tcPr>
            <w:shd w:fill="auto" w:val="clear"/>
            <w:tcMar>
              <w:top w:w="43.2" w:type="dxa"/>
              <w:left w:w="43.2" w:type="dxa"/>
              <w:bottom w:w="43.2" w:type="dxa"/>
              <w:right w:w="43.2" w:type="dxa"/>
            </w:tcMar>
            <w:vAlign w:val="top"/>
          </w:tcPr>
          <w:p w:rsidR="00000000" w:rsidDel="00000000" w:rsidP="00000000" w:rsidRDefault="00000000" w:rsidRPr="00000000" w14:paraId="00000D34">
            <w:pPr>
              <w:pStyle w:val="Subtitle"/>
              <w:widowControl w:val="0"/>
              <w:rPr/>
            </w:pPr>
            <w:bookmarkStart w:colFirst="0" w:colLast="0" w:name="_9s9rsioxx0py" w:id="182"/>
            <w:bookmarkEnd w:id="182"/>
            <w:r w:rsidDel="00000000" w:rsidR="00000000" w:rsidRPr="00000000">
              <w:rPr>
                <w:rtl w:val="0"/>
              </w:rPr>
              <w:t xml:space="preserve">%0101</w:t>
            </w:r>
          </w:p>
        </w:tc>
        <w:tc>
          <w:tcPr>
            <w:shd w:fill="auto" w:val="clear"/>
            <w:tcMar>
              <w:top w:w="43.2" w:type="dxa"/>
              <w:left w:w="43.2" w:type="dxa"/>
              <w:bottom w:w="43.2" w:type="dxa"/>
              <w:right w:w="43.2" w:type="dxa"/>
            </w:tcMar>
            <w:vAlign w:val="top"/>
          </w:tcPr>
          <w:p w:rsidR="00000000" w:rsidDel="00000000" w:rsidP="00000000" w:rsidRDefault="00000000" w:rsidRPr="00000000" w14:paraId="00000D35">
            <w:pPr>
              <w:pStyle w:val="Subtitle"/>
              <w:widowControl w:val="0"/>
              <w:jc w:val="left"/>
              <w:rPr/>
            </w:pPr>
            <w:bookmarkStart w:colFirst="0" w:colLast="0" w:name="_8dmqre8j3imk" w:id="194"/>
            <w:bookmarkEnd w:id="194"/>
            <w:r w:rsidDel="00000000" w:rsidR="00000000" w:rsidRPr="00000000">
              <w:rPr>
                <w:rtl w:val="0"/>
              </w:rPr>
              <w:t xml:space="preserve"> if Z clear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36">
            <w:pPr>
              <w:pStyle w:val="Subtitle"/>
              <w:widowControl w:val="0"/>
              <w:rPr/>
            </w:pPr>
            <w:bookmarkStart w:colFirst="0" w:colLast="0" w:name="_9s9rsioxx0py" w:id="182"/>
            <w:bookmarkEnd w:id="182"/>
            <w:r w:rsidDel="00000000" w:rsidR="00000000" w:rsidRPr="00000000">
              <w:rPr>
                <w:rtl w:val="0"/>
              </w:rPr>
              <w:t xml:space="preserve">IF_C_EQ_Z</w:t>
            </w:r>
          </w:p>
        </w:tc>
        <w:tc>
          <w:tcPr>
            <w:shd w:fill="auto" w:val="clear"/>
            <w:tcMar>
              <w:top w:w="43.2" w:type="dxa"/>
              <w:left w:w="43.2" w:type="dxa"/>
              <w:bottom w:w="43.2" w:type="dxa"/>
              <w:right w:w="43.2" w:type="dxa"/>
            </w:tcMar>
            <w:vAlign w:val="top"/>
          </w:tcPr>
          <w:p w:rsidR="00000000" w:rsidDel="00000000" w:rsidP="00000000" w:rsidRDefault="00000000" w:rsidRPr="00000000" w14:paraId="00000D37">
            <w:pPr>
              <w:pStyle w:val="Subtitle"/>
              <w:widowControl w:val="0"/>
              <w:rPr/>
            </w:pPr>
            <w:bookmarkStart w:colFirst="0" w:colLast="0" w:name="_9s9rsioxx0py" w:id="182"/>
            <w:bookmarkEnd w:id="182"/>
            <w:r w:rsidDel="00000000" w:rsidR="00000000" w:rsidRPr="00000000">
              <w:rPr>
                <w:rtl w:val="0"/>
              </w:rPr>
              <w:t xml:space="preserve">%1001</w:t>
            </w:r>
          </w:p>
        </w:tc>
        <w:tc>
          <w:tcPr>
            <w:shd w:fill="auto" w:val="clear"/>
            <w:tcMar>
              <w:top w:w="43.2" w:type="dxa"/>
              <w:left w:w="43.2" w:type="dxa"/>
              <w:bottom w:w="43.2" w:type="dxa"/>
              <w:right w:w="43.2" w:type="dxa"/>
            </w:tcMar>
            <w:vAlign w:val="top"/>
          </w:tcPr>
          <w:p w:rsidR="00000000" w:rsidDel="00000000" w:rsidP="00000000" w:rsidRDefault="00000000" w:rsidRPr="00000000" w14:paraId="00000D38">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equal</w:t>
            </w:r>
            <w:r w:rsidDel="00000000" w:rsidR="00000000" w:rsidRPr="00000000">
              <w:rPr>
                <w:rtl w:val="0"/>
              </w:rPr>
              <w:t xml:space="preserve"> to Z (C = 0 and Z = 0 --or-- C = 1 and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39">
            <w:pPr>
              <w:pStyle w:val="Subtitle"/>
              <w:widowControl w:val="0"/>
              <w:rPr/>
            </w:pPr>
            <w:bookmarkStart w:colFirst="0" w:colLast="0" w:name="_9s9rsioxx0py" w:id="182"/>
            <w:bookmarkEnd w:id="182"/>
            <w:r w:rsidDel="00000000" w:rsidR="00000000" w:rsidRPr="00000000">
              <w:rPr>
                <w:rtl w:val="0"/>
              </w:rPr>
              <w:t xml:space="preserve">IF_C_NE_Z</w:t>
            </w:r>
          </w:p>
        </w:tc>
        <w:tc>
          <w:tcPr>
            <w:shd w:fill="auto" w:val="clear"/>
            <w:tcMar>
              <w:top w:w="43.2" w:type="dxa"/>
              <w:left w:w="43.2" w:type="dxa"/>
              <w:bottom w:w="43.2" w:type="dxa"/>
              <w:right w:w="43.2" w:type="dxa"/>
            </w:tcMar>
            <w:vAlign w:val="top"/>
          </w:tcPr>
          <w:p w:rsidR="00000000" w:rsidDel="00000000" w:rsidP="00000000" w:rsidRDefault="00000000" w:rsidRPr="00000000" w14:paraId="00000D3A">
            <w:pPr>
              <w:pStyle w:val="Subtitle"/>
              <w:widowControl w:val="0"/>
              <w:rPr/>
            </w:pPr>
            <w:bookmarkStart w:colFirst="0" w:colLast="0" w:name="_9s9rsioxx0py" w:id="182"/>
            <w:bookmarkEnd w:id="182"/>
            <w:r w:rsidDel="00000000" w:rsidR="00000000" w:rsidRPr="00000000">
              <w:rPr>
                <w:rtl w:val="0"/>
              </w:rPr>
              <w:t xml:space="preserve">%0110</w:t>
            </w:r>
          </w:p>
        </w:tc>
        <w:tc>
          <w:tcPr>
            <w:shd w:fill="auto" w:val="clear"/>
            <w:tcMar>
              <w:top w:w="43.2" w:type="dxa"/>
              <w:left w:w="43.2" w:type="dxa"/>
              <w:bottom w:w="43.2" w:type="dxa"/>
              <w:right w:w="43.2" w:type="dxa"/>
            </w:tcMar>
            <w:vAlign w:val="top"/>
          </w:tcPr>
          <w:p w:rsidR="00000000" w:rsidDel="00000000" w:rsidP="00000000" w:rsidRDefault="00000000" w:rsidRPr="00000000" w14:paraId="00000D3B">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not</w:t>
            </w:r>
            <w:r w:rsidDel="00000000" w:rsidR="00000000" w:rsidRPr="00000000">
              <w:rPr>
                <w:rtl w:val="0"/>
              </w:rPr>
              <w:t xml:space="preserve"> equal to Z (C = 0 and Z = 1 --or-- C = 1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3C">
            <w:pPr>
              <w:pStyle w:val="Subtitle"/>
              <w:widowControl w:val="0"/>
              <w:rPr/>
            </w:pPr>
            <w:bookmarkStart w:colFirst="0" w:colLast="0" w:name="_9s9rsioxx0py" w:id="182"/>
            <w:bookmarkEnd w:id="182"/>
            <w:r w:rsidDel="00000000" w:rsidR="00000000" w:rsidRPr="00000000">
              <w:rPr>
                <w:rtl w:val="0"/>
              </w:rPr>
              <w:t xml:space="preserve">IF_C_AND_Z</w:t>
            </w:r>
          </w:p>
        </w:tc>
        <w:tc>
          <w:tcPr>
            <w:shd w:fill="auto" w:val="clear"/>
            <w:tcMar>
              <w:top w:w="43.2" w:type="dxa"/>
              <w:left w:w="43.2" w:type="dxa"/>
              <w:bottom w:w="43.2" w:type="dxa"/>
              <w:right w:w="43.2" w:type="dxa"/>
            </w:tcMar>
            <w:vAlign w:val="top"/>
          </w:tcPr>
          <w:p w:rsidR="00000000" w:rsidDel="00000000" w:rsidP="00000000" w:rsidRDefault="00000000" w:rsidRPr="00000000" w14:paraId="00000D3D">
            <w:pPr>
              <w:pStyle w:val="Subtitle"/>
              <w:widowControl w:val="0"/>
              <w:rPr/>
            </w:pPr>
            <w:bookmarkStart w:colFirst="0" w:colLast="0" w:name="_9s9rsioxx0py" w:id="182"/>
            <w:bookmarkEnd w:id="182"/>
            <w:r w:rsidDel="00000000" w:rsidR="00000000" w:rsidRPr="00000000">
              <w:rPr>
                <w:rtl w:val="0"/>
              </w:rPr>
              <w:t xml:space="preserve">%1000</w:t>
            </w:r>
          </w:p>
        </w:tc>
        <w:tc>
          <w:tcPr>
            <w:shd w:fill="auto" w:val="clear"/>
            <w:tcMar>
              <w:top w:w="43.2" w:type="dxa"/>
              <w:left w:w="43.2" w:type="dxa"/>
              <w:bottom w:w="43.2" w:type="dxa"/>
              <w:right w:w="43.2" w:type="dxa"/>
            </w:tcMar>
            <w:vAlign w:val="top"/>
          </w:tcPr>
          <w:p w:rsidR="00000000" w:rsidDel="00000000" w:rsidP="00000000" w:rsidRDefault="00000000" w:rsidRPr="00000000" w14:paraId="00000D3E">
            <w:pPr>
              <w:pStyle w:val="Subtitle"/>
              <w:widowControl w:val="0"/>
              <w:jc w:val="left"/>
              <w:rPr/>
            </w:pPr>
            <w:bookmarkStart w:colFirst="0" w:colLast="0" w:name="_8dmqre8j3imk" w:id="194"/>
            <w:bookmarkEnd w:id="194"/>
            <w:r w:rsidDel="00000000" w:rsidR="00000000" w:rsidRPr="00000000">
              <w:rPr>
                <w:rtl w:val="0"/>
              </w:rPr>
              <w:t xml:space="preserve"> if C set and Z set (C = 1 and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3F">
            <w:pPr>
              <w:pStyle w:val="Subtitle"/>
              <w:widowControl w:val="0"/>
              <w:rPr/>
            </w:pPr>
            <w:bookmarkStart w:colFirst="0" w:colLast="0" w:name="_9s9rsioxx0py" w:id="182"/>
            <w:bookmarkEnd w:id="182"/>
            <w:r w:rsidDel="00000000" w:rsidR="00000000" w:rsidRPr="00000000">
              <w:rPr>
                <w:rtl w:val="0"/>
              </w:rPr>
              <w:t xml:space="preserve">IF_C_AND_NZ</w:t>
            </w:r>
          </w:p>
        </w:tc>
        <w:tc>
          <w:tcPr>
            <w:shd w:fill="auto" w:val="clear"/>
            <w:tcMar>
              <w:top w:w="43.2" w:type="dxa"/>
              <w:left w:w="43.2" w:type="dxa"/>
              <w:bottom w:w="43.2" w:type="dxa"/>
              <w:right w:w="43.2" w:type="dxa"/>
            </w:tcMar>
            <w:vAlign w:val="top"/>
          </w:tcPr>
          <w:p w:rsidR="00000000" w:rsidDel="00000000" w:rsidP="00000000" w:rsidRDefault="00000000" w:rsidRPr="00000000" w14:paraId="00000D40">
            <w:pPr>
              <w:pStyle w:val="Subtitle"/>
              <w:widowControl w:val="0"/>
              <w:rPr/>
            </w:pPr>
            <w:bookmarkStart w:colFirst="0" w:colLast="0" w:name="_9s9rsioxx0py" w:id="182"/>
            <w:bookmarkEnd w:id="182"/>
            <w:r w:rsidDel="00000000" w:rsidR="00000000" w:rsidRPr="00000000">
              <w:rPr>
                <w:rtl w:val="0"/>
              </w:rPr>
              <w:t xml:space="preserve">%0100</w:t>
            </w:r>
          </w:p>
        </w:tc>
        <w:tc>
          <w:tcPr>
            <w:shd w:fill="auto" w:val="clear"/>
            <w:tcMar>
              <w:top w:w="43.2" w:type="dxa"/>
              <w:left w:w="43.2" w:type="dxa"/>
              <w:bottom w:w="43.2" w:type="dxa"/>
              <w:right w:w="43.2" w:type="dxa"/>
            </w:tcMar>
            <w:vAlign w:val="top"/>
          </w:tcPr>
          <w:p w:rsidR="00000000" w:rsidDel="00000000" w:rsidP="00000000" w:rsidRDefault="00000000" w:rsidRPr="00000000" w14:paraId="00000D41">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set</w:t>
            </w:r>
            <w:r w:rsidDel="00000000" w:rsidR="00000000" w:rsidRPr="00000000">
              <w:rPr>
                <w:rtl w:val="0"/>
              </w:rPr>
              <w:t xml:space="preserve"> and </w:t>
            </w:r>
            <w:r w:rsidDel="00000000" w:rsidR="00000000" w:rsidRPr="00000000">
              <w:rPr>
                <w:rtl w:val="0"/>
              </w:rPr>
              <w:t xml:space="preserve">Z clear</w:t>
            </w:r>
            <w:r w:rsidDel="00000000" w:rsidR="00000000" w:rsidRPr="00000000">
              <w:rPr>
                <w:rtl w:val="0"/>
              </w:rPr>
              <w:t xml:space="preserve"> (C = 1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42">
            <w:pPr>
              <w:pStyle w:val="Subtitle"/>
              <w:widowControl w:val="0"/>
              <w:rPr/>
            </w:pPr>
            <w:bookmarkStart w:colFirst="0" w:colLast="0" w:name="_9s9rsioxx0py" w:id="182"/>
            <w:bookmarkEnd w:id="182"/>
            <w:r w:rsidDel="00000000" w:rsidR="00000000" w:rsidRPr="00000000">
              <w:rPr>
                <w:rtl w:val="0"/>
              </w:rPr>
              <w:t xml:space="preserve">IF_NC_AND_Z</w:t>
            </w:r>
          </w:p>
        </w:tc>
        <w:tc>
          <w:tcPr>
            <w:shd w:fill="auto" w:val="clear"/>
            <w:tcMar>
              <w:top w:w="43.2" w:type="dxa"/>
              <w:left w:w="43.2" w:type="dxa"/>
              <w:bottom w:w="43.2" w:type="dxa"/>
              <w:right w:w="43.2" w:type="dxa"/>
            </w:tcMar>
            <w:vAlign w:val="top"/>
          </w:tcPr>
          <w:p w:rsidR="00000000" w:rsidDel="00000000" w:rsidP="00000000" w:rsidRDefault="00000000" w:rsidRPr="00000000" w14:paraId="00000D43">
            <w:pPr>
              <w:pStyle w:val="Subtitle"/>
              <w:widowControl w:val="0"/>
              <w:rPr/>
            </w:pPr>
            <w:bookmarkStart w:colFirst="0" w:colLast="0" w:name="_9s9rsioxx0py" w:id="182"/>
            <w:bookmarkEnd w:id="182"/>
            <w:r w:rsidDel="00000000" w:rsidR="00000000" w:rsidRPr="00000000">
              <w:rPr>
                <w:rtl w:val="0"/>
              </w:rPr>
              <w:t xml:space="preserve">%0010</w:t>
            </w:r>
          </w:p>
        </w:tc>
        <w:tc>
          <w:tcPr>
            <w:shd w:fill="auto" w:val="clear"/>
            <w:tcMar>
              <w:top w:w="43.2" w:type="dxa"/>
              <w:left w:w="43.2" w:type="dxa"/>
              <w:bottom w:w="43.2" w:type="dxa"/>
              <w:right w:w="43.2" w:type="dxa"/>
            </w:tcMar>
            <w:vAlign w:val="top"/>
          </w:tcPr>
          <w:p w:rsidR="00000000" w:rsidDel="00000000" w:rsidP="00000000" w:rsidRDefault="00000000" w:rsidRPr="00000000" w14:paraId="00000D44">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clear</w:t>
            </w:r>
            <w:r w:rsidDel="00000000" w:rsidR="00000000" w:rsidRPr="00000000">
              <w:rPr>
                <w:rtl w:val="0"/>
              </w:rPr>
              <w:t xml:space="preserve"> and </w:t>
            </w:r>
            <w:r w:rsidDel="00000000" w:rsidR="00000000" w:rsidRPr="00000000">
              <w:rPr>
                <w:rtl w:val="0"/>
              </w:rPr>
              <w:t xml:space="preserve">Z set</w:t>
            </w:r>
            <w:r w:rsidDel="00000000" w:rsidR="00000000" w:rsidRPr="00000000">
              <w:rPr>
                <w:rtl w:val="0"/>
              </w:rPr>
              <w:t xml:space="preserve"> (C = 0 and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45">
            <w:pPr>
              <w:pStyle w:val="Subtitle"/>
              <w:widowControl w:val="0"/>
              <w:rPr/>
            </w:pPr>
            <w:bookmarkStart w:colFirst="0" w:colLast="0" w:name="_9s9rsioxx0py" w:id="182"/>
            <w:bookmarkEnd w:id="182"/>
            <w:r w:rsidDel="00000000" w:rsidR="00000000" w:rsidRPr="00000000">
              <w:rPr>
                <w:rtl w:val="0"/>
              </w:rPr>
              <w:t xml:space="preserve">IF_NC_AND_NZ</w:t>
            </w:r>
          </w:p>
        </w:tc>
        <w:tc>
          <w:tcPr>
            <w:shd w:fill="auto" w:val="clear"/>
            <w:tcMar>
              <w:top w:w="43.2" w:type="dxa"/>
              <w:left w:w="43.2" w:type="dxa"/>
              <w:bottom w:w="43.2" w:type="dxa"/>
              <w:right w:w="43.2" w:type="dxa"/>
            </w:tcMar>
            <w:vAlign w:val="top"/>
          </w:tcPr>
          <w:p w:rsidR="00000000" w:rsidDel="00000000" w:rsidP="00000000" w:rsidRDefault="00000000" w:rsidRPr="00000000" w14:paraId="00000D46">
            <w:pPr>
              <w:pStyle w:val="Subtitle"/>
              <w:widowControl w:val="0"/>
              <w:rPr/>
            </w:pPr>
            <w:bookmarkStart w:colFirst="0" w:colLast="0" w:name="_9s9rsioxx0py" w:id="182"/>
            <w:bookmarkEnd w:id="182"/>
            <w:r w:rsidDel="00000000" w:rsidR="00000000" w:rsidRPr="00000000">
              <w:rPr>
                <w:rtl w:val="0"/>
              </w:rPr>
              <w:t xml:space="preserve">%0001</w:t>
            </w:r>
          </w:p>
        </w:tc>
        <w:tc>
          <w:tcPr>
            <w:shd w:fill="auto" w:val="clear"/>
            <w:tcMar>
              <w:top w:w="43.2" w:type="dxa"/>
              <w:left w:w="43.2" w:type="dxa"/>
              <w:bottom w:w="43.2" w:type="dxa"/>
              <w:right w:w="43.2" w:type="dxa"/>
            </w:tcMar>
            <w:vAlign w:val="top"/>
          </w:tcPr>
          <w:p w:rsidR="00000000" w:rsidDel="00000000" w:rsidP="00000000" w:rsidRDefault="00000000" w:rsidRPr="00000000" w14:paraId="00000D47">
            <w:pPr>
              <w:pStyle w:val="Subtitle"/>
              <w:widowControl w:val="0"/>
              <w:jc w:val="left"/>
              <w:rPr/>
            </w:pPr>
            <w:bookmarkStart w:colFirst="0" w:colLast="0" w:name="_8dmqre8j3imk" w:id="194"/>
            <w:bookmarkEnd w:id="194"/>
            <w:r w:rsidDel="00000000" w:rsidR="00000000" w:rsidRPr="00000000">
              <w:rPr>
                <w:rtl w:val="0"/>
              </w:rPr>
              <w:t xml:space="preserve"> if C clear and Z clear (C = 0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48">
            <w:pPr>
              <w:pStyle w:val="Subtitle"/>
              <w:widowControl w:val="0"/>
              <w:rPr/>
            </w:pPr>
            <w:bookmarkStart w:colFirst="0" w:colLast="0" w:name="_9s9rsioxx0py" w:id="182"/>
            <w:bookmarkEnd w:id="182"/>
            <w:r w:rsidDel="00000000" w:rsidR="00000000" w:rsidRPr="00000000">
              <w:rPr>
                <w:rtl w:val="0"/>
              </w:rPr>
              <w:t xml:space="preserve">IF_C_OR_Z</w:t>
            </w:r>
          </w:p>
        </w:tc>
        <w:tc>
          <w:tcPr>
            <w:shd w:fill="auto" w:val="clear"/>
            <w:tcMar>
              <w:top w:w="43.2" w:type="dxa"/>
              <w:left w:w="43.2" w:type="dxa"/>
              <w:bottom w:w="43.2" w:type="dxa"/>
              <w:right w:w="43.2" w:type="dxa"/>
            </w:tcMar>
            <w:vAlign w:val="top"/>
          </w:tcPr>
          <w:p w:rsidR="00000000" w:rsidDel="00000000" w:rsidP="00000000" w:rsidRDefault="00000000" w:rsidRPr="00000000" w14:paraId="00000D49">
            <w:pPr>
              <w:pStyle w:val="Subtitle"/>
              <w:widowControl w:val="0"/>
              <w:rPr/>
            </w:pPr>
            <w:bookmarkStart w:colFirst="0" w:colLast="0" w:name="_9s9rsioxx0py" w:id="182"/>
            <w:bookmarkEnd w:id="182"/>
            <w:r w:rsidDel="00000000" w:rsidR="00000000" w:rsidRPr="00000000">
              <w:rPr>
                <w:rtl w:val="0"/>
              </w:rPr>
              <w:t xml:space="preserve">%1110</w:t>
            </w:r>
          </w:p>
        </w:tc>
        <w:tc>
          <w:tcPr>
            <w:shd w:fill="auto" w:val="clear"/>
            <w:tcMar>
              <w:top w:w="43.2" w:type="dxa"/>
              <w:left w:w="43.2" w:type="dxa"/>
              <w:bottom w:w="43.2" w:type="dxa"/>
              <w:right w:w="43.2" w:type="dxa"/>
            </w:tcMar>
            <w:vAlign w:val="top"/>
          </w:tcPr>
          <w:p w:rsidR="00000000" w:rsidDel="00000000" w:rsidP="00000000" w:rsidRDefault="00000000" w:rsidRPr="00000000" w14:paraId="00000D4A">
            <w:pPr>
              <w:pStyle w:val="Subtitle"/>
              <w:widowControl w:val="0"/>
              <w:jc w:val="left"/>
              <w:rPr/>
            </w:pPr>
            <w:bookmarkStart w:colFirst="0" w:colLast="0" w:name="_8dmqre8j3imk" w:id="194"/>
            <w:bookmarkEnd w:id="194"/>
            <w:r w:rsidDel="00000000" w:rsidR="00000000" w:rsidRPr="00000000">
              <w:rPr>
                <w:rtl w:val="0"/>
              </w:rPr>
              <w:t xml:space="preserve"> if C set or Z set (C = 1 or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4B">
            <w:pPr>
              <w:pStyle w:val="Subtitle"/>
              <w:widowControl w:val="0"/>
              <w:rPr/>
            </w:pPr>
            <w:bookmarkStart w:colFirst="0" w:colLast="0" w:name="_9s9rsioxx0py" w:id="182"/>
            <w:bookmarkEnd w:id="182"/>
            <w:r w:rsidDel="00000000" w:rsidR="00000000" w:rsidRPr="00000000">
              <w:rPr>
                <w:rtl w:val="0"/>
              </w:rPr>
              <w:t xml:space="preserve">IF_C_OR_NZ</w:t>
            </w:r>
          </w:p>
        </w:tc>
        <w:tc>
          <w:tcPr>
            <w:shd w:fill="auto" w:val="clear"/>
            <w:tcMar>
              <w:top w:w="43.2" w:type="dxa"/>
              <w:left w:w="43.2" w:type="dxa"/>
              <w:bottom w:w="43.2" w:type="dxa"/>
              <w:right w:w="43.2" w:type="dxa"/>
            </w:tcMar>
            <w:vAlign w:val="top"/>
          </w:tcPr>
          <w:p w:rsidR="00000000" w:rsidDel="00000000" w:rsidP="00000000" w:rsidRDefault="00000000" w:rsidRPr="00000000" w14:paraId="00000D4C">
            <w:pPr>
              <w:pStyle w:val="Subtitle"/>
              <w:widowControl w:val="0"/>
              <w:rPr/>
            </w:pPr>
            <w:bookmarkStart w:colFirst="0" w:colLast="0" w:name="_9s9rsioxx0py" w:id="182"/>
            <w:bookmarkEnd w:id="182"/>
            <w:r w:rsidDel="00000000" w:rsidR="00000000" w:rsidRPr="00000000">
              <w:rPr>
                <w:rtl w:val="0"/>
              </w:rPr>
              <w:t xml:space="preserve">%1101</w:t>
            </w:r>
          </w:p>
        </w:tc>
        <w:tc>
          <w:tcPr>
            <w:shd w:fill="auto" w:val="clear"/>
            <w:tcMar>
              <w:top w:w="43.2" w:type="dxa"/>
              <w:left w:w="43.2" w:type="dxa"/>
              <w:bottom w:w="43.2" w:type="dxa"/>
              <w:right w:w="43.2" w:type="dxa"/>
            </w:tcMar>
            <w:vAlign w:val="top"/>
          </w:tcPr>
          <w:p w:rsidR="00000000" w:rsidDel="00000000" w:rsidP="00000000" w:rsidRDefault="00000000" w:rsidRPr="00000000" w14:paraId="00000D4D">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set</w:t>
            </w:r>
            <w:r w:rsidDel="00000000" w:rsidR="00000000" w:rsidRPr="00000000">
              <w:rPr>
                <w:rtl w:val="0"/>
              </w:rPr>
              <w:t xml:space="preserve"> or </w:t>
            </w:r>
            <w:r w:rsidDel="00000000" w:rsidR="00000000" w:rsidRPr="00000000">
              <w:rPr>
                <w:rtl w:val="0"/>
              </w:rPr>
              <w:t xml:space="preserve">Z clear</w:t>
            </w:r>
            <w:r w:rsidDel="00000000" w:rsidR="00000000" w:rsidRPr="00000000">
              <w:rPr>
                <w:rtl w:val="0"/>
              </w:rPr>
              <w:t xml:space="preserve"> (C = 1 or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4E">
            <w:pPr>
              <w:pStyle w:val="Subtitle"/>
              <w:widowControl w:val="0"/>
              <w:rPr/>
            </w:pPr>
            <w:bookmarkStart w:colFirst="0" w:colLast="0" w:name="_9s9rsioxx0py" w:id="182"/>
            <w:bookmarkEnd w:id="182"/>
            <w:r w:rsidDel="00000000" w:rsidR="00000000" w:rsidRPr="00000000">
              <w:rPr>
                <w:rtl w:val="0"/>
              </w:rPr>
              <w:t xml:space="preserve">IF_NC_OR_Z</w:t>
            </w:r>
          </w:p>
        </w:tc>
        <w:tc>
          <w:tcPr>
            <w:shd w:fill="auto" w:val="clear"/>
            <w:tcMar>
              <w:top w:w="43.2" w:type="dxa"/>
              <w:left w:w="43.2" w:type="dxa"/>
              <w:bottom w:w="43.2" w:type="dxa"/>
              <w:right w:w="43.2" w:type="dxa"/>
            </w:tcMar>
            <w:vAlign w:val="top"/>
          </w:tcPr>
          <w:p w:rsidR="00000000" w:rsidDel="00000000" w:rsidP="00000000" w:rsidRDefault="00000000" w:rsidRPr="00000000" w14:paraId="00000D4F">
            <w:pPr>
              <w:pStyle w:val="Subtitle"/>
              <w:widowControl w:val="0"/>
              <w:rPr/>
            </w:pPr>
            <w:bookmarkStart w:colFirst="0" w:colLast="0" w:name="_9s9rsioxx0py" w:id="182"/>
            <w:bookmarkEnd w:id="182"/>
            <w:r w:rsidDel="00000000" w:rsidR="00000000" w:rsidRPr="00000000">
              <w:rPr>
                <w:rtl w:val="0"/>
              </w:rPr>
              <w:t xml:space="preserve">%1011</w:t>
            </w:r>
          </w:p>
        </w:tc>
        <w:tc>
          <w:tcPr>
            <w:shd w:fill="auto" w:val="clear"/>
            <w:tcMar>
              <w:top w:w="43.2" w:type="dxa"/>
              <w:left w:w="43.2" w:type="dxa"/>
              <w:bottom w:w="43.2" w:type="dxa"/>
              <w:right w:w="43.2" w:type="dxa"/>
            </w:tcMar>
            <w:vAlign w:val="top"/>
          </w:tcPr>
          <w:p w:rsidR="00000000" w:rsidDel="00000000" w:rsidP="00000000" w:rsidRDefault="00000000" w:rsidRPr="00000000" w14:paraId="00000D50">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clear</w:t>
            </w:r>
            <w:r w:rsidDel="00000000" w:rsidR="00000000" w:rsidRPr="00000000">
              <w:rPr>
                <w:rtl w:val="0"/>
              </w:rPr>
              <w:t xml:space="preserve"> or </w:t>
            </w:r>
            <w:r w:rsidDel="00000000" w:rsidR="00000000" w:rsidRPr="00000000">
              <w:rPr>
                <w:rtl w:val="0"/>
              </w:rPr>
              <w:t xml:space="preserve">Z set</w:t>
            </w:r>
            <w:r w:rsidDel="00000000" w:rsidR="00000000" w:rsidRPr="00000000">
              <w:rPr>
                <w:rtl w:val="0"/>
              </w:rPr>
              <w:t xml:space="preserve"> (C = 0 or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51">
            <w:pPr>
              <w:pStyle w:val="Subtitle"/>
              <w:widowControl w:val="0"/>
              <w:rPr/>
            </w:pPr>
            <w:bookmarkStart w:colFirst="0" w:colLast="0" w:name="_9s9rsioxx0py" w:id="182"/>
            <w:bookmarkEnd w:id="182"/>
            <w:r w:rsidDel="00000000" w:rsidR="00000000" w:rsidRPr="00000000">
              <w:rPr>
                <w:rtl w:val="0"/>
              </w:rPr>
              <w:t xml:space="preserve">IF_NC_OR_NZ</w:t>
            </w:r>
          </w:p>
        </w:tc>
        <w:tc>
          <w:tcPr>
            <w:shd w:fill="auto" w:val="clear"/>
            <w:tcMar>
              <w:top w:w="43.2" w:type="dxa"/>
              <w:left w:w="43.2" w:type="dxa"/>
              <w:bottom w:w="43.2" w:type="dxa"/>
              <w:right w:w="43.2" w:type="dxa"/>
            </w:tcMar>
            <w:vAlign w:val="top"/>
          </w:tcPr>
          <w:p w:rsidR="00000000" w:rsidDel="00000000" w:rsidP="00000000" w:rsidRDefault="00000000" w:rsidRPr="00000000" w14:paraId="00000D52">
            <w:pPr>
              <w:pStyle w:val="Subtitle"/>
              <w:widowControl w:val="0"/>
              <w:rPr/>
            </w:pPr>
            <w:bookmarkStart w:colFirst="0" w:colLast="0" w:name="_9s9rsioxx0py" w:id="182"/>
            <w:bookmarkEnd w:id="182"/>
            <w:r w:rsidDel="00000000" w:rsidR="00000000" w:rsidRPr="00000000">
              <w:rPr>
                <w:rtl w:val="0"/>
              </w:rPr>
              <w:t xml:space="preserve">%0111</w:t>
            </w:r>
          </w:p>
        </w:tc>
        <w:tc>
          <w:tcPr>
            <w:shd w:fill="auto" w:val="clear"/>
            <w:tcMar>
              <w:top w:w="43.2" w:type="dxa"/>
              <w:left w:w="43.2" w:type="dxa"/>
              <w:bottom w:w="43.2" w:type="dxa"/>
              <w:right w:w="43.2" w:type="dxa"/>
            </w:tcMar>
            <w:vAlign w:val="top"/>
          </w:tcPr>
          <w:p w:rsidR="00000000" w:rsidDel="00000000" w:rsidP="00000000" w:rsidRDefault="00000000" w:rsidRPr="00000000" w14:paraId="00000D53">
            <w:pPr>
              <w:pStyle w:val="Subtitle"/>
              <w:widowControl w:val="0"/>
              <w:jc w:val="left"/>
              <w:rPr/>
            </w:pPr>
            <w:bookmarkStart w:colFirst="0" w:colLast="0" w:name="_8dmqre8j3imk" w:id="194"/>
            <w:bookmarkEnd w:id="194"/>
            <w:r w:rsidDel="00000000" w:rsidR="00000000" w:rsidRPr="00000000">
              <w:rPr>
                <w:rtl w:val="0"/>
              </w:rPr>
              <w:t xml:space="preserve"> if C clear or Z clear (C = 1 or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54">
            <w:pPr>
              <w:pStyle w:val="Subtitle"/>
              <w:widowControl w:val="0"/>
              <w:rPr/>
            </w:pPr>
            <w:bookmarkStart w:colFirst="0" w:colLast="0" w:name="_9s9rsioxx0py" w:id="182"/>
            <w:bookmarkEnd w:id="182"/>
            <w:r w:rsidDel="00000000" w:rsidR="00000000" w:rsidRPr="00000000">
              <w:rPr>
                <w:rtl w:val="0"/>
              </w:rPr>
              <w:t xml:space="preserve">IF_Z_EQ_C</w:t>
            </w:r>
          </w:p>
        </w:tc>
        <w:tc>
          <w:tcPr>
            <w:shd w:fill="auto" w:val="clear"/>
            <w:tcMar>
              <w:top w:w="43.2" w:type="dxa"/>
              <w:left w:w="43.2" w:type="dxa"/>
              <w:bottom w:w="43.2" w:type="dxa"/>
              <w:right w:w="43.2" w:type="dxa"/>
            </w:tcMar>
            <w:vAlign w:val="top"/>
          </w:tcPr>
          <w:p w:rsidR="00000000" w:rsidDel="00000000" w:rsidP="00000000" w:rsidRDefault="00000000" w:rsidRPr="00000000" w14:paraId="00000D55">
            <w:pPr>
              <w:pStyle w:val="Subtitle"/>
              <w:widowControl w:val="0"/>
              <w:rPr/>
            </w:pPr>
            <w:bookmarkStart w:colFirst="0" w:colLast="0" w:name="_9s9rsioxx0py" w:id="182"/>
            <w:bookmarkEnd w:id="182"/>
            <w:r w:rsidDel="00000000" w:rsidR="00000000" w:rsidRPr="00000000">
              <w:rPr>
                <w:rtl w:val="0"/>
              </w:rPr>
              <w:t xml:space="preserve">%1001</w:t>
            </w:r>
          </w:p>
        </w:tc>
        <w:tc>
          <w:tcPr>
            <w:shd w:fill="auto" w:val="clear"/>
            <w:tcMar>
              <w:top w:w="43.2" w:type="dxa"/>
              <w:left w:w="43.2" w:type="dxa"/>
              <w:bottom w:w="43.2" w:type="dxa"/>
              <w:right w:w="43.2" w:type="dxa"/>
            </w:tcMar>
            <w:vAlign w:val="top"/>
          </w:tcPr>
          <w:p w:rsidR="00000000" w:rsidDel="00000000" w:rsidP="00000000" w:rsidRDefault="00000000" w:rsidRPr="00000000" w14:paraId="00000D56">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Z equal</w:t>
            </w:r>
            <w:r w:rsidDel="00000000" w:rsidR="00000000" w:rsidRPr="00000000">
              <w:rPr>
                <w:rtl w:val="0"/>
              </w:rPr>
              <w:t xml:space="preserve"> to C (Z = 0 and C = 0 --or-- Z = 1 and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57">
            <w:pPr>
              <w:pStyle w:val="Subtitle"/>
              <w:widowControl w:val="0"/>
              <w:rPr/>
            </w:pPr>
            <w:bookmarkStart w:colFirst="0" w:colLast="0" w:name="_9s9rsioxx0py" w:id="182"/>
            <w:bookmarkEnd w:id="182"/>
            <w:r w:rsidDel="00000000" w:rsidR="00000000" w:rsidRPr="00000000">
              <w:rPr>
                <w:rtl w:val="0"/>
              </w:rPr>
              <w:t xml:space="preserve">IF_Z_NE_C</w:t>
            </w:r>
          </w:p>
        </w:tc>
        <w:tc>
          <w:tcPr>
            <w:shd w:fill="auto" w:val="clear"/>
            <w:tcMar>
              <w:top w:w="43.2" w:type="dxa"/>
              <w:left w:w="43.2" w:type="dxa"/>
              <w:bottom w:w="43.2" w:type="dxa"/>
              <w:right w:w="43.2" w:type="dxa"/>
            </w:tcMar>
            <w:vAlign w:val="top"/>
          </w:tcPr>
          <w:p w:rsidR="00000000" w:rsidDel="00000000" w:rsidP="00000000" w:rsidRDefault="00000000" w:rsidRPr="00000000" w14:paraId="00000D58">
            <w:pPr>
              <w:pStyle w:val="Subtitle"/>
              <w:widowControl w:val="0"/>
              <w:rPr/>
            </w:pPr>
            <w:bookmarkStart w:colFirst="0" w:colLast="0" w:name="_9s9rsioxx0py" w:id="182"/>
            <w:bookmarkEnd w:id="182"/>
            <w:r w:rsidDel="00000000" w:rsidR="00000000" w:rsidRPr="00000000">
              <w:rPr>
                <w:rtl w:val="0"/>
              </w:rPr>
              <w:t xml:space="preserve">%0110</w:t>
            </w:r>
          </w:p>
        </w:tc>
        <w:tc>
          <w:tcPr>
            <w:shd w:fill="auto" w:val="clear"/>
            <w:tcMar>
              <w:top w:w="43.2" w:type="dxa"/>
              <w:left w:w="43.2" w:type="dxa"/>
              <w:bottom w:w="43.2" w:type="dxa"/>
              <w:right w:w="43.2" w:type="dxa"/>
            </w:tcMar>
            <w:vAlign w:val="top"/>
          </w:tcPr>
          <w:p w:rsidR="00000000" w:rsidDel="00000000" w:rsidP="00000000" w:rsidRDefault="00000000" w:rsidRPr="00000000" w14:paraId="00000D59">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Z not</w:t>
            </w:r>
            <w:r w:rsidDel="00000000" w:rsidR="00000000" w:rsidRPr="00000000">
              <w:rPr>
                <w:rtl w:val="0"/>
              </w:rPr>
              <w:t xml:space="preserve"> equal to C (Z = 0 and C = 1 --or-- Z = 1 and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5A">
            <w:pPr>
              <w:pStyle w:val="Subtitle"/>
              <w:widowControl w:val="0"/>
              <w:rPr/>
            </w:pPr>
            <w:bookmarkStart w:colFirst="0" w:colLast="0" w:name="_9s9rsioxx0py" w:id="182"/>
            <w:bookmarkEnd w:id="182"/>
            <w:r w:rsidDel="00000000" w:rsidR="00000000" w:rsidRPr="00000000">
              <w:rPr>
                <w:rtl w:val="0"/>
              </w:rPr>
              <w:t xml:space="preserve">IF_Z_AND_C</w:t>
            </w:r>
          </w:p>
        </w:tc>
        <w:tc>
          <w:tcPr>
            <w:shd w:fill="auto" w:val="clear"/>
            <w:tcMar>
              <w:top w:w="43.2" w:type="dxa"/>
              <w:left w:w="43.2" w:type="dxa"/>
              <w:bottom w:w="43.2" w:type="dxa"/>
              <w:right w:w="43.2" w:type="dxa"/>
            </w:tcMar>
            <w:vAlign w:val="top"/>
          </w:tcPr>
          <w:p w:rsidR="00000000" w:rsidDel="00000000" w:rsidP="00000000" w:rsidRDefault="00000000" w:rsidRPr="00000000" w14:paraId="00000D5B">
            <w:pPr>
              <w:pStyle w:val="Subtitle"/>
              <w:widowControl w:val="0"/>
              <w:rPr/>
            </w:pPr>
            <w:bookmarkStart w:colFirst="0" w:colLast="0" w:name="_9s9rsioxx0py" w:id="182"/>
            <w:bookmarkEnd w:id="182"/>
            <w:r w:rsidDel="00000000" w:rsidR="00000000" w:rsidRPr="00000000">
              <w:rPr>
                <w:rtl w:val="0"/>
              </w:rPr>
              <w:t xml:space="preserve">%1000</w:t>
            </w:r>
          </w:p>
        </w:tc>
        <w:tc>
          <w:tcPr>
            <w:shd w:fill="auto" w:val="clear"/>
            <w:tcMar>
              <w:top w:w="43.2" w:type="dxa"/>
              <w:left w:w="43.2" w:type="dxa"/>
              <w:bottom w:w="43.2" w:type="dxa"/>
              <w:right w:w="43.2" w:type="dxa"/>
            </w:tcMar>
            <w:vAlign w:val="top"/>
          </w:tcPr>
          <w:p w:rsidR="00000000" w:rsidDel="00000000" w:rsidP="00000000" w:rsidRDefault="00000000" w:rsidRPr="00000000" w14:paraId="00000D5C">
            <w:pPr>
              <w:pStyle w:val="Subtitle"/>
              <w:widowControl w:val="0"/>
              <w:jc w:val="left"/>
              <w:rPr/>
            </w:pPr>
            <w:bookmarkStart w:colFirst="0" w:colLast="0" w:name="_8dmqre8j3imk" w:id="194"/>
            <w:bookmarkEnd w:id="194"/>
            <w:r w:rsidDel="00000000" w:rsidR="00000000" w:rsidRPr="00000000">
              <w:rPr>
                <w:rtl w:val="0"/>
              </w:rPr>
              <w:t xml:space="preserve"> if Z set and C set (Z = 1 and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5D">
            <w:pPr>
              <w:pStyle w:val="Subtitle"/>
              <w:widowControl w:val="0"/>
              <w:rPr/>
            </w:pPr>
            <w:bookmarkStart w:colFirst="0" w:colLast="0" w:name="_9s9rsioxx0py" w:id="182"/>
            <w:bookmarkEnd w:id="182"/>
            <w:r w:rsidDel="00000000" w:rsidR="00000000" w:rsidRPr="00000000">
              <w:rPr>
                <w:rtl w:val="0"/>
              </w:rPr>
              <w:t xml:space="preserve">IF_Z_AND_NC</w:t>
            </w:r>
          </w:p>
        </w:tc>
        <w:tc>
          <w:tcPr>
            <w:shd w:fill="auto" w:val="clear"/>
            <w:tcMar>
              <w:top w:w="43.2" w:type="dxa"/>
              <w:left w:w="43.2" w:type="dxa"/>
              <w:bottom w:w="43.2" w:type="dxa"/>
              <w:right w:w="43.2" w:type="dxa"/>
            </w:tcMar>
            <w:vAlign w:val="top"/>
          </w:tcPr>
          <w:p w:rsidR="00000000" w:rsidDel="00000000" w:rsidP="00000000" w:rsidRDefault="00000000" w:rsidRPr="00000000" w14:paraId="00000D5E">
            <w:pPr>
              <w:pStyle w:val="Subtitle"/>
              <w:widowControl w:val="0"/>
              <w:rPr/>
            </w:pPr>
            <w:bookmarkStart w:colFirst="0" w:colLast="0" w:name="_9s9rsioxx0py" w:id="182"/>
            <w:bookmarkEnd w:id="182"/>
            <w:r w:rsidDel="00000000" w:rsidR="00000000" w:rsidRPr="00000000">
              <w:rPr>
                <w:rtl w:val="0"/>
              </w:rPr>
              <w:t xml:space="preserve">%0010</w:t>
            </w:r>
          </w:p>
        </w:tc>
        <w:tc>
          <w:tcPr>
            <w:shd w:fill="auto" w:val="clear"/>
            <w:tcMar>
              <w:top w:w="43.2" w:type="dxa"/>
              <w:left w:w="43.2" w:type="dxa"/>
              <w:bottom w:w="43.2" w:type="dxa"/>
              <w:right w:w="43.2" w:type="dxa"/>
            </w:tcMar>
            <w:vAlign w:val="top"/>
          </w:tcPr>
          <w:p w:rsidR="00000000" w:rsidDel="00000000" w:rsidP="00000000" w:rsidRDefault="00000000" w:rsidRPr="00000000" w14:paraId="00000D5F">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Z set</w:t>
            </w:r>
            <w:r w:rsidDel="00000000" w:rsidR="00000000" w:rsidRPr="00000000">
              <w:rPr>
                <w:rtl w:val="0"/>
              </w:rPr>
              <w:t xml:space="preserve"> and </w:t>
            </w:r>
            <w:r w:rsidDel="00000000" w:rsidR="00000000" w:rsidRPr="00000000">
              <w:rPr>
                <w:rtl w:val="0"/>
              </w:rPr>
              <w:t xml:space="preserve">C clear</w:t>
            </w:r>
            <w:r w:rsidDel="00000000" w:rsidR="00000000" w:rsidRPr="00000000">
              <w:rPr>
                <w:rtl w:val="0"/>
              </w:rPr>
              <w:t xml:space="preserve"> (Z = 1 and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60">
            <w:pPr>
              <w:pStyle w:val="Subtitle"/>
              <w:widowControl w:val="0"/>
              <w:rPr/>
            </w:pPr>
            <w:bookmarkStart w:colFirst="0" w:colLast="0" w:name="_9s9rsioxx0py" w:id="182"/>
            <w:bookmarkEnd w:id="182"/>
            <w:r w:rsidDel="00000000" w:rsidR="00000000" w:rsidRPr="00000000">
              <w:rPr>
                <w:rtl w:val="0"/>
              </w:rPr>
              <w:t xml:space="preserve">IF_NZ_AND_C</w:t>
            </w:r>
          </w:p>
        </w:tc>
        <w:tc>
          <w:tcPr>
            <w:shd w:fill="auto" w:val="clear"/>
            <w:tcMar>
              <w:top w:w="43.2" w:type="dxa"/>
              <w:left w:w="43.2" w:type="dxa"/>
              <w:bottom w:w="43.2" w:type="dxa"/>
              <w:right w:w="43.2" w:type="dxa"/>
            </w:tcMar>
            <w:vAlign w:val="top"/>
          </w:tcPr>
          <w:p w:rsidR="00000000" w:rsidDel="00000000" w:rsidP="00000000" w:rsidRDefault="00000000" w:rsidRPr="00000000" w14:paraId="00000D61">
            <w:pPr>
              <w:pStyle w:val="Subtitle"/>
              <w:widowControl w:val="0"/>
              <w:rPr/>
            </w:pPr>
            <w:bookmarkStart w:colFirst="0" w:colLast="0" w:name="_9s9rsioxx0py" w:id="182"/>
            <w:bookmarkEnd w:id="182"/>
            <w:r w:rsidDel="00000000" w:rsidR="00000000" w:rsidRPr="00000000">
              <w:rPr>
                <w:rtl w:val="0"/>
              </w:rPr>
              <w:t xml:space="preserve">%0100</w:t>
            </w:r>
          </w:p>
        </w:tc>
        <w:tc>
          <w:tcPr>
            <w:shd w:fill="auto" w:val="clear"/>
            <w:tcMar>
              <w:top w:w="43.2" w:type="dxa"/>
              <w:left w:w="43.2" w:type="dxa"/>
              <w:bottom w:w="43.2" w:type="dxa"/>
              <w:right w:w="43.2" w:type="dxa"/>
            </w:tcMar>
            <w:vAlign w:val="top"/>
          </w:tcPr>
          <w:p w:rsidR="00000000" w:rsidDel="00000000" w:rsidP="00000000" w:rsidRDefault="00000000" w:rsidRPr="00000000" w14:paraId="00000D62">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Z clear</w:t>
            </w:r>
            <w:r w:rsidDel="00000000" w:rsidR="00000000" w:rsidRPr="00000000">
              <w:rPr>
                <w:rtl w:val="0"/>
              </w:rPr>
              <w:t xml:space="preserve"> and </w:t>
            </w:r>
            <w:r w:rsidDel="00000000" w:rsidR="00000000" w:rsidRPr="00000000">
              <w:rPr>
                <w:rtl w:val="0"/>
              </w:rPr>
              <w:t xml:space="preserve">C set</w:t>
            </w:r>
            <w:r w:rsidDel="00000000" w:rsidR="00000000" w:rsidRPr="00000000">
              <w:rPr>
                <w:rtl w:val="0"/>
              </w:rPr>
              <w:t xml:space="preserve"> (Z = 0 and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63">
            <w:pPr>
              <w:pStyle w:val="Subtitle"/>
              <w:widowControl w:val="0"/>
              <w:rPr/>
            </w:pPr>
            <w:bookmarkStart w:colFirst="0" w:colLast="0" w:name="_9s9rsioxx0py" w:id="182"/>
            <w:bookmarkEnd w:id="182"/>
            <w:r w:rsidDel="00000000" w:rsidR="00000000" w:rsidRPr="00000000">
              <w:rPr>
                <w:rtl w:val="0"/>
              </w:rPr>
              <w:t xml:space="preserve">IF_NZ_AND_NC</w:t>
            </w:r>
          </w:p>
        </w:tc>
        <w:tc>
          <w:tcPr>
            <w:shd w:fill="auto" w:val="clear"/>
            <w:tcMar>
              <w:top w:w="43.2" w:type="dxa"/>
              <w:left w:w="43.2" w:type="dxa"/>
              <w:bottom w:w="43.2" w:type="dxa"/>
              <w:right w:w="43.2" w:type="dxa"/>
            </w:tcMar>
            <w:vAlign w:val="top"/>
          </w:tcPr>
          <w:p w:rsidR="00000000" w:rsidDel="00000000" w:rsidP="00000000" w:rsidRDefault="00000000" w:rsidRPr="00000000" w14:paraId="00000D64">
            <w:pPr>
              <w:pStyle w:val="Subtitle"/>
              <w:widowControl w:val="0"/>
              <w:rPr/>
            </w:pPr>
            <w:bookmarkStart w:colFirst="0" w:colLast="0" w:name="_9s9rsioxx0py" w:id="182"/>
            <w:bookmarkEnd w:id="182"/>
            <w:r w:rsidDel="00000000" w:rsidR="00000000" w:rsidRPr="00000000">
              <w:rPr>
                <w:rtl w:val="0"/>
              </w:rPr>
              <w:t xml:space="preserve">%0001</w:t>
            </w:r>
          </w:p>
        </w:tc>
        <w:tc>
          <w:tcPr>
            <w:shd w:fill="auto" w:val="clear"/>
            <w:tcMar>
              <w:top w:w="43.2" w:type="dxa"/>
              <w:left w:w="43.2" w:type="dxa"/>
              <w:bottom w:w="43.2" w:type="dxa"/>
              <w:right w:w="43.2" w:type="dxa"/>
            </w:tcMar>
            <w:vAlign w:val="top"/>
          </w:tcPr>
          <w:p w:rsidR="00000000" w:rsidDel="00000000" w:rsidP="00000000" w:rsidRDefault="00000000" w:rsidRPr="00000000" w14:paraId="00000D65">
            <w:pPr>
              <w:pStyle w:val="Subtitle"/>
              <w:widowControl w:val="0"/>
              <w:jc w:val="left"/>
              <w:rPr/>
            </w:pPr>
            <w:bookmarkStart w:colFirst="0" w:colLast="0" w:name="_8dmqre8j3imk" w:id="194"/>
            <w:bookmarkEnd w:id="194"/>
            <w:r w:rsidDel="00000000" w:rsidR="00000000" w:rsidRPr="00000000">
              <w:rPr>
                <w:rtl w:val="0"/>
              </w:rPr>
              <w:t xml:space="preserve"> if Z clear and C clear (Z = 0 and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66">
            <w:pPr>
              <w:pStyle w:val="Subtitle"/>
              <w:widowControl w:val="0"/>
              <w:rPr/>
            </w:pPr>
            <w:bookmarkStart w:colFirst="0" w:colLast="0" w:name="_9s9rsioxx0py" w:id="182"/>
            <w:bookmarkEnd w:id="182"/>
            <w:r w:rsidDel="00000000" w:rsidR="00000000" w:rsidRPr="00000000">
              <w:rPr>
                <w:rtl w:val="0"/>
              </w:rPr>
              <w:t xml:space="preserve">IF_Z_OR_C</w:t>
            </w:r>
          </w:p>
        </w:tc>
        <w:tc>
          <w:tcPr>
            <w:shd w:fill="auto" w:val="clear"/>
            <w:tcMar>
              <w:top w:w="43.2" w:type="dxa"/>
              <w:left w:w="43.2" w:type="dxa"/>
              <w:bottom w:w="43.2" w:type="dxa"/>
              <w:right w:w="43.2" w:type="dxa"/>
            </w:tcMar>
            <w:vAlign w:val="top"/>
          </w:tcPr>
          <w:p w:rsidR="00000000" w:rsidDel="00000000" w:rsidP="00000000" w:rsidRDefault="00000000" w:rsidRPr="00000000" w14:paraId="00000D67">
            <w:pPr>
              <w:pStyle w:val="Subtitle"/>
              <w:widowControl w:val="0"/>
              <w:rPr/>
            </w:pPr>
            <w:bookmarkStart w:colFirst="0" w:colLast="0" w:name="_9s9rsioxx0py" w:id="182"/>
            <w:bookmarkEnd w:id="182"/>
            <w:r w:rsidDel="00000000" w:rsidR="00000000" w:rsidRPr="00000000">
              <w:rPr>
                <w:rtl w:val="0"/>
              </w:rPr>
              <w:t xml:space="preserve">%1110</w:t>
            </w:r>
          </w:p>
        </w:tc>
        <w:tc>
          <w:tcPr>
            <w:shd w:fill="auto" w:val="clear"/>
            <w:tcMar>
              <w:top w:w="43.2" w:type="dxa"/>
              <w:left w:w="43.2" w:type="dxa"/>
              <w:bottom w:w="43.2" w:type="dxa"/>
              <w:right w:w="43.2" w:type="dxa"/>
            </w:tcMar>
            <w:vAlign w:val="top"/>
          </w:tcPr>
          <w:p w:rsidR="00000000" w:rsidDel="00000000" w:rsidP="00000000" w:rsidRDefault="00000000" w:rsidRPr="00000000" w14:paraId="00000D68">
            <w:pPr>
              <w:pStyle w:val="Subtitle"/>
              <w:widowControl w:val="0"/>
              <w:jc w:val="left"/>
              <w:rPr/>
            </w:pPr>
            <w:bookmarkStart w:colFirst="0" w:colLast="0" w:name="_8dmqre8j3imk" w:id="194"/>
            <w:bookmarkEnd w:id="194"/>
            <w:r w:rsidDel="00000000" w:rsidR="00000000" w:rsidRPr="00000000">
              <w:rPr>
                <w:rtl w:val="0"/>
              </w:rPr>
              <w:t xml:space="preserve"> if Z set or C set (Z = 1 or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69">
            <w:pPr>
              <w:pStyle w:val="Subtitle"/>
              <w:widowControl w:val="0"/>
              <w:rPr/>
            </w:pPr>
            <w:bookmarkStart w:colFirst="0" w:colLast="0" w:name="_9s9rsioxx0py" w:id="182"/>
            <w:bookmarkEnd w:id="182"/>
            <w:r w:rsidDel="00000000" w:rsidR="00000000" w:rsidRPr="00000000">
              <w:rPr>
                <w:rtl w:val="0"/>
              </w:rPr>
              <w:t xml:space="preserve">IF_Z_OR_NC</w:t>
            </w:r>
          </w:p>
        </w:tc>
        <w:tc>
          <w:tcPr>
            <w:shd w:fill="auto" w:val="clear"/>
            <w:tcMar>
              <w:top w:w="43.2" w:type="dxa"/>
              <w:left w:w="43.2" w:type="dxa"/>
              <w:bottom w:w="43.2" w:type="dxa"/>
              <w:right w:w="43.2" w:type="dxa"/>
            </w:tcMar>
            <w:vAlign w:val="top"/>
          </w:tcPr>
          <w:p w:rsidR="00000000" w:rsidDel="00000000" w:rsidP="00000000" w:rsidRDefault="00000000" w:rsidRPr="00000000" w14:paraId="00000D6A">
            <w:pPr>
              <w:pStyle w:val="Subtitle"/>
              <w:widowControl w:val="0"/>
              <w:rPr/>
            </w:pPr>
            <w:bookmarkStart w:colFirst="0" w:colLast="0" w:name="_9s9rsioxx0py" w:id="182"/>
            <w:bookmarkEnd w:id="182"/>
            <w:r w:rsidDel="00000000" w:rsidR="00000000" w:rsidRPr="00000000">
              <w:rPr>
                <w:rtl w:val="0"/>
              </w:rPr>
              <w:t xml:space="preserve">%1011</w:t>
            </w:r>
          </w:p>
        </w:tc>
        <w:tc>
          <w:tcPr>
            <w:shd w:fill="auto" w:val="clear"/>
            <w:tcMar>
              <w:top w:w="43.2" w:type="dxa"/>
              <w:left w:w="43.2" w:type="dxa"/>
              <w:bottom w:w="43.2" w:type="dxa"/>
              <w:right w:w="43.2" w:type="dxa"/>
            </w:tcMar>
            <w:vAlign w:val="top"/>
          </w:tcPr>
          <w:p w:rsidR="00000000" w:rsidDel="00000000" w:rsidP="00000000" w:rsidRDefault="00000000" w:rsidRPr="00000000" w14:paraId="00000D6B">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Z set</w:t>
            </w:r>
            <w:r w:rsidDel="00000000" w:rsidR="00000000" w:rsidRPr="00000000">
              <w:rPr>
                <w:rtl w:val="0"/>
              </w:rPr>
              <w:t xml:space="preserve"> or </w:t>
            </w:r>
            <w:r w:rsidDel="00000000" w:rsidR="00000000" w:rsidRPr="00000000">
              <w:rPr>
                <w:rtl w:val="0"/>
              </w:rPr>
              <w:t xml:space="preserve">C clear</w:t>
            </w:r>
            <w:r w:rsidDel="00000000" w:rsidR="00000000" w:rsidRPr="00000000">
              <w:rPr>
                <w:rtl w:val="0"/>
              </w:rPr>
              <w:t xml:space="preserve"> (Z = 1 or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6C">
            <w:pPr>
              <w:pStyle w:val="Subtitle"/>
              <w:widowControl w:val="0"/>
              <w:rPr/>
            </w:pPr>
            <w:bookmarkStart w:colFirst="0" w:colLast="0" w:name="_9s9rsioxx0py" w:id="182"/>
            <w:bookmarkEnd w:id="182"/>
            <w:r w:rsidDel="00000000" w:rsidR="00000000" w:rsidRPr="00000000">
              <w:rPr>
                <w:rtl w:val="0"/>
              </w:rPr>
              <w:t xml:space="preserve">IF_NZ_OR_C</w:t>
            </w:r>
          </w:p>
        </w:tc>
        <w:tc>
          <w:tcPr>
            <w:shd w:fill="auto" w:val="clear"/>
            <w:tcMar>
              <w:top w:w="43.2" w:type="dxa"/>
              <w:left w:w="43.2" w:type="dxa"/>
              <w:bottom w:w="43.2" w:type="dxa"/>
              <w:right w:w="43.2" w:type="dxa"/>
            </w:tcMar>
            <w:vAlign w:val="top"/>
          </w:tcPr>
          <w:p w:rsidR="00000000" w:rsidDel="00000000" w:rsidP="00000000" w:rsidRDefault="00000000" w:rsidRPr="00000000" w14:paraId="00000D6D">
            <w:pPr>
              <w:pStyle w:val="Subtitle"/>
              <w:widowControl w:val="0"/>
              <w:rPr/>
            </w:pPr>
            <w:bookmarkStart w:colFirst="0" w:colLast="0" w:name="_9s9rsioxx0py" w:id="182"/>
            <w:bookmarkEnd w:id="182"/>
            <w:r w:rsidDel="00000000" w:rsidR="00000000" w:rsidRPr="00000000">
              <w:rPr>
                <w:rtl w:val="0"/>
              </w:rPr>
              <w:t xml:space="preserve">%1101</w:t>
            </w:r>
          </w:p>
        </w:tc>
        <w:tc>
          <w:tcPr>
            <w:shd w:fill="auto" w:val="clear"/>
            <w:tcMar>
              <w:top w:w="43.2" w:type="dxa"/>
              <w:left w:w="43.2" w:type="dxa"/>
              <w:bottom w:w="43.2" w:type="dxa"/>
              <w:right w:w="43.2" w:type="dxa"/>
            </w:tcMar>
            <w:vAlign w:val="top"/>
          </w:tcPr>
          <w:p w:rsidR="00000000" w:rsidDel="00000000" w:rsidP="00000000" w:rsidRDefault="00000000" w:rsidRPr="00000000" w14:paraId="00000D6E">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Z clear</w:t>
            </w:r>
            <w:r w:rsidDel="00000000" w:rsidR="00000000" w:rsidRPr="00000000">
              <w:rPr>
                <w:rtl w:val="0"/>
              </w:rPr>
              <w:t xml:space="preserve"> or </w:t>
            </w:r>
            <w:r w:rsidDel="00000000" w:rsidR="00000000" w:rsidRPr="00000000">
              <w:rPr>
                <w:rtl w:val="0"/>
              </w:rPr>
              <w:t xml:space="preserve">C set</w:t>
            </w:r>
            <w:r w:rsidDel="00000000" w:rsidR="00000000" w:rsidRPr="00000000">
              <w:rPr>
                <w:rtl w:val="0"/>
              </w:rPr>
              <w:t xml:space="preserve"> (Z = 0 or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6F">
            <w:pPr>
              <w:pStyle w:val="Subtitle"/>
              <w:widowControl w:val="0"/>
              <w:rPr/>
            </w:pPr>
            <w:bookmarkStart w:colFirst="0" w:colLast="0" w:name="_9s9rsioxx0py" w:id="182"/>
            <w:bookmarkEnd w:id="182"/>
            <w:r w:rsidDel="00000000" w:rsidR="00000000" w:rsidRPr="00000000">
              <w:rPr>
                <w:rtl w:val="0"/>
              </w:rPr>
              <w:t xml:space="preserve">IF_NZ_OR_NC</w:t>
            </w:r>
          </w:p>
        </w:tc>
        <w:tc>
          <w:tcPr>
            <w:shd w:fill="auto" w:val="clear"/>
            <w:tcMar>
              <w:top w:w="43.2" w:type="dxa"/>
              <w:left w:w="43.2" w:type="dxa"/>
              <w:bottom w:w="43.2" w:type="dxa"/>
              <w:right w:w="43.2" w:type="dxa"/>
            </w:tcMar>
            <w:vAlign w:val="top"/>
          </w:tcPr>
          <w:p w:rsidR="00000000" w:rsidDel="00000000" w:rsidP="00000000" w:rsidRDefault="00000000" w:rsidRPr="00000000" w14:paraId="00000D70">
            <w:pPr>
              <w:pStyle w:val="Subtitle"/>
              <w:widowControl w:val="0"/>
              <w:rPr/>
            </w:pPr>
            <w:bookmarkStart w:colFirst="0" w:colLast="0" w:name="_9s9rsioxx0py" w:id="182"/>
            <w:bookmarkEnd w:id="182"/>
            <w:r w:rsidDel="00000000" w:rsidR="00000000" w:rsidRPr="00000000">
              <w:rPr>
                <w:rtl w:val="0"/>
              </w:rPr>
              <w:t xml:space="preserve">%0111</w:t>
            </w:r>
          </w:p>
        </w:tc>
        <w:tc>
          <w:tcPr>
            <w:shd w:fill="auto" w:val="clear"/>
            <w:tcMar>
              <w:top w:w="43.2" w:type="dxa"/>
              <w:left w:w="43.2" w:type="dxa"/>
              <w:bottom w:w="43.2" w:type="dxa"/>
              <w:right w:w="43.2" w:type="dxa"/>
            </w:tcMar>
            <w:vAlign w:val="top"/>
          </w:tcPr>
          <w:p w:rsidR="00000000" w:rsidDel="00000000" w:rsidP="00000000" w:rsidRDefault="00000000" w:rsidRPr="00000000" w14:paraId="00000D71">
            <w:pPr>
              <w:pStyle w:val="Subtitle"/>
              <w:widowControl w:val="0"/>
              <w:jc w:val="left"/>
              <w:rPr/>
            </w:pPr>
            <w:bookmarkStart w:colFirst="0" w:colLast="0" w:name="_8dmqre8j3imk" w:id="194"/>
            <w:bookmarkEnd w:id="194"/>
            <w:r w:rsidDel="00000000" w:rsidR="00000000" w:rsidRPr="00000000">
              <w:rPr>
                <w:rtl w:val="0"/>
              </w:rPr>
              <w:t xml:space="preserve"> if Z clear or C clear (Z = 0 or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72">
            <w:pPr>
              <w:pStyle w:val="Subtitle"/>
              <w:widowControl w:val="0"/>
              <w:rPr/>
            </w:pPr>
            <w:bookmarkStart w:colFirst="0" w:colLast="0" w:name="_9s9rsioxx0py" w:id="182"/>
            <w:bookmarkEnd w:id="182"/>
            <w:r w:rsidDel="00000000" w:rsidR="00000000" w:rsidRPr="00000000">
              <w:rPr>
                <w:rtl w:val="0"/>
              </w:rPr>
              <w:t xml:space="preserve">IF_00</w:t>
            </w:r>
          </w:p>
        </w:tc>
        <w:tc>
          <w:tcPr>
            <w:shd w:fill="auto" w:val="clear"/>
            <w:tcMar>
              <w:top w:w="43.2" w:type="dxa"/>
              <w:left w:w="43.2" w:type="dxa"/>
              <w:bottom w:w="43.2" w:type="dxa"/>
              <w:right w:w="43.2" w:type="dxa"/>
            </w:tcMar>
            <w:vAlign w:val="top"/>
          </w:tcPr>
          <w:p w:rsidR="00000000" w:rsidDel="00000000" w:rsidP="00000000" w:rsidRDefault="00000000" w:rsidRPr="00000000" w14:paraId="00000D73">
            <w:pPr>
              <w:pStyle w:val="Subtitle"/>
              <w:widowControl w:val="0"/>
              <w:rPr/>
            </w:pPr>
            <w:bookmarkStart w:colFirst="0" w:colLast="0" w:name="_9s9rsioxx0py" w:id="182"/>
            <w:bookmarkEnd w:id="182"/>
            <w:r w:rsidDel="00000000" w:rsidR="00000000" w:rsidRPr="00000000">
              <w:rPr>
                <w:rtl w:val="0"/>
              </w:rPr>
              <w:t xml:space="preserve">%0001</w:t>
            </w:r>
          </w:p>
        </w:tc>
        <w:tc>
          <w:tcPr>
            <w:shd w:fill="auto" w:val="clear"/>
            <w:tcMar>
              <w:top w:w="43.2" w:type="dxa"/>
              <w:left w:w="43.2" w:type="dxa"/>
              <w:bottom w:w="43.2" w:type="dxa"/>
              <w:right w:w="43.2" w:type="dxa"/>
            </w:tcMar>
            <w:vAlign w:val="top"/>
          </w:tcPr>
          <w:p w:rsidR="00000000" w:rsidDel="00000000" w:rsidP="00000000" w:rsidRDefault="00000000" w:rsidRPr="00000000" w14:paraId="00000D74">
            <w:pPr>
              <w:pStyle w:val="Subtitle"/>
              <w:widowControl w:val="0"/>
              <w:jc w:val="left"/>
              <w:rPr/>
            </w:pPr>
            <w:bookmarkStart w:colFirst="0" w:colLast="0" w:name="_8dmqre8j3imk" w:id="194"/>
            <w:bookmarkEnd w:id="194"/>
            <w:r w:rsidDel="00000000" w:rsidR="00000000" w:rsidRPr="00000000">
              <w:rPr>
                <w:rtl w:val="0"/>
              </w:rPr>
              <w:t xml:space="preserve"> if C clear and Z clear (C = 0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75">
            <w:pPr>
              <w:pStyle w:val="Subtitle"/>
              <w:widowControl w:val="0"/>
              <w:rPr/>
            </w:pPr>
            <w:bookmarkStart w:colFirst="0" w:colLast="0" w:name="_9s9rsioxx0py" w:id="182"/>
            <w:bookmarkEnd w:id="182"/>
            <w:r w:rsidDel="00000000" w:rsidR="00000000" w:rsidRPr="00000000">
              <w:rPr>
                <w:rtl w:val="0"/>
              </w:rPr>
              <w:t xml:space="preserve">IF_01</w:t>
            </w:r>
          </w:p>
        </w:tc>
        <w:tc>
          <w:tcPr>
            <w:shd w:fill="auto" w:val="clear"/>
            <w:tcMar>
              <w:top w:w="43.2" w:type="dxa"/>
              <w:left w:w="43.2" w:type="dxa"/>
              <w:bottom w:w="43.2" w:type="dxa"/>
              <w:right w:w="43.2" w:type="dxa"/>
            </w:tcMar>
            <w:vAlign w:val="top"/>
          </w:tcPr>
          <w:p w:rsidR="00000000" w:rsidDel="00000000" w:rsidP="00000000" w:rsidRDefault="00000000" w:rsidRPr="00000000" w14:paraId="00000D76">
            <w:pPr>
              <w:pStyle w:val="Subtitle"/>
              <w:widowControl w:val="0"/>
              <w:rPr/>
            </w:pPr>
            <w:bookmarkStart w:colFirst="0" w:colLast="0" w:name="_9s9rsioxx0py" w:id="182"/>
            <w:bookmarkEnd w:id="182"/>
            <w:r w:rsidDel="00000000" w:rsidR="00000000" w:rsidRPr="00000000">
              <w:rPr>
                <w:rtl w:val="0"/>
              </w:rPr>
              <w:t xml:space="preserve">%0010</w:t>
            </w:r>
          </w:p>
        </w:tc>
        <w:tc>
          <w:tcPr>
            <w:shd w:fill="auto" w:val="clear"/>
            <w:tcMar>
              <w:top w:w="43.2" w:type="dxa"/>
              <w:left w:w="43.2" w:type="dxa"/>
              <w:bottom w:w="43.2" w:type="dxa"/>
              <w:right w:w="43.2" w:type="dxa"/>
            </w:tcMar>
            <w:vAlign w:val="top"/>
          </w:tcPr>
          <w:p w:rsidR="00000000" w:rsidDel="00000000" w:rsidP="00000000" w:rsidRDefault="00000000" w:rsidRPr="00000000" w14:paraId="00000D77">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clear</w:t>
            </w:r>
            <w:r w:rsidDel="00000000" w:rsidR="00000000" w:rsidRPr="00000000">
              <w:rPr>
                <w:rtl w:val="0"/>
              </w:rPr>
              <w:t xml:space="preserve"> and </w:t>
            </w:r>
            <w:r w:rsidDel="00000000" w:rsidR="00000000" w:rsidRPr="00000000">
              <w:rPr>
                <w:rtl w:val="0"/>
              </w:rPr>
              <w:t xml:space="preserve">Z set</w:t>
            </w:r>
            <w:r w:rsidDel="00000000" w:rsidR="00000000" w:rsidRPr="00000000">
              <w:rPr>
                <w:rtl w:val="0"/>
              </w:rPr>
              <w:t xml:space="preserve"> (C = 0 and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78">
            <w:pPr>
              <w:pStyle w:val="Subtitle"/>
              <w:widowControl w:val="0"/>
              <w:rPr/>
            </w:pPr>
            <w:bookmarkStart w:colFirst="0" w:colLast="0" w:name="_9s9rsioxx0py" w:id="182"/>
            <w:bookmarkEnd w:id="182"/>
            <w:r w:rsidDel="00000000" w:rsidR="00000000" w:rsidRPr="00000000">
              <w:rPr>
                <w:rtl w:val="0"/>
              </w:rPr>
              <w:t xml:space="preserve">IF_10</w:t>
            </w:r>
          </w:p>
        </w:tc>
        <w:tc>
          <w:tcPr>
            <w:shd w:fill="auto" w:val="clear"/>
            <w:tcMar>
              <w:top w:w="43.2" w:type="dxa"/>
              <w:left w:w="43.2" w:type="dxa"/>
              <w:bottom w:w="43.2" w:type="dxa"/>
              <w:right w:w="43.2" w:type="dxa"/>
            </w:tcMar>
            <w:vAlign w:val="top"/>
          </w:tcPr>
          <w:p w:rsidR="00000000" w:rsidDel="00000000" w:rsidP="00000000" w:rsidRDefault="00000000" w:rsidRPr="00000000" w14:paraId="00000D79">
            <w:pPr>
              <w:pStyle w:val="Subtitle"/>
              <w:widowControl w:val="0"/>
              <w:rPr/>
            </w:pPr>
            <w:bookmarkStart w:colFirst="0" w:colLast="0" w:name="_9s9rsioxx0py" w:id="182"/>
            <w:bookmarkEnd w:id="182"/>
            <w:r w:rsidDel="00000000" w:rsidR="00000000" w:rsidRPr="00000000">
              <w:rPr>
                <w:rtl w:val="0"/>
              </w:rPr>
              <w:t xml:space="preserve">%0100</w:t>
            </w:r>
          </w:p>
        </w:tc>
        <w:tc>
          <w:tcPr>
            <w:shd w:fill="auto" w:val="clear"/>
            <w:tcMar>
              <w:top w:w="43.2" w:type="dxa"/>
              <w:left w:w="43.2" w:type="dxa"/>
              <w:bottom w:w="43.2" w:type="dxa"/>
              <w:right w:w="43.2" w:type="dxa"/>
            </w:tcMar>
            <w:vAlign w:val="top"/>
          </w:tcPr>
          <w:p w:rsidR="00000000" w:rsidDel="00000000" w:rsidP="00000000" w:rsidRDefault="00000000" w:rsidRPr="00000000" w14:paraId="00000D7A">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set</w:t>
            </w:r>
            <w:r w:rsidDel="00000000" w:rsidR="00000000" w:rsidRPr="00000000">
              <w:rPr>
                <w:rtl w:val="0"/>
              </w:rPr>
              <w:t xml:space="preserve"> and </w:t>
            </w:r>
            <w:r w:rsidDel="00000000" w:rsidR="00000000" w:rsidRPr="00000000">
              <w:rPr>
                <w:rtl w:val="0"/>
              </w:rPr>
              <w:t xml:space="preserve">Z clear</w:t>
            </w:r>
            <w:r w:rsidDel="00000000" w:rsidR="00000000" w:rsidRPr="00000000">
              <w:rPr>
                <w:rtl w:val="0"/>
              </w:rPr>
              <w:t xml:space="preserve"> (C = 1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7B">
            <w:pPr>
              <w:pStyle w:val="Subtitle"/>
              <w:widowControl w:val="0"/>
              <w:rPr/>
            </w:pPr>
            <w:bookmarkStart w:colFirst="0" w:colLast="0" w:name="_9s9rsioxx0py" w:id="182"/>
            <w:bookmarkEnd w:id="182"/>
            <w:r w:rsidDel="00000000" w:rsidR="00000000" w:rsidRPr="00000000">
              <w:rPr>
                <w:rtl w:val="0"/>
              </w:rPr>
              <w:t xml:space="preserve">IF_11</w:t>
            </w:r>
          </w:p>
        </w:tc>
        <w:tc>
          <w:tcPr>
            <w:shd w:fill="auto" w:val="clear"/>
            <w:tcMar>
              <w:top w:w="43.2" w:type="dxa"/>
              <w:left w:w="43.2" w:type="dxa"/>
              <w:bottom w:w="43.2" w:type="dxa"/>
              <w:right w:w="43.2" w:type="dxa"/>
            </w:tcMar>
            <w:vAlign w:val="top"/>
          </w:tcPr>
          <w:p w:rsidR="00000000" w:rsidDel="00000000" w:rsidP="00000000" w:rsidRDefault="00000000" w:rsidRPr="00000000" w14:paraId="00000D7C">
            <w:pPr>
              <w:pStyle w:val="Subtitle"/>
              <w:widowControl w:val="0"/>
              <w:rPr/>
            </w:pPr>
            <w:bookmarkStart w:colFirst="0" w:colLast="0" w:name="_9s9rsioxx0py" w:id="182"/>
            <w:bookmarkEnd w:id="182"/>
            <w:r w:rsidDel="00000000" w:rsidR="00000000" w:rsidRPr="00000000">
              <w:rPr>
                <w:rtl w:val="0"/>
              </w:rPr>
              <w:t xml:space="preserve">%1000</w:t>
            </w:r>
          </w:p>
        </w:tc>
        <w:tc>
          <w:tcPr>
            <w:shd w:fill="auto" w:val="clear"/>
            <w:tcMar>
              <w:top w:w="43.2" w:type="dxa"/>
              <w:left w:w="43.2" w:type="dxa"/>
              <w:bottom w:w="43.2" w:type="dxa"/>
              <w:right w:w="43.2" w:type="dxa"/>
            </w:tcMar>
            <w:vAlign w:val="top"/>
          </w:tcPr>
          <w:p w:rsidR="00000000" w:rsidDel="00000000" w:rsidP="00000000" w:rsidRDefault="00000000" w:rsidRPr="00000000" w14:paraId="00000D7D">
            <w:pPr>
              <w:pStyle w:val="Subtitle"/>
              <w:widowControl w:val="0"/>
              <w:jc w:val="left"/>
              <w:rPr/>
            </w:pPr>
            <w:bookmarkStart w:colFirst="0" w:colLast="0" w:name="_8dmqre8j3imk" w:id="194"/>
            <w:bookmarkEnd w:id="194"/>
            <w:r w:rsidDel="00000000" w:rsidR="00000000" w:rsidRPr="00000000">
              <w:rPr>
                <w:rtl w:val="0"/>
              </w:rPr>
              <w:t xml:space="preserve"> if C set and Z set (C = 1 and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7E">
            <w:pPr>
              <w:pStyle w:val="Subtitle"/>
              <w:widowControl w:val="0"/>
              <w:rPr/>
            </w:pPr>
            <w:bookmarkStart w:colFirst="0" w:colLast="0" w:name="_9s9rsioxx0py" w:id="182"/>
            <w:bookmarkEnd w:id="182"/>
            <w:r w:rsidDel="00000000" w:rsidR="00000000" w:rsidRPr="00000000">
              <w:rPr>
                <w:rtl w:val="0"/>
              </w:rPr>
              <w:t xml:space="preserve">IF_X0</w:t>
            </w:r>
          </w:p>
        </w:tc>
        <w:tc>
          <w:tcPr>
            <w:shd w:fill="auto" w:val="clear"/>
            <w:tcMar>
              <w:top w:w="43.2" w:type="dxa"/>
              <w:left w:w="43.2" w:type="dxa"/>
              <w:bottom w:w="43.2" w:type="dxa"/>
              <w:right w:w="43.2" w:type="dxa"/>
            </w:tcMar>
            <w:vAlign w:val="top"/>
          </w:tcPr>
          <w:p w:rsidR="00000000" w:rsidDel="00000000" w:rsidP="00000000" w:rsidRDefault="00000000" w:rsidRPr="00000000" w14:paraId="00000D7F">
            <w:pPr>
              <w:pStyle w:val="Subtitle"/>
              <w:widowControl w:val="0"/>
              <w:rPr/>
            </w:pPr>
            <w:bookmarkStart w:colFirst="0" w:colLast="0" w:name="_9s9rsioxx0py" w:id="182"/>
            <w:bookmarkEnd w:id="182"/>
            <w:r w:rsidDel="00000000" w:rsidR="00000000" w:rsidRPr="00000000">
              <w:rPr>
                <w:rtl w:val="0"/>
              </w:rPr>
              <w:t xml:space="preserve">%0101</w:t>
            </w:r>
          </w:p>
        </w:tc>
        <w:tc>
          <w:tcPr>
            <w:shd w:fill="auto" w:val="clear"/>
            <w:tcMar>
              <w:top w:w="43.2" w:type="dxa"/>
              <w:left w:w="43.2" w:type="dxa"/>
              <w:bottom w:w="43.2" w:type="dxa"/>
              <w:right w:w="43.2" w:type="dxa"/>
            </w:tcMar>
            <w:vAlign w:val="top"/>
          </w:tcPr>
          <w:p w:rsidR="00000000" w:rsidDel="00000000" w:rsidP="00000000" w:rsidRDefault="00000000" w:rsidRPr="00000000" w14:paraId="00000D80">
            <w:pPr>
              <w:pStyle w:val="Subtitle"/>
              <w:widowControl w:val="0"/>
              <w:jc w:val="left"/>
              <w:rPr/>
            </w:pPr>
            <w:bookmarkStart w:colFirst="0" w:colLast="0" w:name="_8dmqre8j3imk" w:id="194"/>
            <w:bookmarkEnd w:id="194"/>
            <w:r w:rsidDel="00000000" w:rsidR="00000000" w:rsidRPr="00000000">
              <w:rPr>
                <w:rtl w:val="0"/>
              </w:rPr>
              <w:t xml:space="preserve"> if Z clear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81">
            <w:pPr>
              <w:pStyle w:val="Subtitle"/>
              <w:widowControl w:val="0"/>
              <w:rPr/>
            </w:pPr>
            <w:bookmarkStart w:colFirst="0" w:colLast="0" w:name="_9s9rsioxx0py" w:id="182"/>
            <w:bookmarkEnd w:id="182"/>
            <w:r w:rsidDel="00000000" w:rsidR="00000000" w:rsidRPr="00000000">
              <w:rPr>
                <w:rtl w:val="0"/>
              </w:rPr>
              <w:t xml:space="preserve">IF_X1</w:t>
            </w:r>
          </w:p>
        </w:tc>
        <w:tc>
          <w:tcPr>
            <w:shd w:fill="auto" w:val="clear"/>
            <w:tcMar>
              <w:top w:w="43.2" w:type="dxa"/>
              <w:left w:w="43.2" w:type="dxa"/>
              <w:bottom w:w="43.2" w:type="dxa"/>
              <w:right w:w="43.2" w:type="dxa"/>
            </w:tcMar>
            <w:vAlign w:val="top"/>
          </w:tcPr>
          <w:p w:rsidR="00000000" w:rsidDel="00000000" w:rsidP="00000000" w:rsidRDefault="00000000" w:rsidRPr="00000000" w14:paraId="00000D82">
            <w:pPr>
              <w:pStyle w:val="Subtitle"/>
              <w:widowControl w:val="0"/>
              <w:rPr/>
            </w:pPr>
            <w:bookmarkStart w:colFirst="0" w:colLast="0" w:name="_9s9rsioxx0py" w:id="182"/>
            <w:bookmarkEnd w:id="182"/>
            <w:r w:rsidDel="00000000" w:rsidR="00000000" w:rsidRPr="00000000">
              <w:rPr>
                <w:rtl w:val="0"/>
              </w:rPr>
              <w:t xml:space="preserve">%1010</w:t>
            </w:r>
          </w:p>
        </w:tc>
        <w:tc>
          <w:tcPr>
            <w:shd w:fill="auto" w:val="clear"/>
            <w:tcMar>
              <w:top w:w="43.2" w:type="dxa"/>
              <w:left w:w="43.2" w:type="dxa"/>
              <w:bottom w:w="43.2" w:type="dxa"/>
              <w:right w:w="43.2" w:type="dxa"/>
            </w:tcMar>
            <w:vAlign w:val="top"/>
          </w:tcPr>
          <w:p w:rsidR="00000000" w:rsidDel="00000000" w:rsidP="00000000" w:rsidRDefault="00000000" w:rsidRPr="00000000" w14:paraId="00000D83">
            <w:pPr>
              <w:pStyle w:val="Subtitle"/>
              <w:widowControl w:val="0"/>
              <w:jc w:val="left"/>
              <w:rPr/>
            </w:pPr>
            <w:bookmarkStart w:colFirst="0" w:colLast="0" w:name="_8dmqre8j3imk" w:id="194"/>
            <w:bookmarkEnd w:id="194"/>
            <w:r w:rsidDel="00000000" w:rsidR="00000000" w:rsidRPr="00000000">
              <w:rPr>
                <w:rtl w:val="0"/>
              </w:rPr>
              <w:t xml:space="preserve"> if Z set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84">
            <w:pPr>
              <w:pStyle w:val="Subtitle"/>
              <w:widowControl w:val="0"/>
              <w:rPr/>
            </w:pPr>
            <w:bookmarkStart w:colFirst="0" w:colLast="0" w:name="_9s9rsioxx0py" w:id="182"/>
            <w:bookmarkEnd w:id="182"/>
            <w:r w:rsidDel="00000000" w:rsidR="00000000" w:rsidRPr="00000000">
              <w:rPr>
                <w:rtl w:val="0"/>
              </w:rPr>
              <w:t xml:space="preserve">IF_0X</w:t>
            </w:r>
          </w:p>
        </w:tc>
        <w:tc>
          <w:tcPr>
            <w:shd w:fill="auto" w:val="clear"/>
            <w:tcMar>
              <w:top w:w="43.2" w:type="dxa"/>
              <w:left w:w="43.2" w:type="dxa"/>
              <w:bottom w:w="43.2" w:type="dxa"/>
              <w:right w:w="43.2" w:type="dxa"/>
            </w:tcMar>
            <w:vAlign w:val="top"/>
          </w:tcPr>
          <w:p w:rsidR="00000000" w:rsidDel="00000000" w:rsidP="00000000" w:rsidRDefault="00000000" w:rsidRPr="00000000" w14:paraId="00000D85">
            <w:pPr>
              <w:pStyle w:val="Subtitle"/>
              <w:widowControl w:val="0"/>
              <w:rPr/>
            </w:pPr>
            <w:bookmarkStart w:colFirst="0" w:colLast="0" w:name="_9s9rsioxx0py" w:id="182"/>
            <w:bookmarkEnd w:id="182"/>
            <w:r w:rsidDel="00000000" w:rsidR="00000000" w:rsidRPr="00000000">
              <w:rPr>
                <w:rtl w:val="0"/>
              </w:rPr>
              <w:t xml:space="preserve">%0011</w:t>
            </w:r>
          </w:p>
        </w:tc>
        <w:tc>
          <w:tcPr>
            <w:shd w:fill="auto" w:val="clear"/>
            <w:tcMar>
              <w:top w:w="43.2" w:type="dxa"/>
              <w:left w:w="43.2" w:type="dxa"/>
              <w:bottom w:w="43.2" w:type="dxa"/>
              <w:right w:w="43.2" w:type="dxa"/>
            </w:tcMar>
            <w:vAlign w:val="top"/>
          </w:tcPr>
          <w:p w:rsidR="00000000" w:rsidDel="00000000" w:rsidP="00000000" w:rsidRDefault="00000000" w:rsidRPr="00000000" w14:paraId="00000D86">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clear</w:t>
            </w:r>
            <w:r w:rsidDel="00000000" w:rsidR="00000000" w:rsidRPr="00000000">
              <w:rPr>
                <w:rtl w:val="0"/>
              </w:rPr>
              <w:t xml:space="preserve"> (C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87">
            <w:pPr>
              <w:pStyle w:val="Subtitle"/>
              <w:widowControl w:val="0"/>
              <w:rPr/>
            </w:pPr>
            <w:bookmarkStart w:colFirst="0" w:colLast="0" w:name="_9s9rsioxx0py" w:id="182"/>
            <w:bookmarkEnd w:id="182"/>
            <w:r w:rsidDel="00000000" w:rsidR="00000000" w:rsidRPr="00000000">
              <w:rPr>
                <w:rtl w:val="0"/>
              </w:rPr>
              <w:t xml:space="preserve">IF_1X</w:t>
            </w:r>
          </w:p>
        </w:tc>
        <w:tc>
          <w:tcPr>
            <w:shd w:fill="auto" w:val="clear"/>
            <w:tcMar>
              <w:top w:w="43.2" w:type="dxa"/>
              <w:left w:w="43.2" w:type="dxa"/>
              <w:bottom w:w="43.2" w:type="dxa"/>
              <w:right w:w="43.2" w:type="dxa"/>
            </w:tcMar>
            <w:vAlign w:val="top"/>
          </w:tcPr>
          <w:p w:rsidR="00000000" w:rsidDel="00000000" w:rsidP="00000000" w:rsidRDefault="00000000" w:rsidRPr="00000000" w14:paraId="00000D88">
            <w:pPr>
              <w:pStyle w:val="Subtitle"/>
              <w:widowControl w:val="0"/>
              <w:rPr/>
            </w:pPr>
            <w:bookmarkStart w:colFirst="0" w:colLast="0" w:name="_9s9rsioxx0py" w:id="182"/>
            <w:bookmarkEnd w:id="182"/>
            <w:r w:rsidDel="00000000" w:rsidR="00000000" w:rsidRPr="00000000">
              <w:rPr>
                <w:rtl w:val="0"/>
              </w:rPr>
              <w:t xml:space="preserve">%1100</w:t>
            </w:r>
          </w:p>
        </w:tc>
        <w:tc>
          <w:tcPr>
            <w:shd w:fill="auto" w:val="clear"/>
            <w:tcMar>
              <w:top w:w="43.2" w:type="dxa"/>
              <w:left w:w="43.2" w:type="dxa"/>
              <w:bottom w:w="43.2" w:type="dxa"/>
              <w:right w:w="43.2" w:type="dxa"/>
            </w:tcMar>
            <w:vAlign w:val="top"/>
          </w:tcPr>
          <w:p w:rsidR="00000000" w:rsidDel="00000000" w:rsidP="00000000" w:rsidRDefault="00000000" w:rsidRPr="00000000" w14:paraId="00000D89">
            <w:pPr>
              <w:pStyle w:val="Subtitle"/>
              <w:widowControl w:val="0"/>
              <w:jc w:val="left"/>
              <w:rPr/>
            </w:pPr>
            <w:bookmarkStart w:colFirst="0" w:colLast="0" w:name="_8dmqre8j3imk" w:id="194"/>
            <w:bookmarkEnd w:id="194"/>
            <w:r w:rsidDel="00000000" w:rsidR="00000000" w:rsidRPr="00000000">
              <w:rPr>
                <w:rtl w:val="0"/>
              </w:rPr>
              <w:t xml:space="preserve"> if C set (C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8A">
            <w:pPr>
              <w:pStyle w:val="Subtitle"/>
              <w:widowControl w:val="0"/>
              <w:rPr/>
            </w:pPr>
            <w:bookmarkStart w:colFirst="0" w:colLast="0" w:name="_9s9rsioxx0py" w:id="182"/>
            <w:bookmarkEnd w:id="182"/>
            <w:r w:rsidDel="00000000" w:rsidR="00000000" w:rsidRPr="00000000">
              <w:rPr>
                <w:rtl w:val="0"/>
              </w:rPr>
              <w:t xml:space="preserve">IF_NOT_00</w:t>
            </w:r>
          </w:p>
        </w:tc>
        <w:tc>
          <w:tcPr>
            <w:shd w:fill="auto" w:val="clear"/>
            <w:tcMar>
              <w:top w:w="43.2" w:type="dxa"/>
              <w:left w:w="43.2" w:type="dxa"/>
              <w:bottom w:w="43.2" w:type="dxa"/>
              <w:right w:w="43.2" w:type="dxa"/>
            </w:tcMar>
            <w:vAlign w:val="top"/>
          </w:tcPr>
          <w:p w:rsidR="00000000" w:rsidDel="00000000" w:rsidP="00000000" w:rsidRDefault="00000000" w:rsidRPr="00000000" w14:paraId="00000D8B">
            <w:pPr>
              <w:pStyle w:val="Subtitle"/>
              <w:widowControl w:val="0"/>
              <w:rPr/>
            </w:pPr>
            <w:bookmarkStart w:colFirst="0" w:colLast="0" w:name="_9s9rsioxx0py" w:id="182"/>
            <w:bookmarkEnd w:id="182"/>
            <w:r w:rsidDel="00000000" w:rsidR="00000000" w:rsidRPr="00000000">
              <w:rPr>
                <w:rtl w:val="0"/>
              </w:rPr>
              <w:t xml:space="preserve">%1110</w:t>
            </w:r>
          </w:p>
        </w:tc>
        <w:tc>
          <w:tcPr>
            <w:shd w:fill="auto" w:val="clear"/>
            <w:tcMar>
              <w:top w:w="43.2" w:type="dxa"/>
              <w:left w:w="43.2" w:type="dxa"/>
              <w:bottom w:w="43.2" w:type="dxa"/>
              <w:right w:w="43.2" w:type="dxa"/>
            </w:tcMar>
            <w:vAlign w:val="top"/>
          </w:tcPr>
          <w:p w:rsidR="00000000" w:rsidDel="00000000" w:rsidP="00000000" w:rsidRDefault="00000000" w:rsidRPr="00000000" w14:paraId="00000D8C">
            <w:pPr>
              <w:pStyle w:val="Subtitle"/>
              <w:widowControl w:val="0"/>
              <w:jc w:val="left"/>
              <w:rPr/>
            </w:pPr>
            <w:bookmarkStart w:colFirst="0" w:colLast="0" w:name="_8dmqre8j3imk" w:id="194"/>
            <w:bookmarkEnd w:id="194"/>
            <w:r w:rsidDel="00000000" w:rsidR="00000000" w:rsidRPr="00000000">
              <w:rPr>
                <w:rtl w:val="0"/>
              </w:rPr>
              <w:t xml:space="preserve"> if C clear and Z clear (C = 0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8D">
            <w:pPr>
              <w:pStyle w:val="Subtitle"/>
              <w:widowControl w:val="0"/>
              <w:rPr/>
            </w:pPr>
            <w:bookmarkStart w:colFirst="0" w:colLast="0" w:name="_9s9rsioxx0py" w:id="182"/>
            <w:bookmarkEnd w:id="182"/>
            <w:r w:rsidDel="00000000" w:rsidR="00000000" w:rsidRPr="00000000">
              <w:rPr>
                <w:rtl w:val="0"/>
              </w:rPr>
              <w:t xml:space="preserve">IF_NOT_01</w:t>
            </w:r>
          </w:p>
        </w:tc>
        <w:tc>
          <w:tcPr>
            <w:shd w:fill="auto" w:val="clear"/>
            <w:tcMar>
              <w:top w:w="43.2" w:type="dxa"/>
              <w:left w:w="43.2" w:type="dxa"/>
              <w:bottom w:w="43.2" w:type="dxa"/>
              <w:right w:w="43.2" w:type="dxa"/>
            </w:tcMar>
            <w:vAlign w:val="top"/>
          </w:tcPr>
          <w:p w:rsidR="00000000" w:rsidDel="00000000" w:rsidP="00000000" w:rsidRDefault="00000000" w:rsidRPr="00000000" w14:paraId="00000D8E">
            <w:pPr>
              <w:pStyle w:val="Subtitle"/>
              <w:widowControl w:val="0"/>
              <w:rPr/>
            </w:pPr>
            <w:bookmarkStart w:colFirst="0" w:colLast="0" w:name="_9s9rsioxx0py" w:id="182"/>
            <w:bookmarkEnd w:id="182"/>
            <w:r w:rsidDel="00000000" w:rsidR="00000000" w:rsidRPr="00000000">
              <w:rPr>
                <w:rtl w:val="0"/>
              </w:rPr>
              <w:t xml:space="preserve">%1101</w:t>
            </w:r>
          </w:p>
        </w:tc>
        <w:tc>
          <w:tcPr>
            <w:shd w:fill="auto" w:val="clear"/>
            <w:tcMar>
              <w:top w:w="43.2" w:type="dxa"/>
              <w:left w:w="43.2" w:type="dxa"/>
              <w:bottom w:w="43.2" w:type="dxa"/>
              <w:right w:w="43.2" w:type="dxa"/>
            </w:tcMar>
            <w:vAlign w:val="top"/>
          </w:tcPr>
          <w:p w:rsidR="00000000" w:rsidDel="00000000" w:rsidP="00000000" w:rsidRDefault="00000000" w:rsidRPr="00000000" w14:paraId="00000D8F">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set</w:t>
            </w:r>
            <w:r w:rsidDel="00000000" w:rsidR="00000000" w:rsidRPr="00000000">
              <w:rPr>
                <w:rtl w:val="0"/>
              </w:rPr>
              <w:t xml:space="preserve"> or </w:t>
            </w:r>
            <w:r w:rsidDel="00000000" w:rsidR="00000000" w:rsidRPr="00000000">
              <w:rPr>
                <w:rtl w:val="0"/>
              </w:rPr>
              <w:t xml:space="preserve">Z clear</w:t>
            </w:r>
            <w:r w:rsidDel="00000000" w:rsidR="00000000" w:rsidRPr="00000000">
              <w:rPr>
                <w:rtl w:val="0"/>
              </w:rPr>
              <w:t xml:space="preserve"> (C = 1 or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90">
            <w:pPr>
              <w:pStyle w:val="Subtitle"/>
              <w:widowControl w:val="0"/>
              <w:rPr/>
            </w:pPr>
            <w:bookmarkStart w:colFirst="0" w:colLast="0" w:name="_9s9rsioxx0py" w:id="182"/>
            <w:bookmarkEnd w:id="182"/>
            <w:r w:rsidDel="00000000" w:rsidR="00000000" w:rsidRPr="00000000">
              <w:rPr>
                <w:rtl w:val="0"/>
              </w:rPr>
              <w:t xml:space="preserve">IF_NOT_10</w:t>
            </w:r>
          </w:p>
        </w:tc>
        <w:tc>
          <w:tcPr>
            <w:shd w:fill="auto" w:val="clear"/>
            <w:tcMar>
              <w:top w:w="43.2" w:type="dxa"/>
              <w:left w:w="43.2" w:type="dxa"/>
              <w:bottom w:w="43.2" w:type="dxa"/>
              <w:right w:w="43.2" w:type="dxa"/>
            </w:tcMar>
            <w:vAlign w:val="top"/>
          </w:tcPr>
          <w:p w:rsidR="00000000" w:rsidDel="00000000" w:rsidP="00000000" w:rsidRDefault="00000000" w:rsidRPr="00000000" w14:paraId="00000D91">
            <w:pPr>
              <w:pStyle w:val="Subtitle"/>
              <w:widowControl w:val="0"/>
              <w:rPr/>
            </w:pPr>
            <w:bookmarkStart w:colFirst="0" w:colLast="0" w:name="_9s9rsioxx0py" w:id="182"/>
            <w:bookmarkEnd w:id="182"/>
            <w:r w:rsidDel="00000000" w:rsidR="00000000" w:rsidRPr="00000000">
              <w:rPr>
                <w:rtl w:val="0"/>
              </w:rPr>
              <w:t xml:space="preserve">%1011</w:t>
            </w:r>
          </w:p>
        </w:tc>
        <w:tc>
          <w:tcPr>
            <w:shd w:fill="auto" w:val="clear"/>
            <w:tcMar>
              <w:top w:w="43.2" w:type="dxa"/>
              <w:left w:w="43.2" w:type="dxa"/>
              <w:bottom w:w="43.2" w:type="dxa"/>
              <w:right w:w="43.2" w:type="dxa"/>
            </w:tcMar>
            <w:vAlign w:val="top"/>
          </w:tcPr>
          <w:p w:rsidR="00000000" w:rsidDel="00000000" w:rsidP="00000000" w:rsidRDefault="00000000" w:rsidRPr="00000000" w14:paraId="00000D92">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clear</w:t>
            </w:r>
            <w:r w:rsidDel="00000000" w:rsidR="00000000" w:rsidRPr="00000000">
              <w:rPr>
                <w:rtl w:val="0"/>
              </w:rPr>
              <w:t xml:space="preserve"> or </w:t>
            </w:r>
            <w:r w:rsidDel="00000000" w:rsidR="00000000" w:rsidRPr="00000000">
              <w:rPr>
                <w:rtl w:val="0"/>
              </w:rPr>
              <w:t xml:space="preserve">Z set</w:t>
            </w:r>
            <w:r w:rsidDel="00000000" w:rsidR="00000000" w:rsidRPr="00000000">
              <w:rPr>
                <w:rtl w:val="0"/>
              </w:rPr>
              <w:t xml:space="preserve"> (C = 0 or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93">
            <w:pPr>
              <w:pStyle w:val="Subtitle"/>
              <w:widowControl w:val="0"/>
              <w:rPr/>
            </w:pPr>
            <w:bookmarkStart w:colFirst="0" w:colLast="0" w:name="_9s9rsioxx0py" w:id="182"/>
            <w:bookmarkEnd w:id="182"/>
            <w:r w:rsidDel="00000000" w:rsidR="00000000" w:rsidRPr="00000000">
              <w:rPr>
                <w:rtl w:val="0"/>
              </w:rPr>
              <w:t xml:space="preserve">IF_NOT_11</w:t>
            </w:r>
          </w:p>
        </w:tc>
        <w:tc>
          <w:tcPr>
            <w:shd w:fill="auto" w:val="clear"/>
            <w:tcMar>
              <w:top w:w="43.2" w:type="dxa"/>
              <w:left w:w="43.2" w:type="dxa"/>
              <w:bottom w:w="43.2" w:type="dxa"/>
              <w:right w:w="43.2" w:type="dxa"/>
            </w:tcMar>
            <w:vAlign w:val="top"/>
          </w:tcPr>
          <w:p w:rsidR="00000000" w:rsidDel="00000000" w:rsidP="00000000" w:rsidRDefault="00000000" w:rsidRPr="00000000" w14:paraId="00000D94">
            <w:pPr>
              <w:pStyle w:val="Subtitle"/>
              <w:widowControl w:val="0"/>
              <w:rPr/>
            </w:pPr>
            <w:bookmarkStart w:colFirst="0" w:colLast="0" w:name="_9s9rsioxx0py" w:id="182"/>
            <w:bookmarkEnd w:id="182"/>
            <w:r w:rsidDel="00000000" w:rsidR="00000000" w:rsidRPr="00000000">
              <w:rPr>
                <w:rtl w:val="0"/>
              </w:rPr>
              <w:t xml:space="preserve">%0111</w:t>
            </w:r>
          </w:p>
        </w:tc>
        <w:tc>
          <w:tcPr>
            <w:shd w:fill="auto" w:val="clear"/>
            <w:tcMar>
              <w:top w:w="43.2" w:type="dxa"/>
              <w:left w:w="43.2" w:type="dxa"/>
              <w:bottom w:w="43.2" w:type="dxa"/>
              <w:right w:w="43.2" w:type="dxa"/>
            </w:tcMar>
            <w:vAlign w:val="top"/>
          </w:tcPr>
          <w:p w:rsidR="00000000" w:rsidDel="00000000" w:rsidP="00000000" w:rsidRDefault="00000000" w:rsidRPr="00000000" w14:paraId="00000D95">
            <w:pPr>
              <w:pStyle w:val="Subtitle"/>
              <w:widowControl w:val="0"/>
              <w:jc w:val="left"/>
              <w:rPr/>
            </w:pPr>
            <w:bookmarkStart w:colFirst="0" w:colLast="0" w:name="_8dmqre8j3imk" w:id="194"/>
            <w:bookmarkEnd w:id="194"/>
            <w:r w:rsidDel="00000000" w:rsidR="00000000" w:rsidRPr="00000000">
              <w:rPr>
                <w:rtl w:val="0"/>
              </w:rPr>
              <w:t xml:space="preserve"> if C clear or Z clear (C = 0 or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96">
            <w:pPr>
              <w:pStyle w:val="Subtitle"/>
              <w:widowControl w:val="0"/>
              <w:rPr/>
            </w:pPr>
            <w:bookmarkStart w:colFirst="0" w:colLast="0" w:name="_9s9rsioxx0py" w:id="182"/>
            <w:bookmarkEnd w:id="182"/>
            <w:r w:rsidDel="00000000" w:rsidR="00000000" w:rsidRPr="00000000">
              <w:rPr>
                <w:rtl w:val="0"/>
              </w:rPr>
              <w:t xml:space="preserve">IF_DIFF</w:t>
            </w:r>
          </w:p>
        </w:tc>
        <w:tc>
          <w:tcPr>
            <w:shd w:fill="auto" w:val="clear"/>
            <w:tcMar>
              <w:top w:w="43.2" w:type="dxa"/>
              <w:left w:w="43.2" w:type="dxa"/>
              <w:bottom w:w="43.2" w:type="dxa"/>
              <w:right w:w="43.2" w:type="dxa"/>
            </w:tcMar>
            <w:vAlign w:val="top"/>
          </w:tcPr>
          <w:p w:rsidR="00000000" w:rsidDel="00000000" w:rsidP="00000000" w:rsidRDefault="00000000" w:rsidRPr="00000000" w14:paraId="00000D97">
            <w:pPr>
              <w:pStyle w:val="Subtitle"/>
              <w:widowControl w:val="0"/>
              <w:rPr/>
            </w:pPr>
            <w:bookmarkStart w:colFirst="0" w:colLast="0" w:name="_9s9rsioxx0py" w:id="182"/>
            <w:bookmarkEnd w:id="182"/>
            <w:r w:rsidDel="00000000" w:rsidR="00000000" w:rsidRPr="00000000">
              <w:rPr>
                <w:rtl w:val="0"/>
              </w:rPr>
              <w:t xml:space="preserve">%0110</w:t>
            </w:r>
          </w:p>
        </w:tc>
        <w:tc>
          <w:tcPr>
            <w:shd w:fill="auto" w:val="clear"/>
            <w:tcMar>
              <w:top w:w="43.2" w:type="dxa"/>
              <w:left w:w="43.2" w:type="dxa"/>
              <w:bottom w:w="43.2" w:type="dxa"/>
              <w:right w:w="43.2" w:type="dxa"/>
            </w:tcMar>
            <w:vAlign w:val="top"/>
          </w:tcPr>
          <w:p w:rsidR="00000000" w:rsidDel="00000000" w:rsidP="00000000" w:rsidRDefault="00000000" w:rsidRPr="00000000" w14:paraId="00000D98">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not</w:t>
            </w:r>
            <w:r w:rsidDel="00000000" w:rsidR="00000000" w:rsidRPr="00000000">
              <w:rPr>
                <w:rtl w:val="0"/>
              </w:rPr>
              <w:t xml:space="preserve"> equal to Z (C = 0 and Z = 1 --or-- C = 1 and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99">
            <w:pPr>
              <w:pStyle w:val="Subtitle"/>
              <w:widowControl w:val="0"/>
              <w:rPr/>
            </w:pPr>
            <w:bookmarkStart w:colFirst="0" w:colLast="0" w:name="_9s9rsioxx0py" w:id="182"/>
            <w:bookmarkEnd w:id="182"/>
            <w:r w:rsidDel="00000000" w:rsidR="00000000" w:rsidRPr="00000000">
              <w:rPr>
                <w:rtl w:val="0"/>
              </w:rPr>
              <w:t xml:space="preserve">IF_SAME</w:t>
            </w:r>
          </w:p>
        </w:tc>
        <w:tc>
          <w:tcPr>
            <w:shd w:fill="auto" w:val="clear"/>
            <w:tcMar>
              <w:top w:w="43.2" w:type="dxa"/>
              <w:left w:w="43.2" w:type="dxa"/>
              <w:bottom w:w="43.2" w:type="dxa"/>
              <w:right w:w="43.2" w:type="dxa"/>
            </w:tcMar>
            <w:vAlign w:val="top"/>
          </w:tcPr>
          <w:p w:rsidR="00000000" w:rsidDel="00000000" w:rsidP="00000000" w:rsidRDefault="00000000" w:rsidRPr="00000000" w14:paraId="00000D9A">
            <w:pPr>
              <w:pStyle w:val="Subtitle"/>
              <w:widowControl w:val="0"/>
              <w:rPr/>
            </w:pPr>
            <w:bookmarkStart w:colFirst="0" w:colLast="0" w:name="_9s9rsioxx0py" w:id="182"/>
            <w:bookmarkEnd w:id="182"/>
            <w:r w:rsidDel="00000000" w:rsidR="00000000" w:rsidRPr="00000000">
              <w:rPr>
                <w:rtl w:val="0"/>
              </w:rPr>
              <w:t xml:space="preserve">%1001</w:t>
            </w:r>
          </w:p>
        </w:tc>
        <w:tc>
          <w:tcPr>
            <w:shd w:fill="auto" w:val="clear"/>
            <w:tcMar>
              <w:top w:w="43.2" w:type="dxa"/>
              <w:left w:w="43.2" w:type="dxa"/>
              <w:bottom w:w="43.2" w:type="dxa"/>
              <w:right w:w="43.2" w:type="dxa"/>
            </w:tcMar>
            <w:vAlign w:val="top"/>
          </w:tcPr>
          <w:p w:rsidR="00000000" w:rsidDel="00000000" w:rsidP="00000000" w:rsidRDefault="00000000" w:rsidRPr="00000000" w14:paraId="00000D9B">
            <w:pPr>
              <w:pStyle w:val="Subtitle"/>
              <w:widowControl w:val="0"/>
              <w:jc w:val="left"/>
              <w:rPr/>
            </w:pPr>
            <w:bookmarkStart w:colFirst="0" w:colLast="0" w:name="_8dmqre8j3imk" w:id="194"/>
            <w:bookmarkEnd w:id="194"/>
            <w:r w:rsidDel="00000000" w:rsidR="00000000" w:rsidRPr="00000000">
              <w:rPr>
                <w:rtl w:val="0"/>
              </w:rPr>
              <w:t xml:space="preserve"> if </w:t>
            </w:r>
            <w:r w:rsidDel="00000000" w:rsidR="00000000" w:rsidRPr="00000000">
              <w:rPr>
                <w:rtl w:val="0"/>
              </w:rPr>
              <w:t xml:space="preserve">C equal</w:t>
            </w:r>
            <w:r w:rsidDel="00000000" w:rsidR="00000000" w:rsidRPr="00000000">
              <w:rPr>
                <w:rtl w:val="0"/>
              </w:rPr>
              <w:t xml:space="preserve"> to Z (C = 0 and Z = 0 --or-- C = 1 and Z =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9C">
            <w:pPr>
              <w:pStyle w:val="Subtitle"/>
              <w:widowControl w:val="0"/>
              <w:rPr/>
            </w:pPr>
            <w:bookmarkStart w:colFirst="0" w:colLast="0" w:name="_9s9rsioxx0py" w:id="182"/>
            <w:bookmarkEnd w:id="182"/>
            <w:r w:rsidDel="00000000" w:rsidR="00000000" w:rsidRPr="00000000">
              <w:rPr>
                <w:rtl w:val="0"/>
              </w:rPr>
              <w:t xml:space="preserve">_RET_</w:t>
            </w:r>
          </w:p>
        </w:tc>
        <w:tc>
          <w:tcPr>
            <w:shd w:fill="auto" w:val="clear"/>
            <w:tcMar>
              <w:top w:w="43.2" w:type="dxa"/>
              <w:left w:w="43.2" w:type="dxa"/>
              <w:bottom w:w="43.2" w:type="dxa"/>
              <w:right w:w="43.2" w:type="dxa"/>
            </w:tcMar>
            <w:vAlign w:val="top"/>
          </w:tcPr>
          <w:p w:rsidR="00000000" w:rsidDel="00000000" w:rsidP="00000000" w:rsidRDefault="00000000" w:rsidRPr="00000000" w14:paraId="00000D9D">
            <w:pPr>
              <w:pStyle w:val="Subtitle"/>
              <w:widowControl w:val="0"/>
              <w:rPr/>
            </w:pPr>
            <w:bookmarkStart w:colFirst="0" w:colLast="0" w:name="_9s9rsioxx0py" w:id="182"/>
            <w:bookmarkEnd w:id="182"/>
            <w:r w:rsidDel="00000000" w:rsidR="00000000" w:rsidRPr="00000000">
              <w:rPr>
                <w:rtl w:val="0"/>
              </w:rPr>
              <w:t xml:space="preserve">%0000</w:t>
            </w:r>
          </w:p>
        </w:tc>
        <w:tc>
          <w:tcPr>
            <w:shd w:fill="auto" w:val="clear"/>
            <w:tcMar>
              <w:top w:w="43.2" w:type="dxa"/>
              <w:left w:w="43.2" w:type="dxa"/>
              <w:bottom w:w="43.2" w:type="dxa"/>
              <w:right w:w="43.2" w:type="dxa"/>
            </w:tcMar>
            <w:vAlign w:val="top"/>
          </w:tcPr>
          <w:p w:rsidR="00000000" w:rsidDel="00000000" w:rsidP="00000000" w:rsidRDefault="00000000" w:rsidRPr="00000000" w14:paraId="00000D9E">
            <w:pPr>
              <w:pStyle w:val="Subtitle"/>
              <w:widowControl w:val="0"/>
              <w:jc w:val="left"/>
              <w:rPr/>
            </w:pPr>
            <w:bookmarkStart w:colFirst="0" w:colLast="0" w:name="_8dmqre8j3imk" w:id="194"/>
            <w:bookmarkEnd w:id="194"/>
            <w:r w:rsidDel="00000000" w:rsidR="00000000" w:rsidRPr="00000000">
              <w:rPr>
                <w:rtl w:val="0"/>
              </w:rPr>
              <w:t xml:space="preserve"> always; execute instruction then return if no branch; no context restore</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D9F">
            <w:pPr>
              <w:pStyle w:val="Subtitle"/>
              <w:widowControl w:val="0"/>
              <w:rPr/>
            </w:pPr>
            <w:bookmarkStart w:colFirst="0" w:colLast="0" w:name="_9s9rsioxx0py" w:id="182"/>
            <w:bookmarkEnd w:id="182"/>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DA0">
            <w:pPr>
              <w:pStyle w:val="Subtitle"/>
              <w:widowControl w:val="0"/>
              <w:rPr/>
            </w:pPr>
            <w:bookmarkStart w:colFirst="0" w:colLast="0" w:name="_9s9rsioxx0py" w:id="182"/>
            <w:bookmarkEnd w:id="182"/>
            <w:r w:rsidDel="00000000" w:rsidR="00000000" w:rsidRPr="00000000">
              <w:rPr>
                <w:rtl w:val="0"/>
              </w:rPr>
              <w:t xml:space="preserve">%1111</w:t>
            </w:r>
          </w:p>
        </w:tc>
        <w:tc>
          <w:tcPr>
            <w:shd w:fill="auto" w:val="clear"/>
            <w:tcMar>
              <w:top w:w="43.2" w:type="dxa"/>
              <w:left w:w="43.2" w:type="dxa"/>
              <w:bottom w:w="43.2" w:type="dxa"/>
              <w:right w:w="43.2" w:type="dxa"/>
            </w:tcMar>
            <w:vAlign w:val="top"/>
          </w:tcPr>
          <w:p w:rsidR="00000000" w:rsidDel="00000000" w:rsidP="00000000" w:rsidRDefault="00000000" w:rsidRPr="00000000" w14:paraId="00000DA1">
            <w:pPr>
              <w:pStyle w:val="Subtitle"/>
              <w:widowControl w:val="0"/>
              <w:jc w:val="left"/>
              <w:rPr/>
            </w:pPr>
            <w:bookmarkStart w:colFirst="0" w:colLast="0" w:name="_8dmqre8j3imk" w:id="194"/>
            <w:bookmarkEnd w:id="194"/>
            <w:r w:rsidDel="00000000" w:rsidR="00000000" w:rsidRPr="00000000">
              <w:rPr>
                <w:rtl w:val="0"/>
              </w:rPr>
              <w:t xml:space="preserve"> always; this is the default, no condition expressed</w:t>
            </w:r>
          </w:p>
        </w:tc>
      </w:tr>
    </w:tbl>
    <w:p w:rsidR="00000000" w:rsidDel="00000000" w:rsidP="00000000" w:rsidRDefault="00000000" w:rsidRPr="00000000" w14:paraId="00000DA2">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The </w:t>
      </w:r>
      <w:r w:rsidDel="00000000" w:rsidR="00000000" w:rsidRPr="00000000">
        <w:rPr>
          <w:sz w:val="18"/>
          <w:szCs w:val="18"/>
          <w:rtl w:val="0"/>
        </w:rPr>
        <w:t xml:space="preserve">Condition symbol must be entered in place of the </w:t>
      </w:r>
      <w:r w:rsidDel="00000000" w:rsidR="00000000" w:rsidRPr="00000000">
        <w:rPr>
          <w:i w:val="1"/>
          <w:sz w:val="18"/>
          <w:szCs w:val="18"/>
          <w:rtl w:val="0"/>
        </w:rPr>
        <w:t xml:space="preserve">{Condition}</w:t>
      </w:r>
      <w:r w:rsidDel="00000000" w:rsidR="00000000" w:rsidRPr="00000000">
        <w:rPr>
          <w:sz w:val="18"/>
          <w:szCs w:val="18"/>
          <w:rtl w:val="0"/>
        </w:rPr>
        <w:t xml:space="preserve"> item (ahead of the </w:t>
      </w:r>
      <w:r w:rsidDel="00000000" w:rsidR="00000000" w:rsidRPr="00000000">
        <w:rPr>
          <w:i w:val="1"/>
          <w:sz w:val="18"/>
          <w:szCs w:val="18"/>
          <w:rtl w:val="0"/>
        </w:rPr>
        <w:t xml:space="preserve">Instruction</w:t>
      </w:r>
      <w:r w:rsidDel="00000000" w:rsidR="00000000" w:rsidRPr="00000000">
        <w:rPr>
          <w:sz w:val="18"/>
          <w:szCs w:val="18"/>
          <w:rtl w:val="0"/>
        </w:rPr>
        <w:t xml:space="preserve">) on an instruction line.</w:t>
      </w:r>
    </w:p>
    <w:p w:rsidR="00000000" w:rsidDel="00000000" w:rsidP="00000000" w:rsidRDefault="00000000" w:rsidRPr="00000000" w14:paraId="00000DA3">
      <w:pPr>
        <w:rPr>
          <w:sz w:val="18"/>
          <w:szCs w:val="18"/>
        </w:rPr>
      </w:pPr>
      <w:r w:rsidDel="00000000" w:rsidR="00000000" w:rsidRPr="00000000">
        <w:rPr>
          <w:sz w:val="18"/>
          <w:szCs w:val="18"/>
          <w:vertAlign w:val="superscript"/>
          <w:rtl w:val="0"/>
        </w:rPr>
        <w:t xml:space="preserve">2</w:t>
      </w:r>
      <w:r w:rsidDel="00000000" w:rsidR="00000000" w:rsidRPr="00000000">
        <w:rPr>
          <w:sz w:val="18"/>
          <w:szCs w:val="18"/>
          <w:rtl w:val="0"/>
        </w:rPr>
        <w:t xml:space="preserve"> The Encoding value is emitted into the COND field (the EEEE bits) in the compiled instruction opcode.</w:t>
      </w:r>
    </w:p>
    <w:p w:rsidR="00000000" w:rsidDel="00000000" w:rsidP="00000000" w:rsidRDefault="00000000" w:rsidRPr="00000000" w14:paraId="00000DA4">
      <w:pPr>
        <w:rPr/>
      </w:pPr>
      <w:r w:rsidDel="00000000" w:rsidR="00000000" w:rsidRPr="00000000">
        <w:rPr>
          <w:rtl w:val="0"/>
        </w:rPr>
        <w:t xml:space="preserve">Note that for every Condition that acts upon the state of C and/or Z flags, there's also a </w:t>
      </w:r>
      <w:hyperlink w:anchor="_hirqlphn43pc">
        <w:r w:rsidDel="00000000" w:rsidR="00000000" w:rsidRPr="00000000">
          <w:rPr>
            <w:color w:val="1155cc"/>
            <w:u w:val="single"/>
            <w:rtl w:val="0"/>
          </w:rPr>
          <w:t xml:space="preserve">Modifier</w:t>
        </w:r>
      </w:hyperlink>
      <w:r w:rsidDel="00000000" w:rsidR="00000000" w:rsidRPr="00000000">
        <w:rPr>
          <w:rtl w:val="0"/>
        </w:rPr>
        <w:t xml:space="preserve"> (for use with </w:t>
      </w:r>
      <w:hyperlink w:anchor="_m3xduhu6qlur">
        <w:r w:rsidDel="00000000" w:rsidR="00000000" w:rsidRPr="00000000">
          <w:rPr>
            <w:rFonts w:ascii="Roboto Mono Medium" w:cs="Roboto Mono Medium" w:eastAsia="Roboto Mono Medium" w:hAnsi="Roboto Mono Medium"/>
            <w:color w:val="1155cc"/>
            <w:u w:val="single"/>
            <w:rtl w:val="0"/>
          </w:rPr>
          <w:t xml:space="preserve">MODxx</w:t>
        </w:r>
      </w:hyperlink>
      <w:r w:rsidDel="00000000" w:rsidR="00000000" w:rsidRPr="00000000">
        <w:rPr>
          <w:rtl w:val="0"/>
        </w:rPr>
        <w:t xml:space="preserve"> instructions) capable of applying flag state(s) based on similar logic.   Additionally, the Condition symbols and descriptions are similar to, and the encoding exactly matches, that of the related Modifiers.</w:t>
      </w:r>
      <w:r w:rsidDel="00000000" w:rsidR="00000000" w:rsidRPr="00000000">
        <w:rPr>
          <w:rtl w:val="0"/>
        </w:rPr>
      </w:r>
    </w:p>
    <w:p w:rsidR="00000000" w:rsidDel="00000000" w:rsidP="00000000" w:rsidRDefault="00000000" w:rsidRPr="00000000" w14:paraId="00000DA5">
      <w:pPr>
        <w:pStyle w:val="Heading2"/>
        <w:rPr>
          <w:i w:val="1"/>
          <w:highlight w:val="yellow"/>
        </w:rPr>
      </w:pPr>
      <w:bookmarkStart w:colFirst="0" w:colLast="0" w:name="_jjzqxknhgv63" w:id="195"/>
      <w:bookmarkEnd w:id="195"/>
      <w:r w:rsidDel="00000000" w:rsidR="00000000" w:rsidRPr="00000000">
        <w:rPr>
          <w:rtl w:val="0"/>
        </w:rPr>
        <w:t xml:space="preserve">DECMOD</w:t>
      </w:r>
      <w:r w:rsidDel="00000000" w:rsidR="00000000" w:rsidRPr="00000000">
        <w:rPr>
          <w:rtl w:val="0"/>
        </w:rPr>
      </w:r>
    </w:p>
    <w:p w:rsidR="00000000" w:rsidDel="00000000" w:rsidP="00000000" w:rsidRDefault="00000000" w:rsidRPr="00000000" w14:paraId="00000DA6">
      <w:pPr>
        <w:spacing w:after="0" w:lineRule="auto"/>
        <w:rPr/>
      </w:pPr>
      <w:r w:rsidDel="00000000" w:rsidR="00000000" w:rsidRPr="00000000">
        <w:rPr>
          <w:rtl w:val="0"/>
        </w:rPr>
        <w:t xml:space="preserve">Decrement </w:t>
      </w:r>
      <w:r w:rsidDel="00000000" w:rsidR="00000000" w:rsidRPr="00000000">
        <w:rPr>
          <w:rtl w:val="0"/>
        </w:rPr>
        <w:t xml:space="preserve">modulus</w:t>
      </w:r>
    </w:p>
    <w:p w:rsidR="00000000" w:rsidDel="00000000" w:rsidP="00000000" w:rsidRDefault="00000000" w:rsidRPr="00000000" w14:paraId="00000DA7">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Decrement with modulus.</w:t>
      </w:r>
    </w:p>
    <w:p w:rsidR="00000000" w:rsidDel="00000000" w:rsidP="00000000" w:rsidRDefault="00000000" w:rsidRPr="00000000" w14:paraId="00000DA8">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DECMOD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DA9">
      <w:pPr>
        <w:spacing w:before="40" w:lineRule="auto"/>
        <w:rPr/>
      </w:pPr>
      <w:r w:rsidDel="00000000" w:rsidR="00000000" w:rsidRPr="00000000">
        <w:rPr>
          <w:b w:val="1"/>
          <w:rtl w:val="0"/>
        </w:rPr>
        <w:t xml:space="preserve">Result:</w:t>
      </w:r>
      <w:r w:rsidDel="00000000" w:rsidR="00000000" w:rsidRPr="00000000">
        <w:rPr>
          <w:rtl w:val="0"/>
        </w:rPr>
        <w:t xml:space="preserve"> If Dest was not equal to 0, it is decremented by 1; otherwise Dest is reset to Src.  Optionally, C and Z are updated to indicate reset and zero result status.</w:t>
      </w:r>
    </w:p>
    <w:p w:rsidR="00000000" w:rsidDel="00000000" w:rsidP="00000000" w:rsidRDefault="00000000" w:rsidRPr="00000000" w14:paraId="00000DAA">
      <w:pPr>
        <w:numPr>
          <w:ilvl w:val="0"/>
          <w:numId w:val="1"/>
        </w:numPr>
        <w:spacing w:after="0" w:afterAutospacing="0"/>
        <w:ind w:left="720" w:hanging="360"/>
        <w:rPr/>
      </w:pPr>
      <w:r w:rsidDel="00000000" w:rsidR="00000000" w:rsidRPr="00000000">
        <w:rPr>
          <w:rtl w:val="0"/>
        </w:rPr>
        <w:t xml:space="preserve">Dest is a register containing the value to decrement down to 0 with modulus, and is where the result is written.</w:t>
      </w:r>
    </w:p>
    <w:p w:rsidR="00000000" w:rsidDel="00000000" w:rsidP="00000000" w:rsidRDefault="00000000" w:rsidRPr="00000000" w14:paraId="00000DAB">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the modulus limit to apply to Dest's decrement operation.</w:t>
      </w:r>
    </w:p>
    <w:p w:rsidR="00000000" w:rsidDel="00000000" w:rsidP="00000000" w:rsidRDefault="00000000" w:rsidRPr="00000000" w14:paraId="00000DA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6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A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A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A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B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B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B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B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B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B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C">
            <w:pPr>
              <w:widowControl w:val="0"/>
              <w:spacing w:after="0" w:line="240" w:lineRule="auto"/>
              <w:jc w:val="center"/>
              <w:rPr>
                <w:sz w:val="18"/>
                <w:szCs w:val="18"/>
              </w:rPr>
            </w:pPr>
            <w:r w:rsidDel="00000000" w:rsidR="00000000" w:rsidRPr="00000000">
              <w:rPr>
                <w:sz w:val="18"/>
                <w:szCs w:val="18"/>
                <w:rtl w:val="0"/>
              </w:rPr>
              <w:t xml:space="preserve">Modulus triggered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B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DBF">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ln0kx81xiaak">
        <w:r w:rsidDel="00000000" w:rsidR="00000000" w:rsidRPr="00000000">
          <w:rPr>
            <w:rFonts w:ascii="Roboto Mono Medium" w:cs="Roboto Mono Medium" w:eastAsia="Roboto Mono Medium" w:hAnsi="Roboto Mono Medium"/>
            <w:color w:val="1155cc"/>
            <w:u w:val="single"/>
            <w:rtl w:val="0"/>
          </w:rPr>
          <w:t xml:space="preserve">INCMOD</w:t>
        </w:r>
      </w:hyperlink>
      <w:r w:rsidDel="00000000" w:rsidR="00000000" w:rsidRPr="00000000">
        <w:rPr>
          <w:rtl w:val="0"/>
        </w:rPr>
      </w:r>
    </w:p>
    <w:p w:rsidR="00000000" w:rsidDel="00000000" w:rsidP="00000000" w:rsidRDefault="00000000" w:rsidRPr="00000000" w14:paraId="00000DC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DC1">
      <w:pPr>
        <w:rPr/>
      </w:pPr>
      <w:r w:rsidDel="00000000" w:rsidR="00000000" w:rsidRPr="00000000">
        <w:rPr>
          <w:rFonts w:ascii="Roboto Mono Medium" w:cs="Roboto Mono Medium" w:eastAsia="Roboto Mono Medium" w:hAnsi="Roboto Mono Medium"/>
          <w:rtl w:val="0"/>
        </w:rPr>
        <w:t xml:space="preserve">DECMOD</w:t>
      </w:r>
      <w:r w:rsidDel="00000000" w:rsidR="00000000" w:rsidRPr="00000000">
        <w:rPr>
          <w:rtl w:val="0"/>
        </w:rPr>
        <w:t xml:space="preserve"> compares Dest with 0— if not equal, it decrements Dest; otherwise it sets Dest equal to Src.  If Dest begins in the range 0 to Src, iterations of DECMOD will decrement Dest repetitively from Src to 0.</w:t>
      </w:r>
    </w:p>
    <w:p w:rsidR="00000000" w:rsidDel="00000000" w:rsidP="00000000" w:rsidRDefault="00000000" w:rsidRPr="00000000" w14:paraId="00000DC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equal to 0 and subsequently reset to Src; or is cleared (0) if not reset.</w:t>
      </w:r>
    </w:p>
    <w:p w:rsidR="00000000" w:rsidDel="00000000" w:rsidP="00000000" w:rsidRDefault="00000000" w:rsidRPr="00000000" w14:paraId="00000DC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0DC4">
      <w:pPr>
        <w:rPr/>
      </w:pPr>
      <w:r w:rsidDel="00000000" w:rsidR="00000000" w:rsidRPr="00000000">
        <w:rPr>
          <w:rFonts w:ascii="Roboto Mono Medium" w:cs="Roboto Mono Medium" w:eastAsia="Roboto Mono Medium" w:hAnsi="Roboto Mono Medium"/>
          <w:rtl w:val="0"/>
        </w:rPr>
        <w:t xml:space="preserve">DECMOD</w:t>
      </w:r>
      <w:r w:rsidDel="00000000" w:rsidR="00000000" w:rsidRPr="00000000">
        <w:rPr>
          <w:rtl w:val="0"/>
        </w:rPr>
        <w:t xml:space="preserve"> does not limit Dest within the specified range— if Dest begins as greater than Src, iterations of </w:t>
      </w:r>
      <w:r w:rsidDel="00000000" w:rsidR="00000000" w:rsidRPr="00000000">
        <w:rPr>
          <w:rFonts w:ascii="Roboto Mono Medium" w:cs="Roboto Mono Medium" w:eastAsia="Roboto Mono Medium" w:hAnsi="Roboto Mono Medium"/>
          <w:rtl w:val="0"/>
        </w:rPr>
        <w:t xml:space="preserve">DECMOD</w:t>
      </w:r>
      <w:r w:rsidDel="00000000" w:rsidR="00000000" w:rsidRPr="00000000">
        <w:rPr>
          <w:rtl w:val="0"/>
        </w:rPr>
        <w:t xml:space="preserve"> will continue to decrement it down through Src before it will effectively cycle from Src to 0.</w:t>
      </w:r>
    </w:p>
    <w:p w:rsidR="00000000" w:rsidDel="00000000" w:rsidP="00000000" w:rsidRDefault="00000000" w:rsidRPr="00000000" w14:paraId="00000DC5">
      <w:pPr>
        <w:pStyle w:val="Heading2"/>
        <w:rPr>
          <w:i w:val="1"/>
          <w:highlight w:val="yellow"/>
        </w:rPr>
      </w:pPr>
      <w:bookmarkStart w:colFirst="0" w:colLast="0" w:name="_vp3efvde1vn6" w:id="196"/>
      <w:bookmarkEnd w:id="196"/>
      <w:r w:rsidDel="00000000" w:rsidR="00000000" w:rsidRPr="00000000">
        <w:rPr>
          <w:rtl w:val="0"/>
        </w:rPr>
        <w:t xml:space="preserve">DECOD</w:t>
      </w:r>
      <w:r w:rsidDel="00000000" w:rsidR="00000000" w:rsidRPr="00000000">
        <w:rPr>
          <w:rtl w:val="0"/>
        </w:rPr>
      </w:r>
    </w:p>
    <w:p w:rsidR="00000000" w:rsidDel="00000000" w:rsidP="00000000" w:rsidRDefault="00000000" w:rsidRPr="00000000" w14:paraId="00000DC6">
      <w:pPr>
        <w:spacing w:after="0" w:lineRule="auto"/>
        <w:rPr/>
      </w:pPr>
      <w:r w:rsidDel="00000000" w:rsidR="00000000" w:rsidRPr="00000000">
        <w:rPr>
          <w:rtl w:val="0"/>
        </w:rPr>
        <w:t xml:space="preserve">Decode</w:t>
      </w:r>
      <w:r w:rsidDel="00000000" w:rsidR="00000000" w:rsidRPr="00000000">
        <w:rPr>
          <w:rtl w:val="0"/>
        </w:rPr>
      </w:r>
    </w:p>
    <w:p w:rsidR="00000000" w:rsidDel="00000000" w:rsidP="00000000" w:rsidRDefault="00000000" w:rsidRPr="00000000" w14:paraId="00000DC7">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Decode value (0—31) into single-high-bit long.</w:t>
      </w:r>
    </w:p>
    <w:p w:rsidR="00000000" w:rsidDel="00000000" w:rsidP="00000000" w:rsidRDefault="00000000" w:rsidRPr="00000000" w14:paraId="00000DC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DECOD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0DC9">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DECOD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0DCA">
      <w:pPr>
        <w:spacing w:before="40" w:lineRule="auto"/>
        <w:rPr/>
      </w:pPr>
      <w:r w:rsidDel="00000000" w:rsidR="00000000" w:rsidRPr="00000000">
        <w:rPr>
          <w:b w:val="1"/>
          <w:rtl w:val="0"/>
        </w:rPr>
        <w:t xml:space="preserve">Result:</w:t>
      </w:r>
      <w:r w:rsidDel="00000000" w:rsidR="00000000" w:rsidRPr="00000000">
        <w:rPr>
          <w:rtl w:val="0"/>
        </w:rPr>
        <w:t xml:space="preserve"> A 32-bit value, with the bit position corresponding to Src, or Dest, value (0—31) set high, is stored in Dest.</w:t>
      </w:r>
    </w:p>
    <w:p w:rsidR="00000000" w:rsidDel="00000000" w:rsidP="00000000" w:rsidRDefault="00000000" w:rsidRPr="00000000" w14:paraId="00000DCB">
      <w:pPr>
        <w:numPr>
          <w:ilvl w:val="0"/>
          <w:numId w:val="1"/>
        </w:numPr>
        <w:spacing w:after="0" w:afterAutospacing="0"/>
        <w:ind w:left="720" w:hanging="360"/>
      </w:pPr>
      <w:r w:rsidDel="00000000" w:rsidR="00000000" w:rsidRPr="00000000">
        <w:rPr>
          <w:rtl w:val="0"/>
        </w:rPr>
        <w:t xml:space="preserve">Dest is the register in which to store the decoded value and optionally begins by containing the 5-bit </w:t>
      </w:r>
      <w:r w:rsidDel="00000000" w:rsidR="00000000" w:rsidRPr="00000000">
        <w:rPr>
          <w:i w:val="1"/>
          <w:rtl w:val="0"/>
        </w:rPr>
        <w:t xml:space="preserve">bit position</w:t>
      </w:r>
      <w:r w:rsidDel="00000000" w:rsidR="00000000" w:rsidRPr="00000000">
        <w:rPr>
          <w:rtl w:val="0"/>
        </w:rPr>
        <w:t xml:space="preserve"> value it is requesting (syntax 2).</w:t>
      </w:r>
    </w:p>
    <w:p w:rsidR="00000000" w:rsidDel="00000000" w:rsidP="00000000" w:rsidRDefault="00000000" w:rsidRPr="00000000" w14:paraId="00000DCC">
      <w:pPr>
        <w:numPr>
          <w:ilvl w:val="0"/>
          <w:numId w:val="1"/>
        </w:numPr>
        <w:ind w:left="720" w:hanging="360"/>
        <w:sectPr>
          <w:type w:val="nextPage"/>
          <w:pgSz w:h="15840" w:w="12240" w:orient="portrait"/>
          <w:pgMar w:bottom="720" w:top="720" w:left="1080" w:right="1080" w:header="720" w:footer="720"/>
        </w:sectPr>
      </w:pPr>
      <w:r w:rsidDel="00000000" w:rsidR="00000000" w:rsidRPr="00000000">
        <w:rPr>
          <w:rtl w:val="0"/>
        </w:rPr>
        <w:t xml:space="preserve">Src is an optional register or 5-bit literal whose value is the bit position to set high in the decoded value.</w:t>
      </w:r>
    </w:p>
    <w:p w:rsidR="00000000" w:rsidDel="00000000" w:rsidP="00000000" w:rsidRDefault="00000000" w:rsidRPr="00000000" w14:paraId="00000DCD">
      <w:pPr>
        <w:rPr/>
      </w:pPr>
      <w:r w:rsidDel="00000000" w:rsidR="00000000" w:rsidRPr="00000000">
        <w:rPr>
          <w:rtl w:val="0"/>
        </w:rPr>
      </w:r>
    </w:p>
    <w:tbl>
      <w:tblPr>
        <w:tblStyle w:val="Table6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C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C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D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C">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D">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E">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DF">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5">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7">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DE8">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DE9">
      <w:pPr>
        <w:spacing w:after="0" w:before="200" w:lineRule="auto"/>
        <w:rPr>
          <w:b w:val="1"/>
        </w:rPr>
      </w:pPr>
      <w:r w:rsidDel="00000000" w:rsidR="00000000" w:rsidRPr="00000000">
        <w:rPr>
          <w:b w:val="1"/>
          <w:rtl w:val="0"/>
        </w:rPr>
        <w:t xml:space="preserve">Related:</w:t>
      </w:r>
      <w:r w:rsidDel="00000000" w:rsidR="00000000" w:rsidRPr="00000000">
        <w:rPr>
          <w:rtl w:val="0"/>
        </w:rPr>
        <w:t xml:space="preserve"> </w:t>
      </w:r>
      <w:hyperlink w:anchor="_brfhxn6t7t41">
        <w:r w:rsidDel="00000000" w:rsidR="00000000" w:rsidRPr="00000000">
          <w:rPr>
            <w:rFonts w:ascii="Roboto Mono Medium" w:cs="Roboto Mono Medium" w:eastAsia="Roboto Mono Medium" w:hAnsi="Roboto Mono Medium"/>
            <w:color w:val="1155cc"/>
            <w:u w:val="single"/>
            <w:rtl w:val="0"/>
          </w:rPr>
          <w:t xml:space="preserve">ENCOD</w:t>
        </w:r>
      </w:hyperlink>
      <w:r w:rsidDel="00000000" w:rsidR="00000000" w:rsidRPr="00000000">
        <w:rPr>
          <w:rtl w:val="0"/>
        </w:rPr>
      </w:r>
    </w:p>
    <w:p w:rsidR="00000000" w:rsidDel="00000000" w:rsidP="00000000" w:rsidRDefault="00000000" w:rsidRPr="00000000" w14:paraId="00000DEA">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DEB">
      <w:pPr>
        <w:rPr/>
      </w:pPr>
      <w:r w:rsidDel="00000000" w:rsidR="00000000" w:rsidRPr="00000000">
        <w:rPr>
          <w:rFonts w:ascii="Roboto Mono Medium" w:cs="Roboto Mono Medium" w:eastAsia="Roboto Mono Medium" w:hAnsi="Roboto Mono Medium"/>
          <w:rtl w:val="0"/>
        </w:rPr>
        <w:t xml:space="preserve">DECOD</w:t>
      </w:r>
      <w:r w:rsidDel="00000000" w:rsidR="00000000" w:rsidRPr="00000000">
        <w:rPr>
          <w:rtl w:val="0"/>
        </w:rPr>
        <w:t xml:space="preserve"> generates a 32-bit value with just one bit high, corresponding to the Src, or Dest, value (0—31) and stores that result in Dest.</w:t>
      </w:r>
    </w:p>
    <w:p w:rsidR="00000000" w:rsidDel="00000000" w:rsidP="00000000" w:rsidRDefault="00000000" w:rsidRPr="00000000" w14:paraId="00000DEC">
      <w:pPr>
        <w:rPr/>
      </w:pPr>
      <w:r w:rsidDel="00000000" w:rsidR="00000000" w:rsidRPr="00000000">
        <w:rPr>
          <w:rtl w:val="0"/>
        </w:rPr>
        <w:t xml:space="preserve">In effect, Dest </w:t>
      </w:r>
      <w:r w:rsidDel="00000000" w:rsidR="00000000" w:rsidRPr="00000000">
        <w:rPr>
          <w:rtl w:val="0"/>
        </w:rPr>
        <w:t xml:space="preserve">becomes %1</w:t>
      </w:r>
      <w:r w:rsidDel="00000000" w:rsidR="00000000" w:rsidRPr="00000000">
        <w:rPr>
          <w:rtl w:val="0"/>
        </w:rPr>
        <w:t xml:space="preserve"> &lt;&lt; value via the </w:t>
      </w:r>
      <w:r w:rsidDel="00000000" w:rsidR="00000000" w:rsidRPr="00000000">
        <w:rPr>
          <w:rFonts w:ascii="Roboto Mono Medium" w:cs="Roboto Mono Medium" w:eastAsia="Roboto Mono Medium" w:hAnsi="Roboto Mono Medium"/>
          <w:rtl w:val="0"/>
        </w:rPr>
        <w:t xml:space="preserve">DECOD</w:t>
      </w:r>
      <w:r w:rsidDel="00000000" w:rsidR="00000000" w:rsidRPr="00000000">
        <w:rPr>
          <w:rtl w:val="0"/>
        </w:rPr>
        <w:t xml:space="preserve"> instruction; </w:t>
      </w:r>
      <w:r w:rsidDel="00000000" w:rsidR="00000000" w:rsidRPr="00000000">
        <w:rPr>
          <w:rtl w:val="0"/>
        </w:rPr>
        <w:t xml:space="preserve">where value</w:t>
      </w:r>
      <w:r w:rsidDel="00000000" w:rsidR="00000000" w:rsidRPr="00000000">
        <w:rPr>
          <w:rtl w:val="0"/>
        </w:rPr>
        <w:t xml:space="preserve"> is Src[4:0] or Dest[4:0].  </w:t>
      </w:r>
    </w:p>
    <w:p w:rsidR="00000000" w:rsidDel="00000000" w:rsidP="00000000" w:rsidRDefault="00000000" w:rsidRPr="00000000" w14:paraId="00000DED">
      <w:pPr>
        <w:numPr>
          <w:ilvl w:val="0"/>
          <w:numId w:val="3"/>
        </w:numPr>
        <w:spacing w:after="0" w:afterAutospacing="0"/>
        <w:ind w:left="720" w:hanging="360"/>
        <w:rPr>
          <w:u w:val="none"/>
        </w:rPr>
      </w:pPr>
      <w:r w:rsidDel="00000000" w:rsidR="00000000" w:rsidRPr="00000000">
        <w:rPr>
          <w:rtl w:val="0"/>
        </w:rPr>
        <w:t xml:space="preserve">A value of 0 generates %00000000_00000000_00000000_00000001.</w:t>
      </w:r>
    </w:p>
    <w:p w:rsidR="00000000" w:rsidDel="00000000" w:rsidP="00000000" w:rsidRDefault="00000000" w:rsidRPr="00000000" w14:paraId="00000DEE">
      <w:pPr>
        <w:numPr>
          <w:ilvl w:val="0"/>
          <w:numId w:val="3"/>
        </w:numPr>
        <w:spacing w:after="0" w:afterAutospacing="0"/>
        <w:ind w:left="720" w:hanging="360"/>
        <w:rPr>
          <w:u w:val="none"/>
        </w:rPr>
      </w:pPr>
      <w:r w:rsidDel="00000000" w:rsidR="00000000" w:rsidRPr="00000000">
        <w:rPr>
          <w:rtl w:val="0"/>
        </w:rPr>
        <w:t xml:space="preserve">A value of 5 generates %00000000_00000000_00000000_00100000.</w:t>
      </w:r>
    </w:p>
    <w:p w:rsidR="00000000" w:rsidDel="00000000" w:rsidP="00000000" w:rsidRDefault="00000000" w:rsidRPr="00000000" w14:paraId="00000DEF">
      <w:pPr>
        <w:numPr>
          <w:ilvl w:val="0"/>
          <w:numId w:val="3"/>
        </w:numPr>
        <w:ind w:left="720" w:hanging="360"/>
        <w:rPr>
          <w:u w:val="none"/>
        </w:rPr>
      </w:pPr>
      <w:r w:rsidDel="00000000" w:rsidR="00000000" w:rsidRPr="00000000">
        <w:rPr>
          <w:rtl w:val="0"/>
        </w:rPr>
        <w:t xml:space="preserve">A value of 15 generates %00000000_00000000_10000000_00000000.</w:t>
      </w:r>
    </w:p>
    <w:p w:rsidR="00000000" w:rsidDel="00000000" w:rsidP="00000000" w:rsidRDefault="00000000" w:rsidRPr="00000000" w14:paraId="00000DF0">
      <w:pPr>
        <w:rPr/>
      </w:pPr>
      <w:r w:rsidDel="00000000" w:rsidR="00000000" w:rsidRPr="00000000">
        <w:rPr>
          <w:rFonts w:ascii="Roboto Mono Medium" w:cs="Roboto Mono Medium" w:eastAsia="Roboto Mono Medium" w:hAnsi="Roboto Mono Medium"/>
          <w:rtl w:val="0"/>
        </w:rPr>
        <w:t xml:space="preserve">DECOD</w:t>
      </w:r>
      <w:r w:rsidDel="00000000" w:rsidR="00000000" w:rsidRPr="00000000">
        <w:rPr>
          <w:rtl w:val="0"/>
        </w:rPr>
        <w:t xml:space="preserve"> is the complement of </w:t>
      </w:r>
      <w:r w:rsidDel="00000000" w:rsidR="00000000" w:rsidRPr="00000000">
        <w:rPr>
          <w:rFonts w:ascii="Roboto Mono Medium" w:cs="Roboto Mono Medium" w:eastAsia="Roboto Mono Medium" w:hAnsi="Roboto Mono Medium"/>
          <w:rtl w:val="0"/>
        </w:rPr>
        <w:t xml:space="preserve">ENCOD</w:t>
      </w:r>
      <w:r w:rsidDel="00000000" w:rsidR="00000000" w:rsidRPr="00000000">
        <w:rPr>
          <w:rtl w:val="0"/>
        </w:rPr>
        <w:t xml:space="preserve">.</w:t>
      </w:r>
    </w:p>
    <w:p w:rsidR="00000000" w:rsidDel="00000000" w:rsidP="00000000" w:rsidRDefault="00000000" w:rsidRPr="00000000" w14:paraId="00000DF1">
      <w:pPr>
        <w:pStyle w:val="Heading2"/>
        <w:rPr>
          <w:i w:val="1"/>
          <w:highlight w:val="yellow"/>
        </w:rPr>
      </w:pPr>
      <w:bookmarkStart w:colFirst="0" w:colLast="0" w:name="_q5818ady3ccx" w:id="197"/>
      <w:bookmarkEnd w:id="197"/>
      <w:r w:rsidDel="00000000" w:rsidR="00000000" w:rsidRPr="00000000">
        <w:rPr>
          <w:rtl w:val="0"/>
        </w:rPr>
        <w:t xml:space="preserve">DIRC / DIRNC</w:t>
      </w:r>
      <w:r w:rsidDel="00000000" w:rsidR="00000000" w:rsidRPr="00000000">
        <w:rPr>
          <w:rtl w:val="0"/>
        </w:rPr>
      </w:r>
    </w:p>
    <w:p w:rsidR="00000000" w:rsidDel="00000000" w:rsidP="00000000" w:rsidRDefault="00000000" w:rsidRPr="00000000" w14:paraId="00000DF2">
      <w:pPr>
        <w:spacing w:after="0" w:lineRule="auto"/>
        <w:rPr/>
      </w:pPr>
      <w:r w:rsidDel="00000000" w:rsidR="00000000" w:rsidRPr="00000000">
        <w:rPr>
          <w:rtl w:val="0"/>
        </w:rPr>
        <w:t xml:space="preserve">Direction C or not C</w:t>
      </w:r>
      <w:r w:rsidDel="00000000" w:rsidR="00000000" w:rsidRPr="00000000">
        <w:rPr>
          <w:rtl w:val="0"/>
        </w:rPr>
      </w:r>
    </w:p>
    <w:p w:rsidR="00000000" w:rsidDel="00000000" w:rsidP="00000000" w:rsidRDefault="00000000" w:rsidRPr="00000000" w14:paraId="00000DF3">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input/output according to C or !C.</w:t>
      </w:r>
    </w:p>
    <w:p w:rsidR="00000000" w:rsidDel="00000000" w:rsidP="00000000" w:rsidRDefault="00000000" w:rsidRPr="00000000" w14:paraId="00000DF4">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DIRC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DF5">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DIRNC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DF6">
      <w:pPr>
        <w:spacing w:before="40" w:lineRule="auto"/>
        <w:rPr/>
      </w:pPr>
      <w:r w:rsidDel="00000000" w:rsidR="00000000" w:rsidRPr="00000000">
        <w:rPr>
          <w:b w:val="1"/>
          <w:rtl w:val="0"/>
        </w:rPr>
        <w:t xml:space="preserve">Result:</w:t>
      </w:r>
      <w:r w:rsidDel="00000000" w:rsidR="00000000" w:rsidRPr="00000000">
        <w:rPr>
          <w:rtl w:val="0"/>
        </w:rPr>
        <w:t xml:space="preserve"> The I/O pin direction bit(s), described by Dest, are set to output/input according to C or !C; the rest are left as-is.</w:t>
      </w:r>
    </w:p>
    <w:p w:rsidR="00000000" w:rsidDel="00000000" w:rsidP="00000000" w:rsidRDefault="00000000" w:rsidRPr="00000000" w14:paraId="00000DF7">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output or input.</w:t>
      </w:r>
    </w:p>
    <w:p w:rsidR="00000000" w:rsidDel="00000000" w:rsidP="00000000" w:rsidRDefault="00000000" w:rsidRPr="00000000" w14:paraId="00000DF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6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DF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0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0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7">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8">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9">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A">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0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10">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11">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12">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1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DIRZ</w:t>
        </w:r>
      </w:hyperlink>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DIRNZ</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DIRL</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DIRH</w:t>
        </w:r>
      </w:hyperlink>
      <w:r w:rsidDel="00000000" w:rsidR="00000000" w:rsidRPr="00000000">
        <w:rPr>
          <w:rtl w:val="0"/>
        </w:rPr>
        <w:t xml:space="preserve">, </w:t>
      </w:r>
      <w:hyperlink w:anchor="_8cdi9p9b7vgm">
        <w:r w:rsidDel="00000000" w:rsidR="00000000" w:rsidRPr="00000000">
          <w:rPr>
            <w:rFonts w:ascii="Roboto Mono Medium" w:cs="Roboto Mono Medium" w:eastAsia="Roboto Mono Medium" w:hAnsi="Roboto Mono Medium"/>
            <w:color w:val="1155cc"/>
            <w:u w:val="single"/>
            <w:rtl w:val="0"/>
          </w:rPr>
          <w:t xml:space="preserve">DIRNOT</w:t>
        </w:r>
      </w:hyperlink>
      <w:r w:rsidDel="00000000" w:rsidR="00000000" w:rsidRPr="00000000">
        <w:rPr>
          <w:rtl w:val="0"/>
        </w:rPr>
        <w:t xml:space="preserve">, </w:t>
      </w:r>
      <w:r w:rsidDel="00000000" w:rsidR="00000000" w:rsidRPr="00000000">
        <w:rPr>
          <w:rtl w:val="0"/>
        </w:rPr>
        <w:t xml:space="preserve">and </w:t>
      </w:r>
      <w:hyperlink w:anchor="_5p7siddmqpeb">
        <w:r w:rsidDel="00000000" w:rsidR="00000000" w:rsidRPr="00000000">
          <w:rPr>
            <w:rFonts w:ascii="Roboto Mono Medium" w:cs="Roboto Mono Medium" w:eastAsia="Roboto Mono Medium" w:hAnsi="Roboto Mono Medium"/>
            <w:color w:val="1155cc"/>
            <w:u w:val="single"/>
            <w:rtl w:val="0"/>
          </w:rPr>
          <w:t xml:space="preserve">DIRRND</w:t>
        </w:r>
      </w:hyperlink>
      <w:r w:rsidDel="00000000" w:rsidR="00000000" w:rsidRPr="00000000">
        <w:rPr>
          <w:rtl w:val="0"/>
        </w:rPr>
      </w:r>
    </w:p>
    <w:p w:rsidR="00000000" w:rsidDel="00000000" w:rsidP="00000000" w:rsidRDefault="00000000" w:rsidRPr="00000000" w14:paraId="00000E1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E16">
      <w:pPr>
        <w:rPr/>
      </w:pPr>
      <w:r w:rsidDel="00000000" w:rsidR="00000000" w:rsidRPr="00000000">
        <w:rPr>
          <w:rFonts w:ascii="Roboto Mono Medium" w:cs="Roboto Mono Medium" w:eastAsia="Roboto Mono Medium" w:hAnsi="Roboto Mono Medium"/>
          <w:rtl w:val="0"/>
        </w:rPr>
        <w:t xml:space="preserve">DIRC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DIRNC</w:t>
      </w:r>
      <w:r w:rsidDel="00000000" w:rsidR="00000000" w:rsidRPr="00000000">
        <w:rPr>
          <w:rtl w:val="0"/>
        </w:rPr>
        <w:t xml:space="preserve"> a</w:t>
      </w:r>
      <w:r w:rsidDel="00000000" w:rsidR="00000000" w:rsidRPr="00000000">
        <w:rPr>
          <w:rtl w:val="0"/>
        </w:rPr>
        <w:t xml:space="preserve">lters</w:t>
      </w:r>
      <w:r w:rsidDel="00000000" w:rsidR="00000000" w:rsidRPr="00000000">
        <w:rPr>
          <w:rtl w:val="0"/>
        </w:rPr>
        <w:t xml:space="preserve"> the direction register's bit(s) designated by Dest to equal the state, or inverse state, of the C flag; i.e. set pin to the output (1) or input (0) direction.  All other bits (pins) are left unchanged.  Each of these instructions, </w:t>
      </w:r>
      <w:r w:rsidDel="00000000" w:rsidR="00000000" w:rsidRPr="00000000">
        <w:rPr>
          <w:rFonts w:ascii="Roboto Mono Medium" w:cs="Roboto Mono Medium" w:eastAsia="Roboto Mono Medium" w:hAnsi="Roboto Mono Medium"/>
          <w:rtl w:val="0"/>
        </w:rPr>
        <w:t xml:space="preserve">DIRC</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DIRNC</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registers. </w:t>
      </w:r>
    </w:p>
    <w:p w:rsidR="00000000" w:rsidDel="00000000" w:rsidP="00000000" w:rsidRDefault="00000000" w:rsidRPr="00000000" w14:paraId="00000E17">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E18">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E19">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DIRC</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DIRNC</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DIR</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DIRNC</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E1A">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it will not cross the port boundary.</w:t>
      </w:r>
    </w:p>
    <w:p w:rsidR="00000000" w:rsidDel="00000000" w:rsidP="00000000" w:rsidRDefault="00000000" w:rsidRPr="00000000" w14:paraId="00000E1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's base bit, identified by Dest.</w:t>
      </w:r>
    </w:p>
    <w:p w:rsidR="00000000" w:rsidDel="00000000" w:rsidP="00000000" w:rsidRDefault="00000000" w:rsidRPr="00000000" w14:paraId="00000E1C">
      <w:pPr>
        <w:pStyle w:val="Heading2"/>
        <w:rPr>
          <w:i w:val="1"/>
          <w:highlight w:val="yellow"/>
        </w:rPr>
      </w:pPr>
      <w:bookmarkStart w:colFirst="0" w:colLast="0" w:name="_adfu0crzr5tx" w:id="198"/>
      <w:bookmarkEnd w:id="198"/>
      <w:r w:rsidDel="00000000" w:rsidR="00000000" w:rsidRPr="00000000">
        <w:rPr>
          <w:rtl w:val="0"/>
        </w:rPr>
        <w:t xml:space="preserve">DIRH</w:t>
      </w:r>
      <w:r w:rsidDel="00000000" w:rsidR="00000000" w:rsidRPr="00000000">
        <w:rPr>
          <w:rtl w:val="0"/>
        </w:rPr>
        <w:t xml:space="preserve"> / </w:t>
      </w:r>
      <w:r w:rsidDel="00000000" w:rsidR="00000000" w:rsidRPr="00000000">
        <w:rPr>
          <w:rtl w:val="0"/>
        </w:rPr>
        <w:t xml:space="preserve">DIRL</w:t>
      </w:r>
      <w:r w:rsidDel="00000000" w:rsidR="00000000" w:rsidRPr="00000000">
        <w:rPr>
          <w:rtl w:val="0"/>
        </w:rPr>
      </w:r>
    </w:p>
    <w:p w:rsidR="00000000" w:rsidDel="00000000" w:rsidP="00000000" w:rsidRDefault="00000000" w:rsidRPr="00000000" w14:paraId="00000E1D">
      <w:pPr>
        <w:spacing w:after="0" w:lineRule="auto"/>
        <w:rPr/>
      </w:pPr>
      <w:r w:rsidDel="00000000" w:rsidR="00000000" w:rsidRPr="00000000">
        <w:rPr>
          <w:rtl w:val="0"/>
        </w:rPr>
        <w:t xml:space="preserve">Direction high or low</w:t>
      </w:r>
      <w:r w:rsidDel="00000000" w:rsidR="00000000" w:rsidRPr="00000000">
        <w:rPr>
          <w:rtl w:val="0"/>
        </w:rPr>
      </w:r>
    </w:p>
    <w:p w:rsidR="00000000" w:rsidDel="00000000" w:rsidP="00000000" w:rsidRDefault="00000000" w:rsidRPr="00000000" w14:paraId="00000E1E">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output (high; 1) or input (low; 0).</w:t>
      </w:r>
    </w:p>
    <w:p w:rsidR="00000000" w:rsidDel="00000000" w:rsidP="00000000" w:rsidRDefault="00000000" w:rsidRPr="00000000" w14:paraId="00000E1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DIR</w:t>
      </w:r>
      <w:r w:rsidDel="00000000" w:rsidR="00000000" w:rsidRPr="00000000">
        <w:rPr>
          <w:rFonts w:ascii="Roboto Mono Medium" w:cs="Roboto Mono Medium" w:eastAsia="Roboto Mono Medium" w:hAnsi="Roboto Mono Medium"/>
          <w:rtl w:val="0"/>
        </w:rPr>
        <w:t xml:space="preserve">H</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E20">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DIRL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E21">
      <w:pPr>
        <w:spacing w:before="40" w:lineRule="auto"/>
        <w:rPr/>
      </w:pPr>
      <w:r w:rsidDel="00000000" w:rsidR="00000000" w:rsidRPr="00000000">
        <w:rPr>
          <w:b w:val="1"/>
          <w:rtl w:val="0"/>
        </w:rPr>
        <w:t xml:space="preserve">Result:</w:t>
      </w:r>
      <w:r w:rsidDel="00000000" w:rsidR="00000000" w:rsidRPr="00000000">
        <w:rPr>
          <w:rtl w:val="0"/>
        </w:rPr>
        <w:t xml:space="preserve"> The I/O pin direction bit(s), described by Dest, are set high (1; output) or low (0; input); the rest are left as-is.</w:t>
      </w:r>
    </w:p>
    <w:p w:rsidR="00000000" w:rsidDel="00000000" w:rsidP="00000000" w:rsidRDefault="00000000" w:rsidRPr="00000000" w14:paraId="00000E22">
      <w:pPr>
        <w:numPr>
          <w:ilvl w:val="0"/>
          <w:numId w:val="1"/>
        </w:numPr>
        <w:spacing w:after="0" w:afterAutospacing="0"/>
        <w:ind w:left="720" w:hanging="360"/>
      </w:pPr>
      <w:r w:rsidDel="00000000" w:rsidR="00000000" w:rsidRPr="00000000">
        <w:rPr>
          <w:rtl w:val="0"/>
        </w:rPr>
        <w:t xml:space="preserve">Dest is the register, 9-bit literal, or 11-bit augmented literal whose value identifies the I/O pin(s) to set to output or input.</w:t>
      </w:r>
    </w:p>
    <w:p w:rsidR="00000000" w:rsidDel="00000000" w:rsidP="00000000" w:rsidRDefault="00000000" w:rsidRPr="00000000" w14:paraId="00000E23">
      <w:pPr>
        <w:numPr>
          <w:ilvl w:val="0"/>
          <w:numId w:val="1"/>
        </w:numPr>
        <w:ind w:left="720" w:hanging="360"/>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6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2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001000001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2">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3">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4">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B">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C">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D">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3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DIRC</w:t>
        </w:r>
      </w:hyperlink>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DIRNC</w:t>
        </w:r>
      </w:hyperlink>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DIRZ</w:t>
        </w:r>
      </w:hyperlink>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DIRNZ</w:t>
        </w:r>
      </w:hyperlink>
      <w:r w:rsidDel="00000000" w:rsidR="00000000" w:rsidRPr="00000000">
        <w:rPr>
          <w:rtl w:val="0"/>
        </w:rPr>
        <w:t xml:space="preserve">, </w:t>
      </w:r>
      <w:hyperlink w:anchor="_8cdi9p9b7vgm">
        <w:r w:rsidDel="00000000" w:rsidR="00000000" w:rsidRPr="00000000">
          <w:rPr>
            <w:rFonts w:ascii="Roboto Mono Medium" w:cs="Roboto Mono Medium" w:eastAsia="Roboto Mono Medium" w:hAnsi="Roboto Mono Medium"/>
            <w:color w:val="1155cc"/>
            <w:u w:val="single"/>
            <w:rtl w:val="0"/>
          </w:rPr>
          <w:t xml:space="preserve">DIRNOT</w:t>
        </w:r>
      </w:hyperlink>
      <w:r w:rsidDel="00000000" w:rsidR="00000000" w:rsidRPr="00000000">
        <w:rPr>
          <w:rtl w:val="0"/>
        </w:rPr>
        <w:t xml:space="preserve">, and </w:t>
      </w:r>
      <w:hyperlink w:anchor="_5p7siddmqpeb">
        <w:r w:rsidDel="00000000" w:rsidR="00000000" w:rsidRPr="00000000">
          <w:rPr>
            <w:rFonts w:ascii="Roboto Mono Medium" w:cs="Roboto Mono Medium" w:eastAsia="Roboto Mono Medium" w:hAnsi="Roboto Mono Medium"/>
            <w:color w:val="1155cc"/>
            <w:u w:val="single"/>
            <w:rtl w:val="0"/>
          </w:rPr>
          <w:t xml:space="preserve">DIRRND</w:t>
        </w:r>
      </w:hyperlink>
      <w:r w:rsidDel="00000000" w:rsidR="00000000" w:rsidRPr="00000000">
        <w:rPr>
          <w:rtl w:val="0"/>
        </w:rPr>
      </w:r>
    </w:p>
    <w:p w:rsidR="00000000" w:rsidDel="00000000" w:rsidP="00000000" w:rsidRDefault="00000000" w:rsidRPr="00000000" w14:paraId="00000E4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E41">
      <w:pPr>
        <w:rPr/>
      </w:pP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w:t>
      </w:r>
      <w:r w:rsidDel="00000000" w:rsidR="00000000" w:rsidRPr="00000000">
        <w:rPr>
          <w:rtl w:val="0"/>
        </w:rPr>
        <w:t xml:space="preserve">alters</w:t>
      </w:r>
      <w:r w:rsidDel="00000000" w:rsidR="00000000" w:rsidRPr="00000000">
        <w:rPr>
          <w:rtl w:val="0"/>
        </w:rPr>
        <w:t xml:space="preserve"> the direction register's bit(s) designated by Dest to be high (1) or low (0); i.e. set to the output or input direction.  All other bits (pins) are left unchanged.  Each of these instructions,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registers. </w:t>
      </w:r>
    </w:p>
    <w:p w:rsidR="00000000" w:rsidDel="00000000" w:rsidP="00000000" w:rsidRDefault="00000000" w:rsidRPr="00000000" w14:paraId="00000E42">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E43">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E44">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E45">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it will not cross the port boundary.</w:t>
      </w:r>
    </w:p>
    <w:p w:rsidR="00000000" w:rsidDel="00000000" w:rsidP="00000000" w:rsidRDefault="00000000" w:rsidRPr="00000000" w14:paraId="00000E46">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's base bit, identified by Dest.</w:t>
      </w:r>
    </w:p>
    <w:p w:rsidR="00000000" w:rsidDel="00000000" w:rsidP="00000000" w:rsidRDefault="00000000" w:rsidRPr="00000000" w14:paraId="00000E47">
      <w:pPr>
        <w:pStyle w:val="Heading2"/>
        <w:rPr>
          <w:i w:val="1"/>
          <w:highlight w:val="yellow"/>
        </w:rPr>
      </w:pPr>
      <w:bookmarkStart w:colFirst="0" w:colLast="0" w:name="_8cdi9p9b7vgm" w:id="199"/>
      <w:bookmarkEnd w:id="199"/>
      <w:r w:rsidDel="00000000" w:rsidR="00000000" w:rsidRPr="00000000">
        <w:rPr>
          <w:rtl w:val="0"/>
        </w:rPr>
        <w:t xml:space="preserve">DIRNOT</w:t>
      </w:r>
      <w:r w:rsidDel="00000000" w:rsidR="00000000" w:rsidRPr="00000000">
        <w:rPr>
          <w:rtl w:val="0"/>
        </w:rPr>
      </w:r>
    </w:p>
    <w:p w:rsidR="00000000" w:rsidDel="00000000" w:rsidP="00000000" w:rsidRDefault="00000000" w:rsidRPr="00000000" w14:paraId="00000E48">
      <w:pPr>
        <w:spacing w:after="0" w:lineRule="auto"/>
        <w:rPr/>
      </w:pPr>
      <w:r w:rsidDel="00000000" w:rsidR="00000000" w:rsidRPr="00000000">
        <w:rPr>
          <w:rtl w:val="0"/>
        </w:rPr>
        <w:t xml:space="preserve">Direction not</w:t>
      </w:r>
      <w:r w:rsidDel="00000000" w:rsidR="00000000" w:rsidRPr="00000000">
        <w:rPr>
          <w:rtl w:val="0"/>
        </w:rPr>
      </w:r>
    </w:p>
    <w:p w:rsidR="00000000" w:rsidDel="00000000" w:rsidP="00000000" w:rsidRDefault="00000000" w:rsidRPr="00000000" w14:paraId="00000E49">
      <w:pPr>
        <w:rPr/>
      </w:pPr>
      <w:hyperlink w:anchor="_21gxb0rq4onw">
        <w:r w:rsidDel="00000000" w:rsidR="00000000" w:rsidRPr="00000000">
          <w:rPr>
            <w:b w:val="1"/>
            <w:color w:val="1155cc"/>
            <w:u w:val="single"/>
            <w:rtl w:val="0"/>
          </w:rPr>
          <w:t xml:space="preserve">I/O Pin Instruction</w:t>
        </w:r>
      </w:hyperlink>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Toggle pin(s) to the opposite direction.</w:t>
      </w:r>
    </w:p>
    <w:p w:rsidR="00000000" w:rsidDel="00000000" w:rsidP="00000000" w:rsidRDefault="00000000" w:rsidRPr="00000000" w14:paraId="00000E4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DIRNOT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E4B">
      <w:pPr>
        <w:spacing w:before="40" w:lineRule="auto"/>
        <w:rPr/>
      </w:pPr>
      <w:r w:rsidDel="00000000" w:rsidR="00000000" w:rsidRPr="00000000">
        <w:rPr>
          <w:b w:val="1"/>
          <w:rtl w:val="0"/>
        </w:rPr>
        <w:t xml:space="preserve">Result:</w:t>
      </w:r>
      <w:r w:rsidDel="00000000" w:rsidR="00000000" w:rsidRPr="00000000">
        <w:rPr>
          <w:rtl w:val="0"/>
        </w:rPr>
        <w:t xml:space="preserve"> The I/O pin direction bit(s), described by Dest, are toggled to their opposite state(s); the rest are left as-is.</w:t>
      </w:r>
    </w:p>
    <w:p w:rsidR="00000000" w:rsidDel="00000000" w:rsidP="00000000" w:rsidRDefault="00000000" w:rsidRPr="00000000" w14:paraId="00000E4C">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toggle to the opposite direction.</w:t>
      </w:r>
    </w:p>
    <w:p w:rsidR="00000000" w:rsidDel="00000000" w:rsidP="00000000" w:rsidRDefault="00000000" w:rsidRPr="00000000" w14:paraId="00000E4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6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4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4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5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C">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D">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E">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5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E60">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5p7siddmqpeb">
        <w:r w:rsidDel="00000000" w:rsidR="00000000" w:rsidRPr="00000000">
          <w:rPr>
            <w:rFonts w:ascii="Roboto Mono Medium" w:cs="Roboto Mono Medium" w:eastAsia="Roboto Mono Medium" w:hAnsi="Roboto Mono Medium"/>
            <w:color w:val="1155cc"/>
            <w:u w:val="single"/>
            <w:rtl w:val="0"/>
          </w:rPr>
          <w:t xml:space="preserve">DIRRND</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DIRL</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DIRH</w:t>
        </w:r>
      </w:hyperlink>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DIRC</w:t>
        </w:r>
      </w:hyperlink>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DIRNC</w:t>
        </w:r>
      </w:hyperlink>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DIRZ</w:t>
        </w:r>
      </w:hyperlink>
      <w:r w:rsidDel="00000000" w:rsidR="00000000" w:rsidRPr="00000000">
        <w:rPr>
          <w:rtl w:val="0"/>
        </w:rPr>
        <w:t xml:space="preserve">, and</w:t>
      </w:r>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DIRNZ</w:t>
        </w:r>
      </w:hyperlink>
      <w:r w:rsidDel="00000000" w:rsidR="00000000" w:rsidRPr="00000000">
        <w:rPr>
          <w:rtl w:val="0"/>
        </w:rPr>
      </w:r>
    </w:p>
    <w:p w:rsidR="00000000" w:rsidDel="00000000" w:rsidP="00000000" w:rsidRDefault="00000000" w:rsidRPr="00000000" w14:paraId="00000E6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E62">
      <w:pPr>
        <w:rPr/>
      </w:pPr>
      <w:r w:rsidDel="00000000" w:rsidR="00000000" w:rsidRPr="00000000">
        <w:rPr>
          <w:rFonts w:ascii="Roboto Mono Medium" w:cs="Roboto Mono Medium" w:eastAsia="Roboto Mono Medium" w:hAnsi="Roboto Mono Medium"/>
          <w:rtl w:val="0"/>
        </w:rPr>
        <w:t xml:space="preserve">DIRNOT</w:t>
      </w:r>
      <w:r w:rsidDel="00000000" w:rsidR="00000000" w:rsidRPr="00000000">
        <w:rPr>
          <w:rtl w:val="0"/>
        </w:rPr>
        <w:t xml:space="preserve"> alters the direction register's bit(s) designated by Dest to their inverse state.  All other bits are left unchanged.</w:t>
      </w:r>
    </w:p>
    <w:p w:rsidR="00000000" w:rsidDel="00000000" w:rsidP="00000000" w:rsidRDefault="00000000" w:rsidRPr="00000000" w14:paraId="00000E63">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E64">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E65">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DIRNOT</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DIR</w:t>
      </w:r>
      <w:r w:rsidDel="00000000" w:rsidR="00000000" w:rsidRPr="00000000">
        <w:rPr>
          <w:rFonts w:ascii="Roboto Mono Medium" w:cs="Roboto Mono Medium" w:eastAsia="Roboto Mono Medium" w:hAnsi="Roboto Mono Medium"/>
          <w:rtl w:val="0"/>
        </w:rPr>
        <w:t xml:space="preserve">NOT</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E66">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it will not cross the port boundary.</w:t>
      </w:r>
    </w:p>
    <w:p w:rsidR="00000000" w:rsidDel="00000000" w:rsidP="00000000" w:rsidRDefault="00000000" w:rsidRPr="00000000" w14:paraId="00000E6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's base bit, identified by Dest.</w:t>
      </w:r>
    </w:p>
    <w:p w:rsidR="00000000" w:rsidDel="00000000" w:rsidP="00000000" w:rsidRDefault="00000000" w:rsidRPr="00000000" w14:paraId="00000E68">
      <w:pPr>
        <w:pStyle w:val="Heading2"/>
        <w:rPr>
          <w:i w:val="1"/>
          <w:highlight w:val="yellow"/>
        </w:rPr>
      </w:pPr>
      <w:bookmarkStart w:colFirst="0" w:colLast="0" w:name="_5p7siddmqpeb" w:id="200"/>
      <w:bookmarkEnd w:id="200"/>
      <w:r w:rsidDel="00000000" w:rsidR="00000000" w:rsidRPr="00000000">
        <w:rPr>
          <w:rtl w:val="0"/>
        </w:rPr>
        <w:t xml:space="preserve">DIRRND</w:t>
      </w:r>
      <w:r w:rsidDel="00000000" w:rsidR="00000000" w:rsidRPr="00000000">
        <w:rPr>
          <w:rtl w:val="0"/>
        </w:rPr>
      </w:r>
    </w:p>
    <w:p w:rsidR="00000000" w:rsidDel="00000000" w:rsidP="00000000" w:rsidRDefault="00000000" w:rsidRPr="00000000" w14:paraId="00000E69">
      <w:pPr>
        <w:spacing w:after="0" w:lineRule="auto"/>
        <w:rPr/>
      </w:pPr>
      <w:r w:rsidDel="00000000" w:rsidR="00000000" w:rsidRPr="00000000">
        <w:rPr>
          <w:rtl w:val="0"/>
        </w:rPr>
        <w:t xml:space="preserve">Direction random</w:t>
      </w:r>
      <w:r w:rsidDel="00000000" w:rsidR="00000000" w:rsidRPr="00000000">
        <w:rPr>
          <w:rtl w:val="0"/>
        </w:rPr>
      </w:r>
    </w:p>
    <w:p w:rsidR="00000000" w:rsidDel="00000000" w:rsidP="00000000" w:rsidRDefault="00000000" w:rsidRPr="00000000" w14:paraId="00000E6A">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random input/output.</w:t>
      </w:r>
    </w:p>
    <w:p w:rsidR="00000000" w:rsidDel="00000000" w:rsidP="00000000" w:rsidRDefault="00000000" w:rsidRPr="00000000" w14:paraId="00000E6B">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DIRRND</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E6C">
      <w:pPr>
        <w:spacing w:before="40" w:lineRule="auto"/>
        <w:rPr/>
      </w:pPr>
      <w:r w:rsidDel="00000000" w:rsidR="00000000" w:rsidRPr="00000000">
        <w:rPr>
          <w:b w:val="1"/>
          <w:rtl w:val="0"/>
        </w:rPr>
        <w:t xml:space="preserve">Result:</w:t>
      </w:r>
      <w:r w:rsidDel="00000000" w:rsidR="00000000" w:rsidRPr="00000000">
        <w:rPr>
          <w:rtl w:val="0"/>
        </w:rPr>
        <w:t xml:space="preserve"> The I/O pin direction bit(s), described by Dest,  are each set randomly low or high (input or output); the rest are left as-is.</w:t>
      </w:r>
    </w:p>
    <w:p w:rsidR="00000000" w:rsidDel="00000000" w:rsidP="00000000" w:rsidRDefault="00000000" w:rsidRPr="00000000" w14:paraId="00000E6D">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pins set randomly to inputs or outputs.</w:t>
      </w:r>
    </w:p>
    <w:p w:rsidR="00000000" w:rsidDel="00000000" w:rsidP="00000000" w:rsidRDefault="00000000" w:rsidRPr="00000000" w14:paraId="00000E6E">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6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6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7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001000110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D">
            <w:pPr>
              <w:widowControl w:val="0"/>
              <w:spacing w:after="0" w:line="240" w:lineRule="auto"/>
              <w:jc w:val="center"/>
              <w:rPr>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E">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7F">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8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E81">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8cdi9p9b7vgm">
        <w:r w:rsidDel="00000000" w:rsidR="00000000" w:rsidRPr="00000000">
          <w:rPr>
            <w:rFonts w:ascii="Roboto Mono Medium" w:cs="Roboto Mono Medium" w:eastAsia="Roboto Mono Medium" w:hAnsi="Roboto Mono Medium"/>
            <w:color w:val="1155cc"/>
            <w:u w:val="single"/>
            <w:rtl w:val="0"/>
          </w:rPr>
          <w:t xml:space="preserve">DIRNOT</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DIRL</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DIRH</w:t>
        </w:r>
      </w:hyperlink>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DIRC</w:t>
        </w:r>
      </w:hyperlink>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DIRNC</w:t>
        </w:r>
      </w:hyperlink>
      <w:r w:rsidDel="00000000" w:rsidR="00000000" w:rsidRPr="00000000">
        <w:rPr>
          <w:rtl w:val="0"/>
        </w:rPr>
        <w:t xml:space="preserve">, </w:t>
      </w:r>
      <w:hyperlink w:anchor="_eaobslhzfr83">
        <w:r w:rsidDel="00000000" w:rsidR="00000000" w:rsidRPr="00000000">
          <w:rPr>
            <w:rFonts w:ascii="Roboto Mono Medium" w:cs="Roboto Mono Medium" w:eastAsia="Roboto Mono Medium" w:hAnsi="Roboto Mono Medium"/>
            <w:color w:val="1155cc"/>
            <w:u w:val="single"/>
            <w:rtl w:val="0"/>
          </w:rPr>
          <w:t xml:space="preserve">DIRZ</w:t>
        </w:r>
      </w:hyperlink>
      <w:r w:rsidDel="00000000" w:rsidR="00000000" w:rsidRPr="00000000">
        <w:rPr>
          <w:rtl w:val="0"/>
        </w:rPr>
        <w:t xml:space="preserve">, and </w:t>
      </w:r>
      <w:hyperlink w:anchor="_eaobslhzfr83">
        <w:r w:rsidDel="00000000" w:rsidR="00000000" w:rsidRPr="00000000">
          <w:rPr>
            <w:rFonts w:ascii="Roboto Mono Medium" w:cs="Roboto Mono Medium" w:eastAsia="Roboto Mono Medium" w:hAnsi="Roboto Mono Medium"/>
            <w:color w:val="1155cc"/>
            <w:u w:val="single"/>
            <w:rtl w:val="0"/>
          </w:rPr>
          <w:t xml:space="preserve">DIRNZ</w:t>
        </w:r>
      </w:hyperlink>
      <w:r w:rsidDel="00000000" w:rsidR="00000000" w:rsidRPr="00000000">
        <w:rPr>
          <w:rtl w:val="0"/>
        </w:rPr>
      </w:r>
    </w:p>
    <w:p w:rsidR="00000000" w:rsidDel="00000000" w:rsidP="00000000" w:rsidRDefault="00000000" w:rsidRPr="00000000" w14:paraId="00000E8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E83">
      <w:pPr>
        <w:rPr/>
      </w:pPr>
      <w:r w:rsidDel="00000000" w:rsidR="00000000" w:rsidRPr="00000000">
        <w:rPr>
          <w:rFonts w:ascii="Roboto Mono Medium" w:cs="Roboto Mono Medium" w:eastAsia="Roboto Mono Medium" w:hAnsi="Roboto Mono Medium"/>
          <w:rtl w:val="0"/>
        </w:rPr>
        <w:t xml:space="preserve">DIRRND</w:t>
      </w:r>
      <w:r w:rsidDel="00000000" w:rsidR="00000000" w:rsidRPr="00000000">
        <w:rPr>
          <w:rtl w:val="0"/>
        </w:rPr>
        <w:t xml:space="preserve"> alters the direction register's bit(s) designated by Dest to be random low and high (input and output), based on bit(s) from the </w:t>
      </w:r>
      <w:r w:rsidDel="00000000" w:rsidR="00000000" w:rsidRPr="00000000">
        <w:rPr>
          <w:rtl w:val="0"/>
        </w:rPr>
        <w:t xml:space="preserve">Xoroshiro128** PRNG</w:t>
      </w:r>
      <w:r w:rsidDel="00000000" w:rsidR="00000000" w:rsidRPr="00000000">
        <w:rPr>
          <w:rtl w:val="0"/>
        </w:rPr>
        <w:t xml:space="preserve">.  All other bits are left unchanged.</w:t>
      </w:r>
    </w:p>
    <w:p w:rsidR="00000000" w:rsidDel="00000000" w:rsidP="00000000" w:rsidRDefault="00000000" w:rsidRPr="00000000" w14:paraId="00000E84">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E85">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E86">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DIRRND</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DIRRND</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E87">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it will not cross the port boundary.</w:t>
      </w:r>
    </w:p>
    <w:p w:rsidR="00000000" w:rsidDel="00000000" w:rsidP="00000000" w:rsidRDefault="00000000" w:rsidRPr="00000000" w14:paraId="00000E88">
      <w:pPr>
        <w:rPr>
          <w:shd w:fill="fff2cc" w:val="clea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's base bit, identified by Dest.</w:t>
      </w:r>
      <w:r w:rsidDel="00000000" w:rsidR="00000000" w:rsidRPr="00000000">
        <w:rPr>
          <w:rtl w:val="0"/>
        </w:rPr>
      </w:r>
    </w:p>
    <w:p w:rsidR="00000000" w:rsidDel="00000000" w:rsidP="00000000" w:rsidRDefault="00000000" w:rsidRPr="00000000" w14:paraId="00000E89">
      <w:pPr>
        <w:pStyle w:val="Heading2"/>
        <w:rPr>
          <w:i w:val="1"/>
          <w:highlight w:val="yellow"/>
        </w:rPr>
      </w:pPr>
      <w:bookmarkStart w:colFirst="0" w:colLast="0" w:name="_eaobslhzfr83" w:id="201"/>
      <w:bookmarkEnd w:id="201"/>
      <w:r w:rsidDel="00000000" w:rsidR="00000000" w:rsidRPr="00000000">
        <w:rPr>
          <w:rtl w:val="0"/>
        </w:rPr>
        <w:t xml:space="preserve">DIRZ / DIRNZ</w:t>
      </w:r>
      <w:r w:rsidDel="00000000" w:rsidR="00000000" w:rsidRPr="00000000">
        <w:rPr>
          <w:rtl w:val="0"/>
        </w:rPr>
      </w:r>
    </w:p>
    <w:p w:rsidR="00000000" w:rsidDel="00000000" w:rsidP="00000000" w:rsidRDefault="00000000" w:rsidRPr="00000000" w14:paraId="00000E8A">
      <w:pPr>
        <w:spacing w:after="0" w:lineRule="auto"/>
        <w:rPr/>
      </w:pPr>
      <w:r w:rsidDel="00000000" w:rsidR="00000000" w:rsidRPr="00000000">
        <w:rPr>
          <w:rtl w:val="0"/>
        </w:rPr>
        <w:t xml:space="preserve">Direction Z or not Z</w:t>
      </w:r>
      <w:r w:rsidDel="00000000" w:rsidR="00000000" w:rsidRPr="00000000">
        <w:rPr>
          <w:rtl w:val="0"/>
        </w:rPr>
      </w:r>
    </w:p>
    <w:p w:rsidR="00000000" w:rsidDel="00000000" w:rsidP="00000000" w:rsidRDefault="00000000" w:rsidRPr="00000000" w14:paraId="00000E8B">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input/output according to</w:t>
      </w:r>
      <w:r w:rsidDel="00000000" w:rsidR="00000000" w:rsidRPr="00000000">
        <w:rPr>
          <w:rtl w:val="0"/>
        </w:rPr>
        <w:t xml:space="preserve"> Z or !Z.</w:t>
      </w:r>
    </w:p>
    <w:p w:rsidR="00000000" w:rsidDel="00000000" w:rsidP="00000000" w:rsidRDefault="00000000" w:rsidRPr="00000000" w14:paraId="00000E8C">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DIRZ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E8D">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DIRNZ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E8E">
      <w:pPr>
        <w:spacing w:before="40" w:lineRule="auto"/>
        <w:rPr/>
      </w:pPr>
      <w:r w:rsidDel="00000000" w:rsidR="00000000" w:rsidRPr="00000000">
        <w:rPr>
          <w:b w:val="1"/>
          <w:rtl w:val="0"/>
        </w:rPr>
        <w:t xml:space="preserve">Result:</w:t>
      </w:r>
      <w:r w:rsidDel="00000000" w:rsidR="00000000" w:rsidRPr="00000000">
        <w:rPr>
          <w:rtl w:val="0"/>
        </w:rPr>
        <w:t xml:space="preserve"> The I/O pin direction bit(s), described by Dest, are set to output/input according to Z or !Z; the rest are left as-is.</w:t>
      </w:r>
    </w:p>
    <w:p w:rsidR="00000000" w:rsidDel="00000000" w:rsidP="00000000" w:rsidRDefault="00000000" w:rsidRPr="00000000" w14:paraId="00000E8F">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output or input.</w:t>
      </w:r>
    </w:p>
    <w:p w:rsidR="00000000" w:rsidDel="00000000" w:rsidP="00000000" w:rsidRDefault="00000000" w:rsidRPr="00000000" w14:paraId="00000E90">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6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9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9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9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9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9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9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9F">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0">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1">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2">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8">
            <w:pPr>
              <w:widowControl w:val="0"/>
              <w:spacing w:after="0" w:line="240" w:lineRule="auto"/>
              <w:jc w:val="center"/>
              <w:rPr>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9">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A">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A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EAC">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DIRC</w:t>
        </w:r>
      </w:hyperlink>
      <w:r w:rsidDel="00000000" w:rsidR="00000000" w:rsidRPr="00000000">
        <w:rPr>
          <w:rtl w:val="0"/>
        </w:rPr>
        <w:t xml:space="preserve">, </w:t>
      </w:r>
      <w:hyperlink w:anchor="_q5818ady3ccx">
        <w:r w:rsidDel="00000000" w:rsidR="00000000" w:rsidRPr="00000000">
          <w:rPr>
            <w:rFonts w:ascii="Roboto Mono Medium" w:cs="Roboto Mono Medium" w:eastAsia="Roboto Mono Medium" w:hAnsi="Roboto Mono Medium"/>
            <w:color w:val="1155cc"/>
            <w:u w:val="single"/>
            <w:rtl w:val="0"/>
          </w:rPr>
          <w:t xml:space="preserve">DIRNC</w:t>
        </w:r>
      </w:hyperlink>
      <w:r w:rsidDel="00000000" w:rsidR="00000000" w:rsidRPr="00000000">
        <w:rPr>
          <w:rtl w:val="0"/>
        </w:rPr>
        <w:t xml:space="preserve">, </w:t>
      </w:r>
      <w:hyperlink w:anchor="_8cdi9p9b7vgm">
        <w:r w:rsidDel="00000000" w:rsidR="00000000" w:rsidRPr="00000000">
          <w:rPr>
            <w:rFonts w:ascii="Roboto Mono Medium" w:cs="Roboto Mono Medium" w:eastAsia="Roboto Mono Medium" w:hAnsi="Roboto Mono Medium"/>
            <w:color w:val="1155cc"/>
            <w:u w:val="single"/>
            <w:rtl w:val="0"/>
          </w:rPr>
          <w:t xml:space="preserve">DIRNOT</w:t>
        </w:r>
      </w:hyperlink>
      <w:r w:rsidDel="00000000" w:rsidR="00000000" w:rsidRPr="00000000">
        <w:rPr>
          <w:rtl w:val="0"/>
        </w:rPr>
        <w:t xml:space="preserve">, </w:t>
      </w:r>
      <w:hyperlink w:anchor="_5p7siddmqpeb">
        <w:r w:rsidDel="00000000" w:rsidR="00000000" w:rsidRPr="00000000">
          <w:rPr>
            <w:rFonts w:ascii="Roboto Mono Medium" w:cs="Roboto Mono Medium" w:eastAsia="Roboto Mono Medium" w:hAnsi="Roboto Mono Medium"/>
            <w:color w:val="1155cc"/>
            <w:u w:val="single"/>
            <w:rtl w:val="0"/>
          </w:rPr>
          <w:t xml:space="preserve">DIRRND</w:t>
        </w:r>
      </w:hyperlink>
      <w:r w:rsidDel="00000000" w:rsidR="00000000" w:rsidRPr="00000000">
        <w:rPr>
          <w:rtl w:val="0"/>
        </w:rPr>
        <w:t xml:space="preserve">, </w:t>
      </w:r>
      <w:hyperlink w:anchor="_adfu0crzr5tx">
        <w:r w:rsidDel="00000000" w:rsidR="00000000" w:rsidRPr="00000000">
          <w:rPr>
            <w:rFonts w:ascii="Roboto Mono Medium" w:cs="Roboto Mono Medium" w:eastAsia="Roboto Mono Medium" w:hAnsi="Roboto Mono Medium"/>
            <w:color w:val="1155cc"/>
            <w:u w:val="single"/>
            <w:rtl w:val="0"/>
          </w:rPr>
          <w:t xml:space="preserve">DIRL</w:t>
        </w:r>
      </w:hyperlink>
      <w:r w:rsidDel="00000000" w:rsidR="00000000" w:rsidRPr="00000000">
        <w:rPr>
          <w:rtl w:val="0"/>
        </w:rPr>
        <w:t xml:space="preserve">, and </w:t>
      </w:r>
      <w:hyperlink w:anchor="_adfu0crzr5tx">
        <w:r w:rsidDel="00000000" w:rsidR="00000000" w:rsidRPr="00000000">
          <w:rPr>
            <w:rFonts w:ascii="Roboto Mono Medium" w:cs="Roboto Mono Medium" w:eastAsia="Roboto Mono Medium" w:hAnsi="Roboto Mono Medium"/>
            <w:color w:val="1155cc"/>
            <w:u w:val="single"/>
            <w:rtl w:val="0"/>
          </w:rPr>
          <w:t xml:space="preserve">DIRH</w:t>
        </w:r>
      </w:hyperlink>
      <w:r w:rsidDel="00000000" w:rsidR="00000000" w:rsidRPr="00000000">
        <w:rPr>
          <w:rtl w:val="0"/>
        </w:rPr>
      </w:r>
    </w:p>
    <w:p w:rsidR="00000000" w:rsidDel="00000000" w:rsidP="00000000" w:rsidRDefault="00000000" w:rsidRPr="00000000" w14:paraId="00000EAD">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EAE">
      <w:pPr>
        <w:rPr>
          <w:shd w:fill="fff2cc" w:val="clear"/>
        </w:rPr>
      </w:pPr>
      <w:r w:rsidDel="00000000" w:rsidR="00000000" w:rsidRPr="00000000">
        <w:rPr>
          <w:rFonts w:ascii="Roboto Mono Medium" w:cs="Roboto Mono Medium" w:eastAsia="Roboto Mono Medium" w:hAnsi="Roboto Mono Medium"/>
          <w:rtl w:val="0"/>
        </w:rPr>
        <w:t xml:space="preserve">DIRZ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w:t>
      </w:r>
      <w:r w:rsidDel="00000000" w:rsidR="00000000" w:rsidRPr="00000000">
        <w:rPr>
          <w:rtl w:val="0"/>
        </w:rPr>
        <w:t xml:space="preserve">alters</w:t>
      </w:r>
      <w:r w:rsidDel="00000000" w:rsidR="00000000" w:rsidRPr="00000000">
        <w:rPr>
          <w:rtl w:val="0"/>
        </w:rPr>
        <w:t xml:space="preserve"> the direction register's bit(s) designated by Dest to equal the state, or inverse state, of the Z flag; i.e. set pin to the output (1) or input (0) direction.  All other bits (pins) are left unchanged.  Each of these instructions, </w:t>
      </w:r>
      <w:r w:rsidDel="00000000" w:rsidR="00000000" w:rsidRPr="00000000">
        <w:rPr>
          <w:rFonts w:ascii="Roboto Mono Medium" w:cs="Roboto Mono Medium" w:eastAsia="Roboto Mono Medium" w:hAnsi="Roboto Mono Medium"/>
          <w:rtl w:val="0"/>
        </w:rPr>
        <w:t xml:space="preserve">DIRZ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DIRN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registers.</w:t>
      </w:r>
      <w:r w:rsidDel="00000000" w:rsidR="00000000" w:rsidRPr="00000000">
        <w:rPr>
          <w:rtl w:val="0"/>
        </w:rPr>
      </w:r>
    </w:p>
    <w:p w:rsidR="00000000" w:rsidDel="00000000" w:rsidP="00000000" w:rsidRDefault="00000000" w:rsidRPr="00000000" w14:paraId="00000EAF">
      <w:pPr>
        <w:rPr>
          <w:shd w:fill="fff2cc" w:val="clea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r w:rsidDel="00000000" w:rsidR="00000000" w:rsidRPr="00000000">
        <w:rPr>
          <w:rtl w:val="0"/>
        </w:rPr>
      </w:r>
    </w:p>
    <w:p w:rsidR="00000000" w:rsidDel="00000000" w:rsidP="00000000" w:rsidRDefault="00000000" w:rsidRPr="00000000" w14:paraId="00000EB0">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EB1">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DIRZ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DIRNZ</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DIR</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DIRNZ</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EB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's base bit, identified by Dest.</w:t>
      </w:r>
    </w:p>
    <w:p w:rsidR="00000000" w:rsidDel="00000000" w:rsidP="00000000" w:rsidRDefault="00000000" w:rsidRPr="00000000" w14:paraId="00000EB3">
      <w:pPr>
        <w:pStyle w:val="Heading2"/>
        <w:rPr>
          <w:i w:val="1"/>
          <w:highlight w:val="yellow"/>
        </w:rPr>
      </w:pPr>
      <w:bookmarkStart w:colFirst="0" w:colLast="0" w:name="_jdehvyhk3dz3" w:id="202"/>
      <w:bookmarkEnd w:id="202"/>
      <w:r w:rsidDel="00000000" w:rsidR="00000000" w:rsidRPr="00000000">
        <w:rPr>
          <w:rtl w:val="0"/>
        </w:rPr>
        <w:t xml:space="preserve">DJF / DJNF</w:t>
      </w:r>
      <w:r w:rsidDel="00000000" w:rsidR="00000000" w:rsidRPr="00000000">
        <w:rPr>
          <w:rtl w:val="0"/>
        </w:rPr>
      </w:r>
    </w:p>
    <w:p w:rsidR="00000000" w:rsidDel="00000000" w:rsidP="00000000" w:rsidRDefault="00000000" w:rsidRPr="00000000" w14:paraId="00000EB4">
      <w:pPr>
        <w:spacing w:after="0" w:lineRule="auto"/>
        <w:rPr/>
      </w:pPr>
      <w:r w:rsidDel="00000000" w:rsidR="00000000" w:rsidRPr="00000000">
        <w:rPr>
          <w:rtl w:val="0"/>
        </w:rPr>
        <w:t xml:space="preserve">Decrement, jump if full or not full</w:t>
      </w:r>
      <w:r w:rsidDel="00000000" w:rsidR="00000000" w:rsidRPr="00000000">
        <w:rPr>
          <w:rtl w:val="0"/>
        </w:rPr>
      </w:r>
    </w:p>
    <w:p w:rsidR="00000000" w:rsidDel="00000000" w:rsidP="00000000" w:rsidRDefault="00000000" w:rsidRPr="00000000" w14:paraId="00000EB5">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Decrement value and jump if full (-1; $FFFF_FFFF) or not full (&lt;&gt; -1; &lt;&gt; $FFFF_FFFF).</w:t>
      </w:r>
    </w:p>
    <w:p w:rsidR="00000000" w:rsidDel="00000000" w:rsidP="00000000" w:rsidRDefault="00000000" w:rsidRPr="00000000" w14:paraId="00000EB6">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DJF</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0EB7">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DJNF</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0EB8">
      <w:pPr>
        <w:spacing w:before="40" w:lineRule="auto"/>
        <w:rPr/>
      </w:pPr>
      <w:r w:rsidDel="00000000" w:rsidR="00000000" w:rsidRPr="00000000">
        <w:rPr>
          <w:b w:val="1"/>
          <w:rtl w:val="0"/>
        </w:rPr>
        <w:t xml:space="preserve">Result:</w:t>
      </w:r>
      <w:r w:rsidDel="00000000" w:rsidR="00000000" w:rsidRPr="00000000">
        <w:rPr>
          <w:rtl w:val="0"/>
        </w:rPr>
        <w:t xml:space="preserve"> Dest is decremented, and if the result is full (or not full in syntax 2), PC is set to a new relative (#Src) or absolute (Src) address.</w:t>
      </w:r>
    </w:p>
    <w:p w:rsidR="00000000" w:rsidDel="00000000" w:rsidP="00000000" w:rsidRDefault="00000000" w:rsidRPr="00000000" w14:paraId="00000EB9">
      <w:pPr>
        <w:numPr>
          <w:ilvl w:val="0"/>
          <w:numId w:val="1"/>
        </w:numPr>
        <w:spacing w:after="0" w:afterAutospacing="0"/>
        <w:ind w:left="720" w:hanging="360"/>
        <w:rPr/>
      </w:pPr>
      <w:r w:rsidDel="00000000" w:rsidR="00000000" w:rsidRPr="00000000">
        <w:rPr>
          <w:rtl w:val="0"/>
        </w:rPr>
        <w:t xml:space="preserve">Dest is a register whose value is decremented and tested </w:t>
      </w:r>
      <w:r w:rsidDel="00000000" w:rsidR="00000000" w:rsidRPr="00000000">
        <w:rPr>
          <w:rtl w:val="0"/>
        </w:rPr>
        <w:t xml:space="preserve">for full</w:t>
      </w:r>
      <w:r w:rsidDel="00000000" w:rsidR="00000000" w:rsidRPr="00000000">
        <w:rPr>
          <w:rtl w:val="0"/>
        </w:rPr>
        <w:t xml:space="preserve"> or not full.</w:t>
      </w:r>
    </w:p>
    <w:p w:rsidR="00000000" w:rsidDel="00000000" w:rsidP="00000000" w:rsidRDefault="00000000" w:rsidRPr="00000000" w14:paraId="00000EBA">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6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B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B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B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B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B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C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C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C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C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9">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D and 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A">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B">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C">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C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D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D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D2">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D and 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D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D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D5">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0ED6">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always written; PC is written only when the result in Dest is full (or not full in syntax 2).</w:t>
      </w:r>
    </w:p>
    <w:p w:rsidR="00000000" w:rsidDel="00000000" w:rsidP="00000000" w:rsidRDefault="00000000" w:rsidRPr="00000000" w14:paraId="00000ED7">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ED8">
      <w:pPr>
        <w:rPr/>
      </w:pPr>
      <w:r w:rsidDel="00000000" w:rsidR="00000000" w:rsidRPr="00000000">
        <w:rPr>
          <w:rFonts w:ascii="Roboto Mono Medium" w:cs="Roboto Mono Medium" w:eastAsia="Roboto Mono Medium" w:hAnsi="Roboto Mono Medium"/>
          <w:rtl w:val="0"/>
        </w:rPr>
        <w:t xml:space="preserve">DJF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DJNF</w:t>
      </w:r>
      <w:r w:rsidDel="00000000" w:rsidR="00000000" w:rsidRPr="00000000">
        <w:rPr>
          <w:rtl w:val="0"/>
        </w:rPr>
        <w:t xml:space="preserve"> decrements the value in Dest, writes the result, and jumps to the address described by Src if the result is full (-1; $FFFF_FFFF; in syntax 1) or not full (&lt;&gt; -1; &lt;&gt; $FFFF_FFFF; in syntax 2).</w:t>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DJF</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DJNF</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0EDA">
      <w:pPr>
        <w:pStyle w:val="Heading2"/>
        <w:rPr>
          <w:i w:val="1"/>
          <w:highlight w:val="yellow"/>
        </w:rPr>
      </w:pPr>
      <w:bookmarkStart w:colFirst="0" w:colLast="0" w:name="_dm4flu2kbbs" w:id="203"/>
      <w:bookmarkEnd w:id="203"/>
      <w:r w:rsidDel="00000000" w:rsidR="00000000" w:rsidRPr="00000000">
        <w:rPr>
          <w:rtl w:val="0"/>
        </w:rPr>
        <w:t xml:space="preserve">DJZ / DJNZ</w:t>
      </w:r>
      <w:r w:rsidDel="00000000" w:rsidR="00000000" w:rsidRPr="00000000">
        <w:rPr>
          <w:rtl w:val="0"/>
        </w:rPr>
      </w:r>
    </w:p>
    <w:p w:rsidR="00000000" w:rsidDel="00000000" w:rsidP="00000000" w:rsidRDefault="00000000" w:rsidRPr="00000000" w14:paraId="00000EDB">
      <w:pPr>
        <w:spacing w:after="0" w:lineRule="auto"/>
        <w:rPr/>
      </w:pPr>
      <w:r w:rsidDel="00000000" w:rsidR="00000000" w:rsidRPr="00000000">
        <w:rPr>
          <w:rtl w:val="0"/>
        </w:rPr>
        <w:t xml:space="preserve">Decrement, jump if zero or not zero</w:t>
      </w:r>
      <w:r w:rsidDel="00000000" w:rsidR="00000000" w:rsidRPr="00000000">
        <w:rPr>
          <w:rtl w:val="0"/>
        </w:rPr>
      </w:r>
    </w:p>
    <w:p w:rsidR="00000000" w:rsidDel="00000000" w:rsidP="00000000" w:rsidRDefault="00000000" w:rsidRPr="00000000" w14:paraId="00000EDC">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Decrement, jump if zero or not zero.</w:t>
      </w:r>
    </w:p>
    <w:p w:rsidR="00000000" w:rsidDel="00000000" w:rsidP="00000000" w:rsidRDefault="00000000" w:rsidRPr="00000000" w14:paraId="00000EDD">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DJZ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0EDE">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DJNZ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0EDF">
      <w:pPr>
        <w:spacing w:before="40" w:lineRule="auto"/>
        <w:rPr/>
      </w:pPr>
      <w:r w:rsidDel="00000000" w:rsidR="00000000" w:rsidRPr="00000000">
        <w:rPr>
          <w:b w:val="1"/>
          <w:rtl w:val="0"/>
        </w:rPr>
        <w:t xml:space="preserve">Result:</w:t>
      </w:r>
      <w:r w:rsidDel="00000000" w:rsidR="00000000" w:rsidRPr="00000000">
        <w:rPr>
          <w:rtl w:val="0"/>
        </w:rPr>
        <w:t xml:space="preserve"> Dest is decremented, and if the result is zero (or not zero in syntax 2), PC is set to a new relative (#Src) or absolute (Src) address.</w:t>
      </w:r>
    </w:p>
    <w:p w:rsidR="00000000" w:rsidDel="00000000" w:rsidP="00000000" w:rsidRDefault="00000000" w:rsidRPr="00000000" w14:paraId="00000EE0">
      <w:pPr>
        <w:numPr>
          <w:ilvl w:val="0"/>
          <w:numId w:val="1"/>
        </w:numPr>
        <w:spacing w:after="0" w:afterAutospacing="0"/>
        <w:ind w:left="720" w:hanging="360"/>
        <w:rPr/>
      </w:pPr>
      <w:r w:rsidDel="00000000" w:rsidR="00000000" w:rsidRPr="00000000">
        <w:rPr>
          <w:rtl w:val="0"/>
        </w:rPr>
        <w:t xml:space="preserve">Dest is a register whose value is decremented and tested for zero or not zero.</w:t>
      </w:r>
    </w:p>
    <w:p w:rsidR="00000000" w:rsidDel="00000000" w:rsidP="00000000" w:rsidRDefault="00000000" w:rsidRPr="00000000" w14:paraId="00000EE1">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6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2">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3">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4">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5">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6">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7">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8">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9">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EEA">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E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E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E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E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E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0">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D</w:t>
            </w:r>
            <w:r w:rsidDel="00000000" w:rsidR="00000000" w:rsidRPr="00000000">
              <w:rPr>
                <w:sz w:val="18"/>
                <w:szCs w:val="18"/>
                <w:rtl w:val="0"/>
              </w:rPr>
              <w:t xml:space="preserve"> and 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1">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2">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3">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w:t>
            </w:r>
            <w:r w:rsidDel="00000000" w:rsidR="00000000" w:rsidRPr="00000000">
              <w:rPr>
                <w:sz w:val="18"/>
                <w:szCs w:val="18"/>
                <w:rtl w:val="0"/>
              </w:rPr>
              <w:t xml:space="preserve">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9">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D and 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EFC">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0EFD">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always written; PC is written only when the result in Dest is zero (or not zero in syntax 2).</w:t>
      </w:r>
    </w:p>
    <w:p w:rsidR="00000000" w:rsidDel="00000000" w:rsidP="00000000" w:rsidRDefault="00000000" w:rsidRPr="00000000" w14:paraId="00000EFE">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EFF">
      <w:pPr>
        <w:rPr/>
      </w:pPr>
      <w:r w:rsidDel="00000000" w:rsidR="00000000" w:rsidRPr="00000000">
        <w:rPr>
          <w:rFonts w:ascii="Roboto Mono Medium" w:cs="Roboto Mono Medium" w:eastAsia="Roboto Mono Medium" w:hAnsi="Roboto Mono Medium"/>
          <w:rtl w:val="0"/>
        </w:rPr>
        <w:t xml:space="preserve">DJZ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DJNZ</w:t>
      </w:r>
      <w:r w:rsidDel="00000000" w:rsidR="00000000" w:rsidRPr="00000000">
        <w:rPr>
          <w:rtl w:val="0"/>
        </w:rPr>
        <w:t xml:space="preserve"> decrements the value in Dest, writes the result, and jumps to the address described by Src if the result is zero (in syntax 1) or not zero (in syntax 2).</w:t>
      </w:r>
    </w:p>
    <w:p w:rsidR="00000000" w:rsidDel="00000000" w:rsidP="00000000" w:rsidRDefault="00000000" w:rsidRPr="00000000" w14:paraId="00000F00">
      <w:pPr>
        <w:rPr>
          <w:shd w:fill="fff2cc" w:val="clea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DJZ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DJNZ</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r w:rsidDel="00000000" w:rsidR="00000000" w:rsidRPr="00000000">
        <w:rPr>
          <w:rtl w:val="0"/>
        </w:rPr>
      </w:r>
    </w:p>
    <w:p w:rsidR="00000000" w:rsidDel="00000000" w:rsidP="00000000" w:rsidRDefault="00000000" w:rsidRPr="00000000" w14:paraId="00000F01">
      <w:pPr>
        <w:pStyle w:val="Heading2"/>
        <w:rPr>
          <w:i w:val="1"/>
          <w:highlight w:val="yellow"/>
        </w:rPr>
      </w:pPr>
      <w:bookmarkStart w:colFirst="0" w:colLast="0" w:name="_odv0wkzdsytw" w:id="204"/>
      <w:bookmarkEnd w:id="204"/>
      <w:r w:rsidDel="00000000" w:rsidR="00000000" w:rsidRPr="00000000">
        <w:rPr>
          <w:rtl w:val="0"/>
        </w:rPr>
        <w:t xml:space="preserve">DRVC / DRVNC</w:t>
      </w:r>
      <w:r w:rsidDel="00000000" w:rsidR="00000000" w:rsidRPr="00000000">
        <w:rPr>
          <w:rtl w:val="0"/>
        </w:rPr>
      </w:r>
    </w:p>
    <w:p w:rsidR="00000000" w:rsidDel="00000000" w:rsidP="00000000" w:rsidRDefault="00000000" w:rsidRPr="00000000" w14:paraId="00000F02">
      <w:pPr>
        <w:spacing w:after="0" w:lineRule="auto"/>
        <w:rPr/>
      </w:pPr>
      <w:r w:rsidDel="00000000" w:rsidR="00000000" w:rsidRPr="00000000">
        <w:rPr>
          <w:rtl w:val="0"/>
        </w:rPr>
        <w:t xml:space="preserve">Drive C or not C</w:t>
      </w:r>
      <w:r w:rsidDel="00000000" w:rsidR="00000000" w:rsidRPr="00000000">
        <w:rPr>
          <w:rtl w:val="0"/>
        </w:rPr>
      </w:r>
    </w:p>
    <w:p w:rsidR="00000000" w:rsidDel="00000000" w:rsidP="00000000" w:rsidRDefault="00000000" w:rsidRPr="00000000" w14:paraId="00000F03">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output and output level to low/high according to C or !C.</w:t>
      </w:r>
    </w:p>
    <w:p w:rsidR="00000000" w:rsidDel="00000000" w:rsidP="00000000" w:rsidRDefault="00000000" w:rsidRPr="00000000" w14:paraId="00000F04">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DRVC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05">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DRVNC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06">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output direction and to an output level of low/high according to C or !C; the rest are left as-is.</w:t>
      </w:r>
    </w:p>
    <w:p w:rsidR="00000000" w:rsidDel="00000000" w:rsidP="00000000" w:rsidRDefault="00000000" w:rsidRPr="00000000" w14:paraId="00000F07">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output direction and output levels of low or high.</w:t>
      </w:r>
    </w:p>
    <w:p w:rsidR="00000000" w:rsidDel="00000000" w:rsidP="00000000" w:rsidRDefault="00000000" w:rsidRPr="00000000" w14:paraId="00000F0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7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0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1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1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001011010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7">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8">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9">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A">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1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001011011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20">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21">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22">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2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is at least two instructions after a </w:t>
      </w:r>
      <w:r w:rsidDel="00000000" w:rsidR="00000000" w:rsidRPr="00000000">
        <w:rPr>
          <w:rFonts w:ascii="Roboto Mono Medium" w:cs="Roboto Mono Medium" w:eastAsia="Roboto Mono Medium" w:hAnsi="Roboto Mono Medium"/>
          <w:sz w:val="18"/>
          <w:szCs w:val="18"/>
          <w:rtl w:val="0"/>
        </w:rPr>
        <w:t xml:space="preserve">DRVC</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DRVNC</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F2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DRVC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 sets the I/O pin(s) designated by Dest to the output direction and to a low/high output level according to the state, or inverse state, of the C flag; i.e. alters the pin's direction and output registers.  All other pins are left unchanged.  Each of these instructions,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DRVC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OUTC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OUTNC</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28">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F29">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F2A">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DRVN</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F2B">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0F2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0F2D">
      <w:pPr>
        <w:pStyle w:val="Heading2"/>
        <w:rPr>
          <w:i w:val="1"/>
          <w:highlight w:val="yellow"/>
        </w:rPr>
      </w:pPr>
      <w:bookmarkStart w:colFirst="0" w:colLast="0" w:name="_cuc8iv9j9262" w:id="205"/>
      <w:bookmarkEnd w:id="205"/>
      <w:r w:rsidDel="00000000" w:rsidR="00000000" w:rsidRPr="00000000">
        <w:rPr>
          <w:rtl w:val="0"/>
        </w:rPr>
        <w:t xml:space="preserve">DRVH / DRVL</w:t>
      </w:r>
      <w:r w:rsidDel="00000000" w:rsidR="00000000" w:rsidRPr="00000000">
        <w:rPr>
          <w:rtl w:val="0"/>
        </w:rPr>
      </w:r>
    </w:p>
    <w:p w:rsidR="00000000" w:rsidDel="00000000" w:rsidP="00000000" w:rsidRDefault="00000000" w:rsidRPr="00000000" w14:paraId="00000F2E">
      <w:pPr>
        <w:spacing w:after="0" w:lineRule="auto"/>
        <w:rPr/>
      </w:pPr>
      <w:r w:rsidDel="00000000" w:rsidR="00000000" w:rsidRPr="00000000">
        <w:rPr>
          <w:rtl w:val="0"/>
        </w:rPr>
        <w:t xml:space="preserve">Drive high or low</w:t>
      </w:r>
      <w:r w:rsidDel="00000000" w:rsidR="00000000" w:rsidRPr="00000000">
        <w:rPr>
          <w:rtl w:val="0"/>
        </w:rPr>
      </w:r>
    </w:p>
    <w:p w:rsidR="00000000" w:rsidDel="00000000" w:rsidP="00000000" w:rsidRDefault="00000000" w:rsidRPr="00000000" w14:paraId="00000F2F">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output and output level high (1) or low (0).</w:t>
      </w:r>
    </w:p>
    <w:p w:rsidR="00000000" w:rsidDel="00000000" w:rsidP="00000000" w:rsidRDefault="00000000" w:rsidRPr="00000000" w14:paraId="00000F30">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H</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31">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DRVL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32">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output direction and to an output level of high or low; the rest are left as-is.</w:t>
      </w:r>
    </w:p>
    <w:p w:rsidR="00000000" w:rsidDel="00000000" w:rsidP="00000000" w:rsidRDefault="00000000" w:rsidRPr="00000000" w14:paraId="00000F33">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w:t>
      </w:r>
      <w:r w:rsidDel="00000000" w:rsidR="00000000" w:rsidRPr="00000000">
        <w:rPr>
          <w:rtl w:val="0"/>
        </w:rPr>
        <w:t xml:space="preserve">to set</w:t>
      </w:r>
      <w:r w:rsidDel="00000000" w:rsidR="00000000" w:rsidRPr="00000000">
        <w:rPr>
          <w:rtl w:val="0"/>
        </w:rPr>
        <w:t xml:space="preserve"> to output direction and output levels of high or low.</w:t>
      </w:r>
    </w:p>
    <w:p w:rsidR="00000000" w:rsidDel="00000000" w:rsidP="00000000" w:rsidRDefault="00000000" w:rsidRPr="00000000" w14:paraId="00000F3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7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3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3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3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001011001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3">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4">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5">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C">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D">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E">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4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F50">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is at least two instructions after a </w:t>
      </w:r>
      <w:r w:rsidDel="00000000" w:rsidR="00000000" w:rsidRPr="00000000">
        <w:rPr>
          <w:rFonts w:ascii="Roboto Mono Medium" w:cs="Roboto Mono Medium" w:eastAsia="Roboto Mono Medium" w:hAnsi="Roboto Mono Medium"/>
          <w:sz w:val="18"/>
          <w:szCs w:val="18"/>
          <w:rtl w:val="0"/>
        </w:rPr>
        <w:t xml:space="preserve">DRVH</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DRVL</w:t>
      </w:r>
      <w:r w:rsidDel="00000000" w:rsidR="00000000" w:rsidRPr="00000000">
        <w:rPr>
          <w:sz w:val="18"/>
          <w:szCs w:val="18"/>
          <w:rtl w:val="0"/>
        </w:rPr>
        <w:t xml:space="preserve">.</w:t>
      </w:r>
    </w:p>
    <w:p w:rsidR="00000000" w:rsidDel="00000000" w:rsidP="00000000" w:rsidRDefault="00000000" w:rsidRPr="00000000" w14:paraId="00000F5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F52">
      <w:pPr>
        <w:rPr/>
      </w:pPr>
      <w:r w:rsidDel="00000000" w:rsidR="00000000" w:rsidRPr="00000000">
        <w:rPr>
          <w:rFonts w:ascii="Roboto Mono Medium" w:cs="Roboto Mono Medium" w:eastAsia="Roboto Mono Medium" w:hAnsi="Roboto Mono Medium"/>
          <w:rtl w:val="0"/>
        </w:rPr>
        <w:t xml:space="preserve">DRVH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DRVL</w:t>
      </w:r>
      <w:r w:rsidDel="00000000" w:rsidR="00000000" w:rsidRPr="00000000">
        <w:rPr>
          <w:rtl w:val="0"/>
        </w:rPr>
        <w:t xml:space="preserve"> sets the I/O pin(s) designated by Dest to the output direction and to a high or low output level; i.e. alters the pin's direction and output registers.  All other pins are left unchanged.  Each of these instructions, </w:t>
      </w:r>
      <w:r w:rsidDel="00000000" w:rsidR="00000000" w:rsidRPr="00000000">
        <w:rPr>
          <w:rFonts w:ascii="Roboto Mono Medium" w:cs="Roboto Mono Medium" w:eastAsia="Roboto Mono Medium" w:hAnsi="Roboto Mono Medium"/>
          <w:rtl w:val="0"/>
        </w:rPr>
        <w:t xml:space="preserve">DRVH</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DRVL</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0F53">
      <w:pPr>
        <w:rPr/>
      </w:pPr>
      <w:r w:rsidDel="00000000" w:rsidR="00000000" w:rsidRPr="00000000">
        <w:rPr>
          <w:rFonts w:ascii="Roboto Mono Medium" w:cs="Roboto Mono Medium" w:eastAsia="Roboto Mono Medium" w:hAnsi="Roboto Mono Medium"/>
          <w:rtl w:val="0"/>
        </w:rPr>
        <w:t xml:space="preserve">DRVH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DRVL</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OUTH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L</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54">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F55">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F56">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DRVH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DRVL</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DRVH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DRVL</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F57">
      <w:pPr>
        <w:rPr>
          <w:shd w:fill="fff2cc" w:val="clea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r w:rsidDel="00000000" w:rsidR="00000000" w:rsidRPr="00000000">
        <w:rPr>
          <w:rtl w:val="0"/>
        </w:rPr>
      </w:r>
    </w:p>
    <w:p w:rsidR="00000000" w:rsidDel="00000000" w:rsidP="00000000" w:rsidRDefault="00000000" w:rsidRPr="00000000" w14:paraId="00000F5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0F59">
      <w:pPr>
        <w:pStyle w:val="Heading2"/>
        <w:rPr>
          <w:i w:val="1"/>
          <w:highlight w:val="yellow"/>
        </w:rPr>
      </w:pPr>
      <w:bookmarkStart w:colFirst="0" w:colLast="0" w:name="_ra3uexs4cuzi" w:id="206"/>
      <w:bookmarkEnd w:id="206"/>
      <w:r w:rsidDel="00000000" w:rsidR="00000000" w:rsidRPr="00000000">
        <w:rPr>
          <w:rtl w:val="0"/>
        </w:rPr>
        <w:t xml:space="preserve">DRVNOT</w:t>
      </w:r>
      <w:r w:rsidDel="00000000" w:rsidR="00000000" w:rsidRPr="00000000">
        <w:rPr>
          <w:rtl w:val="0"/>
        </w:rPr>
      </w:r>
    </w:p>
    <w:p w:rsidR="00000000" w:rsidDel="00000000" w:rsidP="00000000" w:rsidRDefault="00000000" w:rsidRPr="00000000" w14:paraId="00000F5A">
      <w:pPr>
        <w:spacing w:after="0" w:lineRule="auto"/>
        <w:rPr/>
      </w:pPr>
      <w:r w:rsidDel="00000000" w:rsidR="00000000" w:rsidRPr="00000000">
        <w:rPr>
          <w:rtl w:val="0"/>
        </w:rPr>
        <w:t xml:space="preserve">Drive not</w:t>
      </w:r>
      <w:r w:rsidDel="00000000" w:rsidR="00000000" w:rsidRPr="00000000">
        <w:rPr>
          <w:rtl w:val="0"/>
        </w:rPr>
      </w:r>
    </w:p>
    <w:p w:rsidR="00000000" w:rsidDel="00000000" w:rsidP="00000000" w:rsidRDefault="00000000" w:rsidRPr="00000000" w14:paraId="00000F5B">
      <w:pPr>
        <w:rPr/>
      </w:pPr>
      <w:hyperlink w:anchor="_21gxb0rq4onw">
        <w:r w:rsidDel="00000000" w:rsidR="00000000" w:rsidRPr="00000000">
          <w:rPr>
            <w:b w:val="1"/>
            <w:color w:val="1155cc"/>
            <w:u w:val="single"/>
            <w:rtl w:val="0"/>
          </w:rPr>
          <w:t xml:space="preserve">I/O Pin Instruction</w:t>
        </w:r>
      </w:hyperlink>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Set pin(s) direction to output and toggle to the opposite output level.</w:t>
      </w:r>
    </w:p>
    <w:p w:rsidR="00000000" w:rsidDel="00000000" w:rsidP="00000000" w:rsidRDefault="00000000" w:rsidRPr="00000000" w14:paraId="00000F5C">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DRVNOT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5D">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output direction and to their opposite output level(s); the rest are left as-is.</w:t>
      </w:r>
    </w:p>
    <w:p w:rsidR="00000000" w:rsidDel="00000000" w:rsidP="00000000" w:rsidRDefault="00000000" w:rsidRPr="00000000" w14:paraId="00000F5E">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the output direction and toggle to opposite output levels.</w:t>
      </w:r>
    </w:p>
    <w:p w:rsidR="00000000" w:rsidDel="00000000" w:rsidP="00000000" w:rsidRDefault="00000000" w:rsidRPr="00000000" w14:paraId="00000F5F">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7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6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E">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6F">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70">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7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F72">
      <w:pPr>
        <w:spacing w:after="0" w:lineRule="auto"/>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is at</w:t>
      </w:r>
      <w:r w:rsidDel="00000000" w:rsidR="00000000" w:rsidRPr="00000000">
        <w:rPr>
          <w:sz w:val="18"/>
          <w:szCs w:val="18"/>
          <w:rtl w:val="0"/>
        </w:rPr>
        <w:t xml:space="preserve"> least two instructions after a </w:t>
      </w:r>
      <w:r w:rsidDel="00000000" w:rsidR="00000000" w:rsidRPr="00000000">
        <w:rPr>
          <w:rFonts w:ascii="Roboto Mono Medium" w:cs="Roboto Mono Medium" w:eastAsia="Roboto Mono Medium" w:hAnsi="Roboto Mono Medium"/>
          <w:sz w:val="18"/>
          <w:szCs w:val="18"/>
          <w:rtl w:val="0"/>
        </w:rPr>
        <w:t xml:space="preserve">DRVNOT</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F7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F74">
      <w:pPr>
        <w:rPr/>
      </w:pPr>
      <w:r w:rsidDel="00000000" w:rsidR="00000000" w:rsidRPr="00000000">
        <w:rPr>
          <w:rFonts w:ascii="Roboto Mono Medium" w:cs="Roboto Mono Medium" w:eastAsia="Roboto Mono Medium" w:hAnsi="Roboto Mono Medium"/>
          <w:rtl w:val="0"/>
        </w:rPr>
        <w:t xml:space="preserve">DRVNOT</w:t>
      </w:r>
      <w:r w:rsidDel="00000000" w:rsidR="00000000" w:rsidRPr="00000000">
        <w:rPr>
          <w:rtl w:val="0"/>
        </w:rPr>
        <w:t xml:space="preserve"> </w:t>
      </w:r>
      <w:r w:rsidDel="00000000" w:rsidR="00000000" w:rsidRPr="00000000">
        <w:rPr>
          <w:rtl w:val="0"/>
        </w:rPr>
        <w:t xml:space="preserve">sets the I/O pin(s) designated by Dest to the output direction and to their opposite output level(s); i.e. alters the pin's direction and output registers.  All other pins are left unchanged.  </w:t>
      </w:r>
      <w:r w:rsidDel="00000000" w:rsidR="00000000" w:rsidRPr="00000000">
        <w:rPr>
          <w:rtl w:val="0"/>
        </w:rPr>
        <w:t xml:space="preserve">This instruction </w:t>
      </w:r>
      <w:r w:rsidDel="00000000" w:rsidR="00000000" w:rsidRPr="00000000">
        <w:rPr>
          <w:rtl w:val="0"/>
        </w:rPr>
        <w:t xml:space="preserve">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0F75">
      <w:pPr>
        <w:rPr/>
      </w:pPr>
      <w:r w:rsidDel="00000000" w:rsidR="00000000" w:rsidRPr="00000000">
        <w:rPr>
          <w:rFonts w:ascii="Roboto Mono Medium" w:cs="Roboto Mono Medium" w:eastAsia="Roboto Mono Medium" w:hAnsi="Roboto Mono Medium"/>
          <w:rtl w:val="0"/>
        </w:rPr>
        <w:t xml:space="preserve">DRVNOT</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OUTNOT</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w:t>
      </w:r>
    </w:p>
    <w:p w:rsidR="00000000" w:rsidDel="00000000" w:rsidP="00000000" w:rsidRDefault="00000000" w:rsidRPr="00000000" w14:paraId="00000F76">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F77">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F78">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DRVNOT</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w:t>
      </w:r>
      <w:r w:rsidDel="00000000" w:rsidR="00000000" w:rsidRPr="00000000">
        <w:rPr>
          <w:rFonts w:ascii="Roboto Mono Medium" w:cs="Roboto Mono Medium" w:eastAsia="Roboto Mono Medium" w:hAnsi="Roboto Mono Medium"/>
          <w:rtl w:val="0"/>
        </w:rPr>
        <w:t xml:space="preserve">RVNOT</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F79">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0F7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0F7B">
      <w:pPr>
        <w:pStyle w:val="Heading2"/>
        <w:rPr>
          <w:i w:val="1"/>
          <w:highlight w:val="yellow"/>
        </w:rPr>
      </w:pPr>
      <w:bookmarkStart w:colFirst="0" w:colLast="0" w:name="_cfks3rynv54x" w:id="207"/>
      <w:bookmarkEnd w:id="207"/>
      <w:r w:rsidDel="00000000" w:rsidR="00000000" w:rsidRPr="00000000">
        <w:rPr>
          <w:rtl w:val="0"/>
        </w:rPr>
        <w:t xml:space="preserve">DRVRND</w:t>
      </w:r>
      <w:r w:rsidDel="00000000" w:rsidR="00000000" w:rsidRPr="00000000">
        <w:rPr>
          <w:rtl w:val="0"/>
        </w:rPr>
      </w:r>
    </w:p>
    <w:p w:rsidR="00000000" w:rsidDel="00000000" w:rsidP="00000000" w:rsidRDefault="00000000" w:rsidRPr="00000000" w14:paraId="00000F7C">
      <w:pPr>
        <w:spacing w:after="0" w:lineRule="auto"/>
        <w:rPr/>
      </w:pPr>
      <w:r w:rsidDel="00000000" w:rsidR="00000000" w:rsidRPr="00000000">
        <w:rPr>
          <w:rtl w:val="0"/>
        </w:rPr>
        <w:t xml:space="preserve">Drive random</w:t>
      </w:r>
      <w:r w:rsidDel="00000000" w:rsidR="00000000" w:rsidRPr="00000000">
        <w:rPr>
          <w:rtl w:val="0"/>
        </w:rPr>
      </w:r>
    </w:p>
    <w:p w:rsidR="00000000" w:rsidDel="00000000" w:rsidP="00000000" w:rsidRDefault="00000000" w:rsidRPr="00000000" w14:paraId="00000F7D">
      <w:pPr>
        <w:rPr/>
      </w:pPr>
      <w:hyperlink w:anchor="_21gxb0rq4onw">
        <w:r w:rsidDel="00000000" w:rsidR="00000000" w:rsidRPr="00000000">
          <w:rPr>
            <w:b w:val="1"/>
            <w:color w:val="1155cc"/>
            <w:u w:val="single"/>
            <w:rtl w:val="0"/>
          </w:rPr>
          <w:t xml:space="preserve">I/O Pin Instruction</w:t>
        </w:r>
      </w:hyperlink>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Set pin(s) direction to output and output level to random low/high.</w:t>
      </w:r>
    </w:p>
    <w:p w:rsidR="00000000" w:rsidDel="00000000" w:rsidP="00000000" w:rsidRDefault="00000000" w:rsidRPr="00000000" w14:paraId="00000F7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DRVRND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7F">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output direction and each output level is set randomly low or high; the rest are left as-is.</w:t>
      </w:r>
    </w:p>
    <w:p w:rsidR="00000000" w:rsidDel="00000000" w:rsidP="00000000" w:rsidRDefault="00000000" w:rsidRPr="00000000" w14:paraId="00000F80">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the output direction and with output level(s) set randomly to low or high.</w:t>
      </w:r>
    </w:p>
    <w:p w:rsidR="00000000" w:rsidDel="00000000" w:rsidP="00000000" w:rsidRDefault="00000000" w:rsidRPr="00000000" w14:paraId="00000F81">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7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2">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3">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4">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5">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6">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7">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8">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9">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8A">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8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8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8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8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8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001011110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90">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91">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92">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9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F94">
      <w:pPr>
        <w:spacing w:after="0" w:lineRule="auto"/>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is at</w:t>
      </w:r>
      <w:r w:rsidDel="00000000" w:rsidR="00000000" w:rsidRPr="00000000">
        <w:rPr>
          <w:sz w:val="18"/>
          <w:szCs w:val="18"/>
          <w:rtl w:val="0"/>
        </w:rPr>
        <w:t xml:space="preserve"> least two instructions after a </w:t>
      </w:r>
      <w:r w:rsidDel="00000000" w:rsidR="00000000" w:rsidRPr="00000000">
        <w:rPr>
          <w:rFonts w:ascii="Roboto Mono Medium" w:cs="Roboto Mono Medium" w:eastAsia="Roboto Mono Medium" w:hAnsi="Roboto Mono Medium"/>
          <w:sz w:val="18"/>
          <w:szCs w:val="18"/>
          <w:rtl w:val="0"/>
        </w:rPr>
        <w:t xml:space="preserve">DRVRND</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F9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F96">
      <w:pPr>
        <w:rPr/>
      </w:pPr>
      <w:r w:rsidDel="00000000" w:rsidR="00000000" w:rsidRPr="00000000">
        <w:rPr>
          <w:rFonts w:ascii="Roboto Mono Medium" w:cs="Roboto Mono Medium" w:eastAsia="Roboto Mono Medium" w:hAnsi="Roboto Mono Medium"/>
          <w:rtl w:val="0"/>
        </w:rPr>
        <w:t xml:space="preserve">DRVRND</w:t>
      </w:r>
      <w:r w:rsidDel="00000000" w:rsidR="00000000" w:rsidRPr="00000000">
        <w:rPr>
          <w:rtl w:val="0"/>
        </w:rPr>
        <w:t xml:space="preserve"> sets the I/O pin(s) designated by Dest to the output direction and with output level(s) set randomly low and high, based on bit(s) from the </w:t>
      </w:r>
      <w:r w:rsidDel="00000000" w:rsidR="00000000" w:rsidRPr="00000000">
        <w:rPr>
          <w:rtl w:val="0"/>
        </w:rPr>
        <w:t xml:space="preserve">Xoroshiro128** PRNG</w:t>
      </w:r>
      <w:r w:rsidDel="00000000" w:rsidR="00000000" w:rsidRPr="00000000">
        <w:rPr>
          <w:rtl w:val="0"/>
        </w:rPr>
        <w:t xml:space="preserve">.  All other pins are left unchanged.  This instruction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0F97">
      <w:pPr>
        <w:rPr/>
      </w:pPr>
      <w:r w:rsidDel="00000000" w:rsidR="00000000" w:rsidRPr="00000000">
        <w:rPr>
          <w:rFonts w:ascii="Roboto Mono Medium" w:cs="Roboto Mono Medium" w:eastAsia="Roboto Mono Medium" w:hAnsi="Roboto Mono Medium"/>
          <w:rtl w:val="0"/>
        </w:rPr>
        <w:t xml:space="preserve">DRVRND</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OUTRND</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w:t>
      </w:r>
    </w:p>
    <w:p w:rsidR="00000000" w:rsidDel="00000000" w:rsidP="00000000" w:rsidRDefault="00000000" w:rsidRPr="00000000" w14:paraId="00000F98">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F99">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F9A">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DRVRND</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DRVRND</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F9B">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0F9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r w:rsidDel="00000000" w:rsidR="00000000" w:rsidRPr="00000000">
        <w:rPr>
          <w:rtl w:val="0"/>
        </w:rPr>
      </w:r>
    </w:p>
    <w:p w:rsidR="00000000" w:rsidDel="00000000" w:rsidP="00000000" w:rsidRDefault="00000000" w:rsidRPr="00000000" w14:paraId="00000F9D">
      <w:pPr>
        <w:pStyle w:val="Heading2"/>
        <w:rPr>
          <w:i w:val="1"/>
          <w:highlight w:val="yellow"/>
        </w:rPr>
      </w:pPr>
      <w:bookmarkStart w:colFirst="0" w:colLast="0" w:name="_g20ikbjddn3e" w:id="208"/>
      <w:bookmarkEnd w:id="208"/>
      <w:r w:rsidDel="00000000" w:rsidR="00000000" w:rsidRPr="00000000">
        <w:rPr>
          <w:rtl w:val="0"/>
        </w:rPr>
        <w:t xml:space="preserve">DRVZ</w:t>
      </w:r>
      <w:r w:rsidDel="00000000" w:rsidR="00000000" w:rsidRPr="00000000">
        <w:rPr>
          <w:rtl w:val="0"/>
        </w:rPr>
        <w:t xml:space="preserve"> / </w:t>
      </w:r>
      <w:r w:rsidDel="00000000" w:rsidR="00000000" w:rsidRPr="00000000">
        <w:rPr>
          <w:rtl w:val="0"/>
        </w:rPr>
        <w:t xml:space="preserve">DRVNZ</w:t>
      </w:r>
      <w:r w:rsidDel="00000000" w:rsidR="00000000" w:rsidRPr="00000000">
        <w:rPr>
          <w:rtl w:val="0"/>
        </w:rPr>
      </w:r>
    </w:p>
    <w:p w:rsidR="00000000" w:rsidDel="00000000" w:rsidP="00000000" w:rsidRDefault="00000000" w:rsidRPr="00000000" w14:paraId="00000F9E">
      <w:pPr>
        <w:spacing w:after="0" w:lineRule="auto"/>
        <w:rPr/>
      </w:pPr>
      <w:r w:rsidDel="00000000" w:rsidR="00000000" w:rsidRPr="00000000">
        <w:rPr>
          <w:rtl w:val="0"/>
        </w:rPr>
        <w:t xml:space="preserve">Drive Z or not Z</w:t>
      </w:r>
      <w:r w:rsidDel="00000000" w:rsidR="00000000" w:rsidRPr="00000000">
        <w:rPr>
          <w:rtl w:val="0"/>
        </w:rPr>
      </w:r>
    </w:p>
    <w:p w:rsidR="00000000" w:rsidDel="00000000" w:rsidP="00000000" w:rsidRDefault="00000000" w:rsidRPr="00000000" w14:paraId="00000F9F">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output and output level to low/high according to Z or !Z.</w:t>
      </w:r>
    </w:p>
    <w:p w:rsidR="00000000" w:rsidDel="00000000" w:rsidP="00000000" w:rsidRDefault="00000000" w:rsidRPr="00000000" w14:paraId="00000FA0">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DRVZ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A1">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DRVNZ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0FA2">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output direction and to an output level of low/high according to Z or !Z; the rest are left as-is.</w:t>
      </w:r>
    </w:p>
    <w:p w:rsidR="00000000" w:rsidDel="00000000" w:rsidP="00000000" w:rsidRDefault="00000000" w:rsidRPr="00000000" w14:paraId="00000FA3">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output direction and output levels of low or high.</w:t>
      </w:r>
    </w:p>
    <w:p w:rsidR="00000000" w:rsidDel="00000000" w:rsidP="00000000" w:rsidRDefault="00000000" w:rsidRPr="00000000" w14:paraId="00000FA4">
      <w:pPr>
        <w:numPr>
          <w:ilvl w:val="0"/>
          <w:numId w:val="1"/>
        </w:numPr>
        <w:ind w:left="720" w:hanging="360"/>
        <w:rPr/>
        <w:sectPr>
          <w:type w:val="nextPage"/>
          <w:pgSz w:h="15840" w:w="12240" w:orient="portrait"/>
          <w:pgMar w:bottom="720" w:top="720" w:left="1080" w:right="1080" w:header="720" w:footer="720"/>
        </w:sect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p w:rsidR="00000000" w:rsidDel="00000000" w:rsidP="00000000" w:rsidRDefault="00000000" w:rsidRPr="00000000" w14:paraId="00000FA5">
      <w:pPr>
        <w:ind w:left="0" w:firstLine="0"/>
        <w:rPr/>
      </w:pPr>
      <w:r w:rsidDel="00000000" w:rsidR="00000000" w:rsidRPr="00000000">
        <w:rPr>
          <w:rtl w:val="0"/>
        </w:rPr>
      </w:r>
    </w:p>
    <w:tbl>
      <w:tblPr>
        <w:tblStyle w:val="Table7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A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A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4">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5">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6">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7">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D">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E">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BF">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C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FC1">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is at least two instructions after a </w:t>
      </w:r>
      <w:r w:rsidDel="00000000" w:rsidR="00000000" w:rsidRPr="00000000">
        <w:rPr>
          <w:rFonts w:ascii="Roboto Mono Medium" w:cs="Roboto Mono Medium" w:eastAsia="Roboto Mono Medium" w:hAnsi="Roboto Mono Medium"/>
          <w:sz w:val="18"/>
          <w:szCs w:val="18"/>
          <w:rtl w:val="0"/>
        </w:rPr>
        <w:t xml:space="preserve">DRVZ</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DRVNZ</w:t>
      </w:r>
      <w:r w:rsidDel="00000000" w:rsidR="00000000" w:rsidRPr="00000000">
        <w:rPr>
          <w:sz w:val="18"/>
          <w:szCs w:val="18"/>
          <w:rtl w:val="0"/>
        </w:rPr>
        <w:t xml:space="preserve">.</w:t>
      </w:r>
    </w:p>
    <w:p w:rsidR="00000000" w:rsidDel="00000000" w:rsidP="00000000" w:rsidRDefault="00000000" w:rsidRPr="00000000" w14:paraId="00000FC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FC3">
      <w:pPr>
        <w:rPr/>
      </w:pPr>
      <w:r w:rsidDel="00000000" w:rsidR="00000000" w:rsidRPr="00000000">
        <w:rPr>
          <w:rFonts w:ascii="Roboto Mono Medium" w:cs="Roboto Mono Medium" w:eastAsia="Roboto Mono Medium" w:hAnsi="Roboto Mono Medium"/>
          <w:rtl w:val="0"/>
        </w:rPr>
        <w:t xml:space="preserve">DRVZ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sets the I/O pin(s) designated by Dest to the output direction and to a low/high output level according to the state, or inverse state, of the Z flag; i.e. alters the pin's direction and output registers.  All other pins are left unchanged.  Each of these instructions, </w:t>
      </w:r>
      <w:r w:rsidDel="00000000" w:rsidR="00000000" w:rsidRPr="00000000">
        <w:rPr>
          <w:rFonts w:ascii="Roboto Mono Medium" w:cs="Roboto Mono Medium" w:eastAsia="Roboto Mono Medium" w:hAnsi="Roboto Mono Medium"/>
          <w:rtl w:val="0"/>
        </w:rPr>
        <w:t xml:space="preserve">DRVZ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0FC4">
      <w:pPr>
        <w:rPr/>
      </w:pPr>
      <w:r w:rsidDel="00000000" w:rsidR="00000000" w:rsidRPr="00000000">
        <w:rPr>
          <w:rFonts w:ascii="Roboto Mono Medium" w:cs="Roboto Mono Medium" w:eastAsia="Roboto Mono Medium" w:hAnsi="Roboto Mono Medium"/>
          <w:rtl w:val="0"/>
        </w:rPr>
        <w:t xml:space="preserve">DRVZ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OUTZ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DIRH</w:t>
      </w:r>
      <w:r w:rsidDel="00000000" w:rsidR="00000000" w:rsidRPr="00000000">
        <w:rPr>
          <w:rtl w:val="0"/>
        </w:rPr>
        <w:t xml:space="preserve">.</w:t>
      </w:r>
    </w:p>
    <w:p w:rsidR="00000000" w:rsidDel="00000000" w:rsidP="00000000" w:rsidRDefault="00000000" w:rsidRPr="00000000" w14:paraId="00000FC5">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0FC6">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0FC7">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DRVZ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DRVNZ</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DRVZ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DRV</w:t>
      </w:r>
      <w:r w:rsidDel="00000000" w:rsidR="00000000" w:rsidRPr="00000000">
        <w:rPr>
          <w:rFonts w:ascii="Roboto Mono Medium" w:cs="Roboto Mono Medium" w:eastAsia="Roboto Mono Medium" w:hAnsi="Roboto Mono Medium"/>
          <w:rtl w:val="0"/>
        </w:rPr>
        <w:t xml:space="preserve">NZ</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0FC8">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0FC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0FCA">
      <w:pPr>
        <w:pStyle w:val="Heading2"/>
        <w:rPr>
          <w:i w:val="1"/>
          <w:highlight w:val="yellow"/>
        </w:rPr>
      </w:pPr>
      <w:bookmarkStart w:colFirst="0" w:colLast="0" w:name="_brfhxn6t7t41" w:id="209"/>
      <w:bookmarkEnd w:id="209"/>
      <w:r w:rsidDel="00000000" w:rsidR="00000000" w:rsidRPr="00000000">
        <w:rPr>
          <w:rtl w:val="0"/>
        </w:rPr>
        <w:t xml:space="preserve">ENCOD</w:t>
      </w:r>
      <w:r w:rsidDel="00000000" w:rsidR="00000000" w:rsidRPr="00000000">
        <w:rPr>
          <w:rtl w:val="0"/>
        </w:rPr>
      </w:r>
    </w:p>
    <w:p w:rsidR="00000000" w:rsidDel="00000000" w:rsidP="00000000" w:rsidRDefault="00000000" w:rsidRPr="00000000" w14:paraId="00000FCB">
      <w:pPr>
        <w:spacing w:after="0" w:lineRule="auto"/>
        <w:rPr/>
      </w:pPr>
      <w:r w:rsidDel="00000000" w:rsidR="00000000" w:rsidRPr="00000000">
        <w:rPr>
          <w:rtl w:val="0"/>
        </w:rPr>
        <w:t xml:space="preserve">Encode</w:t>
      </w:r>
      <w:r w:rsidDel="00000000" w:rsidR="00000000" w:rsidRPr="00000000">
        <w:rPr>
          <w:rtl w:val="0"/>
        </w:rPr>
      </w:r>
    </w:p>
    <w:p w:rsidR="00000000" w:rsidDel="00000000" w:rsidP="00000000" w:rsidRDefault="00000000" w:rsidRPr="00000000" w14:paraId="00000FCC">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Get bit position of top-most 1 of Src or Dest </w:t>
      </w:r>
      <w:r w:rsidDel="00000000" w:rsidR="00000000" w:rsidRPr="00000000">
        <w:rPr>
          <w:rtl w:val="0"/>
        </w:rPr>
        <w:t xml:space="preserve">into</w:t>
      </w:r>
      <w:r w:rsidDel="00000000" w:rsidR="00000000" w:rsidRPr="00000000">
        <w:rPr>
          <w:rtl w:val="0"/>
        </w:rPr>
        <w:t xml:space="preserve"> Dest.</w:t>
      </w:r>
    </w:p>
    <w:p w:rsidR="00000000" w:rsidDel="00000000" w:rsidP="00000000" w:rsidRDefault="00000000" w:rsidRPr="00000000" w14:paraId="00000FCD">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ENCOD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CE">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ENCOD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CF">
      <w:pPr>
        <w:spacing w:before="40" w:lineRule="auto"/>
        <w:rPr/>
      </w:pPr>
      <w:r w:rsidDel="00000000" w:rsidR="00000000" w:rsidRPr="00000000">
        <w:rPr>
          <w:b w:val="1"/>
          <w:rtl w:val="0"/>
        </w:rPr>
        <w:t xml:space="preserve">Result:</w:t>
      </w:r>
      <w:r w:rsidDel="00000000" w:rsidR="00000000" w:rsidRPr="00000000">
        <w:rPr>
          <w:rtl w:val="0"/>
        </w:rPr>
        <w:t xml:space="preserve"> The bit position value of the top-most high bit (1) in Src, or Dest, is stored in Dest.</w:t>
      </w:r>
    </w:p>
    <w:p w:rsidR="00000000" w:rsidDel="00000000" w:rsidP="00000000" w:rsidRDefault="00000000" w:rsidRPr="00000000" w14:paraId="00000FD0">
      <w:pPr>
        <w:numPr>
          <w:ilvl w:val="0"/>
          <w:numId w:val="1"/>
        </w:numPr>
        <w:spacing w:after="0" w:afterAutospacing="0"/>
        <w:ind w:left="720" w:hanging="360"/>
        <w:rPr/>
      </w:pPr>
      <w:r w:rsidDel="00000000" w:rsidR="00000000" w:rsidRPr="00000000">
        <w:rPr>
          <w:rtl w:val="0"/>
        </w:rPr>
        <w:t xml:space="preserve">Dest is the register in which to store the encoded bit position value and optionally begins by containing the 32-bit value it is encoding (syntax 2).</w:t>
      </w:r>
    </w:p>
    <w:p w:rsidR="00000000" w:rsidDel="00000000" w:rsidP="00000000" w:rsidRDefault="00000000" w:rsidRPr="00000000" w14:paraId="00000FD1">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value is to be encoded into a bit position.</w:t>
      </w:r>
    </w:p>
    <w:p w:rsidR="00000000" w:rsidDel="00000000" w:rsidP="00000000" w:rsidRDefault="00000000" w:rsidRPr="00000000" w14:paraId="00000FD2">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7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FD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D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D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D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D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1">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2">
            <w:pPr>
              <w:widowControl w:val="0"/>
              <w:spacing w:after="0" w:line="240" w:lineRule="auto"/>
              <w:jc w:val="center"/>
              <w:rPr>
                <w:sz w:val="18"/>
                <w:szCs w:val="18"/>
              </w:rPr>
            </w:pPr>
            <w:r w:rsidDel="00000000" w:rsidR="00000000" w:rsidRPr="00000000">
              <w:rPr>
                <w:sz w:val="18"/>
                <w:szCs w:val="18"/>
                <w:rtl w:val="0"/>
              </w:rPr>
              <w:t xml:space="preserve">S != 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4">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A">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B">
            <w:pPr>
              <w:widowControl w:val="0"/>
              <w:spacing w:after="0" w:line="240" w:lineRule="auto"/>
              <w:jc w:val="center"/>
              <w:rPr>
                <w:sz w:val="18"/>
                <w:szCs w:val="18"/>
              </w:rPr>
            </w:pPr>
            <w:r w:rsidDel="00000000" w:rsidR="00000000" w:rsidRPr="00000000">
              <w:rPr>
                <w:sz w:val="18"/>
                <w:szCs w:val="18"/>
                <w:rtl w:val="0"/>
              </w:rPr>
              <w:t xml:space="preserve">Original D != 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C">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FE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FEE">
      <w:pPr>
        <w:spacing w:after="0" w:before="200" w:lineRule="auto"/>
        <w:rPr>
          <w:rFonts w:ascii="Roboto Mono Medium" w:cs="Roboto Mono Medium" w:eastAsia="Roboto Mono Medium" w:hAnsi="Roboto Mono Medium"/>
        </w:rPr>
      </w:pPr>
      <w:r w:rsidDel="00000000" w:rsidR="00000000" w:rsidRPr="00000000">
        <w:rPr>
          <w:b w:val="1"/>
          <w:rtl w:val="0"/>
        </w:rPr>
        <w:t xml:space="preserve">Related:</w:t>
      </w:r>
      <w:r w:rsidDel="00000000" w:rsidR="00000000" w:rsidRPr="00000000">
        <w:rPr>
          <w:rtl w:val="0"/>
        </w:rPr>
        <w:t xml:space="preserve"> </w:t>
      </w:r>
      <w:hyperlink w:anchor="_vp3efvde1vn6">
        <w:r w:rsidDel="00000000" w:rsidR="00000000" w:rsidRPr="00000000">
          <w:rPr>
            <w:rFonts w:ascii="Roboto Mono Medium" w:cs="Roboto Mono Medium" w:eastAsia="Roboto Mono Medium" w:hAnsi="Roboto Mono Medium"/>
            <w:color w:val="1155cc"/>
            <w:u w:val="single"/>
            <w:rtl w:val="0"/>
          </w:rPr>
          <w:t xml:space="preserve">DECOD</w:t>
        </w:r>
      </w:hyperlink>
      <w:r w:rsidDel="00000000" w:rsidR="00000000" w:rsidRPr="00000000">
        <w:rPr>
          <w:rtl w:val="0"/>
        </w:rPr>
      </w:r>
    </w:p>
    <w:p w:rsidR="00000000" w:rsidDel="00000000" w:rsidP="00000000" w:rsidRDefault="00000000" w:rsidRPr="00000000" w14:paraId="00000FE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FF0">
      <w:pPr>
        <w:rPr/>
      </w:pPr>
      <w:r w:rsidDel="00000000" w:rsidR="00000000" w:rsidRPr="00000000">
        <w:rPr>
          <w:rFonts w:ascii="Roboto Mono Medium" w:cs="Roboto Mono Medium" w:eastAsia="Roboto Mono Medium" w:hAnsi="Roboto Mono Medium"/>
          <w:rtl w:val="0"/>
        </w:rPr>
        <w:t xml:space="preserve">ENCOD</w:t>
      </w:r>
      <w:r w:rsidDel="00000000" w:rsidR="00000000" w:rsidRPr="00000000">
        <w:rPr>
          <w:rtl w:val="0"/>
        </w:rPr>
        <w:t xml:space="preserve"> stores the bit position value (0—31) of the top-most high bit (1) of Src, or Dest, into Dest.</w:t>
      </w:r>
      <w:r w:rsidDel="00000000" w:rsidR="00000000" w:rsidRPr="00000000">
        <w:rPr>
          <w:rtl w:val="0"/>
        </w:rPr>
        <w:t xml:space="preserve">  If the value to encode (Src, or original Dest (in syntax 2)) may be %0, the resulting Dest will be 0— use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and check the resulting C flag to distinguish between the cases of input Src/Dest = %1 verses input Src/Dest = %0.</w:t>
      </w:r>
    </w:p>
    <w:p w:rsidR="00000000" w:rsidDel="00000000" w:rsidP="00000000" w:rsidRDefault="00000000" w:rsidRPr="00000000" w14:paraId="00000FF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Src (or original Dest in syntax 2) was not zero, or is cleared (0) if it was zero.</w:t>
      </w:r>
    </w:p>
    <w:p w:rsidR="00000000" w:rsidDel="00000000" w:rsidP="00000000" w:rsidRDefault="00000000" w:rsidRPr="00000000" w14:paraId="00000FF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equals zero, or is cleared (0) if not zero.</w:t>
      </w:r>
    </w:p>
    <w:p w:rsidR="00000000" w:rsidDel="00000000" w:rsidP="00000000" w:rsidRDefault="00000000" w:rsidRPr="00000000" w14:paraId="00000FF3">
      <w:pPr>
        <w:numPr>
          <w:ilvl w:val="0"/>
          <w:numId w:val="5"/>
        </w:numPr>
        <w:spacing w:after="0" w:afterAutospacing="0"/>
        <w:ind w:left="720" w:hanging="360"/>
        <w:rPr>
          <w:u w:val="none"/>
        </w:rPr>
      </w:pPr>
      <w:r w:rsidDel="00000000" w:rsidR="00000000" w:rsidRPr="00000000">
        <w:rPr>
          <w:rtl w:val="0"/>
        </w:rPr>
        <w:t xml:space="preserve">A long of %00000000_00000000_00000000_00000001 encodes to 0.</w:t>
      </w:r>
    </w:p>
    <w:p w:rsidR="00000000" w:rsidDel="00000000" w:rsidP="00000000" w:rsidRDefault="00000000" w:rsidRPr="00000000" w14:paraId="00000FF4">
      <w:pPr>
        <w:numPr>
          <w:ilvl w:val="0"/>
          <w:numId w:val="5"/>
        </w:numPr>
        <w:spacing w:after="0" w:afterAutospacing="0"/>
        <w:ind w:left="720" w:hanging="360"/>
        <w:rPr>
          <w:u w:val="none"/>
        </w:rPr>
      </w:pPr>
      <w:r w:rsidDel="00000000" w:rsidR="00000000" w:rsidRPr="00000000">
        <w:rPr>
          <w:rtl w:val="0"/>
        </w:rPr>
        <w:t xml:space="preserve">A long of %00000000_00000000_00000000_00100000 encodes to 5.</w:t>
      </w:r>
    </w:p>
    <w:p w:rsidR="00000000" w:rsidDel="00000000" w:rsidP="00000000" w:rsidRDefault="00000000" w:rsidRPr="00000000" w14:paraId="00000FF5">
      <w:pPr>
        <w:numPr>
          <w:ilvl w:val="0"/>
          <w:numId w:val="5"/>
        </w:numPr>
        <w:spacing w:after="0" w:afterAutospacing="0"/>
        <w:ind w:left="720" w:hanging="360"/>
        <w:rPr>
          <w:u w:val="none"/>
        </w:rPr>
      </w:pPr>
      <w:r w:rsidDel="00000000" w:rsidR="00000000" w:rsidRPr="00000000">
        <w:rPr>
          <w:rtl w:val="0"/>
        </w:rPr>
        <w:t xml:space="preserve">A long of %00000000_00000000_10000001_01000000 encodes to 15.</w:t>
      </w:r>
    </w:p>
    <w:p w:rsidR="00000000" w:rsidDel="00000000" w:rsidP="00000000" w:rsidRDefault="00000000" w:rsidRPr="00000000" w14:paraId="00000FF6">
      <w:pPr>
        <w:numPr>
          <w:ilvl w:val="0"/>
          <w:numId w:val="5"/>
        </w:numPr>
        <w:ind w:left="720" w:hanging="360"/>
      </w:pPr>
      <w:r w:rsidDel="00000000" w:rsidR="00000000" w:rsidRPr="00000000">
        <w:rPr>
          <w:rtl w:val="0"/>
        </w:rPr>
        <w:t xml:space="preserve">A long of %00000000_00000000_00000000_00000000 encodes to 0 with optional C cleared to 0.</w:t>
      </w:r>
    </w:p>
    <w:p w:rsidR="00000000" w:rsidDel="00000000" w:rsidP="00000000" w:rsidRDefault="00000000" w:rsidRPr="00000000" w14:paraId="00000FF7">
      <w:pPr>
        <w:rPr/>
      </w:pPr>
      <w:r w:rsidDel="00000000" w:rsidR="00000000" w:rsidRPr="00000000">
        <w:rPr>
          <w:rFonts w:ascii="Roboto Mono Medium" w:cs="Roboto Mono Medium" w:eastAsia="Roboto Mono Medium" w:hAnsi="Roboto Mono Medium"/>
          <w:rtl w:val="0"/>
        </w:rPr>
        <w:t xml:space="preserve">ENCOD</w:t>
      </w:r>
      <w:r w:rsidDel="00000000" w:rsidR="00000000" w:rsidRPr="00000000">
        <w:rPr>
          <w:rtl w:val="0"/>
        </w:rPr>
        <w:t xml:space="preserve"> is the complement of </w:t>
      </w:r>
      <w:r w:rsidDel="00000000" w:rsidR="00000000" w:rsidRPr="00000000">
        <w:rPr>
          <w:rFonts w:ascii="Roboto Mono Medium" w:cs="Roboto Mono Medium" w:eastAsia="Roboto Mono Medium" w:hAnsi="Roboto Mono Medium"/>
          <w:rtl w:val="0"/>
        </w:rPr>
        <w:t xml:space="preserve">DECOD</w:t>
      </w:r>
      <w:r w:rsidDel="00000000" w:rsidR="00000000" w:rsidRPr="00000000">
        <w:rPr>
          <w:rtl w:val="0"/>
        </w:rPr>
        <w:t xml:space="preserve">.</w:t>
      </w:r>
    </w:p>
    <w:p w:rsidR="00000000" w:rsidDel="00000000" w:rsidP="00000000" w:rsidRDefault="00000000" w:rsidRPr="00000000" w14:paraId="00000FF8">
      <w:pPr>
        <w:pStyle w:val="Heading2"/>
        <w:pageBreakBefore w:val="0"/>
        <w:rPr/>
      </w:pPr>
      <w:bookmarkStart w:colFirst="0" w:colLast="0" w:name="_2qhfue5jrv4x" w:id="210"/>
      <w:bookmarkEnd w:id="210"/>
      <w:hyperlink w:anchor="_4y0ciq9th2g">
        <w:r w:rsidDel="00000000" w:rsidR="00000000" w:rsidRPr="00000000">
          <w:rPr>
            <w:color w:val="1155cc"/>
            <w:u w:val="single"/>
            <w:rtl w:val="0"/>
          </w:rPr>
          <w:t xml:space="preserve">Effects</w:t>
        </w:r>
      </w:hyperlink>
      <w:r w:rsidDel="00000000" w:rsidR="00000000" w:rsidRPr="00000000">
        <w:rPr>
          <w:rtl w:val="0"/>
        </w:rPr>
        <w:t xml:space="preserve"> ( WC, WZ, WCZ, ANDC, etc. )</w:t>
      </w:r>
    </w:p>
    <w:p w:rsidR="00000000" w:rsidDel="00000000" w:rsidP="00000000" w:rsidRDefault="00000000" w:rsidRPr="00000000" w14:paraId="00000FF9">
      <w:pPr>
        <w:rPr/>
      </w:pPr>
      <w:r w:rsidDel="00000000" w:rsidR="00000000" w:rsidRPr="00000000">
        <w:rPr>
          <w:rtl w:val="0"/>
        </w:rPr>
        <w:t xml:space="preserve">Nearly half of PASM2 instructions feature optional effects to modify the C and/or Z flags.  An Effect is placed at the </w:t>
      </w:r>
      <w:r w:rsidDel="00000000" w:rsidR="00000000" w:rsidRPr="00000000">
        <w:rPr>
          <w:rtl w:val="0"/>
        </w:rPr>
        <w:t xml:space="preserve">end </w:t>
      </w:r>
      <w:r w:rsidDel="00000000" w:rsidR="00000000" w:rsidRPr="00000000">
        <w:rPr>
          <w:rtl w:val="0"/>
        </w:rPr>
        <w:t xml:space="preserve">of </w:t>
      </w:r>
      <w:r w:rsidDel="00000000" w:rsidR="00000000" w:rsidRPr="00000000">
        <w:rPr>
          <w:rtl w:val="0"/>
        </w:rPr>
        <w:t xml:space="preserve">such </w:t>
      </w:r>
      <w:r w:rsidDel="00000000" w:rsidR="00000000" w:rsidRPr="00000000">
        <w:rPr>
          <w:rtl w:val="0"/>
        </w:rPr>
        <w:t xml:space="preserve">instructions.</w:t>
      </w:r>
    </w:p>
    <w:p w:rsidR="00000000" w:rsidDel="00000000" w:rsidP="00000000" w:rsidRDefault="00000000" w:rsidRPr="00000000" w14:paraId="00000FFA">
      <w:pPr>
        <w:ind w:left="720" w:firstLine="0"/>
        <w:rPr/>
      </w:pPr>
      <w:r w:rsidDel="00000000" w:rsidR="00000000" w:rsidRPr="00000000">
        <w:rPr>
          <w:rtl w:val="0"/>
        </w:rPr>
        <w:t xml:space="preserve">{Label}  {Condition}  Instruction  Operands  {Effect}</w:t>
      </w:r>
    </w:p>
    <w:p w:rsidR="00000000" w:rsidDel="00000000" w:rsidP="00000000" w:rsidRDefault="00000000" w:rsidRPr="00000000" w14:paraId="00000FFB">
      <w:pPr>
        <w:rPr/>
      </w:pPr>
      <w:r w:rsidDel="00000000" w:rsidR="00000000" w:rsidRPr="00000000">
        <w:rPr>
          <w:rtl w:val="0"/>
        </w:rPr>
        <w:t xml:space="preserve">When included (where allowed) the flag or flags are updated by the instruction execution; when omitted, the flags remain as-is.  Only zero or one Effect is allowed per instruction.</w:t>
      </w:r>
    </w:p>
    <w:tbl>
      <w:tblPr>
        <w:tblStyle w:val="Table76"/>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8340"/>
        <w:tblGridChange w:id="0">
          <w:tblGrid>
            <w:gridCol w:w="1560"/>
            <w:gridCol w:w="8340"/>
          </w:tblGrid>
        </w:tblGridChange>
      </w:tblGrid>
      <w:tr>
        <w:trPr>
          <w:cantSplit w:val="0"/>
          <w:trHeight w:val="364" w:hRule="atLeast"/>
          <w:tblHeader w:val="0"/>
        </w:trPr>
        <w:tc>
          <w:tcPr>
            <w:gridSpan w:val="2"/>
            <w:shd w:fill="cccccc" w:val="clear"/>
            <w:tcMar>
              <w:top w:w="72.0" w:type="dxa"/>
              <w:left w:w="72.0" w:type="dxa"/>
              <w:bottom w:w="72.0" w:type="dxa"/>
              <w:right w:w="72.0" w:type="dxa"/>
            </w:tcMar>
            <w:vAlign w:val="top"/>
          </w:tcPr>
          <w:p w:rsidR="00000000" w:rsidDel="00000000" w:rsidP="00000000" w:rsidRDefault="00000000" w:rsidRPr="00000000" w14:paraId="00000FFC">
            <w:pPr>
              <w:pStyle w:val="Heading6"/>
              <w:rPr/>
            </w:pPr>
            <w:bookmarkStart w:colFirst="0" w:colLast="0" w:name="_fqx6nokr91aa" w:id="211"/>
            <w:bookmarkEnd w:id="211"/>
            <w:r w:rsidDel="00000000" w:rsidR="00000000" w:rsidRPr="00000000">
              <w:rPr>
                <w:rtl w:val="0"/>
              </w:rPr>
              <w:t xml:space="preserve">Effects</w:t>
            </w:r>
          </w:p>
        </w:tc>
      </w:tr>
      <w:tr>
        <w:trPr>
          <w:cantSplit w:val="0"/>
          <w:tblHeader w:val="0"/>
        </w:trPr>
        <w:tc>
          <w:tcPr>
            <w:shd w:fill="cccccc" w:val="clear"/>
            <w:tcMar>
              <w:top w:w="72.0" w:type="dxa"/>
              <w:left w:w="72.0" w:type="dxa"/>
              <w:bottom w:w="72.0" w:type="dxa"/>
              <w:right w:w="72.0" w:type="dxa"/>
            </w:tcMar>
            <w:vAlign w:val="top"/>
          </w:tcPr>
          <w:p w:rsidR="00000000" w:rsidDel="00000000" w:rsidP="00000000" w:rsidRDefault="00000000" w:rsidRPr="00000000" w14:paraId="00000FFE">
            <w:pPr>
              <w:pStyle w:val="Subtitle"/>
              <w:widowControl w:val="0"/>
              <w:rPr>
                <w:b w:val="1"/>
              </w:rPr>
            </w:pPr>
            <w:bookmarkStart w:colFirst="0" w:colLast="0" w:name="_9v8j00a4hsd9" w:id="212"/>
            <w:bookmarkEnd w:id="212"/>
            <w:r w:rsidDel="00000000" w:rsidR="00000000" w:rsidRPr="00000000">
              <w:rPr>
                <w:b w:val="1"/>
                <w:rtl w:val="0"/>
              </w:rPr>
              <w:t xml:space="preserve">Effect</w:t>
            </w:r>
          </w:p>
        </w:tc>
        <w:tc>
          <w:tcPr>
            <w:shd w:fill="cccccc" w:val="clear"/>
            <w:tcMar>
              <w:top w:w="72.0" w:type="dxa"/>
              <w:left w:w="72.0" w:type="dxa"/>
              <w:bottom w:w="72.0" w:type="dxa"/>
              <w:right w:w="72.0" w:type="dxa"/>
            </w:tcMar>
            <w:vAlign w:val="top"/>
          </w:tcPr>
          <w:p w:rsidR="00000000" w:rsidDel="00000000" w:rsidP="00000000" w:rsidRDefault="00000000" w:rsidRPr="00000000" w14:paraId="00000FFF">
            <w:pPr>
              <w:pStyle w:val="Subtitle"/>
              <w:widowControl w:val="0"/>
              <w:jc w:val="left"/>
              <w:rPr>
                <w:b w:val="1"/>
              </w:rPr>
            </w:pPr>
            <w:bookmarkStart w:colFirst="0" w:colLast="0" w:name="_9s9rsioxx0py" w:id="182"/>
            <w:bookmarkEnd w:id="182"/>
            <w:r w:rsidDel="00000000" w:rsidR="00000000" w:rsidRPr="00000000">
              <w:rPr>
                <w:b w:val="1"/>
                <w:rtl w:val="0"/>
              </w:rPr>
              <w:t xml:space="preserve">Description</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0">
            <w:pPr>
              <w:pStyle w:val="Subtitle"/>
              <w:widowControl w:val="0"/>
              <w:rPr>
                <w:rFonts w:ascii="Roboto Mono Medium" w:cs="Roboto Mono Medium" w:eastAsia="Roboto Mono Medium" w:hAnsi="Roboto Mono Medium"/>
                <w:sz w:val="20"/>
                <w:szCs w:val="20"/>
              </w:rPr>
            </w:pPr>
            <w:bookmarkStart w:colFirst="0" w:colLast="0" w:name="_9s9rsioxx0py" w:id="182"/>
            <w:bookmarkEnd w:id="182"/>
            <w:r w:rsidDel="00000000" w:rsidR="00000000" w:rsidRPr="00000000">
              <w:rPr>
                <w:rFonts w:ascii="Roboto Mono Medium" w:cs="Roboto Mono Medium" w:eastAsia="Roboto Mono Medium" w:hAnsi="Roboto Mono Medium"/>
                <w:sz w:val="20"/>
                <w:szCs w:val="20"/>
                <w:rtl w:val="0"/>
              </w:rPr>
              <w:t xml:space="preserve">ANDC</w:t>
            </w:r>
          </w:p>
        </w:tc>
        <w:tc>
          <w:tcPr>
            <w:shd w:fill="auto" w:val="clear"/>
            <w:tcMar>
              <w:top w:w="43.2" w:type="dxa"/>
              <w:left w:w="43.2" w:type="dxa"/>
              <w:bottom w:w="43.2" w:type="dxa"/>
              <w:right w:w="43.2" w:type="dxa"/>
            </w:tcMar>
            <w:vAlign w:val="top"/>
          </w:tcPr>
          <w:p w:rsidR="00000000" w:rsidDel="00000000" w:rsidP="00000000" w:rsidRDefault="00000000" w:rsidRPr="00000000" w14:paraId="00001001">
            <w:pPr>
              <w:pStyle w:val="Subtitle"/>
              <w:widowControl w:val="0"/>
              <w:jc w:val="left"/>
              <w:rPr>
                <w:rFonts w:ascii="Roboto" w:cs="Roboto" w:eastAsia="Roboto" w:hAnsi="Roboto"/>
                <w:sz w:val="20"/>
                <w:szCs w:val="20"/>
              </w:rPr>
            </w:pPr>
            <w:bookmarkStart w:colFirst="0" w:colLast="0" w:name="_egpu3zvcy5gh" w:id="213"/>
            <w:bookmarkEnd w:id="213"/>
            <w:r w:rsidDel="00000000" w:rsidR="00000000" w:rsidRPr="00000000">
              <w:rPr>
                <w:rFonts w:ascii="Roboto" w:cs="Roboto" w:eastAsia="Roboto" w:hAnsi="Roboto"/>
                <w:sz w:val="20"/>
                <w:szCs w:val="20"/>
                <w:rtl w:val="0"/>
              </w:rPr>
              <w:t xml:space="preserve"> AND tested bit/pin into current C; used on </w:t>
            </w:r>
            <w:r w:rsidDel="00000000" w:rsidR="00000000" w:rsidRPr="00000000">
              <w:rPr>
                <w:rFonts w:ascii="Roboto Mono Medium" w:cs="Roboto Mono Medium" w:eastAsia="Roboto Mono Medium" w:hAnsi="Roboto Mono Medium"/>
                <w:sz w:val="20"/>
                <w:szCs w:val="20"/>
                <w:rtl w:val="0"/>
              </w:rPr>
              <w:t xml:space="preserve">TESTxx</w:t>
            </w:r>
            <w:r w:rsidDel="00000000" w:rsidR="00000000" w:rsidRPr="00000000">
              <w:rPr>
                <w:rFonts w:ascii="Roboto" w:cs="Roboto" w:eastAsia="Roboto" w:hAnsi="Roboto"/>
                <w:sz w:val="20"/>
                <w:szCs w:val="20"/>
                <w:rtl w:val="0"/>
              </w:rPr>
              <w:t xml:space="preserve">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2">
            <w:pPr>
              <w:pStyle w:val="Subtitle"/>
              <w:widowControl w:val="0"/>
              <w:rPr>
                <w:rFonts w:ascii="Roboto Mono Medium" w:cs="Roboto Mono Medium" w:eastAsia="Roboto Mono Medium" w:hAnsi="Roboto Mono Medium"/>
                <w:sz w:val="20"/>
                <w:szCs w:val="20"/>
              </w:rPr>
            </w:pPr>
            <w:bookmarkStart w:colFirst="0" w:colLast="0" w:name="_9s9rsioxx0py" w:id="182"/>
            <w:bookmarkEnd w:id="182"/>
            <w:r w:rsidDel="00000000" w:rsidR="00000000" w:rsidRPr="00000000">
              <w:rPr>
                <w:rFonts w:ascii="Roboto Mono Medium" w:cs="Roboto Mono Medium" w:eastAsia="Roboto Mono Medium" w:hAnsi="Roboto Mono Medium"/>
                <w:sz w:val="20"/>
                <w:szCs w:val="20"/>
                <w:rtl w:val="0"/>
              </w:rPr>
              <w:t xml:space="preserve">ANDZ</w:t>
            </w:r>
          </w:p>
        </w:tc>
        <w:tc>
          <w:tcPr>
            <w:shd w:fill="auto" w:val="clear"/>
            <w:tcMar>
              <w:top w:w="43.2" w:type="dxa"/>
              <w:left w:w="43.2" w:type="dxa"/>
              <w:bottom w:w="43.2" w:type="dxa"/>
              <w:right w:w="43.2" w:type="dxa"/>
            </w:tcMar>
            <w:vAlign w:val="top"/>
          </w:tcPr>
          <w:p w:rsidR="00000000" w:rsidDel="00000000" w:rsidP="00000000" w:rsidRDefault="00000000" w:rsidRPr="00000000" w14:paraId="00001003">
            <w:pPr>
              <w:pStyle w:val="Subtitle"/>
              <w:widowControl w:val="0"/>
              <w:jc w:val="left"/>
              <w:rPr>
                <w:rFonts w:ascii="Roboto" w:cs="Roboto" w:eastAsia="Roboto" w:hAnsi="Roboto"/>
                <w:sz w:val="20"/>
                <w:szCs w:val="20"/>
              </w:rPr>
            </w:pPr>
            <w:bookmarkStart w:colFirst="0" w:colLast="0" w:name="_egpu3zvcy5gh" w:id="213"/>
            <w:bookmarkEnd w:id="213"/>
            <w:r w:rsidDel="00000000" w:rsidR="00000000" w:rsidRPr="00000000">
              <w:rPr>
                <w:rFonts w:ascii="Roboto" w:cs="Roboto" w:eastAsia="Roboto" w:hAnsi="Roboto"/>
                <w:sz w:val="20"/>
                <w:szCs w:val="20"/>
                <w:rtl w:val="0"/>
              </w:rPr>
              <w:t xml:space="preserve"> AND tested bit/pin into current Z; used on </w:t>
            </w:r>
            <w:r w:rsidDel="00000000" w:rsidR="00000000" w:rsidRPr="00000000">
              <w:rPr>
                <w:rFonts w:ascii="Roboto Mono Medium" w:cs="Roboto Mono Medium" w:eastAsia="Roboto Mono Medium" w:hAnsi="Roboto Mono Medium"/>
                <w:sz w:val="20"/>
                <w:szCs w:val="20"/>
                <w:rtl w:val="0"/>
              </w:rPr>
              <w:t xml:space="preserve">TESTxx</w:t>
            </w:r>
            <w:r w:rsidDel="00000000" w:rsidR="00000000" w:rsidRPr="00000000">
              <w:rPr>
                <w:rFonts w:ascii="Roboto" w:cs="Roboto" w:eastAsia="Roboto" w:hAnsi="Roboto"/>
                <w:sz w:val="20"/>
                <w:szCs w:val="20"/>
                <w:rtl w:val="0"/>
              </w:rPr>
              <w:t xml:space="preserve">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4">
            <w:pPr>
              <w:pStyle w:val="Subtitle"/>
              <w:widowControl w:val="0"/>
              <w:rPr>
                <w:rFonts w:ascii="Roboto Mono Medium" w:cs="Roboto Mono Medium" w:eastAsia="Roboto Mono Medium" w:hAnsi="Roboto Mono Medium"/>
                <w:sz w:val="20"/>
                <w:szCs w:val="20"/>
              </w:rPr>
            </w:pPr>
            <w:bookmarkStart w:colFirst="0" w:colLast="0" w:name="_9s9rsioxx0py" w:id="182"/>
            <w:bookmarkEnd w:id="182"/>
            <w:r w:rsidDel="00000000" w:rsidR="00000000" w:rsidRPr="00000000">
              <w:rPr>
                <w:rFonts w:ascii="Roboto Mono Medium" w:cs="Roboto Mono Medium" w:eastAsia="Roboto Mono Medium" w:hAnsi="Roboto Mono Medium"/>
                <w:sz w:val="20"/>
                <w:szCs w:val="20"/>
                <w:rtl w:val="0"/>
              </w:rPr>
              <w:t xml:space="preserve">ORC</w:t>
            </w:r>
          </w:p>
        </w:tc>
        <w:tc>
          <w:tcPr>
            <w:shd w:fill="auto" w:val="clear"/>
            <w:tcMar>
              <w:top w:w="43.2" w:type="dxa"/>
              <w:left w:w="43.2" w:type="dxa"/>
              <w:bottom w:w="43.2" w:type="dxa"/>
              <w:right w:w="43.2" w:type="dxa"/>
            </w:tcMar>
            <w:vAlign w:val="top"/>
          </w:tcPr>
          <w:p w:rsidR="00000000" w:rsidDel="00000000" w:rsidP="00000000" w:rsidRDefault="00000000" w:rsidRPr="00000000" w14:paraId="00001005">
            <w:pPr>
              <w:pStyle w:val="Subtitle"/>
              <w:widowControl w:val="0"/>
              <w:jc w:val="left"/>
              <w:rPr>
                <w:rFonts w:ascii="Roboto" w:cs="Roboto" w:eastAsia="Roboto" w:hAnsi="Roboto"/>
                <w:sz w:val="20"/>
                <w:szCs w:val="20"/>
              </w:rPr>
            </w:pPr>
            <w:bookmarkStart w:colFirst="0" w:colLast="0" w:name="_egpu3zvcy5gh" w:id="213"/>
            <w:bookmarkEnd w:id="213"/>
            <w:r w:rsidDel="00000000" w:rsidR="00000000" w:rsidRPr="00000000">
              <w:rPr>
                <w:rFonts w:ascii="Roboto" w:cs="Roboto" w:eastAsia="Roboto" w:hAnsi="Roboto"/>
                <w:sz w:val="20"/>
                <w:szCs w:val="20"/>
                <w:rtl w:val="0"/>
              </w:rPr>
              <w:t xml:space="preserve"> OR tested bit/pin into current C; used on </w:t>
            </w:r>
            <w:r w:rsidDel="00000000" w:rsidR="00000000" w:rsidRPr="00000000">
              <w:rPr>
                <w:rFonts w:ascii="Roboto Mono Medium" w:cs="Roboto Mono Medium" w:eastAsia="Roboto Mono Medium" w:hAnsi="Roboto Mono Medium"/>
                <w:sz w:val="20"/>
                <w:szCs w:val="20"/>
                <w:rtl w:val="0"/>
              </w:rPr>
              <w:t xml:space="preserve">TESTxx</w:t>
            </w:r>
            <w:r w:rsidDel="00000000" w:rsidR="00000000" w:rsidRPr="00000000">
              <w:rPr>
                <w:rFonts w:ascii="Roboto" w:cs="Roboto" w:eastAsia="Roboto" w:hAnsi="Roboto"/>
                <w:sz w:val="20"/>
                <w:szCs w:val="20"/>
                <w:rtl w:val="0"/>
              </w:rPr>
              <w:t xml:space="preserve">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6">
            <w:pPr>
              <w:pStyle w:val="Subtitle"/>
              <w:widowControl w:val="0"/>
              <w:rPr>
                <w:rFonts w:ascii="Roboto Mono Medium" w:cs="Roboto Mono Medium" w:eastAsia="Roboto Mono Medium" w:hAnsi="Roboto Mono Medium"/>
                <w:sz w:val="20"/>
                <w:szCs w:val="20"/>
              </w:rPr>
            </w:pPr>
            <w:bookmarkStart w:colFirst="0" w:colLast="0" w:name="_9s9rsioxx0py" w:id="182"/>
            <w:bookmarkEnd w:id="182"/>
            <w:r w:rsidDel="00000000" w:rsidR="00000000" w:rsidRPr="00000000">
              <w:rPr>
                <w:rFonts w:ascii="Roboto Mono Medium" w:cs="Roboto Mono Medium" w:eastAsia="Roboto Mono Medium" w:hAnsi="Roboto Mono Medium"/>
                <w:sz w:val="20"/>
                <w:szCs w:val="20"/>
                <w:rtl w:val="0"/>
              </w:rPr>
              <w:t xml:space="preserve">ORZ</w:t>
            </w:r>
          </w:p>
        </w:tc>
        <w:tc>
          <w:tcPr>
            <w:shd w:fill="auto" w:val="clear"/>
            <w:tcMar>
              <w:top w:w="43.2" w:type="dxa"/>
              <w:left w:w="43.2" w:type="dxa"/>
              <w:bottom w:w="43.2" w:type="dxa"/>
              <w:right w:w="43.2" w:type="dxa"/>
            </w:tcMar>
            <w:vAlign w:val="top"/>
          </w:tcPr>
          <w:p w:rsidR="00000000" w:rsidDel="00000000" w:rsidP="00000000" w:rsidRDefault="00000000" w:rsidRPr="00000000" w14:paraId="00001007">
            <w:pPr>
              <w:pStyle w:val="Subtitle"/>
              <w:widowControl w:val="0"/>
              <w:jc w:val="left"/>
              <w:rPr>
                <w:rFonts w:ascii="Roboto" w:cs="Roboto" w:eastAsia="Roboto" w:hAnsi="Roboto"/>
                <w:sz w:val="20"/>
                <w:szCs w:val="20"/>
              </w:rPr>
            </w:pPr>
            <w:bookmarkStart w:colFirst="0" w:colLast="0" w:name="_egpu3zvcy5gh" w:id="213"/>
            <w:bookmarkEnd w:id="213"/>
            <w:r w:rsidDel="00000000" w:rsidR="00000000" w:rsidRPr="00000000">
              <w:rPr>
                <w:rFonts w:ascii="Roboto" w:cs="Roboto" w:eastAsia="Roboto" w:hAnsi="Roboto"/>
                <w:sz w:val="20"/>
                <w:szCs w:val="20"/>
                <w:rtl w:val="0"/>
              </w:rPr>
              <w:t xml:space="preserve"> OR tested bit/pin into current Z; used on </w:t>
            </w:r>
            <w:r w:rsidDel="00000000" w:rsidR="00000000" w:rsidRPr="00000000">
              <w:rPr>
                <w:rFonts w:ascii="Roboto Mono Medium" w:cs="Roboto Mono Medium" w:eastAsia="Roboto Mono Medium" w:hAnsi="Roboto Mono Medium"/>
                <w:sz w:val="20"/>
                <w:szCs w:val="20"/>
                <w:rtl w:val="0"/>
              </w:rPr>
              <w:t xml:space="preserve">TESTxx</w:t>
            </w:r>
            <w:r w:rsidDel="00000000" w:rsidR="00000000" w:rsidRPr="00000000">
              <w:rPr>
                <w:rFonts w:ascii="Roboto" w:cs="Roboto" w:eastAsia="Roboto" w:hAnsi="Roboto"/>
                <w:sz w:val="20"/>
                <w:szCs w:val="20"/>
                <w:rtl w:val="0"/>
              </w:rPr>
              <w:t xml:space="preserve">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8">
            <w:pPr>
              <w:pStyle w:val="Subtitle"/>
              <w:widowControl w:val="0"/>
              <w:rPr>
                <w:rFonts w:ascii="Roboto Mono Medium" w:cs="Roboto Mono Medium" w:eastAsia="Roboto Mono Medium" w:hAnsi="Roboto Mono Medium"/>
                <w:sz w:val="20"/>
                <w:szCs w:val="20"/>
              </w:rPr>
            </w:pPr>
            <w:bookmarkStart w:colFirst="0" w:colLast="0" w:name="_9s9rsioxx0py" w:id="182"/>
            <w:bookmarkEnd w:id="182"/>
            <w:r w:rsidDel="00000000" w:rsidR="00000000" w:rsidRPr="00000000">
              <w:rPr>
                <w:rFonts w:ascii="Roboto Mono Medium" w:cs="Roboto Mono Medium" w:eastAsia="Roboto Mono Medium" w:hAnsi="Roboto Mono Medium"/>
                <w:sz w:val="20"/>
                <w:szCs w:val="20"/>
                <w:rtl w:val="0"/>
              </w:rPr>
              <w:t xml:space="preserve">XORC</w:t>
            </w:r>
          </w:p>
        </w:tc>
        <w:tc>
          <w:tcPr>
            <w:shd w:fill="auto" w:val="clear"/>
            <w:tcMar>
              <w:top w:w="43.2" w:type="dxa"/>
              <w:left w:w="43.2" w:type="dxa"/>
              <w:bottom w:w="43.2" w:type="dxa"/>
              <w:right w:w="43.2" w:type="dxa"/>
            </w:tcMar>
            <w:vAlign w:val="top"/>
          </w:tcPr>
          <w:p w:rsidR="00000000" w:rsidDel="00000000" w:rsidP="00000000" w:rsidRDefault="00000000" w:rsidRPr="00000000" w14:paraId="00001009">
            <w:pPr>
              <w:pStyle w:val="Subtitle"/>
              <w:widowControl w:val="0"/>
              <w:jc w:val="left"/>
              <w:rPr>
                <w:rFonts w:ascii="Roboto" w:cs="Roboto" w:eastAsia="Roboto" w:hAnsi="Roboto"/>
                <w:sz w:val="20"/>
                <w:szCs w:val="20"/>
              </w:rPr>
            </w:pPr>
            <w:bookmarkStart w:colFirst="0" w:colLast="0" w:name="_egpu3zvcy5gh" w:id="213"/>
            <w:bookmarkEnd w:id="213"/>
            <w:r w:rsidDel="00000000" w:rsidR="00000000" w:rsidRPr="00000000">
              <w:rPr>
                <w:rFonts w:ascii="Roboto" w:cs="Roboto" w:eastAsia="Roboto" w:hAnsi="Roboto"/>
                <w:sz w:val="20"/>
                <w:szCs w:val="20"/>
                <w:rtl w:val="0"/>
              </w:rPr>
              <w:t xml:space="preserve"> XOR tested bit/pin into current C; used on </w:t>
            </w:r>
            <w:r w:rsidDel="00000000" w:rsidR="00000000" w:rsidRPr="00000000">
              <w:rPr>
                <w:rFonts w:ascii="Roboto Mono Medium" w:cs="Roboto Mono Medium" w:eastAsia="Roboto Mono Medium" w:hAnsi="Roboto Mono Medium"/>
                <w:sz w:val="20"/>
                <w:szCs w:val="20"/>
                <w:rtl w:val="0"/>
              </w:rPr>
              <w:t xml:space="preserve">TESTxx</w:t>
            </w:r>
            <w:r w:rsidDel="00000000" w:rsidR="00000000" w:rsidRPr="00000000">
              <w:rPr>
                <w:rFonts w:ascii="Roboto" w:cs="Roboto" w:eastAsia="Roboto" w:hAnsi="Roboto"/>
                <w:sz w:val="20"/>
                <w:szCs w:val="20"/>
                <w:rtl w:val="0"/>
              </w:rPr>
              <w:t xml:space="preserve">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A">
            <w:pPr>
              <w:pStyle w:val="Subtitle"/>
              <w:widowControl w:val="0"/>
              <w:rPr>
                <w:rFonts w:ascii="Roboto Mono Medium" w:cs="Roboto Mono Medium" w:eastAsia="Roboto Mono Medium" w:hAnsi="Roboto Mono Medium"/>
                <w:sz w:val="20"/>
                <w:szCs w:val="20"/>
              </w:rPr>
            </w:pPr>
            <w:bookmarkStart w:colFirst="0" w:colLast="0" w:name="_9s9rsioxx0py" w:id="182"/>
            <w:bookmarkEnd w:id="182"/>
            <w:r w:rsidDel="00000000" w:rsidR="00000000" w:rsidRPr="00000000">
              <w:rPr>
                <w:rFonts w:ascii="Roboto Mono Medium" w:cs="Roboto Mono Medium" w:eastAsia="Roboto Mono Medium" w:hAnsi="Roboto Mono Medium"/>
                <w:sz w:val="20"/>
                <w:szCs w:val="20"/>
                <w:rtl w:val="0"/>
              </w:rPr>
              <w:t xml:space="preserve">XORZ</w:t>
            </w:r>
          </w:p>
        </w:tc>
        <w:tc>
          <w:tcPr>
            <w:shd w:fill="auto" w:val="clear"/>
            <w:tcMar>
              <w:top w:w="43.2" w:type="dxa"/>
              <w:left w:w="43.2" w:type="dxa"/>
              <w:bottom w:w="43.2" w:type="dxa"/>
              <w:right w:w="43.2" w:type="dxa"/>
            </w:tcMar>
            <w:vAlign w:val="top"/>
          </w:tcPr>
          <w:p w:rsidR="00000000" w:rsidDel="00000000" w:rsidP="00000000" w:rsidRDefault="00000000" w:rsidRPr="00000000" w14:paraId="0000100B">
            <w:pPr>
              <w:pStyle w:val="Subtitle"/>
              <w:widowControl w:val="0"/>
              <w:jc w:val="left"/>
              <w:rPr>
                <w:rFonts w:ascii="Roboto" w:cs="Roboto" w:eastAsia="Roboto" w:hAnsi="Roboto"/>
                <w:sz w:val="20"/>
                <w:szCs w:val="20"/>
              </w:rPr>
            </w:pPr>
            <w:bookmarkStart w:colFirst="0" w:colLast="0" w:name="_egpu3zvcy5gh" w:id="213"/>
            <w:bookmarkEnd w:id="213"/>
            <w:r w:rsidDel="00000000" w:rsidR="00000000" w:rsidRPr="00000000">
              <w:rPr>
                <w:rFonts w:ascii="Roboto" w:cs="Roboto" w:eastAsia="Roboto" w:hAnsi="Roboto"/>
                <w:sz w:val="20"/>
                <w:szCs w:val="20"/>
                <w:rtl w:val="0"/>
              </w:rPr>
              <w:t xml:space="preserve"> XOR tested bit/pin into current Z; used on </w:t>
            </w:r>
            <w:r w:rsidDel="00000000" w:rsidR="00000000" w:rsidRPr="00000000">
              <w:rPr>
                <w:rFonts w:ascii="Roboto Mono Medium" w:cs="Roboto Mono Medium" w:eastAsia="Roboto Mono Medium" w:hAnsi="Roboto Mono Medium"/>
                <w:sz w:val="20"/>
                <w:szCs w:val="20"/>
                <w:rtl w:val="0"/>
              </w:rPr>
              <w:t xml:space="preserve">TESTxx</w:t>
            </w:r>
            <w:r w:rsidDel="00000000" w:rsidR="00000000" w:rsidRPr="00000000">
              <w:rPr>
                <w:rFonts w:ascii="Roboto" w:cs="Roboto" w:eastAsia="Roboto" w:hAnsi="Roboto"/>
                <w:sz w:val="20"/>
                <w:szCs w:val="20"/>
                <w:rtl w:val="0"/>
              </w:rPr>
              <w:t xml:space="preserve">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C">
            <w:pPr>
              <w:pStyle w:val="Subtitle"/>
              <w:widowControl w:val="0"/>
              <w:rPr/>
            </w:pPr>
            <w:bookmarkStart w:colFirst="0" w:colLast="0" w:name="_f9cf6mb8bi8s" w:id="214"/>
            <w:bookmarkEnd w:id="214"/>
            <w:r w:rsidDel="00000000" w:rsidR="00000000" w:rsidRPr="00000000">
              <w:rPr>
                <w:rFonts w:ascii="Roboto Mono Medium" w:cs="Roboto Mono Medium" w:eastAsia="Roboto Mono Medium" w:hAnsi="Roboto Mono Medium"/>
                <w:sz w:val="20"/>
                <w:szCs w:val="20"/>
                <w:rtl w:val="0"/>
              </w:rPr>
              <w:t xml:space="preserve">WC</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00D">
            <w:pPr>
              <w:pStyle w:val="Subtitle"/>
              <w:widowControl w:val="0"/>
              <w:jc w:val="left"/>
              <w:rPr/>
            </w:pPr>
            <w:bookmarkStart w:colFirst="0" w:colLast="0" w:name="_7yroalwf9rry" w:id="215"/>
            <w:bookmarkEnd w:id="215"/>
            <w:r w:rsidDel="00000000" w:rsidR="00000000" w:rsidRPr="00000000">
              <w:rPr>
                <w:rFonts w:ascii="Roboto" w:cs="Roboto" w:eastAsia="Roboto" w:hAnsi="Roboto"/>
                <w:sz w:val="20"/>
                <w:szCs w:val="20"/>
                <w:rtl w:val="0"/>
              </w:rPr>
              <w:t xml:space="preserve"> Write C flag; used on many instructions</w:t>
            </w: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0E">
            <w:pPr>
              <w:pStyle w:val="Subtitle"/>
              <w:widowControl w:val="0"/>
              <w:rPr>
                <w:rFonts w:ascii="Roboto Mono Medium" w:cs="Roboto Mono Medium" w:eastAsia="Roboto Mono Medium" w:hAnsi="Roboto Mono Medium"/>
                <w:sz w:val="20"/>
                <w:szCs w:val="20"/>
              </w:rPr>
            </w:pPr>
            <w:bookmarkStart w:colFirst="0" w:colLast="0" w:name="_3tcawvfuq6j2" w:id="216"/>
            <w:bookmarkEnd w:id="216"/>
            <w:r w:rsidDel="00000000" w:rsidR="00000000" w:rsidRPr="00000000">
              <w:rPr>
                <w:rFonts w:ascii="Roboto Mono Medium" w:cs="Roboto Mono Medium" w:eastAsia="Roboto Mono Medium" w:hAnsi="Roboto Mono Medium"/>
                <w:sz w:val="20"/>
                <w:szCs w:val="20"/>
                <w:rtl w:val="0"/>
              </w:rPr>
              <w:t xml:space="preserve">WCZ</w:t>
            </w:r>
          </w:p>
        </w:tc>
        <w:tc>
          <w:tcPr>
            <w:shd w:fill="auto" w:val="clear"/>
            <w:tcMar>
              <w:top w:w="43.2" w:type="dxa"/>
              <w:left w:w="43.2" w:type="dxa"/>
              <w:bottom w:w="43.2" w:type="dxa"/>
              <w:right w:w="43.2" w:type="dxa"/>
            </w:tcMar>
            <w:vAlign w:val="top"/>
          </w:tcPr>
          <w:p w:rsidR="00000000" w:rsidDel="00000000" w:rsidP="00000000" w:rsidRDefault="00000000" w:rsidRPr="00000000" w14:paraId="0000100F">
            <w:pPr>
              <w:pStyle w:val="Subtitle"/>
              <w:widowControl w:val="0"/>
              <w:jc w:val="left"/>
              <w:rPr>
                <w:rFonts w:ascii="Roboto" w:cs="Roboto" w:eastAsia="Roboto" w:hAnsi="Roboto"/>
                <w:sz w:val="20"/>
                <w:szCs w:val="20"/>
              </w:rPr>
            </w:pPr>
            <w:bookmarkStart w:colFirst="0" w:colLast="0" w:name="_gfe7t0vbfry1" w:id="217"/>
            <w:bookmarkEnd w:id="217"/>
            <w:r w:rsidDel="00000000" w:rsidR="00000000" w:rsidRPr="00000000">
              <w:rPr>
                <w:rFonts w:ascii="Roboto" w:cs="Roboto" w:eastAsia="Roboto" w:hAnsi="Roboto"/>
                <w:sz w:val="20"/>
                <w:szCs w:val="20"/>
                <w:rtl w:val="0"/>
              </w:rPr>
              <w:t xml:space="preserve"> Write both C and Z flags; used on many instructions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010">
            <w:pPr>
              <w:pStyle w:val="Subtitle"/>
              <w:widowControl w:val="0"/>
              <w:rPr>
                <w:rFonts w:ascii="Roboto Mono Medium" w:cs="Roboto Mono Medium" w:eastAsia="Roboto Mono Medium" w:hAnsi="Roboto Mono Medium"/>
                <w:sz w:val="20"/>
                <w:szCs w:val="20"/>
              </w:rPr>
            </w:pPr>
            <w:bookmarkStart w:colFirst="0" w:colLast="0" w:name="_pllzjsix2v72" w:id="218"/>
            <w:bookmarkEnd w:id="218"/>
            <w:r w:rsidDel="00000000" w:rsidR="00000000" w:rsidRPr="00000000">
              <w:rPr>
                <w:rFonts w:ascii="Roboto Mono Medium" w:cs="Roboto Mono Medium" w:eastAsia="Roboto Mono Medium" w:hAnsi="Roboto Mono Medium"/>
                <w:sz w:val="20"/>
                <w:szCs w:val="20"/>
                <w:rtl w:val="0"/>
              </w:rPr>
              <w:t xml:space="preserve">WZ</w:t>
            </w:r>
          </w:p>
        </w:tc>
        <w:tc>
          <w:tcPr>
            <w:shd w:fill="auto" w:val="clear"/>
            <w:tcMar>
              <w:top w:w="43.2" w:type="dxa"/>
              <w:left w:w="43.2" w:type="dxa"/>
              <w:bottom w:w="43.2" w:type="dxa"/>
              <w:right w:w="43.2" w:type="dxa"/>
            </w:tcMar>
            <w:vAlign w:val="top"/>
          </w:tcPr>
          <w:p w:rsidR="00000000" w:rsidDel="00000000" w:rsidP="00000000" w:rsidRDefault="00000000" w:rsidRPr="00000000" w14:paraId="00001011">
            <w:pPr>
              <w:pStyle w:val="Subtitle"/>
              <w:widowControl w:val="0"/>
              <w:jc w:val="left"/>
              <w:rPr>
                <w:rFonts w:ascii="Roboto" w:cs="Roboto" w:eastAsia="Roboto" w:hAnsi="Roboto"/>
                <w:sz w:val="20"/>
                <w:szCs w:val="20"/>
              </w:rPr>
            </w:pPr>
            <w:bookmarkStart w:colFirst="0" w:colLast="0" w:name="_1v1n8wkr6r24" w:id="219"/>
            <w:bookmarkEnd w:id="219"/>
            <w:r w:rsidDel="00000000" w:rsidR="00000000" w:rsidRPr="00000000">
              <w:rPr>
                <w:rFonts w:ascii="Roboto" w:cs="Roboto" w:eastAsia="Roboto" w:hAnsi="Roboto"/>
                <w:sz w:val="20"/>
                <w:szCs w:val="20"/>
                <w:rtl w:val="0"/>
              </w:rPr>
              <w:t xml:space="preserve"> Write Z flag; used on many instructions</w:t>
            </w:r>
          </w:p>
        </w:tc>
      </w:tr>
    </w:tbl>
    <w:p w:rsidR="00000000" w:rsidDel="00000000" w:rsidP="00000000" w:rsidRDefault="00000000" w:rsidRPr="00000000" w14:paraId="00001012">
      <w:pPr>
        <w:tabs>
          <w:tab w:val="left" w:leader="none" w:pos="1800"/>
        </w:tabs>
        <w:spacing w:after="0" w:before="200" w:lineRule="auto"/>
        <w:rPr/>
      </w:pPr>
      <w:r w:rsidDel="00000000" w:rsidR="00000000" w:rsidRPr="00000000">
        <w:rPr>
          <w:rtl w:val="0"/>
        </w:rPr>
        <w:t xml:space="preserve">For example:</w:t>
      </w:r>
    </w:p>
    <w:p w:rsidR="00000000" w:rsidDel="00000000" w:rsidP="00000000" w:rsidRDefault="00000000" w:rsidRPr="00000000" w14:paraId="00001013">
      <w:pPr>
        <w:tabs>
          <w:tab w:val="left" w:leader="none" w:pos="5760"/>
          <w:tab w:val="left" w:leader="none" w:pos="1800"/>
        </w:tabs>
        <w:spacing w:after="0" w:before="200" w:lineRule="auto"/>
        <w:rPr/>
      </w:pPr>
      <w:r w:rsidDel="00000000" w:rsidR="00000000" w:rsidRPr="00000000">
        <w:rPr>
          <w:rFonts w:ascii="Roboto Mono Medium" w:cs="Roboto Mono Medium" w:eastAsia="Roboto Mono Medium" w:hAnsi="Roboto Mono Medium"/>
          <w:rtl w:val="0"/>
        </w:rPr>
        <w:t xml:space="preserve">              AND   config, #%1000  WZ</w:t>
      </w:r>
      <w:r w:rsidDel="00000000" w:rsidR="00000000" w:rsidRPr="00000000">
        <w:rPr>
          <w:rtl w:val="0"/>
        </w:rPr>
        <w:tab/>
        <w:t xml:space="preserve">'config[3] low? z=1</w:t>
      </w:r>
    </w:p>
    <w:p w:rsidR="00000000" w:rsidDel="00000000" w:rsidP="00000000" w:rsidRDefault="00000000" w:rsidRPr="00000000" w14:paraId="00001014">
      <w:pPr>
        <w:tabs>
          <w:tab w:val="left" w:leader="none" w:pos="5760"/>
          <w:tab w:val="left" w:leader="none" w:pos="1800"/>
        </w:tabs>
        <w:spacing w:after="0" w:before="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TESTP #4              ANDZ</w:t>
      </w:r>
      <w:r w:rsidDel="00000000" w:rsidR="00000000" w:rsidRPr="00000000">
        <w:rPr>
          <w:rtl w:val="0"/>
        </w:rPr>
        <w:tab/>
        <w:t xml:space="preserve">'pin 4 high? z=1</w:t>
      </w:r>
      <w:r w:rsidDel="00000000" w:rsidR="00000000" w:rsidRPr="00000000">
        <w:rPr>
          <w:rtl w:val="0"/>
        </w:rPr>
      </w:r>
    </w:p>
    <w:p w:rsidR="00000000" w:rsidDel="00000000" w:rsidP="00000000" w:rsidRDefault="00000000" w:rsidRPr="00000000" w14:paraId="00001015">
      <w:pPr>
        <w:tabs>
          <w:tab w:val="left" w:leader="none" w:pos="5760"/>
          <w:tab w:val="left" w:leader="none" w:pos="1800"/>
        </w:tabs>
        <w:spacing w:after="20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if_z        JMP   #MoreCode</w:t>
      </w:r>
      <w:r w:rsidDel="00000000" w:rsidR="00000000" w:rsidRPr="00000000">
        <w:rPr>
          <w:rtl w:val="0"/>
        </w:rPr>
        <w:tab/>
        <w:t xml:space="preserve">'jump if config[3] low and pin 4 high</w:t>
      </w: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0" w:before="0" w:line="276" w:lineRule="auto"/>
        <w:ind w:left="0" w:right="0" w:firstLine="0"/>
        <w:jc w:val="left"/>
        <w:rPr/>
      </w:pPr>
      <w:r w:rsidDel="00000000" w:rsidR="00000000" w:rsidRPr="00000000">
        <w:rPr>
          <w:rtl w:val="0"/>
        </w:rPr>
        <w:t xml:space="preserve">This code jumps to the label </w:t>
      </w:r>
      <w:r w:rsidDel="00000000" w:rsidR="00000000" w:rsidRPr="00000000">
        <w:rPr>
          <w:i w:val="1"/>
          <w:rtl w:val="0"/>
        </w:rPr>
        <w:t xml:space="preserve">MoreCode </w:t>
      </w:r>
      <w:r w:rsidDel="00000000" w:rsidR="00000000" w:rsidRPr="00000000">
        <w:rPr>
          <w:rtl w:val="0"/>
        </w:rPr>
        <w:t xml:space="preserve">only if </w:t>
      </w:r>
      <w:r w:rsidDel="00000000" w:rsidR="00000000" w:rsidRPr="00000000">
        <w:rPr>
          <w:i w:val="1"/>
          <w:rtl w:val="0"/>
        </w:rPr>
        <w:t xml:space="preserve">config</w:t>
      </w:r>
      <w:r w:rsidDel="00000000" w:rsidR="00000000" w:rsidRPr="00000000">
        <w:rPr>
          <w:rtl w:val="0"/>
        </w:rPr>
        <w:t xml:space="preserve"> bit 3 is low (0) and </w:t>
      </w:r>
      <w:r w:rsidDel="00000000" w:rsidR="00000000" w:rsidRPr="00000000">
        <w:rPr>
          <w:rtl w:val="0"/>
        </w:rPr>
        <w:t xml:space="preserve">I/O pin 4 is high.  This first instruction bitwise AND's </w:t>
      </w:r>
      <w:r w:rsidDel="00000000" w:rsidR="00000000" w:rsidRPr="00000000">
        <w:rPr>
          <w:rtl w:val="0"/>
        </w:rPr>
        <w:t xml:space="preserve">%1000 into </w:t>
      </w:r>
      <w:r w:rsidDel="00000000" w:rsidR="00000000" w:rsidRPr="00000000">
        <w:rPr>
          <w:i w:val="1"/>
          <w:rtl w:val="0"/>
        </w:rPr>
        <w:t xml:space="preserve">config</w:t>
      </w:r>
      <w:r w:rsidDel="00000000" w:rsidR="00000000" w:rsidRPr="00000000">
        <w:rPr>
          <w:rtl w:val="0"/>
        </w:rPr>
        <w:t xml:space="preserve"> and sets the Z flag if that result is zero.  The second instruction tests I/O pin 4 and bitwise AND's its high/low state into the Z flag.  The third instruction, which specifies an </w:t>
      </w:r>
      <w:r w:rsidDel="00000000" w:rsidR="00000000" w:rsidRPr="00000000">
        <w:rPr>
          <w:rFonts w:ascii="Roboto Mono Medium" w:cs="Roboto Mono Medium" w:eastAsia="Roboto Mono Medium" w:hAnsi="Roboto Mono Medium"/>
          <w:rtl w:val="0"/>
        </w:rPr>
        <w:t xml:space="preserve">if_z</w:t>
      </w:r>
      <w:r w:rsidDel="00000000" w:rsidR="00000000" w:rsidRPr="00000000">
        <w:rPr>
          <w:rtl w:val="0"/>
        </w:rPr>
        <w:t xml:space="preserve"> condition, executes only if the z flag is high by then, jumping to </w:t>
      </w:r>
      <w:r w:rsidDel="00000000" w:rsidR="00000000" w:rsidRPr="00000000">
        <w:rPr>
          <w:i w:val="1"/>
          <w:rtl w:val="0"/>
        </w:rPr>
        <w:t xml:space="preserve">MoreCode</w:t>
      </w:r>
      <w:r w:rsidDel="00000000" w:rsidR="00000000" w:rsidRPr="00000000">
        <w:rPr>
          <w:rtl w:val="0"/>
        </w:rPr>
        <w:t xml:space="preserve">; otherwise it behaves like a </w:t>
      </w:r>
      <w:r w:rsidDel="00000000" w:rsidR="00000000" w:rsidRPr="00000000">
        <w:rPr>
          <w:rFonts w:ascii="Roboto Mono Medium" w:cs="Roboto Mono Medium" w:eastAsia="Roboto Mono Medium" w:hAnsi="Roboto Mono Medium"/>
          <w:rtl w:val="0"/>
        </w:rPr>
        <w:t xml:space="preserve">nop</w:t>
      </w:r>
      <w:r w:rsidDel="00000000" w:rsidR="00000000" w:rsidRPr="00000000">
        <w:rPr>
          <w:rtl w:val="0"/>
        </w:rPr>
        <w:t xml:space="preserve"> instruction.  </w:t>
      </w:r>
      <w:r w:rsidDel="00000000" w:rsidR="00000000" w:rsidRPr="00000000">
        <w:rPr>
          <w:rtl w:val="0"/>
        </w:rPr>
        <w:t xml:space="preserve">Using an Effect on instructions, along with a Condition on later instructions, enables code to be much more powerful than what is possible with typical assembly languages. See </w:t>
      </w:r>
      <w:hyperlink w:anchor="_ofohv8f4qicc">
        <w:r w:rsidDel="00000000" w:rsidR="00000000" w:rsidRPr="00000000">
          <w:rPr>
            <w:color w:val="1155cc"/>
            <w:u w:val="single"/>
            <w:rtl w:val="0"/>
          </w:rPr>
          <w:t xml:space="preserve">IF_x (Conditions)</w:t>
        </w:r>
      </w:hyperlink>
      <w:r w:rsidDel="00000000" w:rsidR="00000000" w:rsidRPr="00000000">
        <w:rPr>
          <w:rtl w:val="0"/>
        </w:rPr>
        <w:t xml:space="preserve"> for more information.  NOTE: In this example, the first instruction modifies </w:t>
      </w:r>
      <w:r w:rsidDel="00000000" w:rsidR="00000000" w:rsidRPr="00000000">
        <w:rPr>
          <w:i w:val="1"/>
          <w:rtl w:val="0"/>
        </w:rPr>
        <w:t xml:space="preserve">config</w:t>
      </w:r>
      <w:r w:rsidDel="00000000" w:rsidR="00000000" w:rsidRPr="00000000">
        <w:rPr>
          <w:rtl w:val="0"/>
        </w:rPr>
        <w:t xml:space="preserve">— to do non-destructive bit tests, use a </w:t>
      </w:r>
      <w:r w:rsidDel="00000000" w:rsidR="00000000" w:rsidRPr="00000000">
        <w:rPr>
          <w:rFonts w:ascii="Roboto Mono Medium" w:cs="Roboto Mono Medium" w:eastAsia="Roboto Mono Medium" w:hAnsi="Roboto Mono Medium"/>
          <w:rtl w:val="0"/>
        </w:rPr>
        <w:t xml:space="preserve">testb</w:t>
      </w:r>
      <w:r w:rsidDel="00000000" w:rsidR="00000000" w:rsidRPr="00000000">
        <w:rPr>
          <w:rtl w:val="0"/>
        </w:rPr>
        <w:t xml:space="preserve"> instead of </w:t>
      </w:r>
      <w:r w:rsidDel="00000000" w:rsidR="00000000" w:rsidRPr="00000000">
        <w:rPr>
          <w:rFonts w:ascii="Roboto Mono Medium" w:cs="Roboto Mono Medium" w:eastAsia="Roboto Mono Medium" w:hAnsi="Roboto Mono Medium"/>
          <w:rtl w:val="0"/>
        </w:rPr>
        <w:t xml:space="preserve">and</w:t>
      </w:r>
      <w:r w:rsidDel="00000000" w:rsidR="00000000" w:rsidRPr="00000000">
        <w:rPr>
          <w:rtl w:val="0"/>
        </w:rPr>
        <w:t xml:space="preserve"> instruction.</w:t>
      </w:r>
    </w:p>
    <w:p w:rsidR="00000000" w:rsidDel="00000000" w:rsidP="00000000" w:rsidRDefault="00000000" w:rsidRPr="00000000" w14:paraId="00001017">
      <w:pPr>
        <w:pStyle w:val="Heading2"/>
        <w:tabs>
          <w:tab w:val="left" w:leader="none" w:pos="1800"/>
        </w:tabs>
        <w:spacing w:after="0" w:lineRule="auto"/>
        <w:rPr>
          <w:i w:val="1"/>
          <w:highlight w:val="yellow"/>
        </w:rPr>
      </w:pPr>
      <w:bookmarkStart w:colFirst="0" w:colLast="0" w:name="_4qzq1q9ohttb" w:id="220"/>
      <w:bookmarkEnd w:id="220"/>
      <w:r w:rsidDel="00000000" w:rsidR="00000000" w:rsidRPr="00000000">
        <w:rPr>
          <w:rtl w:val="0"/>
        </w:rPr>
        <w:t xml:space="preserve">FGE</w:t>
      </w:r>
      <w:r w:rsidDel="00000000" w:rsidR="00000000" w:rsidRPr="00000000">
        <w:rPr>
          <w:rtl w:val="0"/>
        </w:rPr>
      </w:r>
    </w:p>
    <w:p w:rsidR="00000000" w:rsidDel="00000000" w:rsidP="00000000" w:rsidRDefault="00000000" w:rsidRPr="00000000" w14:paraId="00001018">
      <w:pPr>
        <w:spacing w:after="0" w:lineRule="auto"/>
        <w:rPr/>
      </w:pPr>
      <w:r w:rsidDel="00000000" w:rsidR="00000000" w:rsidRPr="00000000">
        <w:rPr>
          <w:rtl w:val="0"/>
        </w:rPr>
        <w:t xml:space="preserve">Force greater or equal</w:t>
      </w:r>
      <w:r w:rsidDel="00000000" w:rsidR="00000000" w:rsidRPr="00000000">
        <w:rPr>
          <w:rtl w:val="0"/>
        </w:rPr>
      </w:r>
    </w:p>
    <w:p w:rsidR="00000000" w:rsidDel="00000000" w:rsidP="00000000" w:rsidRDefault="00000000" w:rsidRPr="00000000" w14:paraId="00001019">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Force unsigned value to be greater than or equal to another.</w:t>
      </w:r>
    </w:p>
    <w:p w:rsidR="00000000" w:rsidDel="00000000" w:rsidP="00000000" w:rsidRDefault="00000000" w:rsidRPr="00000000" w14:paraId="0000101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FGE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1B">
      <w:pPr>
        <w:spacing w:before="40" w:lineRule="auto"/>
        <w:rPr/>
      </w:pPr>
      <w:r w:rsidDel="00000000" w:rsidR="00000000" w:rsidRPr="00000000">
        <w:rPr>
          <w:b w:val="1"/>
          <w:rtl w:val="0"/>
        </w:rPr>
        <w:t xml:space="preserve">Result:</w:t>
      </w:r>
      <w:r w:rsidDel="00000000" w:rsidR="00000000" w:rsidRPr="00000000">
        <w:rPr>
          <w:rtl w:val="0"/>
        </w:rPr>
        <w:t xml:space="preserve"> Unsigned Dest is set to unsigned Src if Dest </w:t>
      </w:r>
      <w:r w:rsidDel="00000000" w:rsidR="00000000" w:rsidRPr="00000000">
        <w:rPr>
          <w:rtl w:val="0"/>
        </w:rPr>
        <w:t xml:space="preserve">was</w:t>
      </w:r>
      <w:r w:rsidDel="00000000" w:rsidR="00000000" w:rsidRPr="00000000">
        <w:rPr>
          <w:rtl w:val="0"/>
        </w:rPr>
        <w:t xml:space="preserve"> less than Src.  Optionally the C and Z flag indicates if the replacement happened and the zero status of the result.</w:t>
      </w:r>
    </w:p>
    <w:p w:rsidR="00000000" w:rsidDel="00000000" w:rsidP="00000000" w:rsidRDefault="00000000" w:rsidRPr="00000000" w14:paraId="0000101C">
      <w:pPr>
        <w:numPr>
          <w:ilvl w:val="0"/>
          <w:numId w:val="1"/>
        </w:numPr>
        <w:spacing w:after="0" w:afterAutospacing="0"/>
        <w:ind w:left="720" w:hanging="360"/>
        <w:rPr/>
      </w:pPr>
      <w:r w:rsidDel="00000000" w:rsidR="00000000" w:rsidRPr="00000000">
        <w:rPr>
          <w:rtl w:val="0"/>
        </w:rPr>
        <w:t xml:space="preserve">Dest is a register containing the unsigned value to limit to a minimum of unsigned Src, and is where the result is written.</w:t>
      </w:r>
    </w:p>
    <w:p w:rsidR="00000000" w:rsidDel="00000000" w:rsidP="00000000" w:rsidRDefault="00000000" w:rsidRPr="00000000" w14:paraId="0000101D">
      <w:pPr>
        <w:numPr>
          <w:ilvl w:val="0"/>
          <w:numId w:val="1"/>
        </w:numPr>
        <w:spacing w:after="0" w:afterAutospacing="0"/>
        <w:ind w:left="720" w:hanging="360"/>
        <w:rPr/>
      </w:pPr>
      <w:r w:rsidDel="00000000" w:rsidR="00000000" w:rsidRPr="00000000">
        <w:rPr>
          <w:rtl w:val="0"/>
        </w:rPr>
        <w:t xml:space="preserve">Src is a register, 9-bit literal, or 32-bit augmented literal whose unsigned value is the lower limit to force upon Dest.</w:t>
      </w:r>
    </w:p>
    <w:p w:rsidR="00000000" w:rsidDel="00000000" w:rsidP="00000000" w:rsidRDefault="00000000" w:rsidRPr="00000000" w14:paraId="0000101E">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7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1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2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D">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E">
            <w:pPr>
              <w:widowControl w:val="0"/>
              <w:spacing w:after="0" w:line="240" w:lineRule="auto"/>
              <w:jc w:val="center"/>
              <w:rPr>
                <w:sz w:val="18"/>
                <w:szCs w:val="18"/>
              </w:rPr>
            </w:pPr>
            <w:r w:rsidDel="00000000" w:rsidR="00000000" w:rsidRPr="00000000">
              <w:rPr>
                <w:sz w:val="18"/>
                <w:szCs w:val="18"/>
                <w:rtl w:val="0"/>
              </w:rPr>
              <w:t xml:space="preserve">limit enforced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2F">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3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031">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kjr0bke2otvv">
        <w:r w:rsidDel="00000000" w:rsidR="00000000" w:rsidRPr="00000000">
          <w:rPr>
            <w:rFonts w:ascii="Roboto Mono Medium" w:cs="Roboto Mono Medium" w:eastAsia="Roboto Mono Medium" w:hAnsi="Roboto Mono Medium"/>
            <w:color w:val="1155cc"/>
            <w:u w:val="single"/>
            <w:rtl w:val="0"/>
          </w:rPr>
          <w:t xml:space="preserve">FLE</w:t>
        </w:r>
      </w:hyperlink>
      <w:r w:rsidDel="00000000" w:rsidR="00000000" w:rsidRPr="00000000">
        <w:rPr>
          <w:rtl w:val="0"/>
        </w:rPr>
        <w:t xml:space="preserve">, </w:t>
      </w:r>
      <w:hyperlink w:anchor="_6pb8tmuj8hrq">
        <w:r w:rsidDel="00000000" w:rsidR="00000000" w:rsidRPr="00000000">
          <w:rPr>
            <w:rFonts w:ascii="Roboto Mono Medium" w:cs="Roboto Mono Medium" w:eastAsia="Roboto Mono Medium" w:hAnsi="Roboto Mono Medium"/>
            <w:color w:val="1155cc"/>
            <w:u w:val="single"/>
            <w:rtl w:val="0"/>
          </w:rPr>
          <w:t xml:space="preserve">FGES</w:t>
        </w:r>
      </w:hyperlink>
      <w:r w:rsidDel="00000000" w:rsidR="00000000" w:rsidRPr="00000000">
        <w:rPr>
          <w:rtl w:val="0"/>
        </w:rPr>
        <w:t xml:space="preserve">, and </w:t>
      </w:r>
      <w:hyperlink w:anchor="_oo1zbqj5xudg">
        <w:r w:rsidDel="00000000" w:rsidR="00000000" w:rsidRPr="00000000">
          <w:rPr>
            <w:rFonts w:ascii="Roboto Mono Medium" w:cs="Roboto Mono Medium" w:eastAsia="Roboto Mono Medium" w:hAnsi="Roboto Mono Medium"/>
            <w:color w:val="1155cc"/>
            <w:u w:val="single"/>
            <w:rtl w:val="0"/>
          </w:rPr>
          <w:t xml:space="preserve">FLES</w:t>
        </w:r>
      </w:hyperlink>
      <w:r w:rsidDel="00000000" w:rsidR="00000000" w:rsidRPr="00000000">
        <w:rPr>
          <w:rtl w:val="0"/>
        </w:rPr>
      </w:r>
    </w:p>
    <w:p w:rsidR="00000000" w:rsidDel="00000000" w:rsidP="00000000" w:rsidRDefault="00000000" w:rsidRPr="00000000" w14:paraId="0000103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033">
      <w:pPr>
        <w:rPr/>
      </w:pPr>
      <w:r w:rsidDel="00000000" w:rsidR="00000000" w:rsidRPr="00000000">
        <w:rPr>
          <w:rFonts w:ascii="Roboto Mono Medium" w:cs="Roboto Mono Medium" w:eastAsia="Roboto Mono Medium" w:hAnsi="Roboto Mono Medium"/>
          <w:rtl w:val="0"/>
        </w:rPr>
        <w:t xml:space="preserve">FGE</w:t>
      </w:r>
      <w:r w:rsidDel="00000000" w:rsidR="00000000" w:rsidRPr="00000000">
        <w:rPr>
          <w:rtl w:val="0"/>
        </w:rPr>
        <w:t xml:space="preserve"> sets unsigned Dest to unsigned Src if Dest is less than Src.  This is also known as a </w:t>
      </w:r>
      <w:r w:rsidDel="00000000" w:rsidR="00000000" w:rsidRPr="00000000">
        <w:rPr>
          <w:i w:val="1"/>
          <w:rtl w:val="0"/>
        </w:rPr>
        <w:t xml:space="preserve">limit minimum</w:t>
      </w:r>
      <w:r w:rsidDel="00000000" w:rsidR="00000000" w:rsidRPr="00000000">
        <w:rPr>
          <w:rtl w:val="0"/>
        </w:rPr>
        <w:t xml:space="preserve"> function; preventing Dest from sinking below Src.</w:t>
      </w:r>
    </w:p>
    <w:p w:rsidR="00000000" w:rsidDel="00000000" w:rsidP="00000000" w:rsidRDefault="00000000" w:rsidRPr="00000000" w14:paraId="0000103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limited (Dest was less than Src and now Dest is equal to Src), or is cleared (0) if not limited.</w:t>
      </w:r>
    </w:p>
    <w:p w:rsidR="00000000" w:rsidDel="00000000" w:rsidP="00000000" w:rsidRDefault="00000000" w:rsidRPr="00000000" w14:paraId="0000103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036">
      <w:pPr>
        <w:pStyle w:val="Heading2"/>
        <w:rPr>
          <w:i w:val="1"/>
          <w:highlight w:val="yellow"/>
        </w:rPr>
      </w:pPr>
      <w:bookmarkStart w:colFirst="0" w:colLast="0" w:name="_6pb8tmuj8hrq" w:id="221"/>
      <w:bookmarkEnd w:id="221"/>
      <w:r w:rsidDel="00000000" w:rsidR="00000000" w:rsidRPr="00000000">
        <w:rPr>
          <w:rtl w:val="0"/>
        </w:rPr>
        <w:t xml:space="preserve">FGES</w:t>
      </w:r>
      <w:r w:rsidDel="00000000" w:rsidR="00000000" w:rsidRPr="00000000">
        <w:rPr>
          <w:rtl w:val="0"/>
        </w:rPr>
      </w:r>
    </w:p>
    <w:p w:rsidR="00000000" w:rsidDel="00000000" w:rsidP="00000000" w:rsidRDefault="00000000" w:rsidRPr="00000000" w14:paraId="00001037">
      <w:pPr>
        <w:spacing w:after="0" w:lineRule="auto"/>
        <w:rPr/>
      </w:pPr>
      <w:r w:rsidDel="00000000" w:rsidR="00000000" w:rsidRPr="00000000">
        <w:rPr>
          <w:rtl w:val="0"/>
        </w:rPr>
        <w:t xml:space="preserve">Force greater or equal, signed</w:t>
      </w:r>
    </w:p>
    <w:p w:rsidR="00000000" w:rsidDel="00000000" w:rsidP="00000000" w:rsidRDefault="00000000" w:rsidRPr="00000000" w14:paraId="00001038">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Force signed value to be greater than or equal to another.</w:t>
      </w:r>
    </w:p>
    <w:p w:rsidR="00000000" w:rsidDel="00000000" w:rsidP="00000000" w:rsidRDefault="00000000" w:rsidRPr="00000000" w14:paraId="0000103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FGES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3A">
      <w:pPr>
        <w:spacing w:before="40" w:lineRule="auto"/>
        <w:rPr/>
      </w:pPr>
      <w:r w:rsidDel="00000000" w:rsidR="00000000" w:rsidRPr="00000000">
        <w:rPr>
          <w:b w:val="1"/>
          <w:rtl w:val="0"/>
        </w:rPr>
        <w:t xml:space="preserve">Result:</w:t>
      </w:r>
      <w:r w:rsidDel="00000000" w:rsidR="00000000" w:rsidRPr="00000000">
        <w:rPr>
          <w:rtl w:val="0"/>
        </w:rPr>
        <w:t xml:space="preserve"> Signed Dest is set to signed Src if Dest was less than Src.  Optionally the C and Z flag indicates if the replacement happened and the zero status of the result.</w:t>
      </w:r>
    </w:p>
    <w:p w:rsidR="00000000" w:rsidDel="00000000" w:rsidP="00000000" w:rsidRDefault="00000000" w:rsidRPr="00000000" w14:paraId="0000103B">
      <w:pPr>
        <w:numPr>
          <w:ilvl w:val="0"/>
          <w:numId w:val="1"/>
        </w:numPr>
        <w:spacing w:after="0" w:afterAutospacing="0"/>
        <w:ind w:left="720" w:hanging="360"/>
        <w:rPr/>
      </w:pPr>
      <w:r w:rsidDel="00000000" w:rsidR="00000000" w:rsidRPr="00000000">
        <w:rPr>
          <w:rtl w:val="0"/>
        </w:rPr>
        <w:t xml:space="preserve">Dest is a register containing the signed value to limit to a minimum of signed Src, and is where the result is written.</w:t>
      </w:r>
    </w:p>
    <w:p w:rsidR="00000000" w:rsidDel="00000000" w:rsidP="00000000" w:rsidRDefault="00000000" w:rsidRPr="00000000" w14:paraId="0000103C">
      <w:pPr>
        <w:numPr>
          <w:ilvl w:val="0"/>
          <w:numId w:val="1"/>
        </w:numPr>
        <w:spacing w:after="0" w:afterAutospacing="0"/>
        <w:ind w:left="720" w:hanging="360"/>
        <w:rPr/>
      </w:pPr>
      <w:r w:rsidDel="00000000" w:rsidR="00000000" w:rsidRPr="00000000">
        <w:rPr>
          <w:rtl w:val="0"/>
        </w:rPr>
        <w:t xml:space="preserve">Src is a register, 9-bit literal, or 32-bit augmented literal whose signed value is the lower limit to force upon Dest.</w:t>
      </w:r>
    </w:p>
    <w:p w:rsidR="00000000" w:rsidDel="00000000" w:rsidP="00000000" w:rsidRDefault="00000000" w:rsidRPr="00000000" w14:paraId="0000103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7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3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3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4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C">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D">
            <w:pPr>
              <w:widowControl w:val="0"/>
              <w:spacing w:after="0" w:line="240" w:lineRule="auto"/>
              <w:jc w:val="center"/>
              <w:rPr>
                <w:sz w:val="18"/>
                <w:szCs w:val="18"/>
              </w:rPr>
            </w:pPr>
            <w:r w:rsidDel="00000000" w:rsidR="00000000" w:rsidRPr="00000000">
              <w:rPr>
                <w:sz w:val="18"/>
                <w:szCs w:val="18"/>
                <w:rtl w:val="0"/>
              </w:rPr>
              <w:t xml:space="preserve">limit enforced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E">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4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050">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oo1zbqj5xudg">
        <w:r w:rsidDel="00000000" w:rsidR="00000000" w:rsidRPr="00000000">
          <w:rPr>
            <w:rFonts w:ascii="Roboto Mono Medium" w:cs="Roboto Mono Medium" w:eastAsia="Roboto Mono Medium" w:hAnsi="Roboto Mono Medium"/>
            <w:color w:val="1155cc"/>
            <w:u w:val="single"/>
            <w:rtl w:val="0"/>
          </w:rPr>
          <w:t xml:space="preserve">FLES</w:t>
        </w:r>
      </w:hyperlink>
      <w:r w:rsidDel="00000000" w:rsidR="00000000" w:rsidRPr="00000000">
        <w:rPr>
          <w:rtl w:val="0"/>
        </w:rPr>
        <w:t xml:space="preserve">, </w:t>
      </w:r>
      <w:hyperlink w:anchor="_4qzq1q9ohttb">
        <w:r w:rsidDel="00000000" w:rsidR="00000000" w:rsidRPr="00000000">
          <w:rPr>
            <w:rFonts w:ascii="Roboto Mono Medium" w:cs="Roboto Mono Medium" w:eastAsia="Roboto Mono Medium" w:hAnsi="Roboto Mono Medium"/>
            <w:color w:val="1155cc"/>
            <w:u w:val="single"/>
            <w:rtl w:val="0"/>
          </w:rPr>
          <w:t xml:space="preserve">FGE</w:t>
        </w:r>
      </w:hyperlink>
      <w:r w:rsidDel="00000000" w:rsidR="00000000" w:rsidRPr="00000000">
        <w:rPr>
          <w:rtl w:val="0"/>
        </w:rPr>
        <w:t xml:space="preserve">,</w:t>
      </w:r>
      <w:r w:rsidDel="00000000" w:rsidR="00000000" w:rsidRPr="00000000">
        <w:rPr>
          <w:rtl w:val="0"/>
        </w:rPr>
        <w:t xml:space="preserve"> and </w:t>
      </w:r>
      <w:hyperlink w:anchor="_kjr0bke2otvv">
        <w:r w:rsidDel="00000000" w:rsidR="00000000" w:rsidRPr="00000000">
          <w:rPr>
            <w:rFonts w:ascii="Roboto Mono Medium" w:cs="Roboto Mono Medium" w:eastAsia="Roboto Mono Medium" w:hAnsi="Roboto Mono Medium"/>
            <w:color w:val="1155cc"/>
            <w:u w:val="single"/>
            <w:rtl w:val="0"/>
          </w:rPr>
          <w:t xml:space="preserve">FLE</w:t>
        </w:r>
      </w:hyperlink>
      <w:r w:rsidDel="00000000" w:rsidR="00000000" w:rsidRPr="00000000">
        <w:rPr>
          <w:rtl w:val="0"/>
        </w:rPr>
      </w:r>
    </w:p>
    <w:p w:rsidR="00000000" w:rsidDel="00000000" w:rsidP="00000000" w:rsidRDefault="00000000" w:rsidRPr="00000000" w14:paraId="0000105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052">
      <w:pPr>
        <w:rPr/>
      </w:pPr>
      <w:r w:rsidDel="00000000" w:rsidR="00000000" w:rsidRPr="00000000">
        <w:rPr>
          <w:rFonts w:ascii="Roboto Mono Medium" w:cs="Roboto Mono Medium" w:eastAsia="Roboto Mono Medium" w:hAnsi="Roboto Mono Medium"/>
          <w:rtl w:val="0"/>
        </w:rPr>
        <w:t xml:space="preserve">FGES</w:t>
      </w:r>
      <w:r w:rsidDel="00000000" w:rsidR="00000000" w:rsidRPr="00000000">
        <w:rPr>
          <w:rtl w:val="0"/>
        </w:rPr>
        <w:t xml:space="preserve"> sets signed Dest to signed Src if Dest is less than Src.  This is also known as a </w:t>
      </w:r>
      <w:r w:rsidDel="00000000" w:rsidR="00000000" w:rsidRPr="00000000">
        <w:rPr>
          <w:i w:val="1"/>
          <w:rtl w:val="0"/>
        </w:rPr>
        <w:t xml:space="preserve">limit minimum</w:t>
      </w:r>
      <w:r w:rsidDel="00000000" w:rsidR="00000000" w:rsidRPr="00000000">
        <w:rPr>
          <w:rtl w:val="0"/>
        </w:rPr>
        <w:t xml:space="preserve"> function; preventing Dest from sinking below Src.</w:t>
      </w:r>
    </w:p>
    <w:p w:rsidR="00000000" w:rsidDel="00000000" w:rsidP="00000000" w:rsidRDefault="00000000" w:rsidRPr="00000000" w14:paraId="0000105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limited (Dest was less than Src and now Dest is equal to Src), or is cleared (0) if not limited.</w:t>
      </w:r>
    </w:p>
    <w:p w:rsidR="00000000" w:rsidDel="00000000" w:rsidP="00000000" w:rsidRDefault="00000000" w:rsidRPr="00000000" w14:paraId="0000105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055">
      <w:pPr>
        <w:pStyle w:val="Heading2"/>
        <w:rPr>
          <w:i w:val="1"/>
          <w:highlight w:val="yellow"/>
        </w:rPr>
      </w:pPr>
      <w:bookmarkStart w:colFirst="0" w:colLast="0" w:name="_kjr0bke2otvv" w:id="222"/>
      <w:bookmarkEnd w:id="222"/>
      <w:r w:rsidDel="00000000" w:rsidR="00000000" w:rsidRPr="00000000">
        <w:rPr>
          <w:rtl w:val="0"/>
        </w:rPr>
        <w:t xml:space="preserve">FLE</w:t>
      </w:r>
      <w:r w:rsidDel="00000000" w:rsidR="00000000" w:rsidRPr="00000000">
        <w:rPr>
          <w:rtl w:val="0"/>
        </w:rPr>
      </w:r>
    </w:p>
    <w:p w:rsidR="00000000" w:rsidDel="00000000" w:rsidP="00000000" w:rsidRDefault="00000000" w:rsidRPr="00000000" w14:paraId="00001056">
      <w:pPr>
        <w:spacing w:after="0" w:lineRule="auto"/>
        <w:rPr/>
      </w:pPr>
      <w:r w:rsidDel="00000000" w:rsidR="00000000" w:rsidRPr="00000000">
        <w:rPr>
          <w:rtl w:val="0"/>
        </w:rPr>
        <w:t xml:space="preserve">Force lesser or equal</w:t>
      </w:r>
    </w:p>
    <w:p w:rsidR="00000000" w:rsidDel="00000000" w:rsidP="00000000" w:rsidRDefault="00000000" w:rsidRPr="00000000" w14:paraId="00001057">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Force unsigned value to be less than or equal to another.</w:t>
      </w:r>
    </w:p>
    <w:p w:rsidR="00000000" w:rsidDel="00000000" w:rsidP="00000000" w:rsidRDefault="00000000" w:rsidRPr="00000000" w14:paraId="00001058">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FLE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59">
      <w:pPr>
        <w:spacing w:before="40" w:lineRule="auto"/>
        <w:rPr/>
      </w:pPr>
      <w:r w:rsidDel="00000000" w:rsidR="00000000" w:rsidRPr="00000000">
        <w:rPr>
          <w:b w:val="1"/>
          <w:rtl w:val="0"/>
        </w:rPr>
        <w:t xml:space="preserve">Result:</w:t>
      </w:r>
      <w:r w:rsidDel="00000000" w:rsidR="00000000" w:rsidRPr="00000000">
        <w:rPr>
          <w:rtl w:val="0"/>
        </w:rPr>
        <w:t xml:space="preserve"> Unsigned Dest is set to unsigned Src if Dest </w:t>
      </w:r>
      <w:r w:rsidDel="00000000" w:rsidR="00000000" w:rsidRPr="00000000">
        <w:rPr>
          <w:rtl w:val="0"/>
        </w:rPr>
        <w:t xml:space="preserve">was</w:t>
      </w:r>
      <w:r w:rsidDel="00000000" w:rsidR="00000000" w:rsidRPr="00000000">
        <w:rPr>
          <w:rtl w:val="0"/>
        </w:rPr>
        <w:t xml:space="preserve"> greater than Src.  Optionally the C and Z flag indicates if the replacement happened and the zero status of the result.</w:t>
      </w:r>
    </w:p>
    <w:p w:rsidR="00000000" w:rsidDel="00000000" w:rsidP="00000000" w:rsidRDefault="00000000" w:rsidRPr="00000000" w14:paraId="0000105A">
      <w:pPr>
        <w:numPr>
          <w:ilvl w:val="0"/>
          <w:numId w:val="1"/>
        </w:numPr>
        <w:spacing w:after="0" w:afterAutospacing="0"/>
        <w:ind w:left="720" w:hanging="360"/>
        <w:rPr/>
      </w:pPr>
      <w:r w:rsidDel="00000000" w:rsidR="00000000" w:rsidRPr="00000000">
        <w:rPr>
          <w:rtl w:val="0"/>
        </w:rPr>
        <w:t xml:space="preserve">Dest is a register containing the unsigned value to limit to a maximum of unsigned Src, and is where the result is written.</w:t>
      </w:r>
    </w:p>
    <w:p w:rsidR="00000000" w:rsidDel="00000000" w:rsidP="00000000" w:rsidRDefault="00000000" w:rsidRPr="00000000" w14:paraId="0000105B">
      <w:pPr>
        <w:numPr>
          <w:ilvl w:val="0"/>
          <w:numId w:val="1"/>
        </w:numPr>
        <w:spacing w:after="0" w:afterAutospacing="0"/>
        <w:ind w:left="720" w:hanging="360"/>
        <w:rPr/>
      </w:pPr>
      <w:r w:rsidDel="00000000" w:rsidR="00000000" w:rsidRPr="00000000">
        <w:rPr>
          <w:rtl w:val="0"/>
        </w:rPr>
        <w:t xml:space="preserve">Src is a register, 9-bit literal, or 32-bit augmented literal whose unsigned value is the upper limit to force upon Dest.</w:t>
      </w:r>
    </w:p>
    <w:p w:rsidR="00000000" w:rsidDel="00000000" w:rsidP="00000000" w:rsidRDefault="00000000" w:rsidRPr="00000000" w14:paraId="0000105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7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5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5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5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6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6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6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6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6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6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C">
            <w:pPr>
              <w:widowControl w:val="0"/>
              <w:spacing w:after="0" w:line="240" w:lineRule="auto"/>
              <w:jc w:val="center"/>
              <w:rPr>
                <w:sz w:val="18"/>
                <w:szCs w:val="18"/>
              </w:rPr>
            </w:pPr>
            <w:r w:rsidDel="00000000" w:rsidR="00000000" w:rsidRPr="00000000">
              <w:rPr>
                <w:sz w:val="18"/>
                <w:szCs w:val="18"/>
                <w:rtl w:val="0"/>
              </w:rPr>
              <w:t xml:space="preserve">limit enforced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6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06F">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4qzq1q9ohttb">
        <w:r w:rsidDel="00000000" w:rsidR="00000000" w:rsidRPr="00000000">
          <w:rPr>
            <w:rFonts w:ascii="Roboto Mono Medium" w:cs="Roboto Mono Medium" w:eastAsia="Roboto Mono Medium" w:hAnsi="Roboto Mono Medium"/>
            <w:color w:val="1155cc"/>
            <w:u w:val="single"/>
            <w:rtl w:val="0"/>
          </w:rPr>
          <w:t xml:space="preserve">FGE</w:t>
        </w:r>
      </w:hyperlink>
      <w:r w:rsidDel="00000000" w:rsidR="00000000" w:rsidRPr="00000000">
        <w:rPr>
          <w:rtl w:val="0"/>
        </w:rPr>
        <w:t xml:space="preserve">, </w:t>
      </w:r>
      <w:hyperlink w:anchor="_oo1zbqj5xudg">
        <w:r w:rsidDel="00000000" w:rsidR="00000000" w:rsidRPr="00000000">
          <w:rPr>
            <w:rFonts w:ascii="Roboto Mono Medium" w:cs="Roboto Mono Medium" w:eastAsia="Roboto Mono Medium" w:hAnsi="Roboto Mono Medium"/>
            <w:color w:val="1155cc"/>
            <w:u w:val="single"/>
            <w:rtl w:val="0"/>
          </w:rPr>
          <w:t xml:space="preserve">FLES</w:t>
        </w:r>
      </w:hyperlink>
      <w:r w:rsidDel="00000000" w:rsidR="00000000" w:rsidRPr="00000000">
        <w:rPr>
          <w:rtl w:val="0"/>
        </w:rPr>
        <w:t xml:space="preserve">,</w:t>
      </w:r>
      <w:r w:rsidDel="00000000" w:rsidR="00000000" w:rsidRPr="00000000">
        <w:rPr>
          <w:rtl w:val="0"/>
        </w:rPr>
        <w:t xml:space="preserve"> and </w:t>
      </w:r>
      <w:hyperlink w:anchor="_6pb8tmuj8hrq">
        <w:r w:rsidDel="00000000" w:rsidR="00000000" w:rsidRPr="00000000">
          <w:rPr>
            <w:rFonts w:ascii="Roboto Mono Medium" w:cs="Roboto Mono Medium" w:eastAsia="Roboto Mono Medium" w:hAnsi="Roboto Mono Medium"/>
            <w:color w:val="1155cc"/>
            <w:u w:val="single"/>
            <w:rtl w:val="0"/>
          </w:rPr>
          <w:t xml:space="preserve">FGES</w:t>
        </w:r>
      </w:hyperlink>
      <w:r w:rsidDel="00000000" w:rsidR="00000000" w:rsidRPr="00000000">
        <w:rPr>
          <w:rtl w:val="0"/>
        </w:rPr>
      </w:r>
    </w:p>
    <w:p w:rsidR="00000000" w:rsidDel="00000000" w:rsidP="00000000" w:rsidRDefault="00000000" w:rsidRPr="00000000" w14:paraId="0000107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071">
      <w:pPr>
        <w:rPr/>
      </w:pPr>
      <w:r w:rsidDel="00000000" w:rsidR="00000000" w:rsidRPr="00000000">
        <w:rPr>
          <w:rFonts w:ascii="Roboto Mono Medium" w:cs="Roboto Mono Medium" w:eastAsia="Roboto Mono Medium" w:hAnsi="Roboto Mono Medium"/>
          <w:rtl w:val="0"/>
        </w:rPr>
        <w:t xml:space="preserve">FLE</w:t>
      </w:r>
      <w:r w:rsidDel="00000000" w:rsidR="00000000" w:rsidRPr="00000000">
        <w:rPr>
          <w:rtl w:val="0"/>
        </w:rPr>
        <w:t xml:space="preserve"> sets unsigned Dest to unsigned Src if Dest is greater than Src.  This is also known as a </w:t>
      </w:r>
      <w:r w:rsidDel="00000000" w:rsidR="00000000" w:rsidRPr="00000000">
        <w:rPr>
          <w:i w:val="1"/>
          <w:rtl w:val="0"/>
        </w:rPr>
        <w:t xml:space="preserve">limit maximum</w:t>
      </w:r>
      <w:r w:rsidDel="00000000" w:rsidR="00000000" w:rsidRPr="00000000">
        <w:rPr>
          <w:rtl w:val="0"/>
        </w:rPr>
        <w:t xml:space="preserve"> </w:t>
      </w:r>
      <w:r w:rsidDel="00000000" w:rsidR="00000000" w:rsidRPr="00000000">
        <w:rPr>
          <w:rtl w:val="0"/>
        </w:rPr>
        <w:t xml:space="preserve">function; preventing Dest from rising above Src.</w:t>
      </w:r>
    </w:p>
    <w:p w:rsidR="00000000" w:rsidDel="00000000" w:rsidP="00000000" w:rsidRDefault="00000000" w:rsidRPr="00000000" w14:paraId="0000107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limited (Dest was greater than Src and now Dest is equal to Src), or is cleared (0) if not limited.</w:t>
      </w:r>
    </w:p>
    <w:p w:rsidR="00000000" w:rsidDel="00000000" w:rsidP="00000000" w:rsidRDefault="00000000" w:rsidRPr="00000000" w14:paraId="0000107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074">
      <w:pPr>
        <w:pStyle w:val="Heading2"/>
        <w:rPr>
          <w:i w:val="1"/>
          <w:highlight w:val="yellow"/>
        </w:rPr>
      </w:pPr>
      <w:bookmarkStart w:colFirst="0" w:colLast="0" w:name="_oo1zbqj5xudg" w:id="223"/>
      <w:bookmarkEnd w:id="223"/>
      <w:r w:rsidDel="00000000" w:rsidR="00000000" w:rsidRPr="00000000">
        <w:rPr>
          <w:rtl w:val="0"/>
        </w:rPr>
        <w:t xml:space="preserve">FLES</w:t>
      </w:r>
      <w:r w:rsidDel="00000000" w:rsidR="00000000" w:rsidRPr="00000000">
        <w:rPr>
          <w:rtl w:val="0"/>
        </w:rPr>
      </w:r>
    </w:p>
    <w:p w:rsidR="00000000" w:rsidDel="00000000" w:rsidP="00000000" w:rsidRDefault="00000000" w:rsidRPr="00000000" w14:paraId="00001075">
      <w:pPr>
        <w:spacing w:after="0" w:lineRule="auto"/>
        <w:rPr/>
      </w:pPr>
      <w:r w:rsidDel="00000000" w:rsidR="00000000" w:rsidRPr="00000000">
        <w:rPr>
          <w:rtl w:val="0"/>
        </w:rPr>
        <w:t xml:space="preserve">Force lesser or equal, signed</w:t>
      </w:r>
    </w:p>
    <w:p w:rsidR="00000000" w:rsidDel="00000000" w:rsidP="00000000" w:rsidRDefault="00000000" w:rsidRPr="00000000" w14:paraId="00001076">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Force signed value to be less than or equal to another.</w:t>
      </w:r>
    </w:p>
    <w:p w:rsidR="00000000" w:rsidDel="00000000" w:rsidP="00000000" w:rsidRDefault="00000000" w:rsidRPr="00000000" w14:paraId="00001077">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FLES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78">
      <w:pPr>
        <w:spacing w:before="40" w:lineRule="auto"/>
        <w:rPr/>
      </w:pPr>
      <w:r w:rsidDel="00000000" w:rsidR="00000000" w:rsidRPr="00000000">
        <w:rPr>
          <w:b w:val="1"/>
          <w:rtl w:val="0"/>
        </w:rPr>
        <w:t xml:space="preserve">Result:</w:t>
      </w:r>
      <w:r w:rsidDel="00000000" w:rsidR="00000000" w:rsidRPr="00000000">
        <w:rPr>
          <w:rtl w:val="0"/>
        </w:rPr>
        <w:t xml:space="preserve"> Signed Dest is set to signed Src if Dest was greater than Src.  Optionally the C and Z flag indicates if the replacement happened and the zero status of the result.</w:t>
      </w:r>
    </w:p>
    <w:p w:rsidR="00000000" w:rsidDel="00000000" w:rsidP="00000000" w:rsidRDefault="00000000" w:rsidRPr="00000000" w14:paraId="00001079">
      <w:pPr>
        <w:numPr>
          <w:ilvl w:val="0"/>
          <w:numId w:val="1"/>
        </w:numPr>
        <w:spacing w:after="0" w:afterAutospacing="0"/>
        <w:ind w:left="720" w:hanging="360"/>
        <w:rPr/>
      </w:pPr>
      <w:r w:rsidDel="00000000" w:rsidR="00000000" w:rsidRPr="00000000">
        <w:rPr>
          <w:rtl w:val="0"/>
        </w:rPr>
        <w:t xml:space="preserve">Dest is a register containing the signed value to limit to a maximum of signed Src, and is where the result is written.</w:t>
      </w:r>
    </w:p>
    <w:p w:rsidR="00000000" w:rsidDel="00000000" w:rsidP="00000000" w:rsidRDefault="00000000" w:rsidRPr="00000000" w14:paraId="0000107A">
      <w:pPr>
        <w:numPr>
          <w:ilvl w:val="0"/>
          <w:numId w:val="1"/>
        </w:numPr>
        <w:spacing w:after="0" w:afterAutospacing="0"/>
        <w:ind w:left="720" w:hanging="360"/>
        <w:rPr/>
      </w:pPr>
      <w:r w:rsidDel="00000000" w:rsidR="00000000" w:rsidRPr="00000000">
        <w:rPr>
          <w:rtl w:val="0"/>
        </w:rPr>
        <w:t xml:space="preserve">Src is a register, 9-bit literal, or 32-bit augmented literal whose signed value is the upper limit to force upon Dest.</w:t>
      </w:r>
    </w:p>
    <w:p w:rsidR="00000000" w:rsidDel="00000000" w:rsidP="00000000" w:rsidRDefault="00000000" w:rsidRPr="00000000" w14:paraId="0000107B">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8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7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7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7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7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8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8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8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8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8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A">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B">
            <w:pPr>
              <w:widowControl w:val="0"/>
              <w:spacing w:after="0" w:line="240" w:lineRule="auto"/>
              <w:jc w:val="center"/>
              <w:rPr>
                <w:sz w:val="18"/>
                <w:szCs w:val="18"/>
              </w:rPr>
            </w:pPr>
            <w:r w:rsidDel="00000000" w:rsidR="00000000" w:rsidRPr="00000000">
              <w:rPr>
                <w:sz w:val="18"/>
                <w:szCs w:val="18"/>
                <w:rtl w:val="0"/>
              </w:rPr>
              <w:t xml:space="preserve">limit enforced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C">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8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08E">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6pb8tmuj8hrq">
        <w:r w:rsidDel="00000000" w:rsidR="00000000" w:rsidRPr="00000000">
          <w:rPr>
            <w:rFonts w:ascii="Roboto Mono Medium" w:cs="Roboto Mono Medium" w:eastAsia="Roboto Mono Medium" w:hAnsi="Roboto Mono Medium"/>
            <w:color w:val="1155cc"/>
            <w:u w:val="single"/>
            <w:rtl w:val="0"/>
          </w:rPr>
          <w:t xml:space="preserve">FGES</w:t>
        </w:r>
      </w:hyperlink>
      <w:r w:rsidDel="00000000" w:rsidR="00000000" w:rsidRPr="00000000">
        <w:rPr>
          <w:rtl w:val="0"/>
        </w:rPr>
        <w:t xml:space="preserve">, </w:t>
      </w:r>
      <w:hyperlink w:anchor="_kjr0bke2otvv">
        <w:r w:rsidDel="00000000" w:rsidR="00000000" w:rsidRPr="00000000">
          <w:rPr>
            <w:rFonts w:ascii="Roboto Mono Medium" w:cs="Roboto Mono Medium" w:eastAsia="Roboto Mono Medium" w:hAnsi="Roboto Mono Medium"/>
            <w:color w:val="1155cc"/>
            <w:u w:val="single"/>
            <w:rtl w:val="0"/>
          </w:rPr>
          <w:t xml:space="preserve">FLE</w:t>
        </w:r>
      </w:hyperlink>
      <w:r w:rsidDel="00000000" w:rsidR="00000000" w:rsidRPr="00000000">
        <w:rPr>
          <w:rtl w:val="0"/>
        </w:rPr>
        <w:t xml:space="preserve">,</w:t>
      </w:r>
      <w:r w:rsidDel="00000000" w:rsidR="00000000" w:rsidRPr="00000000">
        <w:rPr>
          <w:rtl w:val="0"/>
        </w:rPr>
        <w:t xml:space="preserve"> and </w:t>
      </w:r>
      <w:hyperlink w:anchor="_4qzq1q9ohttb">
        <w:r w:rsidDel="00000000" w:rsidR="00000000" w:rsidRPr="00000000">
          <w:rPr>
            <w:rFonts w:ascii="Roboto Mono Medium" w:cs="Roboto Mono Medium" w:eastAsia="Roboto Mono Medium" w:hAnsi="Roboto Mono Medium"/>
            <w:color w:val="1155cc"/>
            <w:u w:val="single"/>
            <w:rtl w:val="0"/>
          </w:rPr>
          <w:t xml:space="preserve">FGE</w:t>
        </w:r>
      </w:hyperlink>
      <w:r w:rsidDel="00000000" w:rsidR="00000000" w:rsidRPr="00000000">
        <w:rPr>
          <w:rtl w:val="0"/>
        </w:rPr>
      </w:r>
    </w:p>
    <w:p w:rsidR="00000000" w:rsidDel="00000000" w:rsidP="00000000" w:rsidRDefault="00000000" w:rsidRPr="00000000" w14:paraId="0000108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090">
      <w:pPr>
        <w:rPr/>
      </w:pPr>
      <w:r w:rsidDel="00000000" w:rsidR="00000000" w:rsidRPr="00000000">
        <w:rPr>
          <w:rFonts w:ascii="Roboto Mono Medium" w:cs="Roboto Mono Medium" w:eastAsia="Roboto Mono Medium" w:hAnsi="Roboto Mono Medium"/>
          <w:rtl w:val="0"/>
        </w:rPr>
        <w:t xml:space="preserve">FLES</w:t>
      </w:r>
      <w:r w:rsidDel="00000000" w:rsidR="00000000" w:rsidRPr="00000000">
        <w:rPr>
          <w:rtl w:val="0"/>
        </w:rPr>
        <w:t xml:space="preserve"> </w:t>
      </w:r>
      <w:r w:rsidDel="00000000" w:rsidR="00000000" w:rsidRPr="00000000">
        <w:rPr>
          <w:rtl w:val="0"/>
        </w:rPr>
        <w:t xml:space="preserve">sets signed</w:t>
      </w:r>
      <w:r w:rsidDel="00000000" w:rsidR="00000000" w:rsidRPr="00000000">
        <w:rPr>
          <w:rtl w:val="0"/>
        </w:rPr>
        <w:t xml:space="preserve"> Dest </w:t>
      </w:r>
      <w:r w:rsidDel="00000000" w:rsidR="00000000" w:rsidRPr="00000000">
        <w:rPr>
          <w:rtl w:val="0"/>
        </w:rPr>
        <w:t xml:space="preserve">to signed</w:t>
      </w:r>
      <w:r w:rsidDel="00000000" w:rsidR="00000000" w:rsidRPr="00000000">
        <w:rPr>
          <w:rtl w:val="0"/>
        </w:rPr>
        <w:t xml:space="preserve"> Src if Dest is greater than Src.  This is also known as a </w:t>
      </w:r>
      <w:r w:rsidDel="00000000" w:rsidR="00000000" w:rsidRPr="00000000">
        <w:rPr>
          <w:i w:val="1"/>
          <w:rtl w:val="0"/>
        </w:rPr>
        <w:t xml:space="preserve">limit maximum</w:t>
      </w:r>
      <w:r w:rsidDel="00000000" w:rsidR="00000000" w:rsidRPr="00000000">
        <w:rPr>
          <w:rtl w:val="0"/>
        </w:rPr>
        <w:t xml:space="preserve"> function; preventing Dest from rising above Src.</w:t>
      </w:r>
    </w:p>
    <w:p w:rsidR="00000000" w:rsidDel="00000000" w:rsidP="00000000" w:rsidRDefault="00000000" w:rsidRPr="00000000" w14:paraId="0000109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limited (Dest was greater than Src and now Dest is equal to Src), or is cleared (0) if not limited.</w:t>
      </w:r>
    </w:p>
    <w:p w:rsidR="00000000" w:rsidDel="00000000" w:rsidP="00000000" w:rsidRDefault="00000000" w:rsidRPr="00000000" w14:paraId="0000109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093">
      <w:pPr>
        <w:pStyle w:val="Heading2"/>
        <w:tabs>
          <w:tab w:val="left" w:leader="none" w:pos="1800"/>
        </w:tabs>
        <w:spacing w:after="0" w:lineRule="auto"/>
        <w:rPr>
          <w:i w:val="1"/>
          <w:highlight w:val="yellow"/>
        </w:rPr>
      </w:pPr>
      <w:bookmarkStart w:colFirst="0" w:colLast="0" w:name="_1lkdbkm563zm" w:id="224"/>
      <w:bookmarkEnd w:id="224"/>
      <w:r w:rsidDel="00000000" w:rsidR="00000000" w:rsidRPr="00000000">
        <w:rPr>
          <w:rtl w:val="0"/>
        </w:rPr>
        <w:t xml:space="preserve">FLTC / FLTNC</w:t>
      </w:r>
      <w:r w:rsidDel="00000000" w:rsidR="00000000" w:rsidRPr="00000000">
        <w:rPr>
          <w:rtl w:val="0"/>
        </w:rPr>
      </w:r>
    </w:p>
    <w:p w:rsidR="00000000" w:rsidDel="00000000" w:rsidP="00000000" w:rsidRDefault="00000000" w:rsidRPr="00000000" w14:paraId="00001094">
      <w:pPr>
        <w:spacing w:after="0" w:lineRule="auto"/>
        <w:rPr/>
      </w:pPr>
      <w:r w:rsidDel="00000000" w:rsidR="00000000" w:rsidRPr="00000000">
        <w:rPr>
          <w:rtl w:val="0"/>
        </w:rPr>
        <w:t xml:space="preserve">Float C or not C</w:t>
      </w:r>
      <w:r w:rsidDel="00000000" w:rsidR="00000000" w:rsidRPr="00000000">
        <w:rPr>
          <w:rtl w:val="0"/>
        </w:rPr>
      </w:r>
    </w:p>
    <w:p w:rsidR="00000000" w:rsidDel="00000000" w:rsidP="00000000" w:rsidRDefault="00000000" w:rsidRPr="00000000" w14:paraId="00001095">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input and an output level of low/high according to C.</w:t>
      </w:r>
    </w:p>
    <w:p w:rsidR="00000000" w:rsidDel="00000000" w:rsidP="00000000" w:rsidRDefault="00000000" w:rsidRPr="00000000" w14:paraId="00001096">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FLTC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97">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FLTNC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98">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input direction and to an output level of low/high according to C or !C; the rest are left as-is.</w:t>
      </w:r>
    </w:p>
    <w:p w:rsidR="00000000" w:rsidDel="00000000" w:rsidP="00000000" w:rsidRDefault="00000000" w:rsidRPr="00000000" w14:paraId="00001099">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input direction and output levels of low or high.</w:t>
      </w:r>
    </w:p>
    <w:p w:rsidR="00000000" w:rsidDel="00000000" w:rsidP="00000000" w:rsidRDefault="00000000" w:rsidRPr="00000000" w14:paraId="0000109A">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8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9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9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9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9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9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A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A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A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A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001010010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9">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A">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B">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C">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A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B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001010011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B2">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B3">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B4">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B5">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0B6">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is at least two instructions after a </w:t>
      </w:r>
      <w:r w:rsidDel="00000000" w:rsidR="00000000" w:rsidRPr="00000000">
        <w:rPr>
          <w:rFonts w:ascii="Roboto Mono Medium" w:cs="Roboto Mono Medium" w:eastAsia="Roboto Mono Medium" w:hAnsi="Roboto Mono Medium"/>
          <w:sz w:val="18"/>
          <w:szCs w:val="18"/>
          <w:rtl w:val="0"/>
        </w:rPr>
        <w:t xml:space="preserve">FLTC</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FLTNC</w:t>
      </w:r>
      <w:r w:rsidDel="00000000" w:rsidR="00000000" w:rsidRPr="00000000">
        <w:rPr>
          <w:sz w:val="18"/>
          <w:szCs w:val="18"/>
          <w:rtl w:val="0"/>
        </w:rPr>
        <w:t xml:space="preserve">.</w:t>
      </w:r>
    </w:p>
    <w:p w:rsidR="00000000" w:rsidDel="00000000" w:rsidP="00000000" w:rsidRDefault="00000000" w:rsidRPr="00000000" w14:paraId="000010B7">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0B8">
      <w:pPr>
        <w:rPr/>
      </w:pPr>
      <w:r w:rsidDel="00000000" w:rsidR="00000000" w:rsidRPr="00000000">
        <w:rPr>
          <w:rFonts w:ascii="Roboto Mono Medium" w:cs="Roboto Mono Medium" w:eastAsia="Roboto Mono Medium" w:hAnsi="Roboto Mono Medium"/>
          <w:rtl w:val="0"/>
        </w:rPr>
        <w:t xml:space="preserve">FLTC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 sets the I/O pin(s) designated by Dest to the input direction and to a low/high output level according to the state, or inverse state, of the C flag; i.e. alters the pin's direction and output registers.  All other pins are left unchanged.  Each of these instructions,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10B9">
      <w:pPr>
        <w:rPr/>
      </w:pPr>
      <w:r w:rsidDel="00000000" w:rsidR="00000000" w:rsidRPr="00000000">
        <w:rPr>
          <w:rFonts w:ascii="Roboto Mono Medium" w:cs="Roboto Mono Medium" w:eastAsia="Roboto Mono Medium" w:hAnsi="Roboto Mono Medium"/>
          <w:rtl w:val="0"/>
        </w:rPr>
        <w:t xml:space="preserve">FLTC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OUTC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OUTNC</w:t>
      </w:r>
      <w:r w:rsidDel="00000000" w:rsidR="00000000" w:rsidRPr="00000000">
        <w:rPr>
          <w:rtl w:val="0"/>
        </w:rPr>
        <w:t xml:space="preserve">.</w:t>
      </w:r>
    </w:p>
    <w:p w:rsidR="00000000" w:rsidDel="00000000" w:rsidP="00000000" w:rsidRDefault="00000000" w:rsidRPr="00000000" w14:paraId="000010BA">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0BB">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0BC">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FLTN</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NC</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0BD">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0B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0BF">
      <w:pPr>
        <w:pStyle w:val="Heading2"/>
        <w:rPr>
          <w:i w:val="1"/>
          <w:highlight w:val="yellow"/>
        </w:rPr>
      </w:pPr>
      <w:bookmarkStart w:colFirst="0" w:colLast="0" w:name="_rg1q051ww7h1" w:id="225"/>
      <w:bookmarkEnd w:id="225"/>
      <w:r w:rsidDel="00000000" w:rsidR="00000000" w:rsidRPr="00000000">
        <w:rPr>
          <w:rtl w:val="0"/>
        </w:rPr>
        <w:t xml:space="preserve">FLTH / FLTL</w:t>
      </w:r>
      <w:r w:rsidDel="00000000" w:rsidR="00000000" w:rsidRPr="00000000">
        <w:rPr>
          <w:rtl w:val="0"/>
        </w:rPr>
      </w:r>
    </w:p>
    <w:p w:rsidR="00000000" w:rsidDel="00000000" w:rsidP="00000000" w:rsidRDefault="00000000" w:rsidRPr="00000000" w14:paraId="000010C0">
      <w:pPr>
        <w:spacing w:after="0" w:lineRule="auto"/>
        <w:rPr/>
      </w:pPr>
      <w:r w:rsidDel="00000000" w:rsidR="00000000" w:rsidRPr="00000000">
        <w:rPr>
          <w:rtl w:val="0"/>
        </w:rPr>
        <w:t xml:space="preserve">Float high or low</w:t>
      </w:r>
      <w:r w:rsidDel="00000000" w:rsidR="00000000" w:rsidRPr="00000000">
        <w:rPr>
          <w:rtl w:val="0"/>
        </w:rPr>
      </w:r>
    </w:p>
    <w:p w:rsidR="00000000" w:rsidDel="00000000" w:rsidP="00000000" w:rsidRDefault="00000000" w:rsidRPr="00000000" w14:paraId="000010C1">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input and to an output level of high (1) or low (0).</w:t>
      </w:r>
    </w:p>
    <w:p w:rsidR="00000000" w:rsidDel="00000000" w:rsidP="00000000" w:rsidRDefault="00000000" w:rsidRPr="00000000" w14:paraId="000010C2">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H</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C3">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FLTL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C4">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input direction and to an output level of high or low; the rest are left as-is.</w:t>
      </w:r>
    </w:p>
    <w:p w:rsidR="00000000" w:rsidDel="00000000" w:rsidP="00000000" w:rsidRDefault="00000000" w:rsidRPr="00000000" w14:paraId="000010C5">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w:t>
      </w:r>
      <w:r w:rsidDel="00000000" w:rsidR="00000000" w:rsidRPr="00000000">
        <w:rPr>
          <w:rtl w:val="0"/>
        </w:rPr>
        <w:t xml:space="preserve">to set</w:t>
      </w:r>
      <w:r w:rsidDel="00000000" w:rsidR="00000000" w:rsidRPr="00000000">
        <w:rPr>
          <w:rtl w:val="0"/>
        </w:rPr>
        <w:t xml:space="preserve"> to input direction and output levels of high or low.</w:t>
      </w:r>
    </w:p>
    <w:p w:rsidR="00000000" w:rsidDel="00000000" w:rsidP="00000000" w:rsidRDefault="00000000" w:rsidRPr="00000000" w14:paraId="000010C6">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8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C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001010001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5">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6">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7">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8">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E">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DF">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E0">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E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0E2">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is at</w:t>
      </w:r>
      <w:r w:rsidDel="00000000" w:rsidR="00000000" w:rsidRPr="00000000">
        <w:rPr>
          <w:sz w:val="18"/>
          <w:szCs w:val="18"/>
          <w:rtl w:val="0"/>
        </w:rPr>
        <w:t xml:space="preserve"> least two instructions after a </w:t>
      </w:r>
      <w:r w:rsidDel="00000000" w:rsidR="00000000" w:rsidRPr="00000000">
        <w:rPr>
          <w:rFonts w:ascii="Roboto Mono Medium" w:cs="Roboto Mono Medium" w:eastAsia="Roboto Mono Medium" w:hAnsi="Roboto Mono Medium"/>
          <w:sz w:val="18"/>
          <w:szCs w:val="18"/>
          <w:rtl w:val="0"/>
        </w:rPr>
        <w:t xml:space="preserve">FLTH</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FLTL</w:t>
      </w:r>
      <w:r w:rsidDel="00000000" w:rsidR="00000000" w:rsidRPr="00000000">
        <w:rPr>
          <w:sz w:val="18"/>
          <w:szCs w:val="18"/>
          <w:rtl w:val="0"/>
        </w:rPr>
        <w:t xml:space="preserve">.</w:t>
      </w:r>
    </w:p>
    <w:p w:rsidR="00000000" w:rsidDel="00000000" w:rsidP="00000000" w:rsidRDefault="00000000" w:rsidRPr="00000000" w14:paraId="000010E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0E4">
      <w:pPr>
        <w:rPr/>
      </w:pPr>
      <w:r w:rsidDel="00000000" w:rsidR="00000000" w:rsidRPr="00000000">
        <w:rPr>
          <w:rFonts w:ascii="Roboto Mono Medium" w:cs="Roboto Mono Medium" w:eastAsia="Roboto Mono Medium" w:hAnsi="Roboto Mono Medium"/>
          <w:rtl w:val="0"/>
        </w:rPr>
        <w:t xml:space="preserve">FLTH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FLTL</w:t>
      </w:r>
      <w:r w:rsidDel="00000000" w:rsidR="00000000" w:rsidRPr="00000000">
        <w:rPr>
          <w:rtl w:val="0"/>
        </w:rPr>
        <w:t xml:space="preserve"> sets the I/O pin(s) designated by Dest to the input direction and to a high or low output level; i.e. alters the pin's direction and output registers.  All other pins are left unchanged.  Each of these instructions, </w:t>
      </w:r>
      <w:r w:rsidDel="00000000" w:rsidR="00000000" w:rsidRPr="00000000">
        <w:rPr>
          <w:rFonts w:ascii="Roboto Mono Medium" w:cs="Roboto Mono Medium" w:eastAsia="Roboto Mono Medium" w:hAnsi="Roboto Mono Medium"/>
          <w:rtl w:val="0"/>
        </w:rPr>
        <w:t xml:space="preserve">FLTH</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FLTL</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10E5">
      <w:pPr>
        <w:rPr/>
      </w:pPr>
      <w:r w:rsidDel="00000000" w:rsidR="00000000" w:rsidRPr="00000000">
        <w:rPr>
          <w:rFonts w:ascii="Roboto Mono Medium" w:cs="Roboto Mono Medium" w:eastAsia="Roboto Mono Medium" w:hAnsi="Roboto Mono Medium"/>
          <w:rtl w:val="0"/>
        </w:rPr>
        <w:t xml:space="preserve">FLTH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FLTL</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OUTH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L</w:t>
      </w:r>
      <w:r w:rsidDel="00000000" w:rsidR="00000000" w:rsidRPr="00000000">
        <w:rPr>
          <w:rtl w:val="0"/>
        </w:rPr>
        <w:t xml:space="preserve">.</w:t>
      </w:r>
    </w:p>
    <w:p w:rsidR="00000000" w:rsidDel="00000000" w:rsidP="00000000" w:rsidRDefault="00000000" w:rsidRPr="00000000" w14:paraId="000010E6">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0E7">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0E8">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FLTH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FLTL</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FLTH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FLTL</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0E9">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0E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0EB">
      <w:pPr>
        <w:pStyle w:val="Heading2"/>
        <w:rPr/>
        <w:sectPr>
          <w:type w:val="nextPage"/>
          <w:pgSz w:h="15840" w:w="12240" w:orient="portrait"/>
          <w:pgMar w:bottom="720" w:top="720" w:left="1080" w:right="1080" w:header="720" w:footer="720"/>
        </w:sectPr>
      </w:pPr>
      <w:bookmarkStart w:colFirst="0" w:colLast="0" w:name="_9p7em82h5uqe" w:id="226"/>
      <w:bookmarkEnd w:id="226"/>
      <w:r w:rsidDel="00000000" w:rsidR="00000000" w:rsidRPr="00000000">
        <w:rPr>
          <w:rtl w:val="0"/>
        </w:rPr>
      </w:r>
    </w:p>
    <w:p w:rsidR="00000000" w:rsidDel="00000000" w:rsidP="00000000" w:rsidRDefault="00000000" w:rsidRPr="00000000" w14:paraId="000010EC">
      <w:pPr>
        <w:pStyle w:val="Heading2"/>
        <w:rPr>
          <w:i w:val="1"/>
          <w:highlight w:val="yellow"/>
        </w:rPr>
      </w:pPr>
      <w:bookmarkStart w:colFirst="0" w:colLast="0" w:name="_3llxk0tkveub" w:id="227"/>
      <w:bookmarkEnd w:id="227"/>
      <w:r w:rsidDel="00000000" w:rsidR="00000000" w:rsidRPr="00000000">
        <w:rPr>
          <w:rtl w:val="0"/>
        </w:rPr>
        <w:t xml:space="preserve">FLTNOT</w:t>
      </w:r>
      <w:r w:rsidDel="00000000" w:rsidR="00000000" w:rsidRPr="00000000">
        <w:rPr>
          <w:rtl w:val="0"/>
        </w:rPr>
      </w:r>
    </w:p>
    <w:p w:rsidR="00000000" w:rsidDel="00000000" w:rsidP="00000000" w:rsidRDefault="00000000" w:rsidRPr="00000000" w14:paraId="000010ED">
      <w:pPr>
        <w:spacing w:after="0" w:lineRule="auto"/>
        <w:rPr/>
      </w:pPr>
      <w:r w:rsidDel="00000000" w:rsidR="00000000" w:rsidRPr="00000000">
        <w:rPr>
          <w:rtl w:val="0"/>
        </w:rPr>
        <w:t xml:space="preserve">Float not</w:t>
      </w:r>
      <w:r w:rsidDel="00000000" w:rsidR="00000000" w:rsidRPr="00000000">
        <w:rPr>
          <w:rtl w:val="0"/>
        </w:rPr>
      </w:r>
    </w:p>
    <w:p w:rsidR="00000000" w:rsidDel="00000000" w:rsidP="00000000" w:rsidRDefault="00000000" w:rsidRPr="00000000" w14:paraId="000010EE">
      <w:pPr>
        <w:rPr/>
      </w:pPr>
      <w:hyperlink w:anchor="_21gxb0rq4onw">
        <w:r w:rsidDel="00000000" w:rsidR="00000000" w:rsidRPr="00000000">
          <w:rPr>
            <w:b w:val="1"/>
            <w:color w:val="1155cc"/>
            <w:u w:val="single"/>
            <w:rtl w:val="0"/>
          </w:rPr>
          <w:t xml:space="preserve">I/O Pin Instruction</w:t>
        </w:r>
      </w:hyperlink>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Set pin(s) direction to input and toggle to the opposite output level.</w:t>
      </w:r>
    </w:p>
    <w:p w:rsidR="00000000" w:rsidDel="00000000" w:rsidP="00000000" w:rsidRDefault="00000000" w:rsidRPr="00000000" w14:paraId="000010E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FLTNOT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0F0">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input direction and to their opposite output level(s); the rest are left as-is.</w:t>
      </w:r>
    </w:p>
    <w:p w:rsidR="00000000" w:rsidDel="00000000" w:rsidP="00000000" w:rsidRDefault="00000000" w:rsidRPr="00000000" w14:paraId="000010F1">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the input direction and toggle to opposite output levels.</w:t>
      </w:r>
    </w:p>
    <w:p w:rsidR="00000000" w:rsidDel="00000000" w:rsidP="00000000" w:rsidRDefault="00000000" w:rsidRPr="00000000" w14:paraId="000010F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8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0F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F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F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F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0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0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01">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02">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03">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0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105">
      <w:pPr>
        <w:spacing w:after="0" w:lineRule="auto"/>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is at</w:t>
      </w:r>
      <w:r w:rsidDel="00000000" w:rsidR="00000000" w:rsidRPr="00000000">
        <w:rPr>
          <w:sz w:val="18"/>
          <w:szCs w:val="18"/>
          <w:rtl w:val="0"/>
        </w:rPr>
        <w:t xml:space="preserve"> least two instructions after a </w:t>
      </w:r>
      <w:r w:rsidDel="00000000" w:rsidR="00000000" w:rsidRPr="00000000">
        <w:rPr>
          <w:rFonts w:ascii="Roboto Mono Medium" w:cs="Roboto Mono Medium" w:eastAsia="Roboto Mono Medium" w:hAnsi="Roboto Mono Medium"/>
          <w:sz w:val="18"/>
          <w:szCs w:val="18"/>
          <w:rtl w:val="0"/>
        </w:rPr>
        <w:t xml:space="preserve">FLTNOT</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110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107">
      <w:pPr>
        <w:rPr/>
      </w:pPr>
      <w:r w:rsidDel="00000000" w:rsidR="00000000" w:rsidRPr="00000000">
        <w:rPr>
          <w:rFonts w:ascii="Roboto Mono Medium" w:cs="Roboto Mono Medium" w:eastAsia="Roboto Mono Medium" w:hAnsi="Roboto Mono Medium"/>
          <w:rtl w:val="0"/>
        </w:rPr>
        <w:t xml:space="preserve">FLTNOT</w:t>
      </w:r>
      <w:r w:rsidDel="00000000" w:rsidR="00000000" w:rsidRPr="00000000">
        <w:rPr>
          <w:rtl w:val="0"/>
        </w:rPr>
        <w:t xml:space="preserve"> sets the I/O pin(s) designated by Dest to the input direction and to their opposite output level(s); i.e. alters the pin's direction and output registers.  All other pins are left unchanged.  This instruction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1108">
      <w:pPr>
        <w:rPr/>
      </w:pPr>
      <w:r w:rsidDel="00000000" w:rsidR="00000000" w:rsidRPr="00000000">
        <w:rPr>
          <w:rFonts w:ascii="Roboto Mono Medium" w:cs="Roboto Mono Medium" w:eastAsia="Roboto Mono Medium" w:hAnsi="Roboto Mono Medium"/>
          <w:rtl w:val="0"/>
        </w:rPr>
        <w:t xml:space="preserve">FLTNOT</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OUTNOT</w:t>
      </w:r>
      <w:r w:rsidDel="00000000" w:rsidR="00000000" w:rsidRPr="00000000">
        <w:rPr>
          <w:rtl w:val="0"/>
        </w:rPr>
        <w:t xml:space="preserve">.</w:t>
      </w:r>
    </w:p>
    <w:p w:rsidR="00000000" w:rsidDel="00000000" w:rsidP="00000000" w:rsidRDefault="00000000" w:rsidRPr="00000000" w14:paraId="00001109">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10A">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10B">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FLTNOT</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FLTNOT</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10C">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10D">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10E">
      <w:pPr>
        <w:pStyle w:val="Heading2"/>
        <w:rPr>
          <w:i w:val="1"/>
          <w:highlight w:val="yellow"/>
        </w:rPr>
      </w:pPr>
      <w:bookmarkStart w:colFirst="0" w:colLast="0" w:name="_8wfub36x4ss6" w:id="228"/>
      <w:bookmarkEnd w:id="228"/>
      <w:r w:rsidDel="00000000" w:rsidR="00000000" w:rsidRPr="00000000">
        <w:rPr>
          <w:rtl w:val="0"/>
        </w:rPr>
        <w:t xml:space="preserve">FLTRND</w:t>
      </w:r>
      <w:r w:rsidDel="00000000" w:rsidR="00000000" w:rsidRPr="00000000">
        <w:rPr>
          <w:rtl w:val="0"/>
        </w:rPr>
      </w:r>
    </w:p>
    <w:p w:rsidR="00000000" w:rsidDel="00000000" w:rsidP="00000000" w:rsidRDefault="00000000" w:rsidRPr="00000000" w14:paraId="0000110F">
      <w:pPr>
        <w:spacing w:after="0" w:lineRule="auto"/>
        <w:rPr/>
      </w:pPr>
      <w:r w:rsidDel="00000000" w:rsidR="00000000" w:rsidRPr="00000000">
        <w:rPr>
          <w:rtl w:val="0"/>
        </w:rPr>
        <w:t xml:space="preserve">Float random</w:t>
      </w:r>
      <w:r w:rsidDel="00000000" w:rsidR="00000000" w:rsidRPr="00000000">
        <w:rPr>
          <w:rtl w:val="0"/>
        </w:rPr>
      </w:r>
    </w:p>
    <w:p w:rsidR="00000000" w:rsidDel="00000000" w:rsidP="00000000" w:rsidRDefault="00000000" w:rsidRPr="00000000" w14:paraId="00001110">
      <w:pPr>
        <w:rPr/>
      </w:pPr>
      <w:hyperlink w:anchor="_21gxb0rq4onw">
        <w:r w:rsidDel="00000000" w:rsidR="00000000" w:rsidRPr="00000000">
          <w:rPr>
            <w:b w:val="1"/>
            <w:color w:val="1155cc"/>
            <w:u w:val="single"/>
            <w:rtl w:val="0"/>
          </w:rPr>
          <w:t xml:space="preserve">I/O Pin Instruction</w:t>
        </w:r>
      </w:hyperlink>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Set pin(s) direction to input and to an output level of random low/high.</w:t>
      </w:r>
    </w:p>
    <w:p w:rsidR="00000000" w:rsidDel="00000000" w:rsidP="00000000" w:rsidRDefault="00000000" w:rsidRPr="00000000" w14:paraId="00001111">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FLTRND</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112">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input direction and each output level is set randomly low or high; the rest are left as-is.</w:t>
      </w:r>
    </w:p>
    <w:p w:rsidR="00000000" w:rsidDel="00000000" w:rsidP="00000000" w:rsidRDefault="00000000" w:rsidRPr="00000000" w14:paraId="00001113">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the input direction and with output level(s) set randomly to low or high.</w:t>
      </w:r>
    </w:p>
    <w:p w:rsidR="00000000" w:rsidDel="00000000" w:rsidP="00000000" w:rsidRDefault="00000000" w:rsidRPr="00000000" w14:paraId="0000111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8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1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001010110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3">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4">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5">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2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127">
      <w:pPr>
        <w:spacing w:after="0" w:lineRule="auto"/>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w:t>
      </w:r>
      <w:r w:rsidDel="00000000" w:rsidR="00000000" w:rsidRPr="00000000">
        <w:rPr>
          <w:sz w:val="18"/>
          <w:szCs w:val="18"/>
          <w:rtl w:val="0"/>
        </w:rPr>
        <w:t xml:space="preserve">is at</w:t>
      </w:r>
      <w:r w:rsidDel="00000000" w:rsidR="00000000" w:rsidRPr="00000000">
        <w:rPr>
          <w:sz w:val="18"/>
          <w:szCs w:val="18"/>
          <w:rtl w:val="0"/>
        </w:rPr>
        <w:t xml:space="preserve"> least two instructions after a </w:t>
      </w:r>
      <w:r w:rsidDel="00000000" w:rsidR="00000000" w:rsidRPr="00000000">
        <w:rPr>
          <w:rFonts w:ascii="Roboto Mono Medium" w:cs="Roboto Mono Medium" w:eastAsia="Roboto Mono Medium" w:hAnsi="Roboto Mono Medium"/>
          <w:sz w:val="18"/>
          <w:szCs w:val="18"/>
          <w:rtl w:val="0"/>
        </w:rPr>
        <w:t xml:space="preserve">FLTRND</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112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129">
      <w:pPr>
        <w:rPr/>
      </w:pPr>
      <w:r w:rsidDel="00000000" w:rsidR="00000000" w:rsidRPr="00000000">
        <w:rPr>
          <w:rFonts w:ascii="Roboto Mono Medium" w:cs="Roboto Mono Medium" w:eastAsia="Roboto Mono Medium" w:hAnsi="Roboto Mono Medium"/>
          <w:rtl w:val="0"/>
        </w:rPr>
        <w:t xml:space="preserve">FLTRND</w:t>
      </w:r>
      <w:r w:rsidDel="00000000" w:rsidR="00000000" w:rsidRPr="00000000">
        <w:rPr>
          <w:rtl w:val="0"/>
        </w:rPr>
        <w:t xml:space="preserve"> sets the I/O pin(s) designated by Dest to the input direction and with output level(s) set randomly low and high, based on bit(s) from the Xoroshiro128** PRNG.  All other pins are left unchanged.  This instruction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112A">
      <w:pPr>
        <w:rPr/>
      </w:pPr>
      <w:r w:rsidDel="00000000" w:rsidR="00000000" w:rsidRPr="00000000">
        <w:rPr>
          <w:rFonts w:ascii="Roboto Mono Medium" w:cs="Roboto Mono Medium" w:eastAsia="Roboto Mono Medium" w:hAnsi="Roboto Mono Medium"/>
          <w:rtl w:val="0"/>
        </w:rPr>
        <w:t xml:space="preserve">FLTRND</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OUTRND</w:t>
      </w:r>
      <w:r w:rsidDel="00000000" w:rsidR="00000000" w:rsidRPr="00000000">
        <w:rPr>
          <w:rtl w:val="0"/>
        </w:rPr>
        <w:t xml:space="preserve">.</w:t>
      </w:r>
    </w:p>
    <w:p w:rsidR="00000000" w:rsidDel="00000000" w:rsidP="00000000" w:rsidRDefault="00000000" w:rsidRPr="00000000" w14:paraId="0000112B">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12C">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12D">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FLTRND</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FLTRND</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12E">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12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130">
      <w:pPr>
        <w:pStyle w:val="Heading2"/>
        <w:rPr>
          <w:i w:val="1"/>
          <w:highlight w:val="yellow"/>
        </w:rPr>
      </w:pPr>
      <w:bookmarkStart w:colFirst="0" w:colLast="0" w:name="_enfuevkmlntw" w:id="229"/>
      <w:bookmarkEnd w:id="229"/>
      <w:r w:rsidDel="00000000" w:rsidR="00000000" w:rsidRPr="00000000">
        <w:rPr>
          <w:rtl w:val="0"/>
        </w:rPr>
        <w:t xml:space="preserve">FLTZ / FLTNZ</w:t>
      </w:r>
      <w:r w:rsidDel="00000000" w:rsidR="00000000" w:rsidRPr="00000000">
        <w:rPr>
          <w:rtl w:val="0"/>
        </w:rPr>
      </w:r>
    </w:p>
    <w:p w:rsidR="00000000" w:rsidDel="00000000" w:rsidP="00000000" w:rsidRDefault="00000000" w:rsidRPr="00000000" w14:paraId="00001131">
      <w:pPr>
        <w:spacing w:after="0" w:lineRule="auto"/>
        <w:rPr/>
      </w:pPr>
      <w:r w:rsidDel="00000000" w:rsidR="00000000" w:rsidRPr="00000000">
        <w:rPr>
          <w:rtl w:val="0"/>
        </w:rPr>
        <w:t xml:space="preserve">Float Z or not Z</w:t>
      </w:r>
      <w:r w:rsidDel="00000000" w:rsidR="00000000" w:rsidRPr="00000000">
        <w:rPr>
          <w:rtl w:val="0"/>
        </w:rPr>
      </w:r>
    </w:p>
    <w:p w:rsidR="00000000" w:rsidDel="00000000" w:rsidP="00000000" w:rsidRDefault="00000000" w:rsidRPr="00000000" w14:paraId="00001132">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direction to input and an output level of low/high according to Z.</w:t>
      </w:r>
    </w:p>
    <w:p w:rsidR="00000000" w:rsidDel="00000000" w:rsidP="00000000" w:rsidRDefault="00000000" w:rsidRPr="00000000" w14:paraId="00001133">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FLTZ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134">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FLTNZ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135">
      <w:pPr>
        <w:spacing w:before="40" w:lineRule="auto"/>
        <w:rPr/>
      </w:pPr>
      <w:r w:rsidDel="00000000" w:rsidR="00000000" w:rsidRPr="00000000">
        <w:rPr>
          <w:b w:val="1"/>
          <w:rtl w:val="0"/>
        </w:rPr>
        <w:t xml:space="preserve">Result:</w:t>
      </w:r>
      <w:r w:rsidDel="00000000" w:rsidR="00000000" w:rsidRPr="00000000">
        <w:rPr>
          <w:rtl w:val="0"/>
        </w:rPr>
        <w:t xml:space="preserve"> The I/O pins described by Dest are set to the input direction and to an output level of low/high according to Z or !Z; the rest are left as-is.</w:t>
      </w:r>
    </w:p>
    <w:p w:rsidR="00000000" w:rsidDel="00000000" w:rsidP="00000000" w:rsidRDefault="00000000" w:rsidRPr="00000000" w14:paraId="00001136">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to input direction and output levels of low or high.</w:t>
      </w:r>
    </w:p>
    <w:p w:rsidR="00000000" w:rsidDel="00000000" w:rsidP="00000000" w:rsidRDefault="00000000" w:rsidRPr="00000000" w14:paraId="00001137">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8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8">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9">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A">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B">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C">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D">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E">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3F">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40">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6">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7">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8">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9">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001010101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4F">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vertAlign w:val="superscript"/>
                <w:rtl w:val="0"/>
              </w:rPr>
              <w:t xml:space="preserve">1</w:t>
            </w:r>
            <w:r w:rsidDel="00000000" w:rsidR="00000000" w:rsidRPr="00000000">
              <w:rPr>
                <w:sz w:val="18"/>
                <w:szCs w:val="18"/>
                <w:rtl w:val="0"/>
              </w:rPr>
              <w:t xml:space="preserve"> + </w:t>
            </w: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50">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51">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52">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153">
      <w:pPr>
        <w:spacing w:after="0" w:lineRule="auto"/>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New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state is not data-forwarded; </w:t>
      </w:r>
      <w:r w:rsidDel="00000000" w:rsidR="00000000" w:rsidRPr="00000000">
        <w:rPr>
          <w:sz w:val="18"/>
          <w:szCs w:val="18"/>
          <w:rtl w:val="0"/>
        </w:rPr>
        <w:t xml:space="preserve">the next pipelined instruction </w:t>
      </w:r>
      <w:r w:rsidDel="00000000" w:rsidR="00000000" w:rsidRPr="00000000">
        <w:rPr>
          <w:sz w:val="18"/>
          <w:szCs w:val="18"/>
          <w:rtl w:val="0"/>
        </w:rPr>
        <w:t xml:space="preserve">sees the old</w:t>
      </w:r>
      <w:r w:rsidDel="00000000" w:rsidR="00000000" w:rsidRPr="00000000">
        <w:rPr>
          <w:sz w:val="18"/>
          <w:szCs w:val="18"/>
          <w:rtl w:val="0"/>
        </w:rPr>
        <w:t xml:space="preserve"> state</w:t>
      </w:r>
      <w:r w:rsidDel="00000000" w:rsidR="00000000" w:rsidRPr="00000000">
        <w:rPr>
          <w:sz w:val="18"/>
          <w:szCs w:val="18"/>
          <w:rtl w:val="0"/>
        </w:rPr>
        <w:t xml:space="preserve">.  Make sure any instruction that reads or modifies </w:t>
      </w:r>
      <w:r w:rsidDel="00000000" w:rsidR="00000000" w:rsidRPr="00000000">
        <w:rPr>
          <w:rFonts w:ascii="Roboto Mono Medium" w:cs="Roboto Mono Medium" w:eastAsia="Roboto Mono Medium" w:hAnsi="Roboto Mono Medium"/>
          <w:sz w:val="18"/>
          <w:szCs w:val="18"/>
          <w:rtl w:val="0"/>
        </w:rPr>
        <w:t xml:space="preserve">DIRx</w:t>
      </w:r>
      <w:r w:rsidDel="00000000" w:rsidR="00000000" w:rsidRPr="00000000">
        <w:rPr>
          <w:sz w:val="18"/>
          <w:szCs w:val="18"/>
          <w:rtl w:val="0"/>
        </w:rPr>
        <w:t xml:space="preserve"> is at least two instructions after a </w:t>
      </w:r>
      <w:r w:rsidDel="00000000" w:rsidR="00000000" w:rsidRPr="00000000">
        <w:rPr>
          <w:rFonts w:ascii="Roboto Mono Medium" w:cs="Roboto Mono Medium" w:eastAsia="Roboto Mono Medium" w:hAnsi="Roboto Mono Medium"/>
          <w:sz w:val="18"/>
          <w:szCs w:val="18"/>
          <w:rtl w:val="0"/>
        </w:rPr>
        <w:t xml:space="preserve">FLTZ</w:t>
      </w:r>
      <w:r w:rsidDel="00000000" w:rsidR="00000000" w:rsidRPr="00000000">
        <w:rPr>
          <w:sz w:val="18"/>
          <w:szCs w:val="18"/>
          <w:rtl w:val="0"/>
        </w:rPr>
        <w:t xml:space="preserve"> or </w:t>
      </w:r>
      <w:r w:rsidDel="00000000" w:rsidR="00000000" w:rsidRPr="00000000">
        <w:rPr>
          <w:rFonts w:ascii="Roboto Mono Medium" w:cs="Roboto Mono Medium" w:eastAsia="Roboto Mono Medium" w:hAnsi="Roboto Mono Medium"/>
          <w:sz w:val="18"/>
          <w:szCs w:val="18"/>
          <w:rtl w:val="0"/>
        </w:rPr>
        <w:t xml:space="preserve">FLTNZ</w:t>
      </w:r>
      <w:r w:rsidDel="00000000" w:rsidR="00000000" w:rsidRPr="00000000">
        <w:rPr>
          <w:sz w:val="18"/>
          <w:szCs w:val="18"/>
          <w:rtl w:val="0"/>
        </w:rPr>
        <w:t xml:space="preserve">.</w:t>
      </w:r>
    </w:p>
    <w:p w:rsidR="00000000" w:rsidDel="00000000" w:rsidP="00000000" w:rsidRDefault="00000000" w:rsidRPr="00000000" w14:paraId="00001154">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155">
      <w:pPr>
        <w:rPr/>
      </w:pPr>
      <w:r w:rsidDel="00000000" w:rsidR="00000000" w:rsidRPr="00000000">
        <w:rPr>
          <w:rFonts w:ascii="Roboto Mono Medium" w:cs="Roboto Mono Medium" w:eastAsia="Roboto Mono Medium" w:hAnsi="Roboto Mono Medium"/>
          <w:rtl w:val="0"/>
        </w:rPr>
        <w:t xml:space="preserve">FLTZ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sets the I/O pin(s) designated by Dest to the input direction and to a low/high output level according to the state, or inverse state, of the Z flag; i.e. alters the pin's direction and output registers.  All other pins are left unchanged.  Each of these instructions, </w:t>
      </w:r>
      <w:r w:rsidDel="00000000" w:rsidR="00000000" w:rsidRPr="00000000">
        <w:rPr>
          <w:rFonts w:ascii="Roboto Mono Medium" w:cs="Roboto Mono Medium" w:eastAsia="Roboto Mono Medium" w:hAnsi="Roboto Mono Medium"/>
          <w:rtl w:val="0"/>
        </w:rPr>
        <w:t xml:space="preserve">FLTZ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FLTNZ</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w:t>
      </w:r>
    </w:p>
    <w:p w:rsidR="00000000" w:rsidDel="00000000" w:rsidP="00000000" w:rsidRDefault="00000000" w:rsidRPr="00000000" w14:paraId="00001156">
      <w:pPr>
        <w:rPr/>
      </w:pPr>
      <w:r w:rsidDel="00000000" w:rsidR="00000000" w:rsidRPr="00000000">
        <w:rPr>
          <w:rFonts w:ascii="Roboto Mono Medium" w:cs="Roboto Mono Medium" w:eastAsia="Roboto Mono Medium" w:hAnsi="Roboto Mono Medium"/>
          <w:rtl w:val="0"/>
        </w:rPr>
        <w:t xml:space="preserve">FLTZ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achieves the same effect as two instructions— </w:t>
      </w:r>
      <w:r w:rsidDel="00000000" w:rsidR="00000000" w:rsidRPr="00000000">
        <w:rPr>
          <w:rFonts w:ascii="Roboto Mono Medium" w:cs="Roboto Mono Medium" w:eastAsia="Roboto Mono Medium" w:hAnsi="Roboto Mono Medium"/>
          <w:rtl w:val="0"/>
        </w:rPr>
        <w:t xml:space="preserve">DIRL</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OUTZ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OUTNZ</w:t>
      </w:r>
      <w:r w:rsidDel="00000000" w:rsidR="00000000" w:rsidRPr="00000000">
        <w:rPr>
          <w:rtl w:val="0"/>
        </w:rPr>
        <w:t xml:space="preserve">.</w:t>
      </w:r>
    </w:p>
    <w:p w:rsidR="00000000" w:rsidDel="00000000" w:rsidP="00000000" w:rsidRDefault="00000000" w:rsidRPr="00000000" w14:paraId="00001157">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158">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159">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FLTZ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FLTNZ</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FLTZ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FLT</w:t>
      </w:r>
      <w:r w:rsidDel="00000000" w:rsidR="00000000" w:rsidRPr="00000000">
        <w:rPr>
          <w:rFonts w:ascii="Roboto Mono Medium" w:cs="Roboto Mono Medium" w:eastAsia="Roboto Mono Medium" w:hAnsi="Roboto Mono Medium"/>
          <w:rtl w:val="0"/>
        </w:rPr>
        <w:t xml:space="preserve">NZ</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15A">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15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15C">
      <w:pPr>
        <w:pStyle w:val="Heading2"/>
        <w:rPr>
          <w:i w:val="1"/>
          <w:highlight w:val="yellow"/>
        </w:rPr>
      </w:pPr>
      <w:bookmarkStart w:colFirst="0" w:colLast="0" w:name="_t84l3o6tozfm" w:id="230"/>
      <w:bookmarkEnd w:id="230"/>
      <w:r w:rsidDel="00000000" w:rsidR="00000000" w:rsidRPr="00000000">
        <w:rPr>
          <w:rtl w:val="0"/>
        </w:rPr>
        <w:t xml:space="preserve">GETBYTE</w:t>
      </w:r>
      <w:r w:rsidDel="00000000" w:rsidR="00000000" w:rsidRPr="00000000">
        <w:rPr>
          <w:rtl w:val="0"/>
        </w:rPr>
      </w:r>
    </w:p>
    <w:p w:rsidR="00000000" w:rsidDel="00000000" w:rsidP="00000000" w:rsidRDefault="00000000" w:rsidRPr="00000000" w14:paraId="0000115D">
      <w:pPr>
        <w:spacing w:after="0" w:lineRule="auto"/>
        <w:rPr/>
      </w:pPr>
      <w:r w:rsidDel="00000000" w:rsidR="00000000" w:rsidRPr="00000000">
        <w:rPr>
          <w:rtl w:val="0"/>
        </w:rPr>
        <w:t xml:space="preserve">Get byte</w:t>
      </w:r>
      <w:r w:rsidDel="00000000" w:rsidR="00000000" w:rsidRPr="00000000">
        <w:rPr>
          <w:rtl w:val="0"/>
        </w:rPr>
      </w:r>
    </w:p>
    <w:p w:rsidR="00000000" w:rsidDel="00000000" w:rsidP="00000000" w:rsidRDefault="00000000" w:rsidRPr="00000000" w14:paraId="0000115E">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Get a byte from a value.</w:t>
      </w:r>
    </w:p>
    <w:p w:rsidR="00000000" w:rsidDel="00000000" w:rsidP="00000000" w:rsidRDefault="00000000" w:rsidRPr="00000000" w14:paraId="0000115F">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GETBYTE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16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GETB</w:t>
      </w:r>
      <w:r w:rsidDel="00000000" w:rsidR="00000000" w:rsidRPr="00000000">
        <w:rPr>
          <w:rFonts w:ascii="Roboto Mono Medium" w:cs="Roboto Mono Medium" w:eastAsia="Roboto Mono Medium" w:hAnsi="Roboto Mono Medium"/>
          <w:rtl w:val="0"/>
        </w:rPr>
        <w:t xml:space="preserve">YTE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161">
      <w:pPr>
        <w:spacing w:before="40" w:lineRule="auto"/>
        <w:rPr/>
      </w:pPr>
      <w:r w:rsidDel="00000000" w:rsidR="00000000" w:rsidRPr="00000000">
        <w:rPr>
          <w:b w:val="1"/>
          <w:rtl w:val="0"/>
        </w:rPr>
        <w:t xml:space="preserve">Result:</w:t>
      </w:r>
      <w:r w:rsidDel="00000000" w:rsidR="00000000" w:rsidRPr="00000000">
        <w:rPr>
          <w:rtl w:val="0"/>
        </w:rPr>
        <w:t xml:space="preserve"> Byte</w:t>
      </w:r>
      <w:r w:rsidDel="00000000" w:rsidR="00000000" w:rsidRPr="00000000">
        <w:rPr>
          <w:rtl w:val="0"/>
        </w:rPr>
        <w:t xml:space="preserve"> Num</w:t>
      </w:r>
      <w:r w:rsidDel="00000000" w:rsidR="00000000" w:rsidRPr="00000000">
        <w:rPr>
          <w:rtl w:val="0"/>
        </w:rPr>
        <w:t xml:space="preserve"> (0–3) of Src, or a byte from a source described by prior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is written to Dest.</w:t>
      </w:r>
    </w:p>
    <w:p w:rsidR="00000000" w:rsidDel="00000000" w:rsidP="00000000" w:rsidRDefault="00000000" w:rsidRPr="00000000" w14:paraId="00001162">
      <w:pPr>
        <w:numPr>
          <w:ilvl w:val="0"/>
          <w:numId w:val="1"/>
        </w:numPr>
        <w:spacing w:after="0" w:afterAutospacing="0"/>
        <w:ind w:left="720" w:hanging="360"/>
        <w:rPr/>
      </w:pPr>
      <w:r w:rsidDel="00000000" w:rsidR="00000000" w:rsidRPr="00000000">
        <w:rPr>
          <w:rtl w:val="0"/>
        </w:rPr>
        <w:t xml:space="preserve">Dest is the register in which to store the byte.</w:t>
      </w:r>
    </w:p>
    <w:p w:rsidR="00000000" w:rsidDel="00000000" w:rsidP="00000000" w:rsidRDefault="00000000" w:rsidRPr="00000000" w14:paraId="00001163">
      <w:pPr>
        <w:numPr>
          <w:ilvl w:val="0"/>
          <w:numId w:val="1"/>
        </w:numPr>
        <w:spacing w:after="0" w:afterAutospacing="0"/>
        <w:ind w:left="720" w:hanging="360"/>
        <w:rPr/>
      </w:pPr>
      <w:r w:rsidDel="00000000" w:rsidR="00000000" w:rsidRPr="00000000">
        <w:rPr>
          <w:rtl w:val="0"/>
        </w:rPr>
        <w:t xml:space="preserve">Src is a register, 9-bit literal, or 32-bit augmented literal whose value contains the target byte to read.</w:t>
      </w:r>
    </w:p>
    <w:p w:rsidR="00000000" w:rsidDel="00000000" w:rsidP="00000000" w:rsidRDefault="00000000" w:rsidRPr="00000000" w14:paraId="00001164">
      <w:pPr>
        <w:numPr>
          <w:ilvl w:val="0"/>
          <w:numId w:val="1"/>
        </w:numPr>
        <w:ind w:left="720" w:hanging="360"/>
        <w:rPr/>
      </w:pPr>
      <w:r w:rsidDel="00000000" w:rsidR="00000000" w:rsidRPr="00000000">
        <w:rPr>
          <w:rtl w:val="0"/>
        </w:rPr>
        <w:t xml:space="preserve">Num is a 2-bit literal identifying the byte ID (0–3) of Src to read.</w:t>
      </w:r>
    </w:p>
    <w:tbl>
      <w:tblPr>
        <w:tblStyle w:val="Table8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6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6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1000111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3">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4">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5">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C">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7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180">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q234901aifm8">
        <w:r w:rsidDel="00000000" w:rsidR="00000000" w:rsidRPr="00000000">
          <w:rPr>
            <w:rFonts w:ascii="Roboto Mono Medium" w:cs="Roboto Mono Medium" w:eastAsia="Roboto Mono Medium" w:hAnsi="Roboto Mono Medium"/>
            <w:color w:val="1155cc"/>
            <w:u w:val="single"/>
            <w:rtl w:val="0"/>
          </w:rPr>
          <w:t xml:space="preserve">ALTG</w:t>
        </w:r>
      </w:hyperlink>
      <w:hyperlink w:anchor="_q234901aifm8">
        <w:r w:rsidDel="00000000" w:rsidR="00000000" w:rsidRPr="00000000">
          <w:rPr>
            <w:color w:val="1155cc"/>
            <w:u w:val="single"/>
            <w:rtl w:val="0"/>
          </w:rPr>
          <w:t xml:space="preserve">B</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and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r>
    </w:p>
    <w:p w:rsidR="00000000" w:rsidDel="00000000" w:rsidP="00000000" w:rsidRDefault="00000000" w:rsidRPr="00000000" w14:paraId="0000118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182">
      <w:pPr>
        <w:rPr/>
      </w:pPr>
      <w:r w:rsidDel="00000000" w:rsidR="00000000" w:rsidRPr="00000000">
        <w:rPr>
          <w:rFonts w:ascii="Roboto Mono Medium" w:cs="Roboto Mono Medium" w:eastAsia="Roboto Mono Medium" w:hAnsi="Roboto Mono Medium"/>
          <w:rtl w:val="0"/>
        </w:rPr>
        <w:t xml:space="preserve">GET</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reads the byte</w:t>
      </w:r>
      <w:r w:rsidDel="00000000" w:rsidR="00000000" w:rsidRPr="00000000">
        <w:rPr>
          <w:rtl w:val="0"/>
        </w:rPr>
        <w:t xml:space="preserve"> identified by Num</w:t>
      </w:r>
      <w:r w:rsidDel="00000000" w:rsidR="00000000" w:rsidRPr="00000000">
        <w:rPr>
          <w:rtl w:val="0"/>
        </w:rPr>
        <w:t xml:space="preserve"> (0–3) from Src, or a byte from the source described by a prior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instruction.</w:t>
      </w:r>
    </w:p>
    <w:p w:rsidR="00000000" w:rsidDel="00000000" w:rsidP="00000000" w:rsidRDefault="00000000" w:rsidRPr="00000000" w14:paraId="00001183">
      <w:pPr>
        <w:rPr/>
      </w:pPr>
      <w:r w:rsidDel="00000000" w:rsidR="00000000" w:rsidRPr="00000000">
        <w:rPr>
          <w:rtl w:val="0"/>
        </w:rPr>
        <w:t xml:space="preserve">Num (0–3) </w:t>
      </w:r>
      <w:r w:rsidDel="00000000" w:rsidR="00000000" w:rsidRPr="00000000">
        <w:rPr>
          <w:rtl w:val="0"/>
        </w:rPr>
        <w:t xml:space="preserve">identifies a value's individual bytes</w:t>
      </w:r>
      <w:r w:rsidDel="00000000" w:rsidR="00000000" w:rsidRPr="00000000">
        <w:rPr>
          <w:rtl w:val="0"/>
        </w:rPr>
        <w:t xml:space="preserve">, by position, in least-significant byte order.</w:t>
      </w:r>
    </w:p>
    <w:p w:rsidR="00000000" w:rsidDel="00000000" w:rsidP="00000000" w:rsidRDefault="00000000" w:rsidRPr="00000000" w14:paraId="00001184">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instruction; i.e. in a loop to iteratively read a series of byte values within contiguous long registers.</w:t>
      </w:r>
    </w:p>
    <w:p w:rsidR="00000000" w:rsidDel="00000000" w:rsidP="00000000" w:rsidRDefault="00000000" w:rsidRPr="00000000" w14:paraId="00001185">
      <w:pPr>
        <w:pStyle w:val="Heading2"/>
        <w:rPr>
          <w:i w:val="1"/>
          <w:highlight w:val="yellow"/>
        </w:rPr>
      </w:pPr>
      <w:bookmarkStart w:colFirst="0" w:colLast="0" w:name="_8yjp9q7d9ncx" w:id="231"/>
      <w:bookmarkEnd w:id="231"/>
      <w:r w:rsidDel="00000000" w:rsidR="00000000" w:rsidRPr="00000000">
        <w:rPr>
          <w:rtl w:val="0"/>
        </w:rPr>
        <w:t xml:space="preserve">GETNIB</w:t>
      </w:r>
      <w:r w:rsidDel="00000000" w:rsidR="00000000" w:rsidRPr="00000000">
        <w:rPr>
          <w:rtl w:val="0"/>
        </w:rPr>
      </w:r>
    </w:p>
    <w:p w:rsidR="00000000" w:rsidDel="00000000" w:rsidP="00000000" w:rsidRDefault="00000000" w:rsidRPr="00000000" w14:paraId="00001186">
      <w:pPr>
        <w:spacing w:after="0" w:lineRule="auto"/>
        <w:rPr/>
      </w:pPr>
      <w:r w:rsidDel="00000000" w:rsidR="00000000" w:rsidRPr="00000000">
        <w:rPr>
          <w:rtl w:val="0"/>
        </w:rPr>
        <w:t xml:space="preserve">Get nibble</w:t>
      </w:r>
      <w:r w:rsidDel="00000000" w:rsidR="00000000" w:rsidRPr="00000000">
        <w:rPr>
          <w:rtl w:val="0"/>
        </w:rPr>
      </w:r>
    </w:p>
    <w:p w:rsidR="00000000" w:rsidDel="00000000" w:rsidP="00000000" w:rsidRDefault="00000000" w:rsidRPr="00000000" w14:paraId="00001187">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Get a nibble from a value.</w:t>
      </w:r>
    </w:p>
    <w:p w:rsidR="00000000" w:rsidDel="00000000" w:rsidP="00000000" w:rsidRDefault="00000000" w:rsidRPr="00000000" w14:paraId="0000118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GETNIB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189">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GETNIB</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18A">
      <w:pPr>
        <w:spacing w:before="40" w:lineRule="auto"/>
        <w:rPr/>
      </w:pPr>
      <w:r w:rsidDel="00000000" w:rsidR="00000000" w:rsidRPr="00000000">
        <w:rPr>
          <w:b w:val="1"/>
          <w:rtl w:val="0"/>
        </w:rPr>
        <w:t xml:space="preserve">Result:</w:t>
      </w:r>
      <w:r w:rsidDel="00000000" w:rsidR="00000000" w:rsidRPr="00000000">
        <w:rPr>
          <w:rtl w:val="0"/>
        </w:rPr>
        <w:t xml:space="preserve"> N</w:t>
      </w:r>
      <w:r w:rsidDel="00000000" w:rsidR="00000000" w:rsidRPr="00000000">
        <w:rPr>
          <w:rtl w:val="0"/>
        </w:rPr>
        <w:t xml:space="preserve">ibble Num</w:t>
      </w:r>
      <w:r w:rsidDel="00000000" w:rsidR="00000000" w:rsidRPr="00000000">
        <w:rPr>
          <w:rtl w:val="0"/>
        </w:rPr>
        <w:t xml:space="preserve"> (0–7) of Src, or a nibble from a source described by prior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is written to Dest.</w:t>
      </w:r>
    </w:p>
    <w:p w:rsidR="00000000" w:rsidDel="00000000" w:rsidP="00000000" w:rsidRDefault="00000000" w:rsidRPr="00000000" w14:paraId="0000118B">
      <w:pPr>
        <w:numPr>
          <w:ilvl w:val="0"/>
          <w:numId w:val="1"/>
        </w:numPr>
        <w:spacing w:after="0" w:afterAutospacing="0"/>
        <w:ind w:left="720" w:hanging="360"/>
        <w:rPr/>
      </w:pPr>
      <w:r w:rsidDel="00000000" w:rsidR="00000000" w:rsidRPr="00000000">
        <w:rPr>
          <w:rtl w:val="0"/>
        </w:rPr>
        <w:t xml:space="preserve">Dest is the register in which to store the nibble.</w:t>
      </w:r>
    </w:p>
    <w:p w:rsidR="00000000" w:rsidDel="00000000" w:rsidP="00000000" w:rsidRDefault="00000000" w:rsidRPr="00000000" w14:paraId="0000118C">
      <w:pPr>
        <w:numPr>
          <w:ilvl w:val="0"/>
          <w:numId w:val="1"/>
        </w:numPr>
        <w:spacing w:after="0" w:afterAutospacing="0"/>
        <w:ind w:left="720" w:hanging="360"/>
        <w:rPr/>
      </w:pPr>
      <w:r w:rsidDel="00000000" w:rsidR="00000000" w:rsidRPr="00000000">
        <w:rPr>
          <w:rtl w:val="0"/>
        </w:rPr>
        <w:t xml:space="preserve">Src is a register, 9-bit literal, or 32-bit augmented literal whose value contains the target nibble to read.</w:t>
      </w:r>
    </w:p>
    <w:p w:rsidR="00000000" w:rsidDel="00000000" w:rsidP="00000000" w:rsidRDefault="00000000" w:rsidRPr="00000000" w14:paraId="0000118D">
      <w:pPr>
        <w:numPr>
          <w:ilvl w:val="0"/>
          <w:numId w:val="1"/>
        </w:numPr>
        <w:ind w:left="720" w:hanging="360"/>
        <w:rPr/>
      </w:pPr>
      <w:r w:rsidDel="00000000" w:rsidR="00000000" w:rsidRPr="00000000">
        <w:rPr>
          <w:rtl w:val="0"/>
        </w:rPr>
        <w:t xml:space="preserve">Num is a 3-bit literal identifying the nibble ID (0–7) of Src to read.</w:t>
      </w:r>
    </w:p>
    <w:tbl>
      <w:tblPr>
        <w:tblStyle w:val="Table8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8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8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9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100001N</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C">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D">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E">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9F">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5">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7">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A8">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1A9">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asw5rsrcqtpn">
        <w:r w:rsidDel="00000000" w:rsidR="00000000" w:rsidRPr="00000000">
          <w:rPr>
            <w:rFonts w:ascii="Roboto Mono Medium" w:cs="Roboto Mono Medium" w:eastAsia="Roboto Mono Medium" w:hAnsi="Roboto Mono Medium"/>
            <w:color w:val="1155cc"/>
            <w:u w:val="single"/>
            <w:rtl w:val="0"/>
          </w:rPr>
          <w:t xml:space="preserve">ALTG</w:t>
        </w:r>
      </w:hyperlink>
      <w:hyperlink w:anchor="_asw5rsrcqtpn">
        <w:r w:rsidDel="00000000" w:rsidR="00000000" w:rsidRPr="00000000">
          <w:rPr>
            <w:rFonts w:ascii="Roboto Mono Medium" w:cs="Roboto Mono Medium" w:eastAsia="Roboto Mono Medium" w:hAnsi="Roboto Mono Medium"/>
            <w:color w:val="1155cc"/>
            <w:u w:val="single"/>
            <w:rtl w:val="0"/>
          </w:rPr>
          <w:t xml:space="preserve">N</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and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r>
    </w:p>
    <w:p w:rsidR="00000000" w:rsidDel="00000000" w:rsidP="00000000" w:rsidRDefault="00000000" w:rsidRPr="00000000" w14:paraId="000011AA">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1AB">
      <w:pPr>
        <w:rPr/>
      </w:pPr>
      <w:r w:rsidDel="00000000" w:rsidR="00000000" w:rsidRPr="00000000">
        <w:rPr>
          <w:rFonts w:ascii="Roboto Mono Medium" w:cs="Roboto Mono Medium" w:eastAsia="Roboto Mono Medium" w:hAnsi="Roboto Mono Medium"/>
          <w:rtl w:val="0"/>
        </w:rPr>
        <w:t xml:space="preserve">GETNIB</w:t>
      </w:r>
      <w:r w:rsidDel="00000000" w:rsidR="00000000" w:rsidRPr="00000000">
        <w:rPr>
          <w:rtl w:val="0"/>
        </w:rPr>
        <w:t xml:space="preserve"> reads the </w:t>
      </w:r>
      <w:r w:rsidDel="00000000" w:rsidR="00000000" w:rsidRPr="00000000">
        <w:rPr>
          <w:rtl w:val="0"/>
        </w:rPr>
        <w:t xml:space="preserve">nibble identified by Num</w:t>
      </w:r>
      <w:r w:rsidDel="00000000" w:rsidR="00000000" w:rsidRPr="00000000">
        <w:rPr>
          <w:rtl w:val="0"/>
        </w:rPr>
        <w:t xml:space="preserve"> (0–7) from Src, or a nibble from the source described by a prior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instruction.</w:t>
      </w:r>
    </w:p>
    <w:p w:rsidR="00000000" w:rsidDel="00000000" w:rsidP="00000000" w:rsidRDefault="00000000" w:rsidRPr="00000000" w14:paraId="000011AC">
      <w:pPr>
        <w:rPr/>
      </w:pPr>
      <w:r w:rsidDel="00000000" w:rsidR="00000000" w:rsidRPr="00000000">
        <w:rPr>
          <w:rtl w:val="0"/>
        </w:rPr>
        <w:t xml:space="preserve">Num (0–7) </w:t>
      </w:r>
      <w:r w:rsidDel="00000000" w:rsidR="00000000" w:rsidRPr="00000000">
        <w:rPr>
          <w:rtl w:val="0"/>
        </w:rPr>
        <w:t xml:space="preserve">identifies a value's </w:t>
      </w:r>
      <w:r w:rsidDel="00000000" w:rsidR="00000000" w:rsidRPr="00000000">
        <w:rPr>
          <w:rtl w:val="0"/>
        </w:rPr>
        <w:t xml:space="preserve">individual </w:t>
      </w:r>
      <w:r w:rsidDel="00000000" w:rsidR="00000000" w:rsidRPr="00000000">
        <w:rPr>
          <w:rtl w:val="0"/>
        </w:rPr>
        <w:t xml:space="preserve">nibbles</w:t>
      </w:r>
      <w:r w:rsidDel="00000000" w:rsidR="00000000" w:rsidRPr="00000000">
        <w:rPr>
          <w:rtl w:val="0"/>
        </w:rPr>
        <w:t xml:space="preserve">, by position, in least-significant nibble order.</w:t>
      </w:r>
    </w:p>
    <w:p w:rsidR="00000000" w:rsidDel="00000000" w:rsidP="00000000" w:rsidRDefault="00000000" w:rsidRPr="00000000" w14:paraId="000011AD">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instruction; i.e. in a loop to iteratively read a series of nibble values within contiguous long registers.</w:t>
      </w:r>
    </w:p>
    <w:p w:rsidR="00000000" w:rsidDel="00000000" w:rsidP="00000000" w:rsidRDefault="00000000" w:rsidRPr="00000000" w14:paraId="000011AE">
      <w:pPr>
        <w:pStyle w:val="Heading2"/>
        <w:rPr>
          <w:i w:val="1"/>
          <w:highlight w:val="yellow"/>
        </w:rPr>
      </w:pPr>
      <w:bookmarkStart w:colFirst="0" w:colLast="0" w:name="_ppayepmbzjsl" w:id="232"/>
      <w:bookmarkEnd w:id="232"/>
      <w:r w:rsidDel="00000000" w:rsidR="00000000" w:rsidRPr="00000000">
        <w:rPr>
          <w:rtl w:val="0"/>
        </w:rPr>
        <w:t xml:space="preserve">GETWORD</w:t>
      </w:r>
      <w:r w:rsidDel="00000000" w:rsidR="00000000" w:rsidRPr="00000000">
        <w:rPr>
          <w:rtl w:val="0"/>
        </w:rPr>
      </w:r>
    </w:p>
    <w:p w:rsidR="00000000" w:rsidDel="00000000" w:rsidP="00000000" w:rsidRDefault="00000000" w:rsidRPr="00000000" w14:paraId="000011AF">
      <w:pPr>
        <w:spacing w:after="0" w:lineRule="auto"/>
        <w:rPr/>
      </w:pPr>
      <w:r w:rsidDel="00000000" w:rsidR="00000000" w:rsidRPr="00000000">
        <w:rPr>
          <w:rtl w:val="0"/>
        </w:rPr>
        <w:t xml:space="preserve">Get word</w:t>
      </w:r>
      <w:r w:rsidDel="00000000" w:rsidR="00000000" w:rsidRPr="00000000">
        <w:rPr>
          <w:rtl w:val="0"/>
        </w:rPr>
      </w:r>
    </w:p>
    <w:p w:rsidR="00000000" w:rsidDel="00000000" w:rsidP="00000000" w:rsidRDefault="00000000" w:rsidRPr="00000000" w14:paraId="000011B0">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Get a word from a value.</w:t>
      </w:r>
    </w:p>
    <w:p w:rsidR="00000000" w:rsidDel="00000000" w:rsidP="00000000" w:rsidRDefault="00000000" w:rsidRPr="00000000" w14:paraId="000011B1">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GETWORD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1B2">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GET</w:t>
      </w:r>
      <w:r w:rsidDel="00000000" w:rsidR="00000000" w:rsidRPr="00000000">
        <w:rPr>
          <w:rFonts w:ascii="Roboto Mono Medium" w:cs="Roboto Mono Medium" w:eastAsia="Roboto Mono Medium" w:hAnsi="Roboto Mono Medium"/>
          <w:rtl w:val="0"/>
        </w:rPr>
        <w:t xml:space="preserve">WORD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1B3">
      <w:pPr>
        <w:spacing w:before="40" w:lineRule="auto"/>
        <w:rPr/>
      </w:pPr>
      <w:r w:rsidDel="00000000" w:rsidR="00000000" w:rsidRPr="00000000">
        <w:rPr>
          <w:b w:val="1"/>
          <w:rtl w:val="0"/>
        </w:rPr>
        <w:t xml:space="preserve">Result:</w:t>
      </w:r>
      <w:r w:rsidDel="00000000" w:rsidR="00000000" w:rsidRPr="00000000">
        <w:rPr>
          <w:rtl w:val="0"/>
        </w:rPr>
        <w:t xml:space="preserve"> Word</w:t>
      </w:r>
      <w:r w:rsidDel="00000000" w:rsidR="00000000" w:rsidRPr="00000000">
        <w:rPr>
          <w:rtl w:val="0"/>
        </w:rPr>
        <w:t xml:space="preserve"> Num</w:t>
      </w:r>
      <w:r w:rsidDel="00000000" w:rsidR="00000000" w:rsidRPr="00000000">
        <w:rPr>
          <w:rtl w:val="0"/>
        </w:rPr>
        <w:t xml:space="preserve"> (0–1) of Src, or a word from a source described by prior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is written to Dest.</w:t>
      </w:r>
    </w:p>
    <w:p w:rsidR="00000000" w:rsidDel="00000000" w:rsidP="00000000" w:rsidRDefault="00000000" w:rsidRPr="00000000" w14:paraId="000011B4">
      <w:pPr>
        <w:numPr>
          <w:ilvl w:val="0"/>
          <w:numId w:val="1"/>
        </w:numPr>
        <w:spacing w:after="0" w:afterAutospacing="0"/>
        <w:ind w:left="720" w:hanging="360"/>
        <w:rPr/>
      </w:pPr>
      <w:r w:rsidDel="00000000" w:rsidR="00000000" w:rsidRPr="00000000">
        <w:rPr>
          <w:rtl w:val="0"/>
        </w:rPr>
        <w:t xml:space="preserve">Dest is the register in which to store the word.</w:t>
      </w:r>
    </w:p>
    <w:p w:rsidR="00000000" w:rsidDel="00000000" w:rsidP="00000000" w:rsidRDefault="00000000" w:rsidRPr="00000000" w14:paraId="000011B5">
      <w:pPr>
        <w:numPr>
          <w:ilvl w:val="0"/>
          <w:numId w:val="1"/>
        </w:numPr>
        <w:spacing w:after="0" w:afterAutospacing="0"/>
        <w:ind w:left="720" w:hanging="360"/>
        <w:rPr/>
      </w:pPr>
      <w:r w:rsidDel="00000000" w:rsidR="00000000" w:rsidRPr="00000000">
        <w:rPr>
          <w:rtl w:val="0"/>
        </w:rPr>
        <w:t xml:space="preserve">Src is a register, 9-bit literal, or 32-bit augmented literal whose value contains the target word to read.</w:t>
      </w:r>
    </w:p>
    <w:p w:rsidR="00000000" w:rsidDel="00000000" w:rsidP="00000000" w:rsidRDefault="00000000" w:rsidRPr="00000000" w14:paraId="000011B6">
      <w:pPr>
        <w:numPr>
          <w:ilvl w:val="0"/>
          <w:numId w:val="1"/>
        </w:numPr>
        <w:ind w:left="720" w:hanging="360"/>
        <w:rPr/>
      </w:pPr>
      <w:r w:rsidDel="00000000" w:rsidR="00000000" w:rsidRPr="00000000">
        <w:rPr>
          <w:rtl w:val="0"/>
        </w:rPr>
        <w:t xml:space="preserve">Num is a 1-bit literal identifying the word ID (0–1) of Src to read.</w:t>
      </w:r>
    </w:p>
    <w:tbl>
      <w:tblPr>
        <w:tblStyle w:val="Table8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B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5">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6">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7">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8">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E">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CF">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D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D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1D2">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hahk50n443um">
        <w:r w:rsidDel="00000000" w:rsidR="00000000" w:rsidRPr="00000000">
          <w:rPr>
            <w:rFonts w:ascii="Roboto Mono Medium" w:cs="Roboto Mono Medium" w:eastAsia="Roboto Mono Medium" w:hAnsi="Roboto Mono Medium"/>
            <w:color w:val="1155cc"/>
            <w:u w:val="single"/>
            <w:rtl w:val="0"/>
          </w:rPr>
          <w:t xml:space="preserve">ALTGW</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and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r>
    </w:p>
    <w:p w:rsidR="00000000" w:rsidDel="00000000" w:rsidP="00000000" w:rsidRDefault="00000000" w:rsidRPr="00000000" w14:paraId="000011D3">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1D4">
      <w:pPr>
        <w:rPr/>
      </w:pPr>
      <w:r w:rsidDel="00000000" w:rsidR="00000000" w:rsidRPr="00000000">
        <w:rPr>
          <w:rFonts w:ascii="Roboto Mono Medium" w:cs="Roboto Mono Medium" w:eastAsia="Roboto Mono Medium" w:hAnsi="Roboto Mono Medium"/>
          <w:rtl w:val="0"/>
        </w:rPr>
        <w:t xml:space="preserve">GET</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reads the word</w:t>
      </w:r>
      <w:r w:rsidDel="00000000" w:rsidR="00000000" w:rsidRPr="00000000">
        <w:rPr>
          <w:rtl w:val="0"/>
        </w:rPr>
        <w:t xml:space="preserve"> identified by Num</w:t>
      </w:r>
      <w:r w:rsidDel="00000000" w:rsidR="00000000" w:rsidRPr="00000000">
        <w:rPr>
          <w:rtl w:val="0"/>
        </w:rPr>
        <w:t xml:space="preserve"> (0–1) from Src, or a word from the source described by a prior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instruction.</w:t>
      </w:r>
    </w:p>
    <w:p w:rsidR="00000000" w:rsidDel="00000000" w:rsidP="00000000" w:rsidRDefault="00000000" w:rsidRPr="00000000" w14:paraId="000011D5">
      <w:pPr>
        <w:rPr/>
      </w:pPr>
      <w:r w:rsidDel="00000000" w:rsidR="00000000" w:rsidRPr="00000000">
        <w:rPr>
          <w:rtl w:val="0"/>
        </w:rPr>
        <w:t xml:space="preserve">Num (0–1) </w:t>
      </w:r>
      <w:r w:rsidDel="00000000" w:rsidR="00000000" w:rsidRPr="00000000">
        <w:rPr>
          <w:rtl w:val="0"/>
        </w:rPr>
        <w:t xml:space="preserve">identifies a value's words</w:t>
      </w:r>
      <w:r w:rsidDel="00000000" w:rsidR="00000000" w:rsidRPr="00000000">
        <w:rPr>
          <w:rtl w:val="0"/>
        </w:rPr>
        <w:t xml:space="preserve">, by position, in least-significant word order.</w:t>
      </w:r>
    </w:p>
    <w:p w:rsidR="00000000" w:rsidDel="00000000" w:rsidP="00000000" w:rsidRDefault="00000000" w:rsidRPr="00000000" w14:paraId="000011D6">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instruction; i.e. in a loop to iteratively read a series of word values within contiguous long registers.</w:t>
      </w:r>
      <w:r w:rsidDel="00000000" w:rsidR="00000000" w:rsidRPr="00000000">
        <w:rPr>
          <w:rtl w:val="0"/>
        </w:rPr>
      </w:r>
    </w:p>
    <w:p w:rsidR="00000000" w:rsidDel="00000000" w:rsidP="00000000" w:rsidRDefault="00000000" w:rsidRPr="00000000" w14:paraId="000011D7">
      <w:pPr>
        <w:pStyle w:val="Heading2"/>
        <w:pageBreakBefore w:val="0"/>
        <w:rPr>
          <w:highlight w:val="yellow"/>
        </w:rPr>
      </w:pPr>
      <w:bookmarkStart w:colFirst="0" w:colLast="0" w:name="_9k1omnbvvbdl" w:id="233"/>
      <w:bookmarkEnd w:id="233"/>
      <w:r w:rsidDel="00000000" w:rsidR="00000000" w:rsidRPr="00000000">
        <w:rPr>
          <w:rtl w:val="0"/>
        </w:rPr>
        <w:t xml:space="preserve">IF_x (Conditions)</w:t>
      </w:r>
      <w:r w:rsidDel="00000000" w:rsidR="00000000" w:rsidRPr="00000000">
        <w:rPr>
          <w:rtl w:val="0"/>
        </w:rPr>
      </w:r>
    </w:p>
    <w:p w:rsidR="00000000" w:rsidDel="00000000" w:rsidP="00000000" w:rsidRDefault="00000000" w:rsidRPr="00000000" w14:paraId="000011D8">
      <w:pPr>
        <w:pageBreakBefore w:val="0"/>
        <w:rPr/>
      </w:pPr>
      <w:r w:rsidDel="00000000" w:rsidR="00000000" w:rsidRPr="00000000">
        <w:rPr>
          <w:rtl w:val="0"/>
        </w:rPr>
        <w:t xml:space="preserve">See </w:t>
      </w:r>
      <w:hyperlink w:anchor="_ofohv8f4qicc">
        <w:r w:rsidDel="00000000" w:rsidR="00000000" w:rsidRPr="00000000">
          <w:rPr>
            <w:color w:val="1155cc"/>
            <w:u w:val="single"/>
            <w:rtl w:val="0"/>
          </w:rPr>
          <w:t xml:space="preserve">Conditions ( IF_x )</w:t>
        </w:r>
      </w:hyperlink>
      <w:r w:rsidDel="00000000" w:rsidR="00000000" w:rsidRPr="00000000">
        <w:rPr>
          <w:rtl w:val="0"/>
        </w:rPr>
        <w:t xml:space="preserve">.</w:t>
      </w:r>
    </w:p>
    <w:p w:rsidR="00000000" w:rsidDel="00000000" w:rsidP="00000000" w:rsidRDefault="00000000" w:rsidRPr="00000000" w14:paraId="000011D9">
      <w:pPr>
        <w:pStyle w:val="Heading2"/>
        <w:rPr>
          <w:i w:val="1"/>
          <w:highlight w:val="yellow"/>
        </w:rPr>
      </w:pPr>
      <w:bookmarkStart w:colFirst="0" w:colLast="0" w:name="_q67no8uizffw" w:id="234"/>
      <w:bookmarkEnd w:id="234"/>
      <w:r w:rsidDel="00000000" w:rsidR="00000000" w:rsidRPr="00000000">
        <w:rPr>
          <w:rtl w:val="0"/>
        </w:rPr>
        <w:t xml:space="preserve">IJZ / IJNZ</w:t>
      </w:r>
      <w:r w:rsidDel="00000000" w:rsidR="00000000" w:rsidRPr="00000000">
        <w:rPr>
          <w:rtl w:val="0"/>
        </w:rPr>
      </w:r>
    </w:p>
    <w:p w:rsidR="00000000" w:rsidDel="00000000" w:rsidP="00000000" w:rsidRDefault="00000000" w:rsidRPr="00000000" w14:paraId="000011DA">
      <w:pPr>
        <w:spacing w:after="0" w:lineRule="auto"/>
        <w:rPr/>
      </w:pPr>
      <w:r w:rsidDel="00000000" w:rsidR="00000000" w:rsidRPr="00000000">
        <w:rPr>
          <w:rtl w:val="0"/>
        </w:rPr>
        <w:t xml:space="preserve">Increment, jump if zero or not zero</w:t>
      </w:r>
    </w:p>
    <w:p w:rsidR="00000000" w:rsidDel="00000000" w:rsidP="00000000" w:rsidRDefault="00000000" w:rsidRPr="00000000" w14:paraId="000011DB">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Increment value and jump if zero or not zero.</w:t>
      </w:r>
    </w:p>
    <w:p w:rsidR="00000000" w:rsidDel="00000000" w:rsidP="00000000" w:rsidRDefault="00000000" w:rsidRPr="00000000" w14:paraId="000011DC">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IJZ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1DD">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IJNZ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1DE">
      <w:pPr>
        <w:spacing w:before="40" w:lineRule="auto"/>
        <w:rPr/>
      </w:pPr>
      <w:r w:rsidDel="00000000" w:rsidR="00000000" w:rsidRPr="00000000">
        <w:rPr>
          <w:b w:val="1"/>
          <w:rtl w:val="0"/>
        </w:rPr>
        <w:t xml:space="preserve">Result:</w:t>
      </w:r>
      <w:r w:rsidDel="00000000" w:rsidR="00000000" w:rsidRPr="00000000">
        <w:rPr>
          <w:rtl w:val="0"/>
        </w:rPr>
        <w:t xml:space="preserve"> Dest is incremented, and if the result is zero (or not zero in syntax 2), PC is set to a new relative (#Src) or absolute (Src) address.</w:t>
      </w:r>
    </w:p>
    <w:p w:rsidR="00000000" w:rsidDel="00000000" w:rsidP="00000000" w:rsidRDefault="00000000" w:rsidRPr="00000000" w14:paraId="000011DF">
      <w:pPr>
        <w:numPr>
          <w:ilvl w:val="0"/>
          <w:numId w:val="1"/>
        </w:numPr>
        <w:spacing w:after="0" w:afterAutospacing="0"/>
        <w:ind w:left="720" w:hanging="360"/>
      </w:pPr>
      <w:r w:rsidDel="00000000" w:rsidR="00000000" w:rsidRPr="00000000">
        <w:rPr>
          <w:rtl w:val="0"/>
        </w:rPr>
        <w:t xml:space="preserve">Dest is a register whose value is incremented and tested for zero or not zero.</w:t>
      </w:r>
    </w:p>
    <w:p w:rsidR="00000000" w:rsidDel="00000000" w:rsidP="00000000" w:rsidRDefault="00000000" w:rsidRPr="00000000" w14:paraId="000011E0">
      <w:pPr>
        <w:numPr>
          <w:ilvl w:val="0"/>
          <w:numId w:val="1"/>
        </w:numPr>
        <w:ind w:left="720" w:hanging="360"/>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8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1E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E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E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E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E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E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EF">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D and 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0">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1">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2">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8">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D and 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1F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1FC">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is always written; PC is written only when the result in Dest is zero (or not zero in syntax 2).</w:t>
      </w:r>
    </w:p>
    <w:p w:rsidR="00000000" w:rsidDel="00000000" w:rsidP="00000000" w:rsidRDefault="00000000" w:rsidRPr="00000000" w14:paraId="000011FD">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1FE">
      <w:pPr>
        <w:rPr/>
      </w:pPr>
      <w:r w:rsidDel="00000000" w:rsidR="00000000" w:rsidRPr="00000000">
        <w:rPr>
          <w:rFonts w:ascii="Roboto Mono Medium" w:cs="Roboto Mono Medium" w:eastAsia="Roboto Mono Medium" w:hAnsi="Roboto Mono Medium"/>
          <w:rtl w:val="0"/>
        </w:rPr>
        <w:t xml:space="preserve">IJZ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IJNZ</w:t>
      </w:r>
      <w:r w:rsidDel="00000000" w:rsidR="00000000" w:rsidRPr="00000000">
        <w:rPr>
          <w:rtl w:val="0"/>
        </w:rPr>
        <w:t xml:space="preserve"> increments the value in Dest, writes the result, and jumps to the address described by Src if the result is zero (syntax 1) or not zero (in syntax 2).</w:t>
      </w:r>
    </w:p>
    <w:p w:rsidR="00000000" w:rsidDel="00000000" w:rsidP="00000000" w:rsidRDefault="00000000" w:rsidRPr="00000000" w14:paraId="000011FF">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IJZ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IJNZ</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200">
      <w:pPr>
        <w:pStyle w:val="Heading2"/>
        <w:rPr>
          <w:i w:val="1"/>
          <w:highlight w:val="yellow"/>
        </w:rPr>
      </w:pPr>
      <w:bookmarkStart w:colFirst="0" w:colLast="0" w:name="_ln0kx81xiaak" w:id="235"/>
      <w:bookmarkEnd w:id="235"/>
      <w:r w:rsidDel="00000000" w:rsidR="00000000" w:rsidRPr="00000000">
        <w:rPr>
          <w:rtl w:val="0"/>
        </w:rPr>
        <w:t xml:space="preserve">INCMOD</w:t>
      </w:r>
      <w:r w:rsidDel="00000000" w:rsidR="00000000" w:rsidRPr="00000000">
        <w:rPr>
          <w:rtl w:val="0"/>
        </w:rPr>
      </w:r>
    </w:p>
    <w:p w:rsidR="00000000" w:rsidDel="00000000" w:rsidP="00000000" w:rsidRDefault="00000000" w:rsidRPr="00000000" w14:paraId="00001201">
      <w:pPr>
        <w:spacing w:after="0" w:lineRule="auto"/>
        <w:rPr/>
      </w:pPr>
      <w:r w:rsidDel="00000000" w:rsidR="00000000" w:rsidRPr="00000000">
        <w:rPr>
          <w:rtl w:val="0"/>
        </w:rPr>
        <w:t xml:space="preserve">Increment modulus</w:t>
      </w:r>
    </w:p>
    <w:p w:rsidR="00000000" w:rsidDel="00000000" w:rsidP="00000000" w:rsidRDefault="00000000" w:rsidRPr="00000000" w14:paraId="00001202">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Increment with modulus.</w:t>
      </w:r>
    </w:p>
    <w:p w:rsidR="00000000" w:rsidDel="00000000" w:rsidP="00000000" w:rsidRDefault="00000000" w:rsidRPr="00000000" w14:paraId="00001203">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INCMOD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204">
      <w:pPr>
        <w:spacing w:before="40" w:lineRule="auto"/>
        <w:rPr/>
      </w:pPr>
      <w:r w:rsidDel="00000000" w:rsidR="00000000" w:rsidRPr="00000000">
        <w:rPr>
          <w:b w:val="1"/>
          <w:rtl w:val="0"/>
        </w:rPr>
        <w:t xml:space="preserve">Result:</w:t>
      </w:r>
      <w:r w:rsidDel="00000000" w:rsidR="00000000" w:rsidRPr="00000000">
        <w:rPr>
          <w:rtl w:val="0"/>
        </w:rPr>
        <w:t xml:space="preserve"> If Dest was not equal to Src, it is incremented by 1; otherwise Dest is reset to 0.  Optionally, C and Z are updated to indicate reset and zero result status.</w:t>
      </w:r>
    </w:p>
    <w:p w:rsidR="00000000" w:rsidDel="00000000" w:rsidP="00000000" w:rsidRDefault="00000000" w:rsidRPr="00000000" w14:paraId="00001205">
      <w:pPr>
        <w:numPr>
          <w:ilvl w:val="0"/>
          <w:numId w:val="1"/>
        </w:numPr>
        <w:spacing w:after="0" w:afterAutospacing="0"/>
        <w:ind w:left="720" w:hanging="360"/>
        <w:rPr/>
      </w:pPr>
      <w:r w:rsidDel="00000000" w:rsidR="00000000" w:rsidRPr="00000000">
        <w:rPr>
          <w:rtl w:val="0"/>
        </w:rPr>
        <w:t xml:space="preserve">Dest is a register containing the value to increment up to Src with modulus, and is where the result is written.</w:t>
      </w:r>
    </w:p>
    <w:p w:rsidR="00000000" w:rsidDel="00000000" w:rsidP="00000000" w:rsidRDefault="00000000" w:rsidRPr="00000000" w14:paraId="00001206">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the modulus limit to apply to Dest's increment operation.</w:t>
      </w:r>
    </w:p>
    <w:p w:rsidR="00000000" w:rsidDel="00000000" w:rsidP="00000000" w:rsidRDefault="00000000" w:rsidRPr="00000000" w14:paraId="00001207">
      <w:pPr>
        <w:numPr>
          <w:ilvl w:val="0"/>
          <w:numId w:val="1"/>
        </w:numPr>
        <w:ind w:left="720" w:hanging="360"/>
        <w:rPr/>
        <w:sectPr>
          <w:type w:val="nextPage"/>
          <w:pgSz w:h="15840" w:w="12240" w:orient="portrait"/>
          <w:pgMar w:bottom="720" w:top="720" w:left="1080" w:right="1080" w:header="720" w:footer="720"/>
        </w:sect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p w:rsidR="00000000" w:rsidDel="00000000" w:rsidP="00000000" w:rsidRDefault="00000000" w:rsidRPr="00000000" w14:paraId="00001208">
      <w:pPr>
        <w:rPr/>
      </w:pPr>
      <w:r w:rsidDel="00000000" w:rsidR="00000000" w:rsidRPr="00000000">
        <w:rPr>
          <w:rtl w:val="0"/>
        </w:rPr>
      </w:r>
    </w:p>
    <w:tbl>
      <w:tblPr>
        <w:tblStyle w:val="Table9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0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1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1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7">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8">
            <w:pPr>
              <w:widowControl w:val="0"/>
              <w:spacing w:after="0" w:line="240" w:lineRule="auto"/>
              <w:jc w:val="center"/>
              <w:rPr>
                <w:sz w:val="18"/>
                <w:szCs w:val="18"/>
              </w:rPr>
            </w:pPr>
            <w:r w:rsidDel="00000000" w:rsidR="00000000" w:rsidRPr="00000000">
              <w:rPr>
                <w:sz w:val="18"/>
                <w:szCs w:val="18"/>
                <w:rtl w:val="0"/>
              </w:rPr>
              <w:t xml:space="preserve">Modulus triggered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9">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1A">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21B">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jzqxknhgv63">
        <w:r w:rsidDel="00000000" w:rsidR="00000000" w:rsidRPr="00000000">
          <w:rPr>
            <w:rFonts w:ascii="Roboto Mono Medium" w:cs="Roboto Mono Medium" w:eastAsia="Roboto Mono Medium" w:hAnsi="Roboto Mono Medium"/>
            <w:color w:val="1155cc"/>
            <w:u w:val="single"/>
            <w:rtl w:val="0"/>
          </w:rPr>
          <w:t xml:space="preserve">DECMOD</w:t>
        </w:r>
      </w:hyperlink>
      <w:r w:rsidDel="00000000" w:rsidR="00000000" w:rsidRPr="00000000">
        <w:rPr>
          <w:rtl w:val="0"/>
        </w:rPr>
      </w:r>
    </w:p>
    <w:p w:rsidR="00000000" w:rsidDel="00000000" w:rsidP="00000000" w:rsidRDefault="00000000" w:rsidRPr="00000000" w14:paraId="0000121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21D">
      <w:pPr>
        <w:rPr/>
      </w:pPr>
      <w:r w:rsidDel="00000000" w:rsidR="00000000" w:rsidRPr="00000000">
        <w:rPr>
          <w:rFonts w:ascii="Roboto Mono Medium" w:cs="Roboto Mono Medium" w:eastAsia="Roboto Mono Medium" w:hAnsi="Roboto Mono Medium"/>
          <w:rtl w:val="0"/>
        </w:rPr>
        <w:t xml:space="preserve">INCMOD</w:t>
      </w:r>
      <w:r w:rsidDel="00000000" w:rsidR="00000000" w:rsidRPr="00000000">
        <w:rPr>
          <w:rtl w:val="0"/>
        </w:rPr>
        <w:t xml:space="preserve"> compares Dest with Src— if not equal, it increments Dest; otherwise it sets Dest equal to 0.  If Dest begins in the range 0 to Src, iterations of INCMOD will increment Dest repetitively from 0 to Src.</w:t>
      </w:r>
    </w:p>
    <w:p w:rsidR="00000000" w:rsidDel="00000000" w:rsidP="00000000" w:rsidRDefault="00000000" w:rsidRPr="00000000" w14:paraId="0000121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Dest was equal to Src and subsequently reset to 0; or is cleared (0) if not reset.</w:t>
      </w:r>
    </w:p>
    <w:p w:rsidR="00000000" w:rsidDel="00000000" w:rsidP="00000000" w:rsidRDefault="00000000" w:rsidRPr="00000000" w14:paraId="0000121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INCMOD</w:t>
      </w:r>
      <w:r w:rsidDel="00000000" w:rsidR="00000000" w:rsidRPr="00000000">
        <w:rPr>
          <w:rtl w:val="0"/>
        </w:rPr>
        <w:t xml:space="preserve"> does not limit Dest within the specified range— if Dest begins as greater than Src, iterations of </w:t>
      </w:r>
      <w:r w:rsidDel="00000000" w:rsidR="00000000" w:rsidRPr="00000000">
        <w:rPr>
          <w:rFonts w:ascii="Roboto Mono Medium" w:cs="Roboto Mono Medium" w:eastAsia="Roboto Mono Medium" w:hAnsi="Roboto Mono Medium"/>
          <w:rtl w:val="0"/>
        </w:rPr>
        <w:t xml:space="preserve">INCMOD</w:t>
      </w:r>
      <w:r w:rsidDel="00000000" w:rsidR="00000000" w:rsidRPr="00000000">
        <w:rPr>
          <w:rtl w:val="0"/>
        </w:rPr>
        <w:t xml:space="preserve"> will continue to increment it through the 32-bit rollover point (back to 0) before it will effectively cycle from 0 to Src.</w:t>
      </w:r>
      <w:r w:rsidDel="00000000" w:rsidR="00000000" w:rsidRPr="00000000">
        <w:rPr>
          <w:rtl w:val="0"/>
        </w:rPr>
      </w:r>
    </w:p>
    <w:p w:rsidR="00000000" w:rsidDel="00000000" w:rsidP="00000000" w:rsidRDefault="00000000" w:rsidRPr="00000000" w14:paraId="00001221">
      <w:pPr>
        <w:pStyle w:val="Heading2"/>
        <w:rPr>
          <w:i w:val="1"/>
          <w:highlight w:val="yellow"/>
        </w:rPr>
      </w:pPr>
      <w:bookmarkStart w:colFirst="0" w:colLast="0" w:name="_yfon3snogp62" w:id="236"/>
      <w:bookmarkEnd w:id="236"/>
      <w:r w:rsidDel="00000000" w:rsidR="00000000" w:rsidRPr="00000000">
        <w:rPr>
          <w:rtl w:val="0"/>
        </w:rPr>
        <w:t xml:space="preserve">JATN</w:t>
      </w:r>
      <w:r w:rsidDel="00000000" w:rsidR="00000000" w:rsidRPr="00000000">
        <w:rPr>
          <w:rtl w:val="0"/>
        </w:rPr>
        <w:t xml:space="preserve"> / </w:t>
      </w:r>
      <w:r w:rsidDel="00000000" w:rsidR="00000000" w:rsidRPr="00000000">
        <w:rPr>
          <w:rtl w:val="0"/>
        </w:rPr>
        <w:t xml:space="preserve">JNATN</w:t>
      </w:r>
      <w:r w:rsidDel="00000000" w:rsidR="00000000" w:rsidRPr="00000000">
        <w:rPr>
          <w:rtl w:val="0"/>
        </w:rPr>
      </w:r>
    </w:p>
    <w:p w:rsidR="00000000" w:rsidDel="00000000" w:rsidP="00000000" w:rsidRDefault="00000000" w:rsidRPr="00000000" w14:paraId="00001222">
      <w:pPr>
        <w:spacing w:after="0" w:lineRule="auto"/>
        <w:rPr/>
      </w:pPr>
      <w:r w:rsidDel="00000000" w:rsidR="00000000" w:rsidRPr="00000000">
        <w:rPr>
          <w:rtl w:val="0"/>
        </w:rPr>
        <w:t xml:space="preserve">Jump if attention or not attention</w:t>
      </w:r>
      <w:r w:rsidDel="00000000" w:rsidR="00000000" w:rsidRPr="00000000">
        <w:rPr>
          <w:rtl w:val="0"/>
        </w:rPr>
      </w:r>
    </w:p>
    <w:p w:rsidR="00000000" w:rsidDel="00000000" w:rsidP="00000000" w:rsidRDefault="00000000" w:rsidRPr="00000000" w14:paraId="00001223">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w:t>
      </w:r>
      <w:r w:rsidDel="00000000" w:rsidR="00000000" w:rsidRPr="00000000">
        <w:rPr>
          <w:rtl w:val="0"/>
        </w:rPr>
        <w:t xml:space="preserve">if attention</w:t>
      </w:r>
      <w:r w:rsidDel="00000000" w:rsidR="00000000" w:rsidRPr="00000000">
        <w:rPr>
          <w:rtl w:val="0"/>
        </w:rPr>
        <w:t xml:space="preserve"> </w:t>
      </w:r>
      <w:r w:rsidDel="00000000" w:rsidR="00000000" w:rsidRPr="00000000">
        <w:rPr>
          <w:rtl w:val="0"/>
        </w:rPr>
        <w:t xml:space="preserve">flag is set</w:t>
      </w:r>
      <w:r w:rsidDel="00000000" w:rsidR="00000000" w:rsidRPr="00000000">
        <w:rPr>
          <w:rtl w:val="0"/>
        </w:rPr>
        <w:t xml:space="preserve"> or clear.</w:t>
      </w:r>
    </w:p>
    <w:p w:rsidR="00000000" w:rsidDel="00000000" w:rsidP="00000000" w:rsidRDefault="00000000" w:rsidRPr="00000000" w14:paraId="00001224">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JATN</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25">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JNATN</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26">
      <w:pPr>
        <w:spacing w:before="40" w:lineRule="auto"/>
        <w:rPr/>
      </w:pPr>
      <w:r w:rsidDel="00000000" w:rsidR="00000000" w:rsidRPr="00000000">
        <w:rPr>
          <w:b w:val="1"/>
          <w:rtl w:val="0"/>
        </w:rPr>
        <w:t xml:space="preserve">Result:</w:t>
      </w:r>
      <w:r w:rsidDel="00000000" w:rsidR="00000000" w:rsidRPr="00000000">
        <w:rPr>
          <w:rtl w:val="0"/>
        </w:rPr>
        <w:t xml:space="preserve"> If ATN event flag is set (or is clear in syntax 2), PC is set to a new relative (#Src) or absolute (Src) address.</w:t>
      </w:r>
    </w:p>
    <w:p w:rsidR="00000000" w:rsidDel="00000000" w:rsidP="00000000" w:rsidRDefault="00000000" w:rsidRPr="00000000" w14:paraId="00001227">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8">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9">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A">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B">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C">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D">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E">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2F">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30">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6">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7">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8">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9">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000011110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3F">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4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41">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42">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243">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ATN event flag is set (or is clear in syntax 2).</w:t>
      </w:r>
    </w:p>
    <w:p w:rsidR="00000000" w:rsidDel="00000000" w:rsidP="00000000" w:rsidRDefault="00000000" w:rsidRPr="00000000" w14:paraId="00001244">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245">
      <w:pPr>
        <w:rPr/>
      </w:pPr>
      <w:r w:rsidDel="00000000" w:rsidR="00000000" w:rsidRPr="00000000">
        <w:rPr>
          <w:rFonts w:ascii="Roboto Mono Medium" w:cs="Roboto Mono Medium" w:eastAsia="Roboto Mono Medium" w:hAnsi="Roboto Mono Medium"/>
          <w:rtl w:val="0"/>
        </w:rPr>
        <w:t xml:space="preserve">JATN</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JNATN</w:t>
      </w:r>
      <w:r w:rsidDel="00000000" w:rsidR="00000000" w:rsidRPr="00000000">
        <w:rPr>
          <w:rtl w:val="0"/>
        </w:rPr>
        <w:t xml:space="preserve"> checks the cog's attention signal and jumps to the address described by Src if attention is set (in syntax 1) or is clear (in syntax 2).  The </w:t>
      </w:r>
      <w:r w:rsidDel="00000000" w:rsidR="00000000" w:rsidRPr="00000000">
        <w:rPr>
          <w:rtl w:val="0"/>
        </w:rPr>
        <w:t xml:space="preserve">cog's</w:t>
      </w:r>
      <w:r w:rsidDel="00000000" w:rsidR="00000000" w:rsidRPr="00000000">
        <w:rPr>
          <w:rtl w:val="0"/>
        </w:rPr>
        <w:t xml:space="preserve"> attention signal, when set, indicates that one or more other cogs are requesting this cog's attention.  See the </w:t>
      </w:r>
      <w:hyperlink r:id="rId14">
        <w:r w:rsidDel="00000000" w:rsidR="00000000" w:rsidRPr="00000000">
          <w:rPr>
            <w:color w:val="1155cc"/>
            <w:u w:val="single"/>
            <w:rtl w:val="0"/>
          </w:rPr>
          <w:t xml:space="preserve">Hardware Manual's</w:t>
        </w:r>
      </w:hyperlink>
      <w:r w:rsidDel="00000000" w:rsidR="00000000" w:rsidRPr="00000000">
        <w:rPr>
          <w:rtl w:val="0"/>
        </w:rPr>
        <w:t xml:space="preserve"> Cog Attention section for more information.</w:t>
      </w:r>
    </w:p>
    <w:p w:rsidR="00000000" w:rsidDel="00000000" w:rsidP="00000000" w:rsidRDefault="00000000" w:rsidRPr="00000000" w14:paraId="00001246">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JATN</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JNATN</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247">
      <w:pPr>
        <w:pStyle w:val="Heading2"/>
        <w:rPr/>
        <w:sectPr>
          <w:type w:val="nextPage"/>
          <w:pgSz w:h="15840" w:w="12240" w:orient="portrait"/>
          <w:pgMar w:bottom="720" w:top="720" w:left="1080" w:right="1080" w:header="720" w:footer="720"/>
        </w:sectPr>
      </w:pPr>
      <w:bookmarkStart w:colFirst="0" w:colLast="0" w:name="_6f897k4gldkf" w:id="237"/>
      <w:bookmarkEnd w:id="237"/>
      <w:r w:rsidDel="00000000" w:rsidR="00000000" w:rsidRPr="00000000">
        <w:rPr>
          <w:rtl w:val="0"/>
        </w:rPr>
      </w:r>
    </w:p>
    <w:p w:rsidR="00000000" w:rsidDel="00000000" w:rsidP="00000000" w:rsidRDefault="00000000" w:rsidRPr="00000000" w14:paraId="00001248">
      <w:pPr>
        <w:pStyle w:val="Heading2"/>
        <w:rPr>
          <w:i w:val="1"/>
          <w:highlight w:val="yellow"/>
        </w:rPr>
      </w:pPr>
      <w:bookmarkStart w:colFirst="0" w:colLast="0" w:name="_fryvonwfped0" w:id="238"/>
      <w:bookmarkEnd w:id="238"/>
      <w:r w:rsidDel="00000000" w:rsidR="00000000" w:rsidRPr="00000000">
        <w:rPr>
          <w:rtl w:val="0"/>
        </w:rPr>
        <w:t xml:space="preserve">JCT1/2/3 / JNCT1/2/3</w:t>
      </w:r>
      <w:r w:rsidDel="00000000" w:rsidR="00000000" w:rsidRPr="00000000">
        <w:rPr>
          <w:rtl w:val="0"/>
        </w:rPr>
      </w:r>
    </w:p>
    <w:p w:rsidR="00000000" w:rsidDel="00000000" w:rsidP="00000000" w:rsidRDefault="00000000" w:rsidRPr="00000000" w14:paraId="00001249">
      <w:pPr>
        <w:spacing w:after="0" w:lineRule="auto"/>
        <w:rPr/>
      </w:pPr>
      <w:r w:rsidDel="00000000" w:rsidR="00000000" w:rsidRPr="00000000">
        <w:rPr>
          <w:rtl w:val="0"/>
        </w:rPr>
        <w:t xml:space="preserve">Jump if counter 1/2/3 or not counter 1/2/3</w:t>
      </w:r>
      <w:r w:rsidDel="00000000" w:rsidR="00000000" w:rsidRPr="00000000">
        <w:rPr>
          <w:rtl w:val="0"/>
        </w:rPr>
      </w:r>
    </w:p>
    <w:p w:rsidR="00000000" w:rsidDel="00000000" w:rsidP="00000000" w:rsidRDefault="00000000" w:rsidRPr="00000000" w14:paraId="0000124A">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w:t>
      </w:r>
      <w:r w:rsidDel="00000000" w:rsidR="00000000" w:rsidRPr="00000000">
        <w:rPr>
          <w:rtl w:val="0"/>
        </w:rPr>
        <w:t xml:space="preserve">if counter</w:t>
      </w:r>
      <w:r w:rsidDel="00000000" w:rsidR="00000000" w:rsidRPr="00000000">
        <w:rPr>
          <w:rtl w:val="0"/>
        </w:rPr>
        <w:t xml:space="preserve"> 1, 2, or 3 event flag is set or clear.</w:t>
      </w:r>
    </w:p>
    <w:p w:rsidR="00000000" w:rsidDel="00000000" w:rsidP="00000000" w:rsidRDefault="00000000" w:rsidRPr="00000000" w14:paraId="0000124B">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JCT1</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4C">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JCT2</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4D">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JCT3</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4E">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NCT1</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4F">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JNCT2</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50">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NCT3</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51">
      <w:pPr>
        <w:spacing w:before="40" w:lineRule="auto"/>
        <w:rPr/>
      </w:pPr>
      <w:r w:rsidDel="00000000" w:rsidR="00000000" w:rsidRPr="00000000">
        <w:rPr>
          <w:b w:val="1"/>
          <w:rtl w:val="0"/>
        </w:rPr>
        <w:t xml:space="preserve">Result:</w:t>
      </w:r>
      <w:r w:rsidDel="00000000" w:rsidR="00000000" w:rsidRPr="00000000">
        <w:rPr>
          <w:rtl w:val="0"/>
        </w:rPr>
        <w:t xml:space="preserve"> If counter 1, 2, or 3 event flag is set (or is clear in syntax 4–6), PC is set to a new relative (#Src) or absolute (Src) address.</w:t>
      </w:r>
    </w:p>
    <w:p w:rsidR="00000000" w:rsidDel="00000000" w:rsidP="00000000" w:rsidRDefault="00000000" w:rsidRPr="00000000" w14:paraId="00001252">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5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5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5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1">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2">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3">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4">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A">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C">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6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000000011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3">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4">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5">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6">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D">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E">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7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5">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6">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7">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E">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8F">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9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91">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292">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counter event flag is set (or is clear in syntax 4–6).</w:t>
      </w:r>
    </w:p>
    <w:p w:rsidR="00000000" w:rsidDel="00000000" w:rsidP="00000000" w:rsidRDefault="00000000" w:rsidRPr="00000000" w14:paraId="00001293">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294">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CT1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CT2</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CT3</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NCT1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JNCT2</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NCT3</w:t>
      </w:r>
      <w:r w:rsidDel="00000000" w:rsidR="00000000" w:rsidRPr="00000000">
        <w:rPr>
          <w:rtl w:val="0"/>
        </w:rPr>
        <w:t xml:space="preserve"> checks the cog's counter 1, 2, or 3 event flag and jumps to the address described by Src if the flag is set (in syntax 1–3) or is clear (in syntax 4–6).  The </w:t>
      </w:r>
      <w:r w:rsidDel="00000000" w:rsidR="00000000" w:rsidRPr="00000000">
        <w:rPr>
          <w:rtl w:val="0"/>
        </w:rPr>
        <w:t xml:space="preserve">cog's</w:t>
      </w:r>
      <w:r w:rsidDel="00000000" w:rsidR="00000000" w:rsidRPr="00000000">
        <w:rPr>
          <w:rtl w:val="0"/>
        </w:rPr>
        <w:t xml:space="preserve"> hidden registers, CT1, CT2, and CT3 are dedicated to System Counter timing and events— when a counter event flag is set, it means a specified time period has elapsed.  See the </w:t>
      </w:r>
      <w:hyperlink r:id="rId15">
        <w:r w:rsidDel="00000000" w:rsidR="00000000" w:rsidRPr="00000000">
          <w:rPr>
            <w:color w:val="1155cc"/>
            <w:u w:val="single"/>
            <w:rtl w:val="0"/>
          </w:rPr>
          <w:t xml:space="preserve">Hardware Manual's</w:t>
        </w:r>
      </w:hyperlink>
      <w:r w:rsidDel="00000000" w:rsidR="00000000" w:rsidRPr="00000000">
        <w:rPr>
          <w:rtl w:val="0"/>
        </w:rPr>
        <w:t xml:space="preserve"> System Counter section for more information.</w:t>
      </w:r>
    </w:p>
    <w:p w:rsidR="00000000" w:rsidDel="00000000" w:rsidP="00000000" w:rsidRDefault="00000000" w:rsidRPr="00000000" w14:paraId="00001295">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JCTx</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Related instructions are </w:t>
      </w:r>
      <w:hyperlink w:anchor="_u2xzjautl27l">
        <w:r w:rsidDel="00000000" w:rsidR="00000000" w:rsidRPr="00000000">
          <w:rPr>
            <w:rFonts w:ascii="Roboto Mono Medium" w:cs="Roboto Mono Medium" w:eastAsia="Roboto Mono Medium" w:hAnsi="Roboto Mono Medium"/>
            <w:color w:val="1155cc"/>
            <w:u w:val="single"/>
            <w:rtl w:val="0"/>
          </w:rPr>
          <w:t xml:space="preserve">ADDCTx</w:t>
        </w:r>
      </w:hyperlink>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POLLCTx</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WAITCTx</w:t>
      </w:r>
      <w:r w:rsidDel="00000000" w:rsidR="00000000" w:rsidRPr="00000000">
        <w:rPr>
          <w:rtl w:val="0"/>
        </w:rPr>
        <w:t xml:space="preserve">.</w:t>
      </w:r>
    </w:p>
    <w:p w:rsidR="00000000" w:rsidDel="00000000" w:rsidP="00000000" w:rsidRDefault="00000000" w:rsidRPr="00000000" w14:paraId="00001297">
      <w:pPr>
        <w:pStyle w:val="Heading2"/>
        <w:rPr>
          <w:i w:val="1"/>
          <w:highlight w:val="yellow"/>
        </w:rPr>
      </w:pPr>
      <w:bookmarkStart w:colFirst="0" w:colLast="0" w:name="_miks298accr1" w:id="239"/>
      <w:bookmarkEnd w:id="239"/>
      <w:r w:rsidDel="00000000" w:rsidR="00000000" w:rsidRPr="00000000">
        <w:rPr>
          <w:rtl w:val="0"/>
        </w:rPr>
        <w:t xml:space="preserve">JFBW / JNFBW</w:t>
      </w:r>
      <w:r w:rsidDel="00000000" w:rsidR="00000000" w:rsidRPr="00000000">
        <w:rPr>
          <w:rtl w:val="0"/>
        </w:rPr>
      </w:r>
    </w:p>
    <w:p w:rsidR="00000000" w:rsidDel="00000000" w:rsidP="00000000" w:rsidRDefault="00000000" w:rsidRPr="00000000" w14:paraId="00001298">
      <w:pPr>
        <w:spacing w:after="0" w:lineRule="auto"/>
        <w:rPr/>
      </w:pPr>
      <w:r w:rsidDel="00000000" w:rsidR="00000000" w:rsidRPr="00000000">
        <w:rPr>
          <w:rtl w:val="0"/>
        </w:rPr>
        <w:t xml:space="preserve">Jump if FIFO block wrap or not FIFO block wrap</w:t>
      </w:r>
      <w:r w:rsidDel="00000000" w:rsidR="00000000" w:rsidRPr="00000000">
        <w:rPr>
          <w:rtl w:val="0"/>
        </w:rPr>
      </w:r>
    </w:p>
    <w:p w:rsidR="00000000" w:rsidDel="00000000" w:rsidP="00000000" w:rsidRDefault="00000000" w:rsidRPr="00000000" w14:paraId="00001299">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w:t>
      </w:r>
      <w:r w:rsidDel="00000000" w:rsidR="00000000" w:rsidRPr="00000000">
        <w:rPr>
          <w:rtl w:val="0"/>
        </w:rPr>
        <w:t xml:space="preserve">if FIFO</w:t>
      </w:r>
      <w:r w:rsidDel="00000000" w:rsidR="00000000" w:rsidRPr="00000000">
        <w:rPr>
          <w:rtl w:val="0"/>
        </w:rPr>
        <w:t xml:space="preserve"> interface block wrap event flag is set or clear.</w:t>
      </w:r>
    </w:p>
    <w:p w:rsidR="00000000" w:rsidDel="00000000" w:rsidP="00000000" w:rsidRDefault="00000000" w:rsidRPr="00000000" w14:paraId="0000129A">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JFBW</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9B">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FBW</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9C">
      <w:pPr>
        <w:spacing w:before="40" w:lineRule="auto"/>
        <w:rPr/>
      </w:pPr>
      <w:r w:rsidDel="00000000" w:rsidR="00000000" w:rsidRPr="00000000">
        <w:rPr>
          <w:b w:val="1"/>
          <w:rtl w:val="0"/>
        </w:rPr>
        <w:t xml:space="preserve">Result:</w:t>
      </w:r>
      <w:r w:rsidDel="00000000" w:rsidR="00000000" w:rsidRPr="00000000">
        <w:rPr>
          <w:rtl w:val="0"/>
        </w:rPr>
        <w:t xml:space="preserve"> If FIFO interface block wrap event flag is set (or is clear in syntax 2), PC is set to a new relative (#Src) or absolute (Src) address.</w:t>
      </w:r>
    </w:p>
    <w:p w:rsidR="00000000" w:rsidDel="00000000" w:rsidP="00000000" w:rsidRDefault="00000000" w:rsidRPr="00000000" w14:paraId="0000129D">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9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9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A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D">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E">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A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5">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7">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B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2B9">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FIFO interface block wrap event flag is set (or is clear in syntax 2).</w:t>
      </w:r>
    </w:p>
    <w:p w:rsidR="00000000" w:rsidDel="00000000" w:rsidP="00000000" w:rsidRDefault="00000000" w:rsidRPr="00000000" w14:paraId="000012BA">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2BB">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 checks the cog's FIFO interface block wrap flag and jumps to the address described by Src if the flag is set (in syntax 1) or is clear (in syntax 2).  The </w:t>
      </w:r>
      <w:r w:rsidDel="00000000" w:rsidR="00000000" w:rsidRPr="00000000">
        <w:rPr>
          <w:rtl w:val="0"/>
        </w:rPr>
        <w:t xml:space="preserve">cog's</w:t>
      </w:r>
      <w:r w:rsidDel="00000000" w:rsidR="00000000" w:rsidRPr="00000000">
        <w:rPr>
          <w:rtl w:val="0"/>
        </w:rPr>
        <w:t xml:space="preserve"> Fast Sequential FIFO Interface is used to swiftly transfer data between Hub and Cog.  When the FIFO runs out of data (block count), it sets this flag before wrapping around to the start of the block again.</w:t>
      </w:r>
    </w:p>
    <w:p w:rsidR="00000000" w:rsidDel="00000000" w:rsidP="00000000" w:rsidRDefault="00000000" w:rsidRPr="00000000" w14:paraId="000012BC">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2BD">
      <w:pPr>
        <w:pStyle w:val="Heading2"/>
        <w:rPr>
          <w:i w:val="1"/>
          <w:highlight w:val="yellow"/>
        </w:rPr>
      </w:pPr>
      <w:bookmarkStart w:colFirst="0" w:colLast="0" w:name="_wzi7hl4t1ffr" w:id="240"/>
      <w:bookmarkEnd w:id="240"/>
      <w:r w:rsidDel="00000000" w:rsidR="00000000" w:rsidRPr="00000000">
        <w:rPr>
          <w:rtl w:val="0"/>
        </w:rPr>
        <w:t xml:space="preserve">JINT / </w:t>
      </w:r>
      <w:r w:rsidDel="00000000" w:rsidR="00000000" w:rsidRPr="00000000">
        <w:rPr>
          <w:rtl w:val="0"/>
        </w:rPr>
        <w:t xml:space="preserve">JNINT</w:t>
      </w:r>
      <w:r w:rsidDel="00000000" w:rsidR="00000000" w:rsidRPr="00000000">
        <w:rPr>
          <w:rtl w:val="0"/>
        </w:rPr>
      </w:r>
    </w:p>
    <w:p w:rsidR="00000000" w:rsidDel="00000000" w:rsidP="00000000" w:rsidRDefault="00000000" w:rsidRPr="00000000" w14:paraId="000012BE">
      <w:pPr>
        <w:spacing w:after="0" w:lineRule="auto"/>
        <w:rPr/>
      </w:pPr>
      <w:r w:rsidDel="00000000" w:rsidR="00000000" w:rsidRPr="00000000">
        <w:rPr>
          <w:rtl w:val="0"/>
        </w:rPr>
        <w:t xml:space="preserve">Jump if interrupt or not interrupt</w:t>
      </w:r>
      <w:r w:rsidDel="00000000" w:rsidR="00000000" w:rsidRPr="00000000">
        <w:rPr>
          <w:rtl w:val="0"/>
        </w:rPr>
      </w:r>
    </w:p>
    <w:p w:rsidR="00000000" w:rsidDel="00000000" w:rsidP="00000000" w:rsidRDefault="00000000" w:rsidRPr="00000000" w14:paraId="000012BF">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w:t>
      </w:r>
      <w:r w:rsidDel="00000000" w:rsidR="00000000" w:rsidRPr="00000000">
        <w:rPr>
          <w:rtl w:val="0"/>
        </w:rPr>
        <w:t xml:space="preserve">if interrupt-occurred</w:t>
      </w:r>
      <w:r w:rsidDel="00000000" w:rsidR="00000000" w:rsidRPr="00000000">
        <w:rPr>
          <w:rtl w:val="0"/>
        </w:rPr>
        <w:t xml:space="preserve"> event flag is set or clear.</w:t>
      </w:r>
    </w:p>
    <w:p w:rsidR="00000000" w:rsidDel="00000000" w:rsidP="00000000" w:rsidRDefault="00000000" w:rsidRPr="00000000" w14:paraId="000012C0">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JINT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C1">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INT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C2">
      <w:pPr>
        <w:spacing w:before="40" w:lineRule="auto"/>
        <w:rPr/>
      </w:pPr>
      <w:r w:rsidDel="00000000" w:rsidR="00000000" w:rsidRPr="00000000">
        <w:rPr>
          <w:b w:val="1"/>
          <w:rtl w:val="0"/>
        </w:rPr>
        <w:t xml:space="preserve">Result:</w:t>
      </w:r>
      <w:r w:rsidDel="00000000" w:rsidR="00000000" w:rsidRPr="00000000">
        <w:rPr>
          <w:rtl w:val="0"/>
        </w:rPr>
        <w:t xml:space="preserve"> If interrupt-occurred event flag is set (or is clear in syntax 2), PC is set to a new relative (#Src) or absolute (Src) address.</w:t>
      </w:r>
    </w:p>
    <w:p w:rsidR="00000000" w:rsidDel="00000000" w:rsidP="00000000" w:rsidRDefault="00000000" w:rsidRPr="00000000" w14:paraId="000012C3">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C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C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C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C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2">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3">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4">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5">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B">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DE">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2DF">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interrupt event flag is set (or is clear in syntax 2).</w:t>
      </w:r>
    </w:p>
    <w:p w:rsidR="00000000" w:rsidDel="00000000" w:rsidP="00000000" w:rsidRDefault="00000000" w:rsidRPr="00000000" w14:paraId="000012E0">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2E1">
      <w:pPr>
        <w:rPr/>
      </w:pPr>
      <w:r w:rsidDel="00000000" w:rsidR="00000000" w:rsidRPr="00000000">
        <w:rPr>
          <w:rFonts w:ascii="Roboto Mono Medium" w:cs="Roboto Mono Medium" w:eastAsia="Roboto Mono Medium" w:hAnsi="Roboto Mono Medium"/>
          <w:rtl w:val="0"/>
        </w:rPr>
        <w:t xml:space="preserve">JINT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JNINT</w:t>
      </w:r>
      <w:r w:rsidDel="00000000" w:rsidR="00000000" w:rsidRPr="00000000">
        <w:rPr>
          <w:rtl w:val="0"/>
        </w:rPr>
        <w:t xml:space="preserve"> checks the cog's interrupt-occurred flag and jumps to the address described by Src if the flag is set (in syntax 1) or is clear (in syntax 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12E2">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JINT</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JNINT</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2E3">
      <w:pPr>
        <w:pStyle w:val="Heading2"/>
        <w:rPr/>
        <w:sectPr>
          <w:type w:val="nextPage"/>
          <w:pgSz w:h="15840" w:w="12240" w:orient="portrait"/>
          <w:pgMar w:bottom="720" w:top="720" w:left="1080" w:right="1080" w:header="720" w:footer="720"/>
        </w:sectPr>
      </w:pPr>
      <w:bookmarkStart w:colFirst="0" w:colLast="0" w:name="_pnmnqy72ibwb" w:id="241"/>
      <w:bookmarkEnd w:id="241"/>
      <w:r w:rsidDel="00000000" w:rsidR="00000000" w:rsidRPr="00000000">
        <w:rPr>
          <w:rtl w:val="0"/>
        </w:rPr>
      </w:r>
    </w:p>
    <w:p w:rsidR="00000000" w:rsidDel="00000000" w:rsidP="00000000" w:rsidRDefault="00000000" w:rsidRPr="00000000" w14:paraId="000012E4">
      <w:pPr>
        <w:pStyle w:val="Heading2"/>
        <w:rPr>
          <w:i w:val="1"/>
        </w:rPr>
      </w:pPr>
      <w:bookmarkStart w:colFirst="0" w:colLast="0" w:name="_dpv2q3yh9cay" w:id="242"/>
      <w:bookmarkEnd w:id="242"/>
      <w:r w:rsidDel="00000000" w:rsidR="00000000" w:rsidRPr="00000000">
        <w:rPr>
          <w:rtl w:val="0"/>
        </w:rPr>
        <w:t xml:space="preserve">JPAT / JNPAT</w:t>
      </w:r>
      <w:r w:rsidDel="00000000" w:rsidR="00000000" w:rsidRPr="00000000">
        <w:rPr>
          <w:rtl w:val="0"/>
        </w:rPr>
      </w:r>
    </w:p>
    <w:p w:rsidR="00000000" w:rsidDel="00000000" w:rsidP="00000000" w:rsidRDefault="00000000" w:rsidRPr="00000000" w14:paraId="000012E5">
      <w:pPr>
        <w:spacing w:after="0" w:lineRule="auto"/>
        <w:rPr/>
      </w:pPr>
      <w:r w:rsidDel="00000000" w:rsidR="00000000" w:rsidRPr="00000000">
        <w:rPr>
          <w:rtl w:val="0"/>
        </w:rPr>
        <w:t xml:space="preserve">Jump if pattern or not pattern</w:t>
      </w:r>
      <w:r w:rsidDel="00000000" w:rsidR="00000000" w:rsidRPr="00000000">
        <w:rPr>
          <w:rtl w:val="0"/>
        </w:rPr>
      </w:r>
    </w:p>
    <w:p w:rsidR="00000000" w:rsidDel="00000000" w:rsidP="00000000" w:rsidRDefault="00000000" w:rsidRPr="00000000" w14:paraId="000012E6">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if pin pattern event flag set or clear.</w:t>
      </w:r>
    </w:p>
    <w:p w:rsidR="00000000" w:rsidDel="00000000" w:rsidP="00000000" w:rsidRDefault="00000000" w:rsidRPr="00000000" w14:paraId="000012E7">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JPAT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E8">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PAT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2E9">
      <w:pPr>
        <w:spacing w:before="40" w:lineRule="auto"/>
        <w:rPr/>
      </w:pPr>
      <w:r w:rsidDel="00000000" w:rsidR="00000000" w:rsidRPr="00000000">
        <w:rPr>
          <w:b w:val="1"/>
          <w:rtl w:val="0"/>
        </w:rPr>
        <w:t xml:space="preserve">Result:</w:t>
      </w:r>
      <w:r w:rsidDel="00000000" w:rsidR="00000000" w:rsidRPr="00000000">
        <w:rPr>
          <w:rtl w:val="0"/>
        </w:rPr>
        <w:t xml:space="preserve"> If pin pattern event flag is set (or is clear in syntax 2), PC is set to a new relative (#Src) or absolute (Src) address.</w:t>
      </w:r>
    </w:p>
    <w:p w:rsidR="00000000" w:rsidDel="00000000" w:rsidP="00000000" w:rsidRDefault="00000000" w:rsidRPr="00000000" w14:paraId="000012EA">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E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E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E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E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E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F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F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F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2F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9">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A">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B">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C">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2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0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0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02">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0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0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05">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306">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pin pattern event flag is set (or is clear in syntax 2).</w:t>
      </w:r>
    </w:p>
    <w:p w:rsidR="00000000" w:rsidDel="00000000" w:rsidP="00000000" w:rsidRDefault="00000000" w:rsidRPr="00000000" w14:paraId="00001307">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308">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checks the cog's pin-pattern-detected event flag and jumps to the address described by Src if the flag is set (in syntax 1) or is clear (in syntax 2).  </w:t>
      </w:r>
    </w:p>
    <w:p w:rsidR="00000000" w:rsidDel="00000000" w:rsidP="00000000" w:rsidRDefault="00000000" w:rsidRPr="00000000" w14:paraId="00001309">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30A">
      <w:pPr>
        <w:pStyle w:val="Heading2"/>
        <w:rPr>
          <w:i w:val="1"/>
        </w:rPr>
      </w:pPr>
      <w:bookmarkStart w:colFirst="0" w:colLast="0" w:name="_fik5o0ebifr2" w:id="243"/>
      <w:bookmarkEnd w:id="243"/>
      <w:r w:rsidDel="00000000" w:rsidR="00000000" w:rsidRPr="00000000">
        <w:rPr>
          <w:rtl w:val="0"/>
        </w:rPr>
        <w:t xml:space="preserve">JQMT / </w:t>
      </w:r>
      <w:r w:rsidDel="00000000" w:rsidR="00000000" w:rsidRPr="00000000">
        <w:rPr>
          <w:rtl w:val="0"/>
        </w:rPr>
        <w:t xml:space="preserve">JNQMT</w:t>
      </w:r>
      <w:r w:rsidDel="00000000" w:rsidR="00000000" w:rsidRPr="00000000">
        <w:rPr>
          <w:rtl w:val="0"/>
        </w:rPr>
      </w:r>
    </w:p>
    <w:p w:rsidR="00000000" w:rsidDel="00000000" w:rsidP="00000000" w:rsidRDefault="00000000" w:rsidRPr="00000000" w14:paraId="0000130B">
      <w:pPr>
        <w:spacing w:after="0" w:lineRule="auto"/>
        <w:rPr/>
      </w:pPr>
      <w:r w:rsidDel="00000000" w:rsidR="00000000" w:rsidRPr="00000000">
        <w:rPr>
          <w:rtl w:val="0"/>
        </w:rPr>
        <w:t xml:space="preserve">Jump if CORDIC empty or not CORDIC empty</w:t>
      </w:r>
      <w:r w:rsidDel="00000000" w:rsidR="00000000" w:rsidRPr="00000000">
        <w:rPr>
          <w:rtl w:val="0"/>
        </w:rPr>
      </w:r>
    </w:p>
    <w:p w:rsidR="00000000" w:rsidDel="00000000" w:rsidP="00000000" w:rsidRDefault="00000000" w:rsidRPr="00000000" w14:paraId="0000130C">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w:t>
      </w:r>
      <w:r w:rsidDel="00000000" w:rsidR="00000000" w:rsidRPr="00000000">
        <w:rPr>
          <w:rtl w:val="0"/>
        </w:rPr>
        <w:t xml:space="preserve">if CORDIC-read-but-empty</w:t>
      </w:r>
      <w:r w:rsidDel="00000000" w:rsidR="00000000" w:rsidRPr="00000000">
        <w:rPr>
          <w:rtl w:val="0"/>
        </w:rPr>
        <w:t xml:space="preserve"> event </w:t>
      </w:r>
      <w:r w:rsidDel="00000000" w:rsidR="00000000" w:rsidRPr="00000000">
        <w:rPr>
          <w:rtl w:val="0"/>
        </w:rPr>
        <w:t xml:space="preserve">flag set</w:t>
      </w:r>
      <w:r w:rsidDel="00000000" w:rsidR="00000000" w:rsidRPr="00000000">
        <w:rPr>
          <w:rtl w:val="0"/>
        </w:rPr>
        <w:t xml:space="preserve"> or clear.</w:t>
      </w:r>
    </w:p>
    <w:p w:rsidR="00000000" w:rsidDel="00000000" w:rsidP="00000000" w:rsidRDefault="00000000" w:rsidRPr="00000000" w14:paraId="0000130D">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JQMT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0E">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QMT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0F">
      <w:pPr>
        <w:spacing w:before="40" w:lineRule="auto"/>
        <w:rPr/>
      </w:pPr>
      <w:r w:rsidDel="00000000" w:rsidR="00000000" w:rsidRPr="00000000">
        <w:rPr>
          <w:b w:val="1"/>
          <w:rtl w:val="0"/>
        </w:rPr>
        <w:t xml:space="preserve">Result:</w:t>
      </w:r>
      <w:r w:rsidDel="00000000" w:rsidR="00000000" w:rsidRPr="00000000">
        <w:rPr>
          <w:rtl w:val="0"/>
        </w:rPr>
        <w:t xml:space="preserve"> If CORDIC-read-but-empty event flag is set (or is clear in syntax 2), PC is set to a new relative (#Src) or absolute (Src) address.</w:t>
      </w:r>
    </w:p>
    <w:p w:rsidR="00000000" w:rsidDel="00000000" w:rsidP="00000000" w:rsidRDefault="00000000" w:rsidRPr="00000000" w14:paraId="00001310">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1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1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1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1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1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000001111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1F">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0">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1">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2">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8">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2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32C">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CORDIC-read-but-empty event flag is set (or is clear in syntax 2).</w:t>
      </w:r>
    </w:p>
    <w:p w:rsidR="00000000" w:rsidDel="00000000" w:rsidP="00000000" w:rsidRDefault="00000000" w:rsidRPr="00000000" w14:paraId="0000132D">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32E">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QMT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QMT</w:t>
      </w:r>
      <w:r w:rsidDel="00000000" w:rsidR="00000000" w:rsidRPr="00000000">
        <w:rPr>
          <w:rtl w:val="0"/>
        </w:rPr>
        <w:t xml:space="preserve"> checks the cog's CORDIC results event flag and jumps to the address described by Src if the flag is set (in syntax 1) or is clear (in syntax 2).  </w:t>
      </w:r>
    </w:p>
    <w:p w:rsidR="00000000" w:rsidDel="00000000" w:rsidP="00000000" w:rsidRDefault="00000000" w:rsidRPr="00000000" w14:paraId="0000132F">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QMT</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QMT</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330">
      <w:pPr>
        <w:pStyle w:val="Heading2"/>
        <w:rPr>
          <w:i w:val="1"/>
          <w:highlight w:val="yellow"/>
        </w:rPr>
      </w:pPr>
      <w:bookmarkStart w:colFirst="0" w:colLast="0" w:name="_nv0zohzajupf" w:id="244"/>
      <w:bookmarkEnd w:id="244"/>
      <w:r w:rsidDel="00000000" w:rsidR="00000000" w:rsidRPr="00000000">
        <w:rPr>
          <w:rtl w:val="0"/>
        </w:rPr>
        <w:t xml:space="preserve">JSE1</w:t>
      </w:r>
      <w:r w:rsidDel="00000000" w:rsidR="00000000" w:rsidRPr="00000000">
        <w:rPr>
          <w:rtl w:val="0"/>
        </w:rPr>
        <w:t xml:space="preserve">/2/3/4 / </w:t>
      </w:r>
      <w:r w:rsidDel="00000000" w:rsidR="00000000" w:rsidRPr="00000000">
        <w:rPr>
          <w:rtl w:val="0"/>
        </w:rPr>
        <w:t xml:space="preserve">JNSE1</w:t>
      </w:r>
      <w:r w:rsidDel="00000000" w:rsidR="00000000" w:rsidRPr="00000000">
        <w:rPr>
          <w:rtl w:val="0"/>
        </w:rPr>
        <w:t xml:space="preserve">/2/3/4</w:t>
      </w:r>
      <w:r w:rsidDel="00000000" w:rsidR="00000000" w:rsidRPr="00000000">
        <w:rPr>
          <w:rtl w:val="0"/>
        </w:rPr>
      </w:r>
    </w:p>
    <w:p w:rsidR="00000000" w:rsidDel="00000000" w:rsidP="00000000" w:rsidRDefault="00000000" w:rsidRPr="00000000" w14:paraId="00001331">
      <w:pPr>
        <w:spacing w:after="0" w:lineRule="auto"/>
        <w:rPr/>
      </w:pPr>
      <w:r w:rsidDel="00000000" w:rsidR="00000000" w:rsidRPr="00000000">
        <w:rPr>
          <w:rtl w:val="0"/>
        </w:rPr>
        <w:t xml:space="preserve">Jump if selectable event 1/2/3/4 or not selectable event 1/2/3/4</w:t>
      </w:r>
      <w:r w:rsidDel="00000000" w:rsidR="00000000" w:rsidRPr="00000000">
        <w:rPr>
          <w:rtl w:val="0"/>
        </w:rPr>
      </w:r>
    </w:p>
    <w:p w:rsidR="00000000" w:rsidDel="00000000" w:rsidP="00000000" w:rsidRDefault="00000000" w:rsidRPr="00000000" w14:paraId="00001332">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w:t>
      </w:r>
      <w:r w:rsidDel="00000000" w:rsidR="00000000" w:rsidRPr="00000000">
        <w:rPr>
          <w:rtl w:val="0"/>
        </w:rPr>
        <w:t xml:space="preserve">if selectable</w:t>
      </w:r>
      <w:r w:rsidDel="00000000" w:rsidR="00000000" w:rsidRPr="00000000">
        <w:rPr>
          <w:rtl w:val="0"/>
        </w:rPr>
        <w:t xml:space="preserve"> event 1, 2, 3, or 4 flag is set or clear.</w:t>
      </w:r>
    </w:p>
    <w:p w:rsidR="00000000" w:rsidDel="00000000" w:rsidP="00000000" w:rsidRDefault="00000000" w:rsidRPr="00000000" w14:paraId="00001333">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JSE1</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4">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JSE2</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5">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JSE3</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6">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JSE4</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7">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NSE1</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8">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SE</w:t>
      </w:r>
      <w:r w:rsidDel="00000000" w:rsidR="00000000" w:rsidRPr="00000000">
        <w:rPr>
          <w:rFonts w:ascii="Roboto Mono Medium" w:cs="Roboto Mono Medium" w:eastAsia="Roboto Mono Medium" w:hAnsi="Roboto Mono Medium"/>
          <w:rtl w:val="0"/>
        </w:rPr>
        <w:t xml:space="preserve">2</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9">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NSE3</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A">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NSE4</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3B">
      <w:pPr>
        <w:spacing w:before="40" w:lineRule="auto"/>
        <w:rPr/>
      </w:pPr>
      <w:r w:rsidDel="00000000" w:rsidR="00000000" w:rsidRPr="00000000">
        <w:rPr>
          <w:b w:val="1"/>
          <w:rtl w:val="0"/>
        </w:rPr>
        <w:t xml:space="preserve">Result:</w:t>
      </w:r>
      <w:r w:rsidDel="00000000" w:rsidR="00000000" w:rsidRPr="00000000">
        <w:rPr>
          <w:rtl w:val="0"/>
        </w:rPr>
        <w:t xml:space="preserve"> If selectable event 1, 2, 3, or 4 flag is set (or is clear in syntax 5–8), PC is set to a new relative (#Src) or absolute (Src) address.</w:t>
      </w:r>
    </w:p>
    <w:p w:rsidR="00000000" w:rsidDel="00000000" w:rsidP="00000000" w:rsidRDefault="00000000" w:rsidRPr="00000000" w14:paraId="0000133C">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3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3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3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4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4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4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4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4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4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B">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D">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E">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4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4">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5">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6">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7">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D">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E">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5F">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0">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000000111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6">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7">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8">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9">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6F">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0">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1">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2">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8">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9">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A">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1">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2">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3">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4">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A">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8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38E">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selectable event 1, 2, 3, or 4 flag is set (or is clear in syntax 5–8).</w:t>
      </w:r>
    </w:p>
    <w:p w:rsidR="00000000" w:rsidDel="00000000" w:rsidP="00000000" w:rsidRDefault="00000000" w:rsidRPr="00000000" w14:paraId="0000138F">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390">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SE1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SE2</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SE3</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SE4</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JNSE1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SE</w:t>
      </w:r>
      <w:r w:rsidDel="00000000" w:rsidR="00000000" w:rsidRPr="00000000">
        <w:rPr>
          <w:rFonts w:ascii="Roboto Mono Medium" w:cs="Roboto Mono Medium" w:eastAsia="Roboto Mono Medium" w:hAnsi="Roboto Mono Medium"/>
          <w:rtl w:val="0"/>
        </w:rPr>
        <w:t xml:space="preserve">2</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NSE3</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NSE4</w:t>
      </w:r>
      <w:r w:rsidDel="00000000" w:rsidR="00000000" w:rsidRPr="00000000">
        <w:rPr>
          <w:rtl w:val="0"/>
        </w:rPr>
        <w:t xml:space="preserve"> checks the cog's selectable event 1, 2, 3, or 4 event flag and jumps to the address described by Src if the flag is set (in syntax 1–4) or is clear (in syntax 5–8).  </w:t>
      </w:r>
    </w:p>
    <w:p w:rsidR="00000000" w:rsidDel="00000000" w:rsidP="00000000" w:rsidRDefault="00000000" w:rsidRPr="00000000" w14:paraId="00001391">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JSEx</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SEx</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392">
      <w:pPr>
        <w:pStyle w:val="Heading2"/>
        <w:rPr/>
        <w:sectPr>
          <w:type w:val="nextPage"/>
          <w:pgSz w:h="15840" w:w="12240" w:orient="portrait"/>
          <w:pgMar w:bottom="720" w:top="720" w:left="1080" w:right="1080" w:header="720" w:footer="720"/>
        </w:sectPr>
      </w:pPr>
      <w:bookmarkStart w:colFirst="0" w:colLast="0" w:name="_76euyh5v8o1z" w:id="245"/>
      <w:bookmarkEnd w:id="245"/>
      <w:r w:rsidDel="00000000" w:rsidR="00000000" w:rsidRPr="00000000">
        <w:rPr>
          <w:rtl w:val="0"/>
        </w:rPr>
      </w:r>
    </w:p>
    <w:p w:rsidR="00000000" w:rsidDel="00000000" w:rsidP="00000000" w:rsidRDefault="00000000" w:rsidRPr="00000000" w14:paraId="00001393">
      <w:pPr>
        <w:pStyle w:val="Heading2"/>
        <w:rPr>
          <w:i w:val="1"/>
        </w:rPr>
      </w:pPr>
      <w:bookmarkStart w:colFirst="0" w:colLast="0" w:name="_k5iotkp9d869" w:id="246"/>
      <w:bookmarkEnd w:id="246"/>
      <w:r w:rsidDel="00000000" w:rsidR="00000000" w:rsidRPr="00000000">
        <w:rPr>
          <w:rtl w:val="0"/>
        </w:rPr>
        <w:t xml:space="preserve">JXFI / JNXFI</w:t>
      </w:r>
      <w:r w:rsidDel="00000000" w:rsidR="00000000" w:rsidRPr="00000000">
        <w:rPr>
          <w:rtl w:val="0"/>
        </w:rPr>
      </w:r>
    </w:p>
    <w:p w:rsidR="00000000" w:rsidDel="00000000" w:rsidP="00000000" w:rsidRDefault="00000000" w:rsidRPr="00000000" w14:paraId="00001394">
      <w:pPr>
        <w:spacing w:after="0" w:lineRule="auto"/>
        <w:rPr/>
      </w:pPr>
      <w:r w:rsidDel="00000000" w:rsidR="00000000" w:rsidRPr="00000000">
        <w:rPr>
          <w:rtl w:val="0"/>
        </w:rPr>
        <w:t xml:space="preserve">Jump if streamer finished or not streamer finished</w:t>
      </w:r>
      <w:r w:rsidDel="00000000" w:rsidR="00000000" w:rsidRPr="00000000">
        <w:rPr>
          <w:rtl w:val="0"/>
        </w:rPr>
      </w:r>
    </w:p>
    <w:p w:rsidR="00000000" w:rsidDel="00000000" w:rsidP="00000000" w:rsidRDefault="00000000" w:rsidRPr="00000000" w14:paraId="00001395">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if streamer </w:t>
      </w:r>
      <w:r w:rsidDel="00000000" w:rsidR="00000000" w:rsidRPr="00000000">
        <w:rPr>
          <w:rtl w:val="0"/>
        </w:rPr>
        <w:t xml:space="preserve">finished</w:t>
      </w:r>
      <w:r w:rsidDel="00000000" w:rsidR="00000000" w:rsidRPr="00000000">
        <w:rPr>
          <w:rtl w:val="0"/>
        </w:rPr>
        <w:t xml:space="preserve"> event flag set or clear.</w:t>
      </w:r>
    </w:p>
    <w:p w:rsidR="00000000" w:rsidDel="00000000" w:rsidP="00000000" w:rsidRDefault="00000000" w:rsidRPr="00000000" w14:paraId="00001396">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JXFI</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97">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XFI</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98">
      <w:pPr>
        <w:spacing w:before="40" w:lineRule="auto"/>
        <w:rPr/>
      </w:pPr>
      <w:r w:rsidDel="00000000" w:rsidR="00000000" w:rsidRPr="00000000">
        <w:rPr>
          <w:b w:val="1"/>
          <w:rtl w:val="0"/>
        </w:rPr>
        <w:t xml:space="preserve">Result:</w:t>
      </w:r>
      <w:r w:rsidDel="00000000" w:rsidR="00000000" w:rsidRPr="00000000">
        <w:rPr>
          <w:rtl w:val="0"/>
        </w:rPr>
        <w:t xml:space="preserve"> If streamer </w:t>
      </w:r>
      <w:r w:rsidDel="00000000" w:rsidR="00000000" w:rsidRPr="00000000">
        <w:rPr>
          <w:rtl w:val="0"/>
        </w:rPr>
        <w:t xml:space="preserve">finished</w:t>
      </w:r>
      <w:r w:rsidDel="00000000" w:rsidR="00000000" w:rsidRPr="00000000">
        <w:rPr>
          <w:rtl w:val="0"/>
        </w:rPr>
        <w:t xml:space="preserve"> event flag is set (or is clear in syntax 2), PC is set to a new relative (#Src) or absolute (Src) address.</w:t>
      </w:r>
    </w:p>
    <w:p w:rsidR="00000000" w:rsidDel="00000000" w:rsidP="00000000" w:rsidRDefault="00000000" w:rsidRPr="00000000" w14:paraId="00001399">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9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9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9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9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9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9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A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A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A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000001011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8">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9">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A">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A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B1">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B2">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B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B4">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3B5">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w:t>
      </w:r>
      <w:r w:rsidDel="00000000" w:rsidR="00000000" w:rsidRPr="00000000">
        <w:rPr>
          <w:sz w:val="18"/>
          <w:szCs w:val="18"/>
          <w:rtl w:val="0"/>
        </w:rPr>
        <w:t xml:space="preserve">streamer finished</w:t>
      </w:r>
      <w:r w:rsidDel="00000000" w:rsidR="00000000" w:rsidRPr="00000000">
        <w:rPr>
          <w:sz w:val="18"/>
          <w:szCs w:val="18"/>
          <w:rtl w:val="0"/>
        </w:rPr>
        <w:t xml:space="preserve"> event flag is set (or is clear in syntax 2).</w:t>
      </w:r>
    </w:p>
    <w:p w:rsidR="00000000" w:rsidDel="00000000" w:rsidP="00000000" w:rsidRDefault="00000000" w:rsidRPr="00000000" w14:paraId="000013B6">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3B7">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checks the cog's streamer finished event flag and jumps to the address described by Src if the flag is set (in syntax 1) or is clear (in syntax 2).  </w:t>
      </w:r>
    </w:p>
    <w:p w:rsidR="00000000" w:rsidDel="00000000" w:rsidP="00000000" w:rsidRDefault="00000000" w:rsidRPr="00000000" w14:paraId="000013B8">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3B9">
      <w:pPr>
        <w:pStyle w:val="Heading2"/>
        <w:rPr>
          <w:i w:val="1"/>
        </w:rPr>
      </w:pPr>
      <w:bookmarkStart w:colFirst="0" w:colLast="0" w:name="_izeyc7za5235" w:id="247"/>
      <w:bookmarkEnd w:id="247"/>
      <w:r w:rsidDel="00000000" w:rsidR="00000000" w:rsidRPr="00000000">
        <w:rPr>
          <w:rtl w:val="0"/>
        </w:rPr>
        <w:t xml:space="preserve">JXMT</w:t>
      </w:r>
      <w:r w:rsidDel="00000000" w:rsidR="00000000" w:rsidRPr="00000000">
        <w:rPr>
          <w:rtl w:val="0"/>
        </w:rPr>
        <w:t xml:space="preserve"> / </w:t>
      </w:r>
      <w:r w:rsidDel="00000000" w:rsidR="00000000" w:rsidRPr="00000000">
        <w:rPr>
          <w:rtl w:val="0"/>
        </w:rPr>
        <w:t xml:space="preserve">JNXMT</w:t>
      </w:r>
      <w:r w:rsidDel="00000000" w:rsidR="00000000" w:rsidRPr="00000000">
        <w:rPr>
          <w:rtl w:val="0"/>
        </w:rPr>
      </w:r>
    </w:p>
    <w:p w:rsidR="00000000" w:rsidDel="00000000" w:rsidP="00000000" w:rsidRDefault="00000000" w:rsidRPr="00000000" w14:paraId="000013BA">
      <w:pPr>
        <w:spacing w:after="0" w:lineRule="auto"/>
        <w:rPr/>
      </w:pPr>
      <w:r w:rsidDel="00000000" w:rsidR="00000000" w:rsidRPr="00000000">
        <w:rPr>
          <w:rtl w:val="0"/>
        </w:rPr>
        <w:t xml:space="preserve">Jump if streamer empty or not streamer empty</w:t>
      </w:r>
      <w:r w:rsidDel="00000000" w:rsidR="00000000" w:rsidRPr="00000000">
        <w:rPr>
          <w:rtl w:val="0"/>
        </w:rPr>
      </w:r>
    </w:p>
    <w:p w:rsidR="00000000" w:rsidDel="00000000" w:rsidP="00000000" w:rsidRDefault="00000000" w:rsidRPr="00000000" w14:paraId="000013BB">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if streamer empty event flag set or clear.</w:t>
      </w:r>
    </w:p>
    <w:p w:rsidR="00000000" w:rsidDel="00000000" w:rsidP="00000000" w:rsidRDefault="00000000" w:rsidRPr="00000000" w14:paraId="000013BC">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JXMT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BD">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XMT</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BE">
      <w:pPr>
        <w:spacing w:before="40" w:lineRule="auto"/>
        <w:rPr/>
      </w:pPr>
      <w:r w:rsidDel="00000000" w:rsidR="00000000" w:rsidRPr="00000000">
        <w:rPr>
          <w:b w:val="1"/>
          <w:rtl w:val="0"/>
        </w:rPr>
        <w:t xml:space="preserve">Result:</w:t>
      </w:r>
      <w:r w:rsidDel="00000000" w:rsidR="00000000" w:rsidRPr="00000000">
        <w:rPr>
          <w:rtl w:val="0"/>
        </w:rPr>
        <w:t xml:space="preserve"> If streamer empty event flag is set (or is clear in syntax 2), PC is set to a new relative (#Src) or absolute (Src) address.</w:t>
      </w:r>
    </w:p>
    <w:p w:rsidR="00000000" w:rsidDel="00000000" w:rsidP="00000000" w:rsidRDefault="00000000" w:rsidRPr="00000000" w14:paraId="000013BF">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9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C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E">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CF">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0">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1">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000011010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7">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8">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D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3DB">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streamer empty event flag is set (or is clear in syntax 2).</w:t>
      </w:r>
    </w:p>
    <w:p w:rsidR="00000000" w:rsidDel="00000000" w:rsidP="00000000" w:rsidRDefault="00000000" w:rsidRPr="00000000" w14:paraId="000013DC">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3DD">
      <w:pPr>
        <w:rPr/>
      </w:pP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checks the cog's streamer empty event flag and jumps to the address described by Src if the flag is set (in syntax 1) or is clear (in syntax 2).  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3DE">
      <w:pPr>
        <w:pStyle w:val="Heading2"/>
        <w:rPr>
          <w:i w:val="1"/>
        </w:rPr>
      </w:pPr>
      <w:bookmarkStart w:colFirst="0" w:colLast="0" w:name="_43ntogxc32ez" w:id="248"/>
      <w:bookmarkEnd w:id="248"/>
      <w:r w:rsidDel="00000000" w:rsidR="00000000" w:rsidRPr="00000000">
        <w:rPr>
          <w:rtl w:val="0"/>
        </w:rPr>
        <w:t xml:space="preserve">JXRL</w:t>
      </w:r>
      <w:r w:rsidDel="00000000" w:rsidR="00000000" w:rsidRPr="00000000">
        <w:rPr>
          <w:rtl w:val="0"/>
        </w:rPr>
        <w:t xml:space="preserve"> / </w:t>
      </w:r>
      <w:r w:rsidDel="00000000" w:rsidR="00000000" w:rsidRPr="00000000">
        <w:rPr>
          <w:rtl w:val="0"/>
        </w:rPr>
        <w:t xml:space="preserve">JNXRL</w:t>
      </w:r>
      <w:r w:rsidDel="00000000" w:rsidR="00000000" w:rsidRPr="00000000">
        <w:rPr>
          <w:rtl w:val="0"/>
        </w:rPr>
      </w:r>
    </w:p>
    <w:p w:rsidR="00000000" w:rsidDel="00000000" w:rsidP="00000000" w:rsidRDefault="00000000" w:rsidRPr="00000000" w14:paraId="000013DF">
      <w:pPr>
        <w:spacing w:after="0" w:lineRule="auto"/>
        <w:rPr/>
      </w:pPr>
      <w:r w:rsidDel="00000000" w:rsidR="00000000" w:rsidRPr="00000000">
        <w:rPr>
          <w:rtl w:val="0"/>
        </w:rPr>
        <w:t xml:space="preserve">Jump if streamer rollover LUT or not streamer rollover LUT</w:t>
      </w:r>
      <w:r w:rsidDel="00000000" w:rsidR="00000000" w:rsidRPr="00000000">
        <w:rPr>
          <w:rtl w:val="0"/>
        </w:rPr>
      </w:r>
    </w:p>
    <w:p w:rsidR="00000000" w:rsidDel="00000000" w:rsidP="00000000" w:rsidRDefault="00000000" w:rsidRPr="00000000" w14:paraId="000013E0">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if streamer LUT RAM rollover event flag set or clear.</w:t>
      </w:r>
    </w:p>
    <w:p w:rsidR="00000000" w:rsidDel="00000000" w:rsidP="00000000" w:rsidRDefault="00000000" w:rsidRPr="00000000" w14:paraId="000013E1">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JXRL</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E2">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XRL</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3E3">
      <w:pPr>
        <w:spacing w:before="40" w:lineRule="auto"/>
        <w:rPr/>
      </w:pPr>
      <w:r w:rsidDel="00000000" w:rsidR="00000000" w:rsidRPr="00000000">
        <w:rPr>
          <w:b w:val="1"/>
          <w:rtl w:val="0"/>
        </w:rPr>
        <w:t xml:space="preserve">Result:</w:t>
      </w:r>
      <w:r w:rsidDel="00000000" w:rsidR="00000000" w:rsidRPr="00000000">
        <w:rPr>
          <w:rtl w:val="0"/>
        </w:rPr>
        <w:t xml:space="preserve"> If streamer LUT RAM rollover event flag is set (or is clear in syntax 2), PC is set to a new relative (#Src) or absolute (Src) address.</w:t>
      </w:r>
    </w:p>
    <w:p w:rsidR="00000000" w:rsidDel="00000000" w:rsidP="00000000" w:rsidRDefault="00000000" w:rsidRPr="00000000" w14:paraId="000013E4">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10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3E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E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E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3">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4">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5">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6">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3F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400">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streamer LUT RAM rollover event flag is set (or is clear in syntax 2).</w:t>
      </w:r>
    </w:p>
    <w:p w:rsidR="00000000" w:rsidDel="00000000" w:rsidP="00000000" w:rsidRDefault="00000000" w:rsidRPr="00000000" w14:paraId="00001401">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402">
      <w:pPr>
        <w:rPr/>
      </w:pPr>
      <w:r w:rsidDel="00000000" w:rsidR="00000000" w:rsidRPr="00000000">
        <w:rPr>
          <w:rFonts w:ascii="Roboto Mono Medium" w:cs="Roboto Mono Medium" w:eastAsia="Roboto Mono Medium" w:hAnsi="Roboto Mono Medium"/>
          <w:rtl w:val="0"/>
        </w:rPr>
        <w:t xml:space="preserve">JXRL</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JNXRL</w:t>
      </w:r>
      <w:r w:rsidDel="00000000" w:rsidR="00000000" w:rsidRPr="00000000">
        <w:rPr>
          <w:rtl w:val="0"/>
        </w:rPr>
        <w:t xml:space="preserve"> checks the cog's streamer LUT RAM rollover event flag and jumps to the address described by Src if the flag is set (in syntax 1) or is clear (in syntax 2).  </w:t>
      </w:r>
    </w:p>
    <w:p w:rsidR="00000000" w:rsidDel="00000000" w:rsidP="00000000" w:rsidRDefault="00000000" w:rsidRPr="00000000" w14:paraId="00001403">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404">
      <w:pPr>
        <w:pStyle w:val="Heading2"/>
        <w:rPr>
          <w:i w:val="1"/>
        </w:rPr>
      </w:pPr>
      <w:bookmarkStart w:colFirst="0" w:colLast="0" w:name="_gut56vubumxk" w:id="249"/>
      <w:bookmarkEnd w:id="249"/>
      <w:r w:rsidDel="00000000" w:rsidR="00000000" w:rsidRPr="00000000">
        <w:rPr>
          <w:rtl w:val="0"/>
        </w:rPr>
        <w:t xml:space="preserve">JXRO</w:t>
      </w:r>
      <w:r w:rsidDel="00000000" w:rsidR="00000000" w:rsidRPr="00000000">
        <w:rPr>
          <w:rtl w:val="0"/>
        </w:rPr>
        <w:t xml:space="preserve"> / </w:t>
      </w:r>
      <w:r w:rsidDel="00000000" w:rsidR="00000000" w:rsidRPr="00000000">
        <w:rPr>
          <w:rtl w:val="0"/>
        </w:rPr>
        <w:t xml:space="preserve">JNXRO</w:t>
      </w:r>
      <w:r w:rsidDel="00000000" w:rsidR="00000000" w:rsidRPr="00000000">
        <w:rPr>
          <w:rtl w:val="0"/>
        </w:rPr>
      </w:r>
    </w:p>
    <w:p w:rsidR="00000000" w:rsidDel="00000000" w:rsidP="00000000" w:rsidRDefault="00000000" w:rsidRPr="00000000" w14:paraId="00001405">
      <w:pPr>
        <w:spacing w:after="0" w:lineRule="auto"/>
        <w:rPr/>
      </w:pPr>
      <w:r w:rsidDel="00000000" w:rsidR="00000000" w:rsidRPr="00000000">
        <w:rPr>
          <w:rtl w:val="0"/>
        </w:rPr>
        <w:t xml:space="preserve">Jump if streamer rollover NCO or not streamer rollover NCO</w:t>
      </w:r>
      <w:r w:rsidDel="00000000" w:rsidR="00000000" w:rsidRPr="00000000">
        <w:rPr>
          <w:rtl w:val="0"/>
        </w:rPr>
      </w:r>
    </w:p>
    <w:p w:rsidR="00000000" w:rsidDel="00000000" w:rsidP="00000000" w:rsidRDefault="00000000" w:rsidRPr="00000000" w14:paraId="00001406">
      <w:pPr>
        <w:rPr/>
      </w:pPr>
      <w:hyperlink w:anchor="kix.py0qijsca5b1">
        <w:r w:rsidDel="00000000" w:rsidR="00000000" w:rsidRPr="00000000">
          <w:rPr>
            <w:b w:val="1"/>
            <w:color w:val="1155cc"/>
            <w:u w:val="single"/>
            <w:rtl w:val="0"/>
          </w:rPr>
          <w:t xml:space="preserve">Event Branch Instruction</w:t>
        </w:r>
      </w:hyperlink>
      <w:r w:rsidDel="00000000" w:rsidR="00000000" w:rsidRPr="00000000">
        <w:rPr>
          <w:b w:val="1"/>
          <w:rtl w:val="0"/>
        </w:rPr>
        <w:t xml:space="preserve"> -</w:t>
      </w:r>
      <w:r w:rsidDel="00000000" w:rsidR="00000000" w:rsidRPr="00000000">
        <w:rPr>
          <w:rtl w:val="0"/>
        </w:rPr>
        <w:t xml:space="preserve"> Jump if streamer NCO rollover event flag set or clear.</w:t>
      </w:r>
    </w:p>
    <w:p w:rsidR="00000000" w:rsidDel="00000000" w:rsidP="00000000" w:rsidRDefault="00000000" w:rsidRPr="00000000" w14:paraId="00001407">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JXRO</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408">
      <w:pPr>
        <w:pBdr>
          <w:bottom w:color="b7b7b7" w:space="2" w:sz="8" w:val="single"/>
        </w:pBdr>
        <w:tabs>
          <w:tab w:val="left" w:leader="none" w:pos="720"/>
        </w:tabs>
        <w:spacing w:after="0" w:lineRule="auto"/>
        <w:rPr>
          <w:i w:val="1"/>
        </w:rPr>
      </w:pPr>
      <w:r w:rsidDel="00000000" w:rsidR="00000000" w:rsidRPr="00000000">
        <w:rPr>
          <w:rFonts w:ascii="Roboto Mono Medium" w:cs="Roboto Mono Medium" w:eastAsia="Roboto Mono Medium" w:hAnsi="Roboto Mono Medium"/>
          <w:rtl w:val="0"/>
        </w:rPr>
        <w:t xml:space="preserve">JNXRO</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409">
      <w:pPr>
        <w:spacing w:before="40" w:lineRule="auto"/>
        <w:rPr/>
      </w:pPr>
      <w:r w:rsidDel="00000000" w:rsidR="00000000" w:rsidRPr="00000000">
        <w:rPr>
          <w:b w:val="1"/>
          <w:rtl w:val="0"/>
        </w:rPr>
        <w:t xml:space="preserve">Result:</w:t>
      </w:r>
      <w:r w:rsidDel="00000000" w:rsidR="00000000" w:rsidRPr="00000000">
        <w:rPr>
          <w:rtl w:val="0"/>
        </w:rPr>
        <w:t xml:space="preserve"> If streamer NCO rollover event flag is set (or is clear in syntax 2), PC is set to a new relative (#Src) or absolute (Src) address.</w:t>
      </w:r>
    </w:p>
    <w:p w:rsidR="00000000" w:rsidDel="00000000" w:rsidP="00000000" w:rsidRDefault="00000000" w:rsidRPr="00000000" w14:paraId="0000140A">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10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0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0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0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0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0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1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1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1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1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9">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A">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B">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C">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2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22">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2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2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25">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426">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the streamer NCO rollover event flag is set (or is clear in syntax 2).</w:t>
      </w:r>
    </w:p>
    <w:p w:rsidR="00000000" w:rsidDel="00000000" w:rsidP="00000000" w:rsidRDefault="00000000" w:rsidRPr="00000000" w14:paraId="00001427">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428">
      <w:pPr>
        <w:rPr/>
      </w:pPr>
      <w:r w:rsidDel="00000000" w:rsidR="00000000" w:rsidRPr="00000000">
        <w:rPr>
          <w:rFonts w:ascii="Roboto Mono Medium" w:cs="Roboto Mono Medium" w:eastAsia="Roboto Mono Medium" w:hAnsi="Roboto Mono Medium"/>
          <w:rtl w:val="0"/>
        </w:rPr>
        <w:t xml:space="preserve">JXR</w:t>
      </w:r>
      <w:r w:rsidDel="00000000" w:rsidR="00000000" w:rsidRPr="00000000">
        <w:rPr>
          <w:rFonts w:ascii="Roboto Mono Medium" w:cs="Roboto Mono Medium" w:eastAsia="Roboto Mono Medium" w:hAnsi="Roboto Mono Medium"/>
          <w:rtl w:val="0"/>
        </w:rPr>
        <w:t xml:space="preserve">O</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JNXR</w:t>
      </w:r>
      <w:r w:rsidDel="00000000" w:rsidR="00000000" w:rsidRPr="00000000">
        <w:rPr>
          <w:rFonts w:ascii="Roboto Mono Medium" w:cs="Roboto Mono Medium" w:eastAsia="Roboto Mono Medium" w:hAnsi="Roboto Mono Medium"/>
          <w:rtl w:val="0"/>
        </w:rPr>
        <w:t xml:space="preserve">O</w:t>
      </w:r>
      <w:r w:rsidDel="00000000" w:rsidR="00000000" w:rsidRPr="00000000">
        <w:rPr>
          <w:rtl w:val="0"/>
        </w:rPr>
        <w:t xml:space="preserve"> checks the cog's streamer NCO rollover event flag and jumps to the address described by Src if the flag is set (in syntax 1) or is clear (in syntax 2).  </w:t>
      </w:r>
    </w:p>
    <w:p w:rsidR="00000000" w:rsidDel="00000000" w:rsidP="00000000" w:rsidRDefault="00000000" w:rsidRPr="00000000" w14:paraId="00001429">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w:t>
      </w:r>
      <w:r w:rsidDel="00000000" w:rsidR="00000000" w:rsidRPr="00000000">
        <w:rPr>
          <w:rtl w:val="0"/>
        </w:rPr>
        <w:t xml:space="preserve">instruction</w:t>
      </w:r>
      <w:r w:rsidDel="00000000" w:rsidR="00000000" w:rsidRPr="00000000">
        <w:rPr>
          <w:rtl w:val="0"/>
        </w:rPr>
        <w:t xml:space="preserve"> following the </w:t>
      </w:r>
      <w:r w:rsidDel="00000000" w:rsidR="00000000" w:rsidRPr="00000000">
        <w:rPr>
          <w:rFonts w:ascii="Roboto Mono Medium" w:cs="Roboto Mono Medium" w:eastAsia="Roboto Mono Medium" w:hAnsi="Roboto Mono Medium"/>
          <w:rtl w:val="0"/>
        </w:rPr>
        <w:t xml:space="preserve">JXRO</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JNXRO</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r w:rsidDel="00000000" w:rsidR="00000000" w:rsidRPr="00000000">
        <w:rPr>
          <w:rtl w:val="0"/>
        </w:rPr>
      </w:r>
    </w:p>
    <w:p w:rsidR="00000000" w:rsidDel="00000000" w:rsidP="00000000" w:rsidRDefault="00000000" w:rsidRPr="00000000" w14:paraId="0000142A">
      <w:pPr>
        <w:pStyle w:val="Heading2"/>
        <w:rPr/>
      </w:pPr>
      <w:bookmarkStart w:colFirst="0" w:colLast="0" w:name="_m3xduhu6qlur" w:id="250"/>
      <w:bookmarkEnd w:id="250"/>
      <w:r w:rsidDel="00000000" w:rsidR="00000000" w:rsidRPr="00000000">
        <w:rPr>
          <w:rtl w:val="0"/>
        </w:rPr>
        <w:t xml:space="preserve">MODC / MODZ / </w:t>
      </w:r>
      <w:r w:rsidDel="00000000" w:rsidR="00000000" w:rsidRPr="00000000">
        <w:rPr>
          <w:rtl w:val="0"/>
        </w:rPr>
        <w:t xml:space="preserve">MODCZ</w:t>
      </w:r>
      <w:r w:rsidDel="00000000" w:rsidR="00000000" w:rsidRPr="00000000">
        <w:rPr>
          <w:rtl w:val="0"/>
        </w:rPr>
      </w:r>
    </w:p>
    <w:p w:rsidR="00000000" w:rsidDel="00000000" w:rsidP="00000000" w:rsidRDefault="00000000" w:rsidRPr="00000000" w14:paraId="0000142B">
      <w:pPr>
        <w:spacing w:after="0" w:lineRule="auto"/>
        <w:rPr/>
      </w:pPr>
      <w:r w:rsidDel="00000000" w:rsidR="00000000" w:rsidRPr="00000000">
        <w:rPr>
          <w:rtl w:val="0"/>
        </w:rPr>
        <w:t xml:space="preserve">Modify C, Z, or C and Z</w:t>
      </w:r>
      <w:r w:rsidDel="00000000" w:rsidR="00000000" w:rsidRPr="00000000">
        <w:rPr>
          <w:rtl w:val="0"/>
        </w:rPr>
      </w:r>
    </w:p>
    <w:p w:rsidR="00000000" w:rsidDel="00000000" w:rsidP="00000000" w:rsidRDefault="00000000" w:rsidRPr="00000000" w14:paraId="0000142C">
      <w:pPr>
        <w:rPr/>
      </w:pPr>
      <w:hyperlink w:anchor="_hvsfxkjbocy8">
        <w:r w:rsidDel="00000000" w:rsidR="00000000" w:rsidRPr="00000000">
          <w:rPr>
            <w:b w:val="1"/>
            <w:color w:val="1155cc"/>
            <w:u w:val="single"/>
            <w:rtl w:val="0"/>
          </w:rPr>
          <w:t xml:space="preserve">Flag Modification Instruction</w:t>
        </w:r>
      </w:hyperlink>
      <w:r w:rsidDel="00000000" w:rsidR="00000000" w:rsidRPr="00000000">
        <w:rPr>
          <w:b w:val="1"/>
          <w:rtl w:val="0"/>
        </w:rPr>
        <w:t xml:space="preserve"> -</w:t>
      </w:r>
      <w:r w:rsidDel="00000000" w:rsidR="00000000" w:rsidRPr="00000000">
        <w:rPr>
          <w:rtl w:val="0"/>
        </w:rPr>
        <w:t xml:space="preserve"> Modify C and/or Z flag(s) according to modifier mode and current state(s).</w:t>
      </w:r>
    </w:p>
    <w:p w:rsidR="00000000" w:rsidDel="00000000" w:rsidP="00000000" w:rsidRDefault="00000000" w:rsidRPr="00000000" w14:paraId="0000142D">
      <w:pPr>
        <w:pBdr>
          <w:bottom w:color="b7b7b7" w:space="2" w:sz="8" w:val="single"/>
        </w:pBdr>
        <w:tabs>
          <w:tab w:val="left" w:leader="none" w:pos="2700"/>
          <w:tab w:val="left" w:leader="none" w:pos="720"/>
        </w:tabs>
        <w:spacing w:after="0" w:lineRule="auto"/>
        <w:rPr/>
      </w:pPr>
      <w:r w:rsidDel="00000000" w:rsidR="00000000" w:rsidRPr="00000000">
        <w:rPr>
          <w:rFonts w:ascii="Roboto Mono Medium" w:cs="Roboto Mono Medium" w:eastAsia="Roboto Mono Medium" w:hAnsi="Roboto Mono Medium"/>
          <w:rtl w:val="0"/>
        </w:rPr>
        <w:t xml:space="preserve">MODC</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CModifier</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42E">
      <w:pPr>
        <w:pBdr>
          <w:bottom w:color="b7b7b7" w:space="2" w:sz="8" w:val="single"/>
        </w:pBdr>
        <w:tabs>
          <w:tab w:val="left" w:leader="none" w:pos="2700"/>
          <w:tab w:val="left" w:leader="none" w:pos="720"/>
        </w:tabs>
        <w:spacing w:after="0" w:lineRule="auto"/>
        <w:rPr/>
      </w:pPr>
      <w:r w:rsidDel="00000000" w:rsidR="00000000" w:rsidRPr="00000000">
        <w:rPr>
          <w:rFonts w:ascii="Roboto Mono Medium" w:cs="Roboto Mono Medium" w:eastAsia="Roboto Mono Medium" w:hAnsi="Roboto Mono Medium"/>
          <w:rtl w:val="0"/>
        </w:rPr>
        <w:t xml:space="preserve">MODZ</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ZModifier</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42F">
      <w:pPr>
        <w:pBdr>
          <w:bottom w:color="b7b7b7" w:space="2" w:sz="8" w:val="single"/>
        </w:pBdr>
        <w:tabs>
          <w:tab w:val="left" w:leader="none" w:pos="2700"/>
          <w:tab w:val="left" w:leader="none" w:pos="720"/>
        </w:tabs>
        <w:spacing w:after="0" w:lineRule="auto"/>
        <w:rPr/>
      </w:pPr>
      <w:r w:rsidDel="00000000" w:rsidR="00000000" w:rsidRPr="00000000">
        <w:rPr>
          <w:rFonts w:ascii="Roboto Mono Medium" w:cs="Roboto Mono Medium" w:eastAsia="Roboto Mono Medium" w:hAnsi="Roboto Mono Medium"/>
          <w:rtl w:val="0"/>
        </w:rPr>
        <w:t xml:space="preserve">MODCZ</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CModifier</w:t>
      </w:r>
      <w:r w:rsidDel="00000000" w:rsidR="00000000" w:rsidRPr="00000000">
        <w:rPr>
          <w:rtl w:val="0"/>
        </w:rPr>
        <w:t xml:space="preserve">, </w:t>
      </w:r>
      <w:r w:rsidDel="00000000" w:rsidR="00000000" w:rsidRPr="00000000">
        <w:rPr>
          <w:i w:val="1"/>
          <w:rtl w:val="0"/>
        </w:rPr>
        <w:t xml:space="preserve">ZModifier</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430">
      <w:pPr>
        <w:spacing w:before="40" w:lineRule="auto"/>
        <w:rPr/>
      </w:pPr>
      <w:r w:rsidDel="00000000" w:rsidR="00000000" w:rsidRPr="00000000">
        <w:rPr>
          <w:b w:val="1"/>
          <w:rtl w:val="0"/>
        </w:rPr>
        <w:t xml:space="preserve">Result:</w:t>
      </w:r>
      <w:r w:rsidDel="00000000" w:rsidR="00000000" w:rsidRPr="00000000">
        <w:rPr>
          <w:rtl w:val="0"/>
        </w:rPr>
        <w:t xml:space="preserve"> The C and/or Z flag is set or cleared according to the given Modifier and the current state of the C and/or Z flags.</w:t>
      </w:r>
    </w:p>
    <w:p w:rsidR="00000000" w:rsidDel="00000000" w:rsidP="00000000" w:rsidRDefault="00000000" w:rsidRPr="00000000" w14:paraId="00001431">
      <w:pPr>
        <w:numPr>
          <w:ilvl w:val="0"/>
          <w:numId w:val="1"/>
        </w:numPr>
        <w:spacing w:after="0" w:afterAutospacing="0"/>
        <w:ind w:left="720" w:hanging="360"/>
        <w:rPr/>
      </w:pPr>
      <w:r w:rsidDel="00000000" w:rsidR="00000000" w:rsidRPr="00000000">
        <w:rPr>
          <w:rtl w:val="0"/>
        </w:rPr>
        <w:t xml:space="preserve">CModifer</w:t>
      </w:r>
      <w:r w:rsidDel="00000000" w:rsidR="00000000" w:rsidRPr="00000000">
        <w:rPr>
          <w:rtl w:val="0"/>
        </w:rPr>
        <w:t xml:space="preserve"> is a Modifier symbol for the designated mode to apply to the C flag.</w:t>
      </w:r>
    </w:p>
    <w:p w:rsidR="00000000" w:rsidDel="00000000" w:rsidP="00000000" w:rsidRDefault="00000000" w:rsidRPr="00000000" w14:paraId="00001432">
      <w:pPr>
        <w:numPr>
          <w:ilvl w:val="0"/>
          <w:numId w:val="1"/>
        </w:numPr>
        <w:spacing w:after="0" w:afterAutospacing="0"/>
        <w:ind w:left="720" w:hanging="360"/>
        <w:rPr/>
      </w:pPr>
      <w:r w:rsidDel="00000000" w:rsidR="00000000" w:rsidRPr="00000000">
        <w:rPr>
          <w:rtl w:val="0"/>
        </w:rPr>
        <w:t xml:space="preserve">ZModifer</w:t>
      </w:r>
      <w:r w:rsidDel="00000000" w:rsidR="00000000" w:rsidRPr="00000000">
        <w:rPr>
          <w:rtl w:val="0"/>
        </w:rPr>
        <w:t xml:space="preserve"> is a Modifier symbol for the designated mode to apply to the Z flag.</w:t>
      </w:r>
    </w:p>
    <w:p w:rsidR="00000000" w:rsidDel="00000000" w:rsidP="00000000" w:rsidRDefault="00000000" w:rsidRPr="00000000" w14:paraId="00001433">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0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3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3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3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3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0cccc0000</w:t>
            </w:r>
            <w:r w:rsidDel="00000000" w:rsidR="00000000" w:rsidRPr="00000000">
              <w:rPr>
                <w:rtl w:val="0"/>
              </w:rPr>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001101111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2">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3">
            <w:pPr>
              <w:widowControl w:val="0"/>
              <w:spacing w:after="0" w:line="240" w:lineRule="auto"/>
              <w:jc w:val="center"/>
              <w:rPr>
                <w:sz w:val="18"/>
                <w:szCs w:val="18"/>
              </w:rPr>
            </w:pPr>
            <w:r w:rsidDel="00000000" w:rsidR="00000000" w:rsidRPr="00000000">
              <w:rPr>
                <w:sz w:val="18"/>
                <w:szCs w:val="18"/>
                <w:rtl w:val="0"/>
              </w:rPr>
              <w:t xml:space="preserve">C=cccc[{C,Z}]</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4">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0Z1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00000zzzz</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001101111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D">
            <w:pPr>
              <w:widowControl w:val="0"/>
              <w:spacing w:after="0" w:line="240" w:lineRule="auto"/>
              <w:jc w:val="center"/>
              <w:rPr>
                <w:sz w:val="18"/>
                <w:szCs w:val="18"/>
              </w:rPr>
            </w:pPr>
            <w:r w:rsidDel="00000000" w:rsidR="00000000" w:rsidRPr="00000000">
              <w:rPr>
                <w:sz w:val="18"/>
                <w:szCs w:val="18"/>
                <w:rtl w:val="0"/>
              </w:rPr>
              <w:t xml:space="preserve">Z=zzzz[{C,Z}]</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4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0cccczzzz</w:t>
            </w:r>
            <w:r w:rsidDel="00000000" w:rsidR="00000000" w:rsidRPr="00000000">
              <w:rPr>
                <w:rFonts w:ascii="Roboto Mono" w:cs="Roboto Mono" w:eastAsia="Roboto Mono" w:hAnsi="Roboto Mono"/>
                <w:sz w:val="18"/>
                <w:szCs w:val="18"/>
                <w:rtl w:val="0"/>
              </w:rPr>
              <w:t xml:space="preserve"> </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5">
            <w:pPr>
              <w:widowControl w:val="0"/>
              <w:spacing w:after="0" w:line="240" w:lineRule="auto"/>
              <w:jc w:val="center"/>
              <w:rPr>
                <w:sz w:val="18"/>
                <w:szCs w:val="18"/>
              </w:rPr>
            </w:pPr>
            <w:r w:rsidDel="00000000" w:rsidR="00000000" w:rsidRPr="00000000">
              <w:rPr>
                <w:sz w:val="18"/>
                <w:szCs w:val="18"/>
                <w:rtl w:val="0"/>
              </w:rPr>
              <w:t xml:space="preserve">C=cccc[{C,Z}]</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6">
            <w:pPr>
              <w:widowControl w:val="0"/>
              <w:spacing w:after="0" w:line="240" w:lineRule="auto"/>
              <w:jc w:val="center"/>
              <w:rPr>
                <w:sz w:val="18"/>
                <w:szCs w:val="18"/>
              </w:rPr>
            </w:pPr>
            <w:r w:rsidDel="00000000" w:rsidR="00000000" w:rsidRPr="00000000">
              <w:rPr>
                <w:sz w:val="18"/>
                <w:szCs w:val="18"/>
                <w:rtl w:val="0"/>
              </w:rPr>
              <w:t xml:space="preserve">Z=zzzz[{C,Z}]</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5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45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459">
      <w:pPr>
        <w:rPr/>
      </w:pPr>
      <w:r w:rsidDel="00000000" w:rsidR="00000000" w:rsidRPr="00000000">
        <w:rPr>
          <w:rFonts w:ascii="Roboto Mono Medium" w:cs="Roboto Mono Medium" w:eastAsia="Roboto Mono Medium" w:hAnsi="Roboto Mono Medium"/>
          <w:rtl w:val="0"/>
        </w:rPr>
        <w:t xml:space="preserve">MODC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MODZ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MODCZ</w:t>
      </w:r>
      <w:r w:rsidDel="00000000" w:rsidR="00000000" w:rsidRPr="00000000">
        <w:rPr>
          <w:rtl w:val="0"/>
        </w:rPr>
        <w:t xml:space="preserve"> sets or clears the C and/or Z flag based on the mode described by the given Modifier symbol(s) and the current state of the C and/or Z flag.  T</w:t>
      </w:r>
      <w:r w:rsidDel="00000000" w:rsidR="00000000" w:rsidRPr="00000000">
        <w:rPr>
          <w:rtl w:val="0"/>
        </w:rPr>
        <w:t xml:space="preserve">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effects are required to affect the designated flag.</w:t>
      </w: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These flag modifier instructions allow code to preset flags to a desired state which may be required for entry into certain code routines, or to set a special state based on multiple events that are otherwise not possible to realize with a single instruction.  </w:t>
      </w:r>
    </w:p>
    <w:p w:rsidR="00000000" w:rsidDel="00000000" w:rsidP="00000000" w:rsidRDefault="00000000" w:rsidRPr="00000000" w14:paraId="0000145B">
      <w:pPr>
        <w:rPr/>
        <w:sectPr>
          <w:type w:val="nextPage"/>
          <w:pgSz w:h="15840" w:w="12240" w:orient="portrait"/>
          <w:pgMar w:bottom="720" w:top="720" w:left="1080" w:right="1080" w:header="720" w:footer="720"/>
        </w:sect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Z, or both C and Z flags are updated according to the given CModifier or ZModifier.  See the Modifier Symbols table for details.</w:t>
      </w:r>
    </w:p>
    <w:p w:rsidR="00000000" w:rsidDel="00000000" w:rsidP="00000000" w:rsidRDefault="00000000" w:rsidRPr="00000000" w14:paraId="0000145C">
      <w:pPr>
        <w:rPr/>
      </w:pPr>
      <w:r w:rsidDel="00000000" w:rsidR="00000000" w:rsidRPr="00000000">
        <w:rPr>
          <w:rtl w:val="0"/>
        </w:rPr>
      </w:r>
    </w:p>
    <w:tbl>
      <w:tblPr>
        <w:tblStyle w:val="Table103"/>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200"/>
        <w:gridCol w:w="7515"/>
        <w:tblGridChange w:id="0">
          <w:tblGrid>
            <w:gridCol w:w="1350"/>
            <w:gridCol w:w="1200"/>
            <w:gridCol w:w="7515"/>
          </w:tblGrid>
        </w:tblGridChange>
      </w:tblGrid>
      <w:tr>
        <w:trPr>
          <w:cantSplit w:val="0"/>
          <w:trHeight w:val="398.72" w:hRule="atLeast"/>
          <w:tblHeader w:val="0"/>
        </w:trPr>
        <w:tc>
          <w:tcPr>
            <w:gridSpan w:val="3"/>
            <w:shd w:fill="d9d9d9" w:val="clear"/>
            <w:tcMar>
              <w:top w:w="99.36" w:type="dxa"/>
              <w:left w:w="99.36" w:type="dxa"/>
              <w:bottom w:w="99.36" w:type="dxa"/>
              <w:right w:w="99.36" w:type="dxa"/>
            </w:tcMar>
            <w:vAlign w:val="top"/>
          </w:tcPr>
          <w:p w:rsidR="00000000" w:rsidDel="00000000" w:rsidP="00000000" w:rsidRDefault="00000000" w:rsidRPr="00000000" w14:paraId="0000145D">
            <w:pPr>
              <w:pStyle w:val="Heading6"/>
              <w:widowControl w:val="0"/>
              <w:spacing w:after="0" w:line="240" w:lineRule="auto"/>
              <w:jc w:val="center"/>
              <w:rPr/>
            </w:pPr>
            <w:bookmarkStart w:colFirst="0" w:colLast="0" w:name="_hirqlphn43pc" w:id="251"/>
            <w:bookmarkEnd w:id="251"/>
            <w:r w:rsidDel="00000000" w:rsidR="00000000" w:rsidRPr="00000000">
              <w:rPr>
                <w:rtl w:val="0"/>
              </w:rPr>
              <w:t xml:space="preserve">Modifier Symbols (for MODC / MODZ / </w:t>
            </w:r>
            <w:r w:rsidDel="00000000" w:rsidR="00000000" w:rsidRPr="00000000">
              <w:rPr>
                <w:rtl w:val="0"/>
              </w:rPr>
              <w:t xml:space="preserve">MODCZ</w:t>
            </w:r>
            <w:r w:rsidDel="00000000" w:rsidR="00000000" w:rsidRPr="00000000">
              <w:rPr>
                <w:rtl w:val="0"/>
              </w:rPr>
              <w:t xml:space="preserve">)</w:t>
            </w:r>
          </w:p>
        </w:tc>
      </w:tr>
      <w:tr>
        <w:trPr>
          <w:cantSplit w:val="0"/>
          <w:tblHeader w:val="0"/>
        </w:trPr>
        <w:tc>
          <w:tcPr>
            <w:shd w:fill="d9d9d9" w:val="clear"/>
            <w:tcMar>
              <w:top w:w="99.36" w:type="dxa"/>
              <w:left w:w="99.36" w:type="dxa"/>
              <w:bottom w:w="99.36" w:type="dxa"/>
              <w:right w:w="99.36" w:type="dxa"/>
            </w:tcMar>
            <w:vAlign w:val="top"/>
          </w:tcPr>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vertAlign w:val="superscript"/>
              </w:rPr>
            </w:pPr>
            <w:r w:rsidDel="00000000" w:rsidR="00000000" w:rsidRPr="00000000">
              <w:rPr>
                <w:rFonts w:ascii="Arial" w:cs="Arial" w:eastAsia="Arial" w:hAnsi="Arial"/>
                <w:b w:val="1"/>
                <w:rtl w:val="0"/>
              </w:rPr>
              <w:t xml:space="preserve">Modifier</w:t>
            </w:r>
            <w:r w:rsidDel="00000000" w:rsidR="00000000" w:rsidRPr="00000000">
              <w:rPr>
                <w:rFonts w:ascii="Arial" w:cs="Arial" w:eastAsia="Arial" w:hAnsi="Arial"/>
                <w:b w:val="1"/>
                <w:vertAlign w:val="superscript"/>
                <w:rtl w:val="0"/>
              </w:rPr>
              <w:t xml:space="preserve">1</w:t>
            </w:r>
          </w:p>
        </w:tc>
        <w:tc>
          <w:tcPr>
            <w:shd w:fill="d9d9d9" w:val="clear"/>
            <w:tcMar>
              <w:top w:w="99.36" w:type="dxa"/>
              <w:left w:w="99.36" w:type="dxa"/>
              <w:bottom w:w="99.36" w:type="dxa"/>
              <w:right w:w="99.36" w:type="dxa"/>
            </w:tcMar>
            <w:vAlign w:val="top"/>
          </w:tcPr>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vertAlign w:val="superscript"/>
              </w:rPr>
            </w:pPr>
            <w:r w:rsidDel="00000000" w:rsidR="00000000" w:rsidRPr="00000000">
              <w:rPr>
                <w:rFonts w:ascii="Arial" w:cs="Arial" w:eastAsia="Arial" w:hAnsi="Arial"/>
                <w:b w:val="1"/>
                <w:rtl w:val="0"/>
              </w:rPr>
              <w:t xml:space="preserve">Encoding</w:t>
            </w:r>
            <w:r w:rsidDel="00000000" w:rsidR="00000000" w:rsidRPr="00000000">
              <w:rPr>
                <w:rFonts w:ascii="Arial" w:cs="Arial" w:eastAsia="Arial" w:hAnsi="Arial"/>
                <w:b w:val="1"/>
                <w:vertAlign w:val="superscript"/>
                <w:rtl w:val="0"/>
              </w:rPr>
              <w:t xml:space="preserve">2</w:t>
            </w:r>
          </w:p>
        </w:tc>
        <w:tc>
          <w:tcPr>
            <w:shd w:fill="d9d9d9" w:val="clear"/>
            <w:tcMar>
              <w:top w:w="99.36" w:type="dxa"/>
              <w:left w:w="99.36" w:type="dxa"/>
              <w:bottom w:w="99.36" w:type="dxa"/>
              <w:right w:w="99.36" w:type="dxa"/>
            </w:tcMar>
            <w:vAlign w:val="top"/>
          </w:tcPr>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sz w:val="18"/>
                <w:szCs w:val="18"/>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sz w:val="18"/>
                <w:szCs w:val="18"/>
                <w:rtl w:val="0"/>
              </w:rPr>
              <w:t xml:space="preserve">_CLR</w:t>
            </w:r>
          </w:p>
        </w:tc>
        <w:tc>
          <w:tcPr>
            <w:shd w:fill="auto" w:val="clear"/>
            <w:tcMar>
              <w:top w:w="43.2" w:type="dxa"/>
              <w:left w:w="43.2" w:type="dxa"/>
              <w:bottom w:w="43.2" w:type="dxa"/>
              <w:right w:w="43.2" w:type="dxa"/>
            </w:tcMar>
            <w:vAlign w:val="top"/>
          </w:tcPr>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w:t>
            </w:r>
          </w:p>
        </w:tc>
        <w:tc>
          <w:tcPr>
            <w:shd w:fill="auto" w:val="clear"/>
            <w:tcMar>
              <w:top w:w="43.2" w:type="dxa"/>
              <w:left w:w="43.2" w:type="dxa"/>
              <w:bottom w:w="43.2" w:type="dxa"/>
              <w:right w:w="43.2" w:type="dxa"/>
            </w:tcMar>
            <w:vAlign w:val="top"/>
          </w:tcPr>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Clear C/Z (C == 0 and/or Z == 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sz w:val="18"/>
                <w:szCs w:val="18"/>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sz w:val="18"/>
                <w:szCs w:val="18"/>
                <w:rtl w:val="0"/>
              </w:rPr>
              <w:t xml:space="preserve">_E</w:t>
            </w:r>
          </w:p>
        </w:tc>
        <w:tc>
          <w:tcPr>
            <w:shd w:fill="auto" w:val="clear"/>
            <w:tcMar>
              <w:top w:w="43.2" w:type="dxa"/>
              <w:left w:w="43.2" w:type="dxa"/>
              <w:bottom w:w="43.2" w:type="dxa"/>
              <w:right w:w="43.2" w:type="dxa"/>
            </w:tcMar>
            <w:vAlign w:val="top"/>
          </w:tcPr>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comparison/subtraction was equal (C == Z and/or Z ==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sz w:val="18"/>
                <w:szCs w:val="18"/>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sz w:val="18"/>
                <w:szCs w:val="18"/>
                <w:rtl w:val="0"/>
              </w:rPr>
              <w:t xml:space="preserve">_NE</w:t>
            </w:r>
          </w:p>
        </w:tc>
        <w:tc>
          <w:tcPr>
            <w:shd w:fill="auto" w:val="clear"/>
            <w:tcMar>
              <w:top w:w="43.2" w:type="dxa"/>
              <w:left w:w="43.2" w:type="dxa"/>
              <w:bottom w:w="43.2" w:type="dxa"/>
              <w:right w:w="43.2" w:type="dxa"/>
            </w:tcMar>
            <w:vAlign w:val="top"/>
          </w:tcPr>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comparison/subtraction was not equal (C == !Z and/or Z ==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sz w:val="18"/>
                <w:szCs w:val="18"/>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_GT</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comparison/subtraction was greater than (C == !C AND !Z and/or Z == !C AND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_GE</w:t>
            </w:r>
          </w:p>
        </w:tc>
        <w:tc>
          <w:tcPr>
            <w:shd w:fill="auto" w:val="clear"/>
            <w:tcMar>
              <w:top w:w="43.2" w:type="dxa"/>
              <w:left w:w="43.2" w:type="dxa"/>
              <w:bottom w:w="43.2" w:type="dxa"/>
              <w:right w:w="43.2" w:type="dxa"/>
            </w:tcMar>
            <w:vAlign w:val="top"/>
          </w:tcPr>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comparison/subtraction was greater than or equal (C == !C and/or Z ==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_LT</w:t>
            </w:r>
          </w:p>
        </w:tc>
        <w:tc>
          <w:tcPr>
            <w:shd w:fill="auto" w:val="clear"/>
            <w:tcMar>
              <w:top w:w="43.2" w:type="dxa"/>
              <w:left w:w="43.2" w:type="dxa"/>
              <w:bottom w:w="43.2" w:type="dxa"/>
              <w:right w:w="43.2" w:type="dxa"/>
            </w:tcMar>
            <w:vAlign w:val="top"/>
          </w:tcPr>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1100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comparison/subtraction was less than (C == C and/or Z ==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_LE</w:t>
            </w:r>
          </w:p>
        </w:tc>
        <w:tc>
          <w:tcPr>
            <w:shd w:fill="auto" w:val="clear"/>
            <w:tcMar>
              <w:top w:w="43.2" w:type="dxa"/>
              <w:left w:w="43.2" w:type="dxa"/>
              <w:bottom w:w="43.2" w:type="dxa"/>
              <w:right w:w="43.2" w:type="dxa"/>
            </w:tcMar>
            <w:vAlign w:val="top"/>
          </w:tcPr>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comparison/subtraction was less than or equal (C == C OR Z and/or Z == C OR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w:t>
            </w:r>
          </w:p>
        </w:tc>
        <w:tc>
          <w:tcPr>
            <w:shd w:fill="auto" w:val="clear"/>
            <w:tcMar>
              <w:top w:w="43.2" w:type="dxa"/>
              <w:left w:w="43.2" w:type="dxa"/>
              <w:bottom w:w="43.2" w:type="dxa"/>
              <w:right w:w="43.2" w:type="dxa"/>
            </w:tcMar>
            <w:vAlign w:val="top"/>
          </w:tcPr>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1100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C (C == C and/or Z ==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_NC</w:t>
            </w:r>
          </w:p>
        </w:tc>
        <w:tc>
          <w:tcPr>
            <w:shd w:fill="auto" w:val="clear"/>
            <w:tcMar>
              <w:top w:w="43.2" w:type="dxa"/>
              <w:left w:w="43.2" w:type="dxa"/>
              <w:bottom w:w="43.2" w:type="dxa"/>
              <w:right w:w="43.2" w:type="dxa"/>
            </w:tcMar>
            <w:vAlign w:val="top"/>
          </w:tcPr>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w:t>
            </w:r>
            <w:r w:rsidDel="00000000" w:rsidR="00000000" w:rsidRPr="00000000">
              <w:rPr>
                <w:rFonts w:ascii="Arial" w:cs="Arial" w:eastAsia="Arial" w:hAnsi="Arial"/>
                <w:sz w:val="18"/>
                <w:szCs w:val="18"/>
                <w:rtl w:val="0"/>
              </w:rPr>
              <w:t xml:space="preserve">to inverse</w:t>
            </w:r>
            <w:r w:rsidDel="00000000" w:rsidR="00000000" w:rsidRPr="00000000">
              <w:rPr>
                <w:rFonts w:ascii="Arial" w:cs="Arial" w:eastAsia="Arial" w:hAnsi="Arial"/>
                <w:sz w:val="18"/>
                <w:szCs w:val="18"/>
                <w:rtl w:val="0"/>
              </w:rPr>
              <w:t xml:space="preserve"> of C (C == !C and/or Z ==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w:t>
            </w:r>
          </w:p>
        </w:tc>
        <w:tc>
          <w:tcPr>
            <w:shd w:fill="auto" w:val="clear"/>
            <w:tcMar>
              <w:top w:w="43.2" w:type="dxa"/>
              <w:left w:w="43.2" w:type="dxa"/>
              <w:bottom w:w="43.2" w:type="dxa"/>
              <w:right w:w="43.2" w:type="dxa"/>
            </w:tcMar>
            <w:vAlign w:val="top"/>
          </w:tcPr>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Z (C == Z and/or Z ==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_NZ</w:t>
            </w:r>
          </w:p>
        </w:tc>
        <w:tc>
          <w:tcPr>
            <w:shd w:fill="auto" w:val="clear"/>
            <w:tcMar>
              <w:top w:w="43.2" w:type="dxa"/>
              <w:left w:w="43.2" w:type="dxa"/>
              <w:bottom w:w="43.2" w:type="dxa"/>
              <w:right w:w="43.2" w:type="dxa"/>
            </w:tcMar>
            <w:vAlign w:val="top"/>
          </w:tcPr>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w:t>
            </w:r>
            <w:r w:rsidDel="00000000" w:rsidR="00000000" w:rsidRPr="00000000">
              <w:rPr>
                <w:rFonts w:ascii="Arial" w:cs="Arial" w:eastAsia="Arial" w:hAnsi="Arial"/>
                <w:sz w:val="18"/>
                <w:szCs w:val="18"/>
                <w:rtl w:val="0"/>
              </w:rPr>
              <w:t xml:space="preserve">to inverse</w:t>
            </w:r>
            <w:r w:rsidDel="00000000" w:rsidR="00000000" w:rsidRPr="00000000">
              <w:rPr>
                <w:rFonts w:ascii="Arial" w:cs="Arial" w:eastAsia="Arial" w:hAnsi="Arial"/>
                <w:sz w:val="18"/>
                <w:szCs w:val="18"/>
                <w:rtl w:val="0"/>
              </w:rPr>
              <w:t xml:space="preserve"> of Z (C == !Z and/or Z ==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_C_EQ_Z</w:t>
            </w:r>
          </w:p>
        </w:tc>
        <w:tc>
          <w:tcPr>
            <w:shd w:fill="auto" w:val="clear"/>
            <w:tcMar>
              <w:top w:w="43.2" w:type="dxa"/>
              <w:left w:w="43.2" w:type="dxa"/>
              <w:bottom w:w="43.2" w:type="dxa"/>
              <w:right w:w="43.2" w:type="dxa"/>
            </w:tcMar>
            <w:vAlign w:val="top"/>
          </w:tcPr>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w:t>
            </w:r>
            <w:r w:rsidDel="00000000" w:rsidR="00000000" w:rsidRPr="00000000">
              <w:rPr>
                <w:rFonts w:ascii="Arial" w:cs="Arial" w:eastAsia="Arial" w:hAnsi="Arial"/>
                <w:sz w:val="18"/>
                <w:szCs w:val="18"/>
                <w:rtl w:val="0"/>
              </w:rPr>
              <w:t xml:space="preserve">C equal</w:t>
            </w:r>
            <w:r w:rsidDel="00000000" w:rsidR="00000000" w:rsidRPr="00000000">
              <w:rPr>
                <w:rFonts w:ascii="Arial" w:cs="Arial" w:eastAsia="Arial" w:hAnsi="Arial"/>
                <w:sz w:val="18"/>
                <w:szCs w:val="18"/>
                <w:rtl w:val="0"/>
              </w:rPr>
              <w:t xml:space="preserve"> to Z (C == C = Z and/or Z == C =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_C_NE_Z</w:t>
            </w:r>
          </w:p>
        </w:tc>
        <w:tc>
          <w:tcPr>
            <w:shd w:fill="auto" w:val="clear"/>
            <w:tcMar>
              <w:top w:w="43.2" w:type="dxa"/>
              <w:left w:w="43.2" w:type="dxa"/>
              <w:bottom w:w="43.2" w:type="dxa"/>
              <w:right w:w="43.2" w:type="dxa"/>
            </w:tcMar>
            <w:vAlign w:val="top"/>
          </w:tcPr>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w:t>
            </w:r>
            <w:r w:rsidDel="00000000" w:rsidR="00000000" w:rsidRPr="00000000">
              <w:rPr>
                <w:rFonts w:ascii="Arial" w:cs="Arial" w:eastAsia="Arial" w:hAnsi="Arial"/>
                <w:sz w:val="18"/>
                <w:szCs w:val="18"/>
                <w:rtl w:val="0"/>
              </w:rPr>
              <w:t xml:space="preserve">C not</w:t>
            </w:r>
            <w:r w:rsidDel="00000000" w:rsidR="00000000" w:rsidRPr="00000000">
              <w:rPr>
                <w:rFonts w:ascii="Arial" w:cs="Arial" w:eastAsia="Arial" w:hAnsi="Arial"/>
                <w:sz w:val="18"/>
                <w:szCs w:val="18"/>
                <w:rtl w:val="0"/>
              </w:rPr>
              <w:t xml:space="preserve"> equal</w:t>
            </w:r>
            <w:r w:rsidDel="00000000" w:rsidR="00000000" w:rsidRPr="00000000">
              <w:rPr>
                <w:rFonts w:ascii="Arial" w:cs="Arial" w:eastAsia="Arial" w:hAnsi="Arial"/>
                <w:sz w:val="18"/>
                <w:szCs w:val="18"/>
                <w:rtl w:val="0"/>
              </w:rPr>
              <w:t xml:space="preserve"> to Z (C == C &lt;&gt; Z and/or Z == C &lt;&gt;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_C_AND_Z</w:t>
            </w:r>
          </w:p>
        </w:tc>
        <w:tc>
          <w:tcPr>
            <w:shd w:fill="auto" w:val="clear"/>
            <w:tcMar>
              <w:top w:w="43.2" w:type="dxa"/>
              <w:left w:w="43.2" w:type="dxa"/>
              <w:bottom w:w="43.2" w:type="dxa"/>
              <w:right w:w="43.2" w:type="dxa"/>
            </w:tcMar>
            <w:vAlign w:val="top"/>
          </w:tcPr>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1000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Z (C == C AND Z and/or Z == C AND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_C_AND_NZ</w:t>
            </w:r>
          </w:p>
        </w:tc>
        <w:tc>
          <w:tcPr>
            <w:shd w:fill="auto" w:val="clear"/>
            <w:tcMar>
              <w:top w:w="43.2" w:type="dxa"/>
              <w:left w:w="43.2" w:type="dxa"/>
              <w:bottom w:w="43.2" w:type="dxa"/>
              <w:right w:w="43.2" w:type="dxa"/>
            </w:tcMar>
            <w:vAlign w:val="top"/>
          </w:tcPr>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0100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 </w:t>
            </w:r>
            <w:r w:rsidDel="00000000" w:rsidR="00000000" w:rsidRPr="00000000">
              <w:rPr>
                <w:rFonts w:ascii="Arial" w:cs="Arial" w:eastAsia="Arial" w:hAnsi="Arial"/>
                <w:sz w:val="18"/>
                <w:szCs w:val="18"/>
                <w:rtl w:val="0"/>
              </w:rPr>
              <w:t xml:space="preserve">Z (C == C AND !Z and/or Z == C AND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_NC_AND_Z</w:t>
            </w:r>
          </w:p>
        </w:tc>
        <w:tc>
          <w:tcPr>
            <w:shd w:fill="auto" w:val="clear"/>
            <w:tcMar>
              <w:top w:w="43.2" w:type="dxa"/>
              <w:left w:w="43.2" w:type="dxa"/>
              <w:bottom w:w="43.2" w:type="dxa"/>
              <w:right w:w="43.2" w:type="dxa"/>
            </w:tcMar>
            <w:vAlign w:val="top"/>
          </w:tcPr>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Z (C == !C AND Z and/or Z == !C AND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_NC_AND_NZ</w:t>
            </w:r>
          </w:p>
        </w:tc>
        <w:tc>
          <w:tcPr>
            <w:shd w:fill="auto" w:val="clear"/>
            <w:tcMar>
              <w:top w:w="43.2" w:type="dxa"/>
              <w:left w:w="43.2" w:type="dxa"/>
              <w:bottom w:w="43.2" w:type="dxa"/>
              <w:right w:w="43.2" w:type="dxa"/>
            </w:tcMar>
            <w:vAlign w:val="top"/>
          </w:tcPr>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 (C == !C AND !Z and/or Z == !C AND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_C_OR_Z</w:t>
            </w:r>
          </w:p>
        </w:tc>
        <w:tc>
          <w:tcPr>
            <w:shd w:fill="auto" w:val="clear"/>
            <w:tcMar>
              <w:top w:w="43.2" w:type="dxa"/>
              <w:left w:w="43.2" w:type="dxa"/>
              <w:bottom w:w="43.2" w:type="dxa"/>
              <w:right w:w="43.2" w:type="dxa"/>
            </w:tcMar>
            <w:vAlign w:val="top"/>
          </w:tcPr>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Z (C == C OR Z and/or Z == C OR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_C_OR_NZ</w:t>
            </w:r>
          </w:p>
        </w:tc>
        <w:tc>
          <w:tcPr>
            <w:shd w:fill="auto" w:val="clear"/>
            <w:tcMar>
              <w:top w:w="43.2" w:type="dxa"/>
              <w:left w:w="43.2" w:type="dxa"/>
              <w:bottom w:w="43.2" w:type="dxa"/>
              <w:right w:w="43.2" w:type="dxa"/>
            </w:tcMar>
            <w:vAlign w:val="top"/>
          </w:tcPr>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 (C == C OR !Z and/or Z == C OR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_NC_OR_Z</w:t>
            </w:r>
          </w:p>
        </w:tc>
        <w:tc>
          <w:tcPr>
            <w:shd w:fill="auto" w:val="clear"/>
            <w:tcMar>
              <w:top w:w="43.2" w:type="dxa"/>
              <w:left w:w="43.2" w:type="dxa"/>
              <w:bottom w:w="43.2" w:type="dxa"/>
              <w:right w:w="43.2" w:type="dxa"/>
            </w:tcMar>
            <w:vAlign w:val="top"/>
          </w:tcPr>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Z (C == !C OR Z and/or Z == !C OR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_NC_OR_NZ</w:t>
            </w:r>
          </w:p>
        </w:tc>
        <w:tc>
          <w:tcPr>
            <w:shd w:fill="auto" w:val="clear"/>
            <w:tcMar>
              <w:top w:w="43.2" w:type="dxa"/>
              <w:left w:w="43.2" w:type="dxa"/>
              <w:bottom w:w="43.2" w:type="dxa"/>
              <w:right w:w="43.2" w:type="dxa"/>
            </w:tcMar>
            <w:vAlign w:val="top"/>
          </w:tcPr>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C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 (C == !C OR !Z and/or Z == !C OR !Z)</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_Z_EQ_C</w:t>
            </w:r>
          </w:p>
        </w:tc>
        <w:tc>
          <w:tcPr>
            <w:shd w:fill="auto" w:val="clear"/>
            <w:tcMar>
              <w:top w:w="43.2" w:type="dxa"/>
              <w:left w:w="43.2" w:type="dxa"/>
              <w:bottom w:w="43.2" w:type="dxa"/>
              <w:right w:w="43.2" w:type="dxa"/>
            </w:tcMar>
            <w:vAlign w:val="top"/>
          </w:tcPr>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w:t>
            </w:r>
            <w:r w:rsidDel="00000000" w:rsidR="00000000" w:rsidRPr="00000000">
              <w:rPr>
                <w:rFonts w:ascii="Arial" w:cs="Arial" w:eastAsia="Arial" w:hAnsi="Arial"/>
                <w:sz w:val="18"/>
                <w:szCs w:val="18"/>
                <w:rtl w:val="0"/>
              </w:rPr>
              <w:t xml:space="preserve">Z equal</w:t>
            </w:r>
            <w:r w:rsidDel="00000000" w:rsidR="00000000" w:rsidRPr="00000000">
              <w:rPr>
                <w:rFonts w:ascii="Arial" w:cs="Arial" w:eastAsia="Arial" w:hAnsi="Arial"/>
                <w:sz w:val="18"/>
                <w:szCs w:val="18"/>
                <w:rtl w:val="0"/>
              </w:rPr>
              <w:t xml:space="preserve"> to C (C == Z = C and/or Z == Z =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_Z_NE_C</w:t>
            </w:r>
          </w:p>
        </w:tc>
        <w:tc>
          <w:tcPr>
            <w:shd w:fill="auto" w:val="clear"/>
            <w:tcMar>
              <w:top w:w="43.2" w:type="dxa"/>
              <w:left w:w="43.2" w:type="dxa"/>
              <w:bottom w:w="43.2" w:type="dxa"/>
              <w:right w:w="43.2" w:type="dxa"/>
            </w:tcMar>
            <w:vAlign w:val="top"/>
          </w:tcPr>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Set C/Z if </w:t>
            </w:r>
            <w:r w:rsidDel="00000000" w:rsidR="00000000" w:rsidRPr="00000000">
              <w:rPr>
                <w:rFonts w:ascii="Arial" w:cs="Arial" w:eastAsia="Arial" w:hAnsi="Arial"/>
                <w:sz w:val="18"/>
                <w:szCs w:val="18"/>
                <w:rtl w:val="0"/>
              </w:rPr>
              <w:t xml:space="preserve">Z not</w:t>
            </w:r>
            <w:r w:rsidDel="00000000" w:rsidR="00000000" w:rsidRPr="00000000">
              <w:rPr>
                <w:rFonts w:ascii="Arial" w:cs="Arial" w:eastAsia="Arial" w:hAnsi="Arial"/>
                <w:sz w:val="18"/>
                <w:szCs w:val="18"/>
                <w:rtl w:val="0"/>
              </w:rPr>
              <w:t xml:space="preserve"> equal</w:t>
            </w:r>
            <w:r w:rsidDel="00000000" w:rsidR="00000000" w:rsidRPr="00000000">
              <w:rPr>
                <w:rFonts w:ascii="Arial" w:cs="Arial" w:eastAsia="Arial" w:hAnsi="Arial"/>
                <w:sz w:val="18"/>
                <w:szCs w:val="18"/>
                <w:rtl w:val="0"/>
              </w:rPr>
              <w:t xml:space="preserve"> to C (C == Z &lt;&gt; C and/or Z == Z &lt;&gt;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_Z_AND_C</w:t>
            </w:r>
          </w:p>
        </w:tc>
        <w:tc>
          <w:tcPr>
            <w:shd w:fill="auto" w:val="clear"/>
            <w:tcMar>
              <w:top w:w="43.2" w:type="dxa"/>
              <w:left w:w="43.2" w:type="dxa"/>
              <w:bottom w:w="43.2" w:type="dxa"/>
              <w:right w:w="43.2" w:type="dxa"/>
            </w:tcMar>
            <w:vAlign w:val="top"/>
          </w:tcPr>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1000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AA">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C (C == Z AND C and/or Z == Z AND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_Z_AND_NC</w:t>
            </w:r>
          </w:p>
        </w:tc>
        <w:tc>
          <w:tcPr>
            <w:shd w:fill="auto" w:val="clear"/>
            <w:tcMar>
              <w:top w:w="43.2" w:type="dxa"/>
              <w:left w:w="43.2" w:type="dxa"/>
              <w:bottom w:w="43.2" w:type="dxa"/>
              <w:right w:w="43.2" w:type="dxa"/>
            </w:tcMar>
            <w:vAlign w:val="top"/>
          </w:tcPr>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AD">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 </w:t>
            </w:r>
            <w:r w:rsidDel="00000000" w:rsidR="00000000" w:rsidRPr="00000000">
              <w:rPr>
                <w:rFonts w:ascii="Arial" w:cs="Arial" w:eastAsia="Arial" w:hAnsi="Arial"/>
                <w:sz w:val="18"/>
                <w:szCs w:val="18"/>
                <w:rtl w:val="0"/>
              </w:rPr>
              <w:t xml:space="preserve">C (C == Z AND !C and/or Z == Z AND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_NZ_AND_C</w:t>
            </w:r>
          </w:p>
        </w:tc>
        <w:tc>
          <w:tcPr>
            <w:shd w:fill="auto" w:val="clear"/>
            <w:tcMar>
              <w:top w:w="43.2" w:type="dxa"/>
              <w:left w:w="43.2" w:type="dxa"/>
              <w:bottom w:w="43.2" w:type="dxa"/>
              <w:right w:w="43.2" w:type="dxa"/>
            </w:tcMar>
            <w:vAlign w:val="top"/>
          </w:tcPr>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0100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B0">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C (C == !Z AND C and/or Z == !Z AND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_NZ_AND_NC</w:t>
            </w:r>
          </w:p>
        </w:tc>
        <w:tc>
          <w:tcPr>
            <w:shd w:fill="auto" w:val="clear"/>
            <w:tcMar>
              <w:top w:w="43.2" w:type="dxa"/>
              <w:left w:w="43.2" w:type="dxa"/>
              <w:bottom w:w="43.2" w:type="dxa"/>
              <w:right w:w="43.2" w:type="dxa"/>
            </w:tcMar>
            <w:vAlign w:val="top"/>
          </w:tcPr>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0001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B3">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AND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C (C == !Z AND !C and/or Z == !Z AND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_Z_OR_C</w:t>
            </w:r>
          </w:p>
        </w:tc>
        <w:tc>
          <w:tcPr>
            <w:shd w:fill="auto" w:val="clear"/>
            <w:tcMar>
              <w:top w:w="43.2" w:type="dxa"/>
              <w:left w:w="43.2" w:type="dxa"/>
              <w:bottom w:w="43.2" w:type="dxa"/>
              <w:right w:w="43.2" w:type="dxa"/>
            </w:tcMar>
            <w:vAlign w:val="top"/>
          </w:tcPr>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1110</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B6">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C (C == Z OR C and/or Z == Z OR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_Z_OR_NC</w:t>
            </w:r>
          </w:p>
        </w:tc>
        <w:tc>
          <w:tcPr>
            <w:shd w:fill="auto" w:val="clear"/>
            <w:tcMar>
              <w:top w:w="43.2" w:type="dxa"/>
              <w:left w:w="43.2" w:type="dxa"/>
              <w:bottom w:w="43.2" w:type="dxa"/>
              <w:right w:w="43.2" w:type="dxa"/>
            </w:tcMar>
            <w:vAlign w:val="top"/>
          </w:tcPr>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1011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B9">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C (C == Z OR !C and/or Z == Z OR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_NZ_OR_C</w:t>
            </w:r>
          </w:p>
        </w:tc>
        <w:tc>
          <w:tcPr>
            <w:shd w:fill="auto" w:val="clear"/>
            <w:tcMar>
              <w:top w:w="43.2" w:type="dxa"/>
              <w:left w:w="43.2" w:type="dxa"/>
              <w:bottom w:w="43.2" w:type="dxa"/>
              <w:right w:w="43.2" w:type="dxa"/>
            </w:tcMar>
            <w:vAlign w:val="top"/>
          </w:tcPr>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1101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BC">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OR </w:t>
            </w:r>
            <w:r w:rsidDel="00000000" w:rsidR="00000000" w:rsidRPr="00000000">
              <w:rPr>
                <w:rFonts w:ascii="Arial" w:cs="Arial" w:eastAsia="Arial" w:hAnsi="Arial"/>
                <w:sz w:val="18"/>
                <w:szCs w:val="18"/>
                <w:rtl w:val="0"/>
              </w:rPr>
              <w:t xml:space="preserve">C (C == !Z OR C and/or Z == !Z OR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_NZ_OR_NC</w:t>
            </w:r>
          </w:p>
        </w:tc>
        <w:tc>
          <w:tcPr>
            <w:shd w:fill="auto" w:val="clear"/>
            <w:tcMar>
              <w:top w:w="43.2" w:type="dxa"/>
              <w:left w:w="43.2" w:type="dxa"/>
              <w:bottom w:w="43.2" w:type="dxa"/>
              <w:right w:w="43.2" w:type="dxa"/>
            </w:tcMar>
            <w:vAlign w:val="top"/>
          </w:tcPr>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0111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BF">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to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NOT</w:t>
            </w:r>
            <w:r w:rsidDel="00000000" w:rsidR="00000000" w:rsidRPr="00000000">
              <w:rPr>
                <w:rFonts w:ascii="Arial" w:cs="Arial" w:eastAsia="Arial" w:hAnsi="Arial"/>
                <w:sz w:val="18"/>
                <w:szCs w:val="18"/>
                <w:rtl w:val="0"/>
              </w:rPr>
              <w:t xml:space="preserve"> C (C == !Z OR !C and/or Z == !Z OR !C)</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Medium" w:cs="Roboto Mono Medium" w:eastAsia="Roboto Mono Medium" w:hAnsi="Roboto Mono Medium"/>
              </w:rPr>
            </w:pPr>
            <w:r w:rsidDel="00000000" w:rsidR="00000000" w:rsidRPr="00000000">
              <w:rPr>
                <w:rFonts w:ascii="Arial" w:cs="Arial" w:eastAsia="Arial" w:hAnsi="Arial"/>
                <w:sz w:val="18"/>
                <w:szCs w:val="18"/>
                <w:rtl w:val="0"/>
              </w:rPr>
              <w:t xml:space="preserve"> </w:t>
            </w:r>
            <w:r w:rsidDel="00000000" w:rsidR="00000000" w:rsidRPr="00000000">
              <w:rPr>
                <w:rFonts w:ascii="Roboto Mono Medium" w:cs="Roboto Mono Medium" w:eastAsia="Roboto Mono Medium" w:hAnsi="Roboto Mono Medium"/>
                <w:rtl w:val="0"/>
              </w:rPr>
              <w:t xml:space="preserve">_SET</w:t>
            </w:r>
          </w:p>
        </w:tc>
        <w:tc>
          <w:tcPr>
            <w:shd w:fill="auto" w:val="clear"/>
            <w:tcMar>
              <w:top w:w="43.2" w:type="dxa"/>
              <w:left w:w="43.2" w:type="dxa"/>
              <w:bottom w:w="43.2" w:type="dxa"/>
              <w:right w:w="43.2" w:type="dxa"/>
            </w:tcMar>
            <w:vAlign w:val="top"/>
          </w:tcPr>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r w:rsidDel="00000000" w:rsidR="00000000" w:rsidRPr="00000000">
              <w:rPr>
                <w:highlight w:val="white"/>
                <w:rtl w:val="0"/>
              </w:rPr>
              <w:t xml:space="preserve">1111</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14C2">
            <w:pPr>
              <w:tabs>
                <w:tab w:val="left" w:leader="none" w:pos="1800"/>
              </w:tabs>
              <w:spacing w:after="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Set C/Z (C == 1 and/or Z == 1)</w:t>
            </w:r>
          </w:p>
        </w:tc>
      </w:tr>
    </w:tbl>
    <w:p w:rsidR="00000000" w:rsidDel="00000000" w:rsidP="00000000" w:rsidRDefault="00000000" w:rsidRPr="00000000" w14:paraId="00001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0" w:right="0" w:hanging="150"/>
        <w:jc w:val="left"/>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ab/>
      </w:r>
      <w:r w:rsidDel="00000000" w:rsidR="00000000" w:rsidRPr="00000000">
        <w:rPr>
          <w:sz w:val="18"/>
          <w:szCs w:val="18"/>
          <w:rtl w:val="0"/>
        </w:rPr>
        <w:t xml:space="preserve">Use Modifier</w:t>
      </w:r>
      <w:r w:rsidDel="00000000" w:rsidR="00000000" w:rsidRPr="00000000">
        <w:rPr>
          <w:sz w:val="18"/>
          <w:szCs w:val="18"/>
          <w:rtl w:val="0"/>
        </w:rPr>
        <w:t xml:space="preserve"> symbol(s) in </w:t>
      </w:r>
      <w:r w:rsidDel="00000000" w:rsidR="00000000" w:rsidRPr="00000000">
        <w:rPr>
          <w:rFonts w:ascii="Roboto Medium" w:cs="Roboto Medium" w:eastAsia="Roboto Medium" w:hAnsi="Roboto Medium"/>
          <w:sz w:val="18"/>
          <w:szCs w:val="18"/>
          <w:rtl w:val="0"/>
        </w:rPr>
        <w:t xml:space="preserve">MODC</w:t>
      </w:r>
      <w:r w:rsidDel="00000000" w:rsidR="00000000" w:rsidRPr="00000000">
        <w:rPr>
          <w:sz w:val="18"/>
          <w:szCs w:val="18"/>
          <w:rtl w:val="0"/>
        </w:rPr>
        <w:t xml:space="preserve">, </w:t>
      </w:r>
      <w:r w:rsidDel="00000000" w:rsidR="00000000" w:rsidRPr="00000000">
        <w:rPr>
          <w:rFonts w:ascii="Roboto Medium" w:cs="Roboto Medium" w:eastAsia="Roboto Medium" w:hAnsi="Roboto Medium"/>
          <w:sz w:val="18"/>
          <w:szCs w:val="18"/>
          <w:rtl w:val="0"/>
        </w:rPr>
        <w:t xml:space="preserve">MODZ</w:t>
      </w:r>
      <w:r w:rsidDel="00000000" w:rsidR="00000000" w:rsidRPr="00000000">
        <w:rPr>
          <w:sz w:val="18"/>
          <w:szCs w:val="18"/>
          <w:rtl w:val="0"/>
        </w:rPr>
        <w:t xml:space="preserve">, and </w:t>
      </w:r>
      <w:r w:rsidDel="00000000" w:rsidR="00000000" w:rsidRPr="00000000">
        <w:rPr>
          <w:rFonts w:ascii="Roboto Medium" w:cs="Roboto Medium" w:eastAsia="Roboto Medium" w:hAnsi="Roboto Medium"/>
          <w:sz w:val="18"/>
          <w:szCs w:val="18"/>
          <w:rtl w:val="0"/>
        </w:rPr>
        <w:t xml:space="preserve">MODCZ</w:t>
      </w:r>
      <w:r w:rsidDel="00000000" w:rsidR="00000000" w:rsidRPr="00000000">
        <w:rPr>
          <w:sz w:val="18"/>
          <w:szCs w:val="18"/>
          <w:rtl w:val="0"/>
        </w:rPr>
        <w:t xml:space="preserve"> instructions.  Note that the symbol and description is similar to, and the encoding exactly matches, that of the related </w:t>
      </w:r>
      <w:hyperlink w:anchor="_ofohv8f4qicc">
        <w:r w:rsidDel="00000000" w:rsidR="00000000" w:rsidRPr="00000000">
          <w:rPr>
            <w:color w:val="1155cc"/>
            <w:sz w:val="18"/>
            <w:szCs w:val="18"/>
            <w:u w:val="single"/>
            <w:rtl w:val="0"/>
          </w:rPr>
          <w:t xml:space="preserve">Conditions</w:t>
        </w:r>
      </w:hyperlink>
      <w:r w:rsidDel="00000000" w:rsidR="00000000" w:rsidRPr="00000000">
        <w:rPr>
          <w:sz w:val="18"/>
          <w:szCs w:val="18"/>
          <w:rtl w:val="0"/>
        </w:rPr>
        <w:t xml:space="preserve"> used to include/exclude instructions at run time.</w:t>
      </w:r>
    </w:p>
    <w:p w:rsidR="00000000" w:rsidDel="00000000" w:rsidP="00000000" w:rsidRDefault="00000000" w:rsidRPr="00000000" w14:paraId="000014C4">
      <w:pPr>
        <w:ind w:left="150" w:hanging="150"/>
        <w:rPr>
          <w:sz w:val="18"/>
          <w:szCs w:val="18"/>
        </w:rPr>
      </w:pPr>
      <w:r w:rsidDel="00000000" w:rsidR="00000000" w:rsidRPr="00000000">
        <w:rPr>
          <w:sz w:val="18"/>
          <w:szCs w:val="18"/>
          <w:vertAlign w:val="superscript"/>
          <w:rtl w:val="0"/>
        </w:rPr>
        <w:t xml:space="preserve">2</w:t>
      </w:r>
      <w:r w:rsidDel="00000000" w:rsidR="00000000" w:rsidRPr="00000000">
        <w:rPr>
          <w:sz w:val="18"/>
          <w:szCs w:val="18"/>
          <w:rtl w:val="0"/>
        </w:rPr>
        <w:tab/>
      </w:r>
      <w:r w:rsidDel="00000000" w:rsidR="00000000" w:rsidRPr="00000000">
        <w:rPr>
          <w:sz w:val="18"/>
          <w:szCs w:val="18"/>
          <w:rtl w:val="0"/>
        </w:rPr>
        <w:t xml:space="preserve">The encoding is the 4-bit value placed into the </w:t>
      </w:r>
      <w:r w:rsidDel="00000000" w:rsidR="00000000" w:rsidRPr="00000000">
        <w:rPr>
          <w:rFonts w:ascii="Roboto Medium" w:cs="Roboto Medium" w:eastAsia="Roboto Medium" w:hAnsi="Roboto Medium"/>
          <w:sz w:val="18"/>
          <w:szCs w:val="18"/>
          <w:rtl w:val="0"/>
        </w:rPr>
        <w:t xml:space="preserve">MODC</w:t>
      </w:r>
      <w:r w:rsidDel="00000000" w:rsidR="00000000" w:rsidRPr="00000000">
        <w:rPr>
          <w:sz w:val="18"/>
          <w:szCs w:val="18"/>
          <w:rtl w:val="0"/>
        </w:rPr>
        <w:t xml:space="preserve">, </w:t>
      </w:r>
      <w:r w:rsidDel="00000000" w:rsidR="00000000" w:rsidRPr="00000000">
        <w:rPr>
          <w:rFonts w:ascii="Roboto Medium" w:cs="Roboto Medium" w:eastAsia="Roboto Medium" w:hAnsi="Roboto Medium"/>
          <w:sz w:val="18"/>
          <w:szCs w:val="18"/>
          <w:rtl w:val="0"/>
        </w:rPr>
        <w:t xml:space="preserve">MODZ</w:t>
      </w:r>
      <w:r w:rsidDel="00000000" w:rsidR="00000000" w:rsidRPr="00000000">
        <w:rPr>
          <w:sz w:val="18"/>
          <w:szCs w:val="18"/>
          <w:rtl w:val="0"/>
        </w:rPr>
        <w:t xml:space="preserve">, and </w:t>
      </w:r>
      <w:r w:rsidDel="00000000" w:rsidR="00000000" w:rsidRPr="00000000">
        <w:rPr>
          <w:rFonts w:ascii="Roboto Medium" w:cs="Roboto Medium" w:eastAsia="Roboto Medium" w:hAnsi="Roboto Medium"/>
          <w:sz w:val="18"/>
          <w:szCs w:val="18"/>
          <w:rtl w:val="0"/>
        </w:rPr>
        <w:t xml:space="preserve">MODCZ</w:t>
      </w:r>
      <w:r w:rsidDel="00000000" w:rsidR="00000000" w:rsidRPr="00000000">
        <w:rPr>
          <w:sz w:val="18"/>
          <w:szCs w:val="18"/>
          <w:rtl w:val="0"/>
        </w:rPr>
        <w:t xml:space="preserve"> instruction's cccc or zzzz opcode field by the compiler.</w:t>
      </w:r>
    </w:p>
    <w:p w:rsidR="00000000" w:rsidDel="00000000" w:rsidP="00000000" w:rsidRDefault="00000000" w:rsidRPr="00000000" w14:paraId="000014C5">
      <w:pPr>
        <w:rPr/>
      </w:pPr>
      <w:r w:rsidDel="00000000" w:rsidR="00000000" w:rsidRPr="00000000">
        <w:rPr>
          <w:b w:val="1"/>
          <w:rtl w:val="0"/>
        </w:rPr>
        <w:t xml:space="preserve">Examples:</w:t>
      </w:r>
      <w:r w:rsidDel="00000000" w:rsidR="00000000" w:rsidRPr="00000000">
        <w:rPr>
          <w:rtl w:val="0"/>
        </w:rPr>
      </w:r>
    </w:p>
    <w:p w:rsidR="00000000" w:rsidDel="00000000" w:rsidP="00000000" w:rsidRDefault="00000000" w:rsidRPr="00000000" w14:paraId="000014C6">
      <w:pPr>
        <w:pBdr>
          <w:between w:color="cccccc" w:space="6" w:sz="8" w:val="dashed"/>
        </w:pBd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MODCZ</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_NZ</w:t>
      </w:r>
      <w:r w:rsidDel="00000000" w:rsidR="00000000" w:rsidRPr="00000000">
        <w:rPr>
          <w:rFonts w:ascii="Roboto Mono Medium" w:cs="Roboto Mono Medium" w:eastAsia="Roboto Mono Medium" w:hAnsi="Roboto Mono Medium"/>
          <w:rtl w:val="0"/>
        </w:rPr>
        <w:t xml:space="preserve">, 0          </w:t>
      </w:r>
      <w:r w:rsidDel="00000000" w:rsidR="00000000" w:rsidRPr="00000000">
        <w:rPr>
          <w:rFonts w:ascii="Roboto Mono Medium" w:cs="Roboto Mono Medium" w:eastAsia="Roboto Mono Medium" w:hAnsi="Roboto Mono Medium"/>
          <w:rtl w:val="0"/>
        </w:rPr>
        <w:t xml:space="preserve">WC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'C = !Z,  Z = Z (unaltered)</w:t>
      </w:r>
    </w:p>
    <w:p w:rsidR="00000000" w:rsidDel="00000000" w:rsidP="00000000" w:rsidRDefault="00000000" w:rsidRPr="00000000" w14:paraId="000014C7">
      <w:pPr>
        <w:pBdr>
          <w:between w:color="cccccc" w:space="6" w:sz="8" w:val="dashed"/>
        </w:pBd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rtl w:val="0"/>
        </w:rPr>
        <w:t xml:space="preserve">MODCZ</w:t>
      </w:r>
      <w:r w:rsidDel="00000000" w:rsidR="00000000" w:rsidRPr="00000000">
        <w:rPr>
          <w:rFonts w:ascii="Roboto Mono Medium" w:cs="Roboto Mono Medium" w:eastAsia="Roboto Mono Medium" w:hAnsi="Roboto Mono Medium"/>
          <w:rtl w:val="0"/>
        </w:rPr>
        <w:t xml:space="preserve">   0, </w:t>
      </w:r>
      <w:r w:rsidDel="00000000" w:rsidR="00000000" w:rsidRPr="00000000">
        <w:rPr>
          <w:rFonts w:ascii="Roboto Mono Medium" w:cs="Roboto Mono Medium" w:eastAsia="Roboto Mono Medium" w:hAnsi="Roboto Mono Medium"/>
          <w:rtl w:val="0"/>
        </w:rPr>
        <w:t xml:space="preserve">_SET</w:t>
      </w:r>
      <w:r w:rsidDel="00000000" w:rsidR="00000000" w:rsidRPr="00000000">
        <w:rPr>
          <w:rFonts w:ascii="Roboto Mono Medium" w:cs="Roboto Mono Medium" w:eastAsia="Roboto Mono Medium" w:hAnsi="Roboto Mono Medium"/>
          <w:rtl w:val="0"/>
        </w:rPr>
        <w:t xml:space="preserve">         WZ</w:t>
        <w:tab/>
      </w:r>
      <w:r w:rsidDel="00000000" w:rsidR="00000000" w:rsidRPr="00000000">
        <w:rPr>
          <w:rtl w:val="0"/>
        </w:rPr>
        <w:t xml:space="preserve">'C = C (unaltered),  Z = 1</w:t>
      </w:r>
    </w:p>
    <w:p w:rsidR="00000000" w:rsidDel="00000000" w:rsidP="00000000" w:rsidRDefault="00000000" w:rsidRPr="00000000" w14:paraId="000014C8">
      <w:pPr>
        <w:pBdr>
          <w:between w:color="cccccc" w:space="6" w:sz="8" w:val="dashed"/>
        </w:pBd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MODCZ   _CLR, _Z_OR_C   WCZ</w:t>
        <w:tab/>
      </w:r>
      <w:r w:rsidDel="00000000" w:rsidR="00000000" w:rsidRPr="00000000">
        <w:rPr>
          <w:rtl w:val="0"/>
        </w:rPr>
        <w:t xml:space="preserve">'C = 0,  Z |= C</w:t>
      </w:r>
    </w:p>
    <w:p w:rsidR="00000000" w:rsidDel="00000000" w:rsidP="00000000" w:rsidRDefault="00000000" w:rsidRPr="00000000" w14:paraId="000014C9">
      <w:pPr>
        <w:pBdr>
          <w:between w:color="cccccc" w:space="6" w:sz="8" w:val="dashed"/>
        </w:pBd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MODC    _NZ_AND_C       WC</w:t>
        <w:tab/>
      </w:r>
      <w:r w:rsidDel="00000000" w:rsidR="00000000" w:rsidRPr="00000000">
        <w:rPr>
          <w:rtl w:val="0"/>
        </w:rPr>
        <w:t xml:space="preserve">'C = !Z &amp; C</w:t>
      </w:r>
    </w:p>
    <w:p w:rsidR="00000000" w:rsidDel="00000000" w:rsidP="00000000" w:rsidRDefault="00000000" w:rsidRPr="00000000" w14:paraId="000014CA">
      <w:pPr>
        <w:pBdr>
          <w:between w:color="cccccc" w:space="6" w:sz="8" w:val="dashed"/>
        </w:pBdr>
        <w:tabs>
          <w:tab w:val="left" w:leader="none" w:pos="4320"/>
        </w:tabs>
        <w:rPr/>
      </w:pPr>
      <w:r w:rsidDel="00000000" w:rsidR="00000000" w:rsidRPr="00000000">
        <w:rPr>
          <w:rFonts w:ascii="Roboto Mono Medium" w:cs="Roboto Mono Medium" w:eastAsia="Roboto Mono Medium" w:hAnsi="Roboto Mono Medium"/>
          <w:rtl w:val="0"/>
        </w:rPr>
        <w:t xml:space="preserve">  MODZ    _Z_NE_C         WZ</w:t>
        <w:tab/>
      </w:r>
      <w:r w:rsidDel="00000000" w:rsidR="00000000" w:rsidRPr="00000000">
        <w:rPr>
          <w:rtl w:val="0"/>
        </w:rPr>
        <w:t xml:space="preserve">'Z = Z ^ C;  (Z &lt;&gt; C)</w:t>
      </w:r>
      <w:r w:rsidDel="00000000" w:rsidR="00000000" w:rsidRPr="00000000">
        <w:rPr>
          <w:rtl w:val="0"/>
        </w:rPr>
      </w:r>
    </w:p>
    <w:p w:rsidR="00000000" w:rsidDel="00000000" w:rsidP="00000000" w:rsidRDefault="00000000" w:rsidRPr="00000000" w14:paraId="000014CB">
      <w:pPr>
        <w:pStyle w:val="Heading2"/>
        <w:rPr>
          <w:i w:val="1"/>
        </w:rPr>
      </w:pPr>
      <w:bookmarkStart w:colFirst="0" w:colLast="0" w:name="_s858lrxz52tn" w:id="252"/>
      <w:bookmarkEnd w:id="252"/>
      <w:r w:rsidDel="00000000" w:rsidR="00000000" w:rsidRPr="00000000">
        <w:rPr>
          <w:rtl w:val="0"/>
        </w:rPr>
        <w:t xml:space="preserve">MOV</w:t>
      </w:r>
      <w:r w:rsidDel="00000000" w:rsidR="00000000" w:rsidRPr="00000000">
        <w:rPr>
          <w:rtl w:val="0"/>
        </w:rPr>
      </w:r>
    </w:p>
    <w:p w:rsidR="00000000" w:rsidDel="00000000" w:rsidP="00000000" w:rsidRDefault="00000000" w:rsidRPr="00000000" w14:paraId="000014CC">
      <w:pPr>
        <w:spacing w:after="0" w:lineRule="auto"/>
        <w:rPr/>
      </w:pPr>
      <w:r w:rsidDel="00000000" w:rsidR="00000000" w:rsidRPr="00000000">
        <w:rPr>
          <w:rtl w:val="0"/>
        </w:rPr>
        <w:t xml:space="preserve">Move</w:t>
      </w:r>
      <w:r w:rsidDel="00000000" w:rsidR="00000000" w:rsidRPr="00000000">
        <w:rPr>
          <w:rtl w:val="0"/>
        </w:rPr>
      </w:r>
    </w:p>
    <w:p w:rsidR="00000000" w:rsidDel="00000000" w:rsidP="00000000" w:rsidRDefault="00000000" w:rsidRPr="00000000" w14:paraId="000014CD">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a value into a register.</w:t>
      </w:r>
    </w:p>
    <w:p w:rsidR="00000000" w:rsidDel="00000000" w:rsidP="00000000" w:rsidRDefault="00000000" w:rsidRPr="00000000" w14:paraId="000014C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MOV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4CF">
      <w:pPr>
        <w:spacing w:before="40" w:lineRule="auto"/>
        <w:rPr/>
      </w:pPr>
      <w:r w:rsidDel="00000000" w:rsidR="00000000" w:rsidRPr="00000000">
        <w:rPr>
          <w:b w:val="1"/>
          <w:rtl w:val="0"/>
        </w:rPr>
        <w:t xml:space="preserve">Result:</w:t>
      </w:r>
      <w:r w:rsidDel="00000000" w:rsidR="00000000" w:rsidRPr="00000000">
        <w:rPr>
          <w:rtl w:val="0"/>
        </w:rPr>
        <w:t xml:space="preserve"> The Src value is stored in Dest and optionally flags are updated with the sign bit and zero status.</w:t>
      </w:r>
    </w:p>
    <w:p w:rsidR="00000000" w:rsidDel="00000000" w:rsidP="00000000" w:rsidRDefault="00000000" w:rsidRPr="00000000" w14:paraId="000014D0">
      <w:pPr>
        <w:numPr>
          <w:ilvl w:val="0"/>
          <w:numId w:val="1"/>
        </w:numPr>
        <w:spacing w:after="0" w:afterAutospacing="0"/>
        <w:ind w:left="720" w:hanging="360"/>
        <w:rPr/>
      </w:pPr>
      <w:r w:rsidDel="00000000" w:rsidR="00000000" w:rsidRPr="00000000">
        <w:rPr>
          <w:rtl w:val="0"/>
        </w:rPr>
        <w:t xml:space="preserve">Dest is the register to receive the Src value.</w:t>
      </w:r>
    </w:p>
    <w:p w:rsidR="00000000" w:rsidDel="00000000" w:rsidP="00000000" w:rsidRDefault="00000000" w:rsidRPr="00000000" w14:paraId="000014D1">
      <w:pPr>
        <w:numPr>
          <w:ilvl w:val="0"/>
          <w:numId w:val="1"/>
        </w:numPr>
        <w:spacing w:after="0" w:afterAutospacing="0"/>
        <w:ind w:left="720" w:hanging="360"/>
        <w:rPr/>
      </w:pPr>
      <w:r w:rsidDel="00000000" w:rsidR="00000000" w:rsidRPr="00000000">
        <w:rPr>
          <w:rtl w:val="0"/>
        </w:rPr>
        <w:t xml:space="preserve">Src is a register, 9-bit literal, or 32-bit augmented literal whose value will be stored into Dest.</w:t>
      </w:r>
    </w:p>
    <w:p w:rsidR="00000000" w:rsidDel="00000000" w:rsidP="00000000" w:rsidRDefault="00000000" w:rsidRPr="00000000" w14:paraId="000014D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0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D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D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D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D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D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E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E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E2">
            <w:pPr>
              <w:widowControl w:val="0"/>
              <w:spacing w:after="0" w:line="240" w:lineRule="auto"/>
              <w:jc w:val="center"/>
              <w:rPr>
                <w:sz w:val="18"/>
                <w:szCs w:val="18"/>
                <w:vertAlign w:val="superscript"/>
              </w:rPr>
            </w:pPr>
            <w:r w:rsidDel="00000000" w:rsidR="00000000" w:rsidRPr="00000000">
              <w:rPr>
                <w:sz w:val="18"/>
                <w:szCs w:val="18"/>
                <w:rtl w:val="0"/>
              </w:rPr>
              <w:t xml:space="preserve">S[31]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E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E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4E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4E6">
      <w:pPr>
        <w:rPr/>
      </w:pPr>
      <w:r w:rsidDel="00000000" w:rsidR="00000000" w:rsidRPr="00000000">
        <w:rPr>
          <w:rFonts w:ascii="Roboto Mono Medium" w:cs="Roboto Mono Medium" w:eastAsia="Roboto Mono Medium" w:hAnsi="Roboto Mono Medium"/>
          <w:rtl w:val="0"/>
        </w:rPr>
        <w:t xml:space="preserve">Mov</w:t>
      </w:r>
      <w:r w:rsidDel="00000000" w:rsidR="00000000" w:rsidRPr="00000000">
        <w:rPr>
          <w:rtl w:val="0"/>
        </w:rPr>
        <w:t xml:space="preserve"> stores the Src value into </w:t>
      </w:r>
      <w:r w:rsidDel="00000000" w:rsidR="00000000" w:rsidRPr="00000000">
        <w:rPr>
          <w:rtl w:val="0"/>
        </w:rPr>
        <w:t xml:space="preserve">Dest</w:t>
      </w:r>
      <w:r w:rsidDel="00000000" w:rsidR="00000000" w:rsidRPr="00000000">
        <w:rPr>
          <w:rtl w:val="0"/>
        </w:rPr>
        <w:t xml:space="preserve">.</w:t>
      </w:r>
    </w:p>
    <w:p w:rsidR="00000000" w:rsidDel="00000000" w:rsidP="00000000" w:rsidRDefault="00000000" w:rsidRPr="00000000" w14:paraId="000014E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be Src[31].</w:t>
      </w:r>
    </w:p>
    <w:p w:rsidR="00000000" w:rsidDel="00000000" w:rsidP="00000000" w:rsidRDefault="00000000" w:rsidRPr="00000000" w14:paraId="000014E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4E9">
      <w:pPr>
        <w:pStyle w:val="Heading2"/>
        <w:rPr>
          <w:i w:val="1"/>
          <w:highlight w:val="yellow"/>
        </w:rPr>
      </w:pPr>
      <w:bookmarkStart w:colFirst="0" w:colLast="0" w:name="_wv511llidyd6" w:id="253"/>
      <w:bookmarkEnd w:id="253"/>
      <w:r w:rsidDel="00000000" w:rsidR="00000000" w:rsidRPr="00000000">
        <w:rPr>
          <w:rtl w:val="0"/>
        </w:rPr>
        <w:t xml:space="preserve">MUL</w:t>
      </w:r>
      <w:r w:rsidDel="00000000" w:rsidR="00000000" w:rsidRPr="00000000">
        <w:rPr>
          <w:rtl w:val="0"/>
        </w:rPr>
      </w:r>
    </w:p>
    <w:p w:rsidR="00000000" w:rsidDel="00000000" w:rsidP="00000000" w:rsidRDefault="00000000" w:rsidRPr="00000000" w14:paraId="000014EA">
      <w:pPr>
        <w:spacing w:after="0" w:lineRule="auto"/>
        <w:rPr/>
      </w:pPr>
      <w:r w:rsidDel="00000000" w:rsidR="00000000" w:rsidRPr="00000000">
        <w:rPr>
          <w:rtl w:val="0"/>
        </w:rPr>
        <w:t xml:space="preserve">Multiply</w:t>
      </w:r>
      <w:r w:rsidDel="00000000" w:rsidR="00000000" w:rsidRPr="00000000">
        <w:rPr>
          <w:rtl w:val="0"/>
        </w:rPr>
      </w:r>
    </w:p>
    <w:p w:rsidR="00000000" w:rsidDel="00000000" w:rsidP="00000000" w:rsidRDefault="00000000" w:rsidRPr="00000000" w14:paraId="000014EB">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Multiply unsigned 16-bit x 16-bit values.</w:t>
      </w:r>
    </w:p>
    <w:p w:rsidR="00000000" w:rsidDel="00000000" w:rsidP="00000000" w:rsidRDefault="00000000" w:rsidRPr="00000000" w14:paraId="000014EC">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MUL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p>
    <w:p w:rsidR="00000000" w:rsidDel="00000000" w:rsidP="00000000" w:rsidRDefault="00000000" w:rsidRPr="00000000" w14:paraId="000014ED">
      <w:pPr>
        <w:spacing w:before="40" w:lineRule="auto"/>
        <w:rPr/>
      </w:pPr>
      <w:r w:rsidDel="00000000" w:rsidR="00000000" w:rsidRPr="00000000">
        <w:rPr>
          <w:b w:val="1"/>
          <w:rtl w:val="0"/>
        </w:rPr>
        <w:t xml:space="preserve">Result:</w:t>
      </w:r>
      <w:r w:rsidDel="00000000" w:rsidR="00000000" w:rsidRPr="00000000">
        <w:rPr>
          <w:rtl w:val="0"/>
        </w:rPr>
        <w:t xml:space="preserve"> The 32-bit unsigned product of the 16-bit Dest and Src multiplication is stored into Dest and optionally the Z flag is updated to the Dest or Src zero status.</w:t>
      </w:r>
    </w:p>
    <w:p w:rsidR="00000000" w:rsidDel="00000000" w:rsidP="00000000" w:rsidRDefault="00000000" w:rsidRPr="00000000" w14:paraId="000014EE">
      <w:pPr>
        <w:numPr>
          <w:ilvl w:val="0"/>
          <w:numId w:val="1"/>
        </w:numPr>
        <w:spacing w:after="0" w:afterAutospacing="0"/>
        <w:ind w:left="720" w:hanging="360"/>
        <w:rPr/>
      </w:pPr>
      <w:r w:rsidDel="00000000" w:rsidR="00000000" w:rsidRPr="00000000">
        <w:rPr>
          <w:rtl w:val="0"/>
        </w:rPr>
        <w:t xml:space="preserve">Dest is a register containing the 16-bit value to multiply with Src, and is where the result is written.</w:t>
      </w:r>
    </w:p>
    <w:p w:rsidR="00000000" w:rsidDel="00000000" w:rsidP="00000000" w:rsidRDefault="00000000" w:rsidRPr="00000000" w14:paraId="000014EF">
      <w:pPr>
        <w:numPr>
          <w:ilvl w:val="0"/>
          <w:numId w:val="1"/>
        </w:numPr>
        <w:spacing w:after="0" w:afterAutospacing="0"/>
        <w:ind w:left="720" w:hanging="360"/>
        <w:rPr/>
      </w:pPr>
      <w:r w:rsidDel="00000000" w:rsidR="00000000" w:rsidRPr="00000000">
        <w:rPr>
          <w:rtl w:val="0"/>
        </w:rPr>
        <w:t xml:space="preserve">Src is a register, 9-bit literal, or 16-bit augmented literal whose value is multiplied into Dest.</w:t>
      </w:r>
    </w:p>
    <w:p w:rsidR="00000000" w:rsidDel="00000000" w:rsidP="00000000" w:rsidRDefault="00000000" w:rsidRPr="00000000" w14:paraId="000014F0">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is an optional effect to update the Z flag.</w:t>
      </w:r>
    </w:p>
    <w:tbl>
      <w:tblPr>
        <w:tblStyle w:val="Table10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F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F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F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F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F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F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4FF">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0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01">
            <w:pPr>
              <w:widowControl w:val="0"/>
              <w:spacing w:after="0" w:line="240" w:lineRule="auto"/>
              <w:jc w:val="center"/>
              <w:rPr>
                <w:sz w:val="18"/>
                <w:szCs w:val="18"/>
              </w:rPr>
            </w:pPr>
            <w:r w:rsidDel="00000000" w:rsidR="00000000" w:rsidRPr="00000000">
              <w:rPr>
                <w:sz w:val="18"/>
                <w:szCs w:val="18"/>
                <w:rtl w:val="0"/>
              </w:rPr>
              <w:t xml:space="preserve">(D = 0) | (S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02">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b w:val="1"/>
          <w:rtl w:val="0"/>
        </w:rPr>
        <w:t xml:space="preserve">Related:</w:t>
      </w:r>
      <w:r w:rsidDel="00000000" w:rsidR="00000000" w:rsidRPr="00000000">
        <w:rPr>
          <w:shd w:fill="fff2cc" w:val="clear"/>
          <w:rtl w:val="0"/>
        </w:rPr>
        <w:t xml:space="preserve"> </w:t>
      </w:r>
      <w:hyperlink w:anchor="_9awkxilhgl30">
        <w:r w:rsidDel="00000000" w:rsidR="00000000" w:rsidRPr="00000000">
          <w:rPr>
            <w:rFonts w:ascii="Roboto Mono Medium" w:cs="Roboto Mono Medium" w:eastAsia="Roboto Mono Medium" w:hAnsi="Roboto Mono Medium"/>
            <w:color w:val="1155cc"/>
            <w:u w:val="single"/>
            <w:rtl w:val="0"/>
          </w:rPr>
          <w:t xml:space="preserve">MULS</w:t>
        </w:r>
      </w:hyperlink>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SCA</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QMUL</w:t>
      </w:r>
      <w:r w:rsidDel="00000000" w:rsidR="00000000" w:rsidRPr="00000000">
        <w:rPr>
          <w:rtl w:val="0"/>
        </w:rPr>
      </w:r>
    </w:p>
    <w:p w:rsidR="00000000" w:rsidDel="00000000" w:rsidP="00000000" w:rsidRDefault="00000000" w:rsidRPr="00000000" w14:paraId="00001504">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MUL</w:t>
      </w:r>
      <w:r w:rsidDel="00000000" w:rsidR="00000000" w:rsidRPr="00000000">
        <w:rPr>
          <w:rtl w:val="0"/>
        </w:rPr>
        <w:t xml:space="preserve"> multiplies the lower 16-bits of each of Dest and Src together and stores the 32-bit product result into the Dest register.  This is a fast (2-clock) 16 x 16 bit multiplication operation— to multiply larger factors, use the CORDIC Solver </w:t>
      </w:r>
      <w:r w:rsidDel="00000000" w:rsidR="00000000" w:rsidRPr="00000000">
        <w:rPr>
          <w:rFonts w:ascii="Roboto Mono Medium" w:cs="Roboto Mono Medium" w:eastAsia="Roboto Mono Medium" w:hAnsi="Roboto Mono Medium"/>
          <w:rtl w:val="0"/>
        </w:rPr>
        <w:t xml:space="preserve">QMUL</w:t>
      </w:r>
      <w:r w:rsidDel="00000000" w:rsidR="00000000" w:rsidRPr="00000000">
        <w:rPr>
          <w:rtl w:val="0"/>
        </w:rPr>
        <w:t xml:space="preserve"> instruction.</w:t>
      </w:r>
    </w:p>
    <w:p w:rsidR="00000000" w:rsidDel="00000000" w:rsidP="00000000" w:rsidRDefault="00000000" w:rsidRPr="00000000" w14:paraId="00001506">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effect is specified, the Z flag is set (1) if either the Dest or Src values are zero, or is cleared (0) if both are non-zero.</w:t>
      </w:r>
    </w:p>
    <w:p w:rsidR="00000000" w:rsidDel="00000000" w:rsidP="00000000" w:rsidRDefault="00000000" w:rsidRPr="00000000" w14:paraId="00001507">
      <w:pPr>
        <w:pStyle w:val="Heading2"/>
        <w:rPr>
          <w:i w:val="1"/>
          <w:highlight w:val="yellow"/>
        </w:rPr>
      </w:pPr>
      <w:bookmarkStart w:colFirst="0" w:colLast="0" w:name="_9awkxilhgl30" w:id="254"/>
      <w:bookmarkEnd w:id="254"/>
      <w:r w:rsidDel="00000000" w:rsidR="00000000" w:rsidRPr="00000000">
        <w:rPr>
          <w:rtl w:val="0"/>
        </w:rPr>
        <w:t xml:space="preserve">MULS</w:t>
      </w:r>
      <w:r w:rsidDel="00000000" w:rsidR="00000000" w:rsidRPr="00000000">
        <w:rPr>
          <w:rtl w:val="0"/>
        </w:rPr>
      </w:r>
    </w:p>
    <w:p w:rsidR="00000000" w:rsidDel="00000000" w:rsidP="00000000" w:rsidRDefault="00000000" w:rsidRPr="00000000" w14:paraId="00001508">
      <w:pPr>
        <w:spacing w:after="0" w:lineRule="auto"/>
        <w:rPr/>
      </w:pPr>
      <w:r w:rsidDel="00000000" w:rsidR="00000000" w:rsidRPr="00000000">
        <w:rPr>
          <w:rtl w:val="0"/>
        </w:rPr>
        <w:t xml:space="preserve">Multiply, signed</w:t>
      </w:r>
    </w:p>
    <w:p w:rsidR="00000000" w:rsidDel="00000000" w:rsidP="00000000" w:rsidRDefault="00000000" w:rsidRPr="00000000" w14:paraId="00001509">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Multiply signed 16-bit x 16-bit values.</w:t>
      </w:r>
    </w:p>
    <w:p w:rsidR="00000000" w:rsidDel="00000000" w:rsidP="00000000" w:rsidRDefault="00000000" w:rsidRPr="00000000" w14:paraId="0000150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MULS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p>
    <w:p w:rsidR="00000000" w:rsidDel="00000000" w:rsidP="00000000" w:rsidRDefault="00000000" w:rsidRPr="00000000" w14:paraId="0000150B">
      <w:pPr>
        <w:spacing w:before="40" w:lineRule="auto"/>
        <w:rPr/>
      </w:pPr>
      <w:r w:rsidDel="00000000" w:rsidR="00000000" w:rsidRPr="00000000">
        <w:rPr>
          <w:b w:val="1"/>
          <w:rtl w:val="0"/>
        </w:rPr>
        <w:t xml:space="preserve">Result:</w:t>
      </w:r>
      <w:r w:rsidDel="00000000" w:rsidR="00000000" w:rsidRPr="00000000">
        <w:rPr>
          <w:rtl w:val="0"/>
        </w:rPr>
        <w:t xml:space="preserve"> The 32-bit signed product of the signed 16-bit Dest and Src multiplication is stored into Dest and optionally the Z flag is updated to the Dest or Src zero status.</w:t>
      </w:r>
    </w:p>
    <w:p w:rsidR="00000000" w:rsidDel="00000000" w:rsidP="00000000" w:rsidRDefault="00000000" w:rsidRPr="00000000" w14:paraId="0000150C">
      <w:pPr>
        <w:numPr>
          <w:ilvl w:val="0"/>
          <w:numId w:val="1"/>
        </w:numPr>
        <w:spacing w:after="0" w:afterAutospacing="0"/>
        <w:ind w:left="720" w:hanging="360"/>
        <w:rPr/>
      </w:pPr>
      <w:r w:rsidDel="00000000" w:rsidR="00000000" w:rsidRPr="00000000">
        <w:rPr>
          <w:rtl w:val="0"/>
        </w:rPr>
        <w:t xml:space="preserve">Dest is a register containing the signed 16-bit value to multiply with Src, and is where the result is written.</w:t>
      </w:r>
    </w:p>
    <w:p w:rsidR="00000000" w:rsidDel="00000000" w:rsidP="00000000" w:rsidRDefault="00000000" w:rsidRPr="00000000" w14:paraId="0000150D">
      <w:pPr>
        <w:numPr>
          <w:ilvl w:val="0"/>
          <w:numId w:val="1"/>
        </w:numPr>
        <w:spacing w:after="0" w:afterAutospacing="0"/>
        <w:ind w:left="720" w:hanging="360"/>
        <w:rPr/>
      </w:pPr>
      <w:r w:rsidDel="00000000" w:rsidR="00000000" w:rsidRPr="00000000">
        <w:rPr>
          <w:rtl w:val="0"/>
        </w:rPr>
        <w:t xml:space="preserve">Src is a register, 9-bit literal, or signed 16-bit augmented literal whose value is multiplied into Dest.</w:t>
      </w:r>
    </w:p>
    <w:p w:rsidR="00000000" w:rsidDel="00000000" w:rsidP="00000000" w:rsidRDefault="00000000" w:rsidRPr="00000000" w14:paraId="0000150E">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is an optional effect to update the Z flag.</w:t>
      </w:r>
    </w:p>
    <w:tbl>
      <w:tblPr>
        <w:tblStyle w:val="Table10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0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1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D">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1F">
            <w:pPr>
              <w:widowControl w:val="0"/>
              <w:spacing w:after="0" w:line="240" w:lineRule="auto"/>
              <w:jc w:val="center"/>
              <w:rPr>
                <w:sz w:val="18"/>
                <w:szCs w:val="18"/>
              </w:rPr>
            </w:pPr>
            <w:r w:rsidDel="00000000" w:rsidR="00000000" w:rsidRPr="00000000">
              <w:rPr>
                <w:sz w:val="18"/>
                <w:szCs w:val="18"/>
                <w:rtl w:val="0"/>
              </w:rPr>
              <w:t xml:space="preserve">(D = 0) | (S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2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21">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wv511llidyd6">
        <w:r w:rsidDel="00000000" w:rsidR="00000000" w:rsidRPr="00000000">
          <w:rPr>
            <w:rFonts w:ascii="Roboto Mono Medium" w:cs="Roboto Mono Medium" w:eastAsia="Roboto Mono Medium" w:hAnsi="Roboto Mono Medium"/>
            <w:color w:val="1155cc"/>
            <w:u w:val="single"/>
            <w:rtl w:val="0"/>
          </w:rPr>
          <w:t xml:space="preserve">M</w:t>
        </w:r>
      </w:hyperlink>
      <w:hyperlink w:anchor="_wv511llidyd6">
        <w:r w:rsidDel="00000000" w:rsidR="00000000" w:rsidRPr="00000000">
          <w:rPr>
            <w:rFonts w:ascii="Roboto Mono Medium" w:cs="Roboto Mono Medium" w:eastAsia="Roboto Mono Medium" w:hAnsi="Roboto Mono Medium"/>
            <w:color w:val="1155cc"/>
            <w:u w:val="single"/>
            <w:rtl w:val="0"/>
          </w:rPr>
          <w:t xml:space="preserve">UL</w:t>
        </w:r>
      </w:hyperlink>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SCA</w:t>
      </w:r>
      <w:r w:rsidDel="00000000" w:rsidR="00000000" w:rsidRPr="00000000">
        <w:rPr>
          <w:rtl w:val="0"/>
        </w:rPr>
        <w:t xml:space="preserve">, </w:t>
      </w:r>
      <w:r w:rsidDel="00000000" w:rsidR="00000000" w:rsidRPr="00000000">
        <w:rPr>
          <w:rtl w:val="0"/>
        </w:rPr>
        <w:t xml:space="preserve">and </w:t>
      </w:r>
      <w:r w:rsidDel="00000000" w:rsidR="00000000" w:rsidRPr="00000000">
        <w:rPr>
          <w:rFonts w:ascii="Roboto Mono Medium" w:cs="Roboto Mono Medium" w:eastAsia="Roboto Mono Medium" w:hAnsi="Roboto Mono Medium"/>
          <w:rtl w:val="0"/>
        </w:rPr>
        <w:t xml:space="preserve">QMUL</w:t>
      </w:r>
      <w:r w:rsidDel="00000000" w:rsidR="00000000" w:rsidRPr="00000000">
        <w:rPr>
          <w:rtl w:val="0"/>
        </w:rPr>
      </w:r>
    </w:p>
    <w:p w:rsidR="00000000" w:rsidDel="00000000" w:rsidP="00000000" w:rsidRDefault="00000000" w:rsidRPr="00000000" w14:paraId="0000152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23">
      <w:pPr>
        <w:rPr/>
      </w:pPr>
      <w:r w:rsidDel="00000000" w:rsidR="00000000" w:rsidRPr="00000000">
        <w:rPr>
          <w:rFonts w:ascii="Roboto Mono Medium" w:cs="Roboto Mono Medium" w:eastAsia="Roboto Mono Medium" w:hAnsi="Roboto Mono Medium"/>
          <w:rtl w:val="0"/>
        </w:rPr>
        <w:t xml:space="preserve">MULS</w:t>
      </w:r>
      <w:r w:rsidDel="00000000" w:rsidR="00000000" w:rsidRPr="00000000">
        <w:rPr>
          <w:rtl w:val="0"/>
        </w:rPr>
        <w:t xml:space="preserve"> multiplies the signed lower 16-bits of each of Dest and Src together and stores the 32-bit signed product result into the Dest register.  This is a fast (2-clock) signed 16 x 16 bit multiplication operation— to multiply larger factors, use the CORDIC Solver </w:t>
      </w:r>
      <w:r w:rsidDel="00000000" w:rsidR="00000000" w:rsidRPr="00000000">
        <w:rPr>
          <w:rFonts w:ascii="Roboto Mono Medium" w:cs="Roboto Mono Medium" w:eastAsia="Roboto Mono Medium" w:hAnsi="Roboto Mono Medium"/>
          <w:rtl w:val="0"/>
        </w:rPr>
        <w:t xml:space="preserve">QMUL</w:t>
      </w:r>
      <w:r w:rsidDel="00000000" w:rsidR="00000000" w:rsidRPr="00000000">
        <w:rPr>
          <w:rtl w:val="0"/>
        </w:rPr>
        <w:t xml:space="preserve"> instruction.</w:t>
      </w:r>
    </w:p>
    <w:p w:rsidR="00000000" w:rsidDel="00000000" w:rsidP="00000000" w:rsidRDefault="00000000" w:rsidRPr="00000000" w14:paraId="0000152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effect is specified, the Z flag is set (1) if either the Dest or Src values are zero, or is cleared (0) if both are non-zero.</w:t>
      </w:r>
    </w:p>
    <w:p w:rsidR="00000000" w:rsidDel="00000000" w:rsidP="00000000" w:rsidRDefault="00000000" w:rsidRPr="00000000" w14:paraId="00001525">
      <w:pPr>
        <w:pStyle w:val="Heading2"/>
        <w:rPr>
          <w:i w:val="1"/>
        </w:rPr>
      </w:pPr>
      <w:bookmarkStart w:colFirst="0" w:colLast="0" w:name="_hujma23idlak" w:id="255"/>
      <w:bookmarkEnd w:id="255"/>
      <w:r w:rsidDel="00000000" w:rsidR="00000000" w:rsidRPr="00000000">
        <w:rPr>
          <w:rtl w:val="0"/>
        </w:rPr>
        <w:t xml:space="preserve">MUXC / MUXNC</w:t>
      </w:r>
      <w:r w:rsidDel="00000000" w:rsidR="00000000" w:rsidRPr="00000000">
        <w:rPr>
          <w:rtl w:val="0"/>
        </w:rPr>
      </w:r>
    </w:p>
    <w:p w:rsidR="00000000" w:rsidDel="00000000" w:rsidP="00000000" w:rsidRDefault="00000000" w:rsidRPr="00000000" w14:paraId="00001526">
      <w:pPr>
        <w:spacing w:after="0" w:lineRule="auto"/>
        <w:rPr/>
      </w:pPr>
      <w:r w:rsidDel="00000000" w:rsidR="00000000" w:rsidRPr="00000000">
        <w:rPr>
          <w:rtl w:val="0"/>
        </w:rPr>
        <w:t xml:space="preserve">Mux </w:t>
      </w:r>
      <w:r w:rsidDel="00000000" w:rsidR="00000000" w:rsidRPr="00000000">
        <w:rPr>
          <w:rtl w:val="0"/>
        </w:rPr>
        <w:t xml:space="preserve">C or mux not C</w:t>
      </w:r>
    </w:p>
    <w:p w:rsidR="00000000" w:rsidDel="00000000" w:rsidP="00000000" w:rsidRDefault="00000000" w:rsidRPr="00000000" w14:paraId="00001527">
      <w:pPr>
        <w:rPr/>
      </w:pPr>
      <w:hyperlink w:anchor="_1ykf5b4dvpz7">
        <w:r w:rsidDel="00000000" w:rsidR="00000000" w:rsidRPr="00000000">
          <w:rPr>
            <w:b w:val="1"/>
            <w:color w:val="1155cc"/>
            <w:u w:val="single"/>
            <w:rtl w:val="0"/>
          </w:rPr>
          <w:t xml:space="preserve">Bit Operation Instructions</w:t>
        </w:r>
      </w:hyperlink>
      <w:r w:rsidDel="00000000" w:rsidR="00000000" w:rsidRPr="00000000">
        <w:rPr>
          <w:b w:val="1"/>
          <w:rtl w:val="0"/>
        </w:rPr>
        <w:t xml:space="preserve"> -</w:t>
      </w:r>
      <w:r w:rsidDel="00000000" w:rsidR="00000000" w:rsidRPr="00000000">
        <w:rPr>
          <w:rtl w:val="0"/>
        </w:rPr>
        <w:t xml:space="preserve"> Set discrete bits to C or !C</w:t>
      </w:r>
    </w:p>
    <w:p w:rsidR="00000000" w:rsidDel="00000000" w:rsidP="00000000" w:rsidRDefault="00000000" w:rsidRPr="00000000" w14:paraId="00001528">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MUXC</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29">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MUXNC</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2A">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set to C or !C; the rest are left as-is.  Flags are optionally updated with </w:t>
      </w:r>
      <w:r w:rsidDel="00000000" w:rsidR="00000000" w:rsidRPr="00000000">
        <w:rPr>
          <w:i w:val="1"/>
          <w:rtl w:val="0"/>
        </w:rPr>
        <w:t xml:space="preserve">parity</w:t>
      </w:r>
      <w:r w:rsidDel="00000000" w:rsidR="00000000" w:rsidRPr="00000000">
        <w:rPr>
          <w:rtl w:val="0"/>
        </w:rPr>
        <w:t xml:space="preserve"> and </w:t>
      </w:r>
      <w:r w:rsidDel="00000000" w:rsidR="00000000" w:rsidRPr="00000000">
        <w:rPr>
          <w:i w:val="1"/>
          <w:rtl w:val="0"/>
        </w:rPr>
        <w:t xml:space="preserve">zero</w:t>
      </w:r>
      <w:r w:rsidDel="00000000" w:rsidR="00000000" w:rsidRPr="00000000">
        <w:rPr>
          <w:rtl w:val="0"/>
        </w:rPr>
        <w:t xml:space="preserve"> status of the result.</w:t>
      </w:r>
    </w:p>
    <w:p w:rsidR="00000000" w:rsidDel="00000000" w:rsidP="00000000" w:rsidRDefault="00000000" w:rsidRPr="00000000" w14:paraId="0000152B">
      <w:pPr>
        <w:numPr>
          <w:ilvl w:val="0"/>
          <w:numId w:val="1"/>
        </w:numPr>
        <w:spacing w:after="0" w:afterAutospacing="0"/>
        <w:ind w:left="720" w:hanging="360"/>
        <w:rPr/>
      </w:pPr>
      <w:r w:rsidDel="00000000" w:rsidR="00000000" w:rsidRPr="00000000">
        <w:rPr>
          <w:rtl w:val="0"/>
        </w:rPr>
        <w:t xml:space="preserve">Dest is the register whose value will have one or more bits set to C or !C.</w:t>
      </w:r>
    </w:p>
    <w:p w:rsidR="00000000" w:rsidDel="00000000" w:rsidP="00000000" w:rsidRDefault="00000000" w:rsidRPr="00000000" w14:paraId="0000152C">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identifies the bit(s) to modify.</w:t>
      </w:r>
    </w:p>
    <w:p w:rsidR="00000000" w:rsidDel="00000000" w:rsidP="00000000" w:rsidRDefault="00000000" w:rsidRPr="00000000" w14:paraId="0000152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0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2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2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3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C">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D">
            <w:pPr>
              <w:widowControl w:val="0"/>
              <w:spacing w:after="0" w:line="240" w:lineRule="auto"/>
              <w:jc w:val="center"/>
              <w:rPr>
                <w:sz w:val="18"/>
                <w:szCs w:val="18"/>
              </w:rPr>
            </w:pPr>
            <w:r w:rsidDel="00000000" w:rsidR="00000000" w:rsidRPr="00000000">
              <w:rPr>
                <w:sz w:val="18"/>
                <w:szCs w:val="18"/>
                <w:rtl w:val="0"/>
              </w:rPr>
              <w:t xml:space="preserve">Parity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E">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3F">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5">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6">
            <w:pPr>
              <w:widowControl w:val="0"/>
              <w:spacing w:after="0" w:line="240" w:lineRule="auto"/>
              <w:jc w:val="center"/>
              <w:rPr>
                <w:sz w:val="18"/>
                <w:szCs w:val="18"/>
              </w:rPr>
            </w:pPr>
            <w:r w:rsidDel="00000000" w:rsidR="00000000" w:rsidRPr="00000000">
              <w:rPr>
                <w:sz w:val="18"/>
                <w:szCs w:val="18"/>
                <w:rtl w:val="0"/>
              </w:rPr>
              <w:t xml:space="preserve">Parity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7">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48">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49">
      <w:pPr>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154A">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4B">
      <w:pPr>
        <w:rPr/>
      </w:pPr>
      <w:r w:rsidDel="00000000" w:rsidR="00000000" w:rsidRPr="00000000">
        <w:rPr>
          <w:rFonts w:ascii="Roboto Mono Medium" w:cs="Roboto Mono Medium" w:eastAsia="Roboto Mono Medium" w:hAnsi="Roboto Mono Medium"/>
          <w:rtl w:val="0"/>
        </w:rPr>
        <w:t xml:space="preserve">MUXC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MUXNC</w:t>
      </w:r>
      <w:r w:rsidDel="00000000" w:rsidR="00000000" w:rsidRPr="00000000">
        <w:rPr>
          <w:rtl w:val="0"/>
        </w:rPr>
        <w:t xml:space="preserve"> alters the Dest bit(s) designated by Src (high bits) to equal the state, or inverse state, of the C flag.  All Dest bits corresponding to high (1) bits in Src are modified; all other Dest bits are left unchanged.</w:t>
      </w:r>
    </w:p>
    <w:p w:rsidR="00000000" w:rsidDel="00000000" w:rsidP="00000000" w:rsidRDefault="00000000" w:rsidRPr="00000000" w14:paraId="0000154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number of high (1) bits in the result is odd, or is cleared (0) if it is even.</w:t>
      </w:r>
    </w:p>
    <w:p w:rsidR="00000000" w:rsidDel="00000000" w:rsidP="00000000" w:rsidRDefault="00000000" w:rsidRPr="00000000" w14:paraId="0000154D">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not zero.</w:t>
      </w:r>
    </w:p>
    <w:p w:rsidR="00000000" w:rsidDel="00000000" w:rsidP="00000000" w:rsidRDefault="00000000" w:rsidRPr="00000000" w14:paraId="0000154E">
      <w:pPr>
        <w:pStyle w:val="Heading2"/>
        <w:rPr>
          <w:i w:val="1"/>
          <w:highlight w:val="yellow"/>
        </w:rPr>
      </w:pPr>
      <w:bookmarkStart w:colFirst="0" w:colLast="0" w:name="_so9xp16tbilq" w:id="256"/>
      <w:bookmarkEnd w:id="256"/>
      <w:r w:rsidDel="00000000" w:rsidR="00000000" w:rsidRPr="00000000">
        <w:rPr>
          <w:rtl w:val="0"/>
        </w:rPr>
        <w:t xml:space="preserve">MUXNIBS</w:t>
      </w:r>
      <w:r w:rsidDel="00000000" w:rsidR="00000000" w:rsidRPr="00000000">
        <w:rPr>
          <w:rtl w:val="0"/>
        </w:rPr>
      </w:r>
    </w:p>
    <w:p w:rsidR="00000000" w:rsidDel="00000000" w:rsidP="00000000" w:rsidRDefault="00000000" w:rsidRPr="00000000" w14:paraId="00001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Mux nibbles</w:t>
      </w:r>
    </w:p>
    <w:p w:rsidR="00000000" w:rsidDel="00000000" w:rsidP="00000000" w:rsidRDefault="00000000" w:rsidRPr="00000000" w14:paraId="00001550">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discrete nibbles of a value to non-zero nibble states of another.</w:t>
      </w:r>
    </w:p>
    <w:p w:rsidR="00000000" w:rsidDel="00000000" w:rsidP="00000000" w:rsidRDefault="00000000" w:rsidRPr="00000000" w14:paraId="00001551">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MUXNIBS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552">
      <w:pPr>
        <w:spacing w:before="40" w:lineRule="auto"/>
        <w:rPr/>
      </w:pPr>
      <w:r w:rsidDel="00000000" w:rsidR="00000000" w:rsidRPr="00000000">
        <w:rPr>
          <w:b w:val="1"/>
          <w:rtl w:val="0"/>
        </w:rPr>
        <w:t xml:space="preserve">Result:</w:t>
      </w:r>
      <w:r w:rsidDel="00000000" w:rsidR="00000000" w:rsidRPr="00000000">
        <w:rPr>
          <w:rtl w:val="0"/>
        </w:rPr>
        <w:t xml:space="preserve"> Dest nibbles corresponding to non-zero Src nibbles are set to those nibble values; the rest are left as-is.</w:t>
      </w:r>
    </w:p>
    <w:p w:rsidR="00000000" w:rsidDel="00000000" w:rsidP="00000000" w:rsidRDefault="00000000" w:rsidRPr="00000000" w14:paraId="00001553">
      <w:pPr>
        <w:numPr>
          <w:ilvl w:val="0"/>
          <w:numId w:val="1"/>
        </w:numPr>
        <w:spacing w:after="0" w:afterAutospacing="0"/>
        <w:ind w:left="720" w:hanging="360"/>
        <w:rPr/>
      </w:pPr>
      <w:r w:rsidDel="00000000" w:rsidR="00000000" w:rsidRPr="00000000">
        <w:rPr>
          <w:rtl w:val="0"/>
        </w:rPr>
        <w:t xml:space="preserve">Dest is a register whose value will be updated according to Src.</w:t>
      </w:r>
    </w:p>
    <w:p w:rsidR="00000000" w:rsidDel="00000000" w:rsidP="00000000" w:rsidRDefault="00000000" w:rsidRPr="00000000" w14:paraId="00001554">
      <w:pPr>
        <w:numPr>
          <w:ilvl w:val="0"/>
          <w:numId w:val="1"/>
        </w:numPr>
        <w:ind w:left="720" w:hanging="360"/>
        <w:rPr/>
      </w:pPr>
      <w:r w:rsidDel="00000000" w:rsidR="00000000" w:rsidRPr="00000000">
        <w:rPr>
          <w:rtl w:val="0"/>
        </w:rPr>
        <w:t xml:space="preserve">Src is a register, 9-bit literal, or 32-bit augmented literal whose non-zero nibbles will replace the corresponding nibbles in Dest.</w:t>
      </w:r>
    </w:p>
    <w:tbl>
      <w:tblPr>
        <w:tblStyle w:val="Table10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5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3">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6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67">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68">
      <w:pPr>
        <w:rPr/>
      </w:pPr>
      <w:r w:rsidDel="00000000" w:rsidR="00000000" w:rsidRPr="00000000">
        <w:rPr>
          <w:rFonts w:ascii="Roboto Mono Medium" w:cs="Roboto Mono Medium" w:eastAsia="Roboto Mono Medium" w:hAnsi="Roboto Mono Medium"/>
          <w:rtl w:val="0"/>
        </w:rPr>
        <w:t xml:space="preserve">MUXNIBS</w:t>
      </w:r>
      <w:r w:rsidDel="00000000" w:rsidR="00000000" w:rsidRPr="00000000">
        <w:rPr>
          <w:rtl w:val="0"/>
        </w:rPr>
        <w:t xml:space="preserve"> copies any non-zero nibbles from Src into the corresponding nibbles of Dest and leaves the rest of Dest's nibbles as-is.</w:t>
      </w:r>
    </w:p>
    <w:p w:rsidR="00000000" w:rsidDel="00000000" w:rsidP="00000000" w:rsidRDefault="00000000" w:rsidRPr="00000000" w14:paraId="00001569">
      <w:pPr>
        <w:pStyle w:val="Heading2"/>
        <w:rPr>
          <w:i w:val="1"/>
        </w:rPr>
      </w:pPr>
      <w:bookmarkStart w:colFirst="0" w:colLast="0" w:name="_xa6h00k6yh91" w:id="257"/>
      <w:bookmarkEnd w:id="257"/>
      <w:r w:rsidDel="00000000" w:rsidR="00000000" w:rsidRPr="00000000">
        <w:rPr>
          <w:rtl w:val="0"/>
        </w:rPr>
        <w:t xml:space="preserve">MUXNITS</w:t>
      </w:r>
      <w:r w:rsidDel="00000000" w:rsidR="00000000" w:rsidRPr="00000000">
        <w:rPr>
          <w:rtl w:val="0"/>
        </w:rPr>
      </w:r>
    </w:p>
    <w:p w:rsidR="00000000" w:rsidDel="00000000" w:rsidP="00000000" w:rsidRDefault="00000000" w:rsidRPr="00000000" w14:paraId="0000156A">
      <w:pPr>
        <w:spacing w:after="0" w:lineRule="auto"/>
        <w:rPr/>
      </w:pPr>
      <w:r w:rsidDel="00000000" w:rsidR="00000000" w:rsidRPr="00000000">
        <w:rPr>
          <w:rtl w:val="0"/>
        </w:rPr>
        <w:t xml:space="preserve">Mux </w:t>
      </w:r>
      <w:r w:rsidDel="00000000" w:rsidR="00000000" w:rsidRPr="00000000">
        <w:rPr>
          <w:rtl w:val="0"/>
        </w:rPr>
        <w:t xml:space="preserve">nits</w:t>
      </w:r>
      <w:r w:rsidDel="00000000" w:rsidR="00000000" w:rsidRPr="00000000">
        <w:rPr>
          <w:rtl w:val="0"/>
        </w:rPr>
      </w:r>
    </w:p>
    <w:p w:rsidR="00000000" w:rsidDel="00000000" w:rsidP="00000000" w:rsidRDefault="00000000" w:rsidRPr="00000000" w14:paraId="0000156B">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discrete bit pairs of a value to non-zero bit pair states of another.</w:t>
      </w:r>
    </w:p>
    <w:p w:rsidR="00000000" w:rsidDel="00000000" w:rsidP="00000000" w:rsidRDefault="00000000" w:rsidRPr="00000000" w14:paraId="0000156C">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MUXNITS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56D">
      <w:pPr>
        <w:spacing w:before="40" w:lineRule="auto"/>
        <w:rPr/>
      </w:pPr>
      <w:r w:rsidDel="00000000" w:rsidR="00000000" w:rsidRPr="00000000">
        <w:rPr>
          <w:b w:val="1"/>
          <w:rtl w:val="0"/>
        </w:rPr>
        <w:t xml:space="preserve">Result:</w:t>
      </w:r>
      <w:r w:rsidDel="00000000" w:rsidR="00000000" w:rsidRPr="00000000">
        <w:rPr>
          <w:rtl w:val="0"/>
        </w:rPr>
        <w:t xml:space="preserve"> Dest bit pairs corresponding to non-zero Src bit pairs are set to those bit values; the rest are left as-is.</w:t>
      </w:r>
    </w:p>
    <w:p w:rsidR="00000000" w:rsidDel="00000000" w:rsidP="00000000" w:rsidRDefault="00000000" w:rsidRPr="00000000" w14:paraId="0000156E">
      <w:pPr>
        <w:numPr>
          <w:ilvl w:val="0"/>
          <w:numId w:val="1"/>
        </w:numPr>
        <w:spacing w:after="0" w:afterAutospacing="0"/>
        <w:ind w:left="720" w:hanging="360"/>
        <w:rPr/>
      </w:pPr>
      <w:r w:rsidDel="00000000" w:rsidR="00000000" w:rsidRPr="00000000">
        <w:rPr>
          <w:rtl w:val="0"/>
        </w:rPr>
        <w:t xml:space="preserve">Dest is a register whose value will be updated according to Src.</w:t>
      </w:r>
    </w:p>
    <w:p w:rsidR="00000000" w:rsidDel="00000000" w:rsidP="00000000" w:rsidRDefault="00000000" w:rsidRPr="00000000" w14:paraId="0000156F">
      <w:pPr>
        <w:numPr>
          <w:ilvl w:val="0"/>
          <w:numId w:val="1"/>
        </w:numPr>
        <w:ind w:left="720" w:hanging="360"/>
        <w:rPr/>
      </w:pPr>
      <w:r w:rsidDel="00000000" w:rsidR="00000000" w:rsidRPr="00000000">
        <w:rPr>
          <w:rtl w:val="0"/>
        </w:rPr>
        <w:t xml:space="preserve">Src is a register, 9-bit literal, or 32-bit augmented literal whose non-zero bit pairs will replace the corresponding bit pairs in Dest.</w:t>
      </w:r>
    </w:p>
    <w:tbl>
      <w:tblPr>
        <w:tblStyle w:val="Table10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7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E">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7F">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8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8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8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83">
      <w:pPr>
        <w:rPr/>
      </w:pPr>
      <w:r w:rsidDel="00000000" w:rsidR="00000000" w:rsidRPr="00000000">
        <w:rPr>
          <w:rFonts w:ascii="Roboto Mono Medium" w:cs="Roboto Mono Medium" w:eastAsia="Roboto Mono Medium" w:hAnsi="Roboto Mono Medium"/>
          <w:rtl w:val="0"/>
        </w:rPr>
        <w:t xml:space="preserve">MUXNITS</w:t>
      </w:r>
      <w:r w:rsidDel="00000000" w:rsidR="00000000" w:rsidRPr="00000000">
        <w:rPr>
          <w:rtl w:val="0"/>
        </w:rPr>
        <w:t xml:space="preserve"> copies any non-zero bit pairs from Src into the corresponding bit pairs of Dest and leaves the rest of Dest's bit pairs as-is.</w:t>
      </w:r>
    </w:p>
    <w:p w:rsidR="00000000" w:rsidDel="00000000" w:rsidP="00000000" w:rsidRDefault="00000000" w:rsidRPr="00000000" w14:paraId="00001584">
      <w:pPr>
        <w:pStyle w:val="Heading2"/>
        <w:rPr>
          <w:i w:val="1"/>
        </w:rPr>
      </w:pPr>
      <w:bookmarkStart w:colFirst="0" w:colLast="0" w:name="_gg86hluj11kt" w:id="258"/>
      <w:bookmarkEnd w:id="258"/>
      <w:r w:rsidDel="00000000" w:rsidR="00000000" w:rsidRPr="00000000">
        <w:rPr>
          <w:rtl w:val="0"/>
        </w:rPr>
        <w:t xml:space="preserve">MUXQ</w:t>
      </w:r>
      <w:r w:rsidDel="00000000" w:rsidR="00000000" w:rsidRPr="00000000">
        <w:rPr>
          <w:rtl w:val="0"/>
        </w:rPr>
      </w:r>
    </w:p>
    <w:p w:rsidR="00000000" w:rsidDel="00000000" w:rsidP="00000000" w:rsidRDefault="00000000" w:rsidRPr="00000000" w14:paraId="00001585">
      <w:pPr>
        <w:spacing w:after="0" w:lineRule="auto"/>
        <w:rPr/>
      </w:pPr>
      <w:r w:rsidDel="00000000" w:rsidR="00000000" w:rsidRPr="00000000">
        <w:rPr>
          <w:rtl w:val="0"/>
        </w:rPr>
        <w:t xml:space="preserve">Mux Q</w:t>
      </w:r>
    </w:p>
    <w:p w:rsidR="00000000" w:rsidDel="00000000" w:rsidP="00000000" w:rsidRDefault="00000000" w:rsidRPr="00000000" w14:paraId="00001586">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discrete bits of a value to that of another.</w:t>
      </w:r>
    </w:p>
    <w:p w:rsidR="00000000" w:rsidDel="00000000" w:rsidP="00000000" w:rsidRDefault="00000000" w:rsidRPr="00000000" w14:paraId="00001587">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MUXQ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588">
      <w:pPr>
        <w:spacing w:before="40" w:lineRule="auto"/>
        <w:rPr/>
      </w:pPr>
      <w:r w:rsidDel="00000000" w:rsidR="00000000" w:rsidRPr="00000000">
        <w:rPr>
          <w:b w:val="1"/>
          <w:rtl w:val="0"/>
        </w:rPr>
        <w:t xml:space="preserve">Result:</w:t>
      </w:r>
      <w:r w:rsidDel="00000000" w:rsidR="00000000" w:rsidRPr="00000000">
        <w:rPr>
          <w:rtl w:val="0"/>
        </w:rPr>
        <w:t xml:space="preserve"> Dest bits described by Q are set to corresponding Src bits; the rest are left as-is.</w:t>
      </w:r>
    </w:p>
    <w:p w:rsidR="00000000" w:rsidDel="00000000" w:rsidP="00000000" w:rsidRDefault="00000000" w:rsidRPr="00000000" w14:paraId="00001589">
      <w:pPr>
        <w:numPr>
          <w:ilvl w:val="0"/>
          <w:numId w:val="1"/>
        </w:numPr>
        <w:spacing w:after="0" w:afterAutospacing="0"/>
        <w:ind w:left="720" w:hanging="360"/>
        <w:rPr/>
      </w:pPr>
      <w:r w:rsidDel="00000000" w:rsidR="00000000" w:rsidRPr="00000000">
        <w:rPr>
          <w:rtl w:val="0"/>
        </w:rPr>
        <w:t xml:space="preserve">Dest is a register whose bits will be updated according to Q and Src.</w:t>
      </w:r>
    </w:p>
    <w:p w:rsidR="00000000" w:rsidDel="00000000" w:rsidP="00000000" w:rsidRDefault="00000000" w:rsidRPr="00000000" w14:paraId="0000158A">
      <w:pPr>
        <w:numPr>
          <w:ilvl w:val="0"/>
          <w:numId w:val="1"/>
        </w:numPr>
        <w:ind w:left="720" w:hanging="360"/>
        <w:rPr/>
      </w:pPr>
      <w:r w:rsidDel="00000000" w:rsidR="00000000" w:rsidRPr="00000000">
        <w:rPr>
          <w:rtl w:val="0"/>
        </w:rPr>
        <w:t xml:space="preserve">Src is a register, 9-bit literal, or 32-bit augmented literal whose select bits will replace the corresponding bits in Dest.</w:t>
      </w:r>
    </w:p>
    <w:tbl>
      <w:tblPr>
        <w:tblStyle w:val="Table11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8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8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8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8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8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9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9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9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9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9">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9C">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9D">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9E">
      <w:pPr>
        <w:rPr/>
      </w:pPr>
      <w:r w:rsidDel="00000000" w:rsidR="00000000" w:rsidRPr="00000000">
        <w:rPr>
          <w:rFonts w:ascii="Roboto Mono Medium" w:cs="Roboto Mono Medium" w:eastAsia="Roboto Mono Medium" w:hAnsi="Roboto Mono Medium"/>
          <w:rtl w:val="0"/>
        </w:rPr>
        <w:t xml:space="preserve">MUXQ</w:t>
      </w:r>
      <w:r w:rsidDel="00000000" w:rsidR="00000000" w:rsidRPr="00000000">
        <w:rPr>
          <w:rtl w:val="0"/>
        </w:rPr>
        <w:t xml:space="preserve"> copies all bits from Src corresponding to high (1) bits of Q into the corresponding bits of Dest.  All other Dest bits are left as-is.</w:t>
      </w:r>
    </w:p>
    <w:p w:rsidR="00000000" w:rsidDel="00000000" w:rsidP="00000000" w:rsidRDefault="00000000" w:rsidRPr="00000000" w14:paraId="0000159F">
      <w:pPr>
        <w:rPr/>
      </w:pPr>
      <w:r w:rsidDel="00000000" w:rsidR="00000000" w:rsidRPr="00000000">
        <w:rPr>
          <w:rFonts w:ascii="Roboto Mono Medium" w:cs="Roboto Mono Medium" w:eastAsia="Roboto Mono Medium" w:hAnsi="Roboto Mono Medium"/>
          <w:rtl w:val="0"/>
        </w:rPr>
        <w:t xml:space="preserve">MUXQ</w:t>
      </w:r>
      <w:r w:rsidDel="00000000" w:rsidR="00000000" w:rsidRPr="00000000">
        <w:rPr>
          <w:rtl w:val="0"/>
        </w:rPr>
        <w:t xml:space="preserve"> must be preceded by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to function properly since the Q value's high bits identify the bits to target in Src and Dest.</w:t>
      </w:r>
    </w:p>
    <w:p w:rsidR="00000000" w:rsidDel="00000000" w:rsidP="00000000" w:rsidRDefault="00000000" w:rsidRPr="00000000" w14:paraId="000015A0">
      <w:pPr>
        <w:pStyle w:val="Heading2"/>
        <w:rPr>
          <w:i w:val="1"/>
        </w:rPr>
      </w:pPr>
      <w:bookmarkStart w:colFirst="0" w:colLast="0" w:name="_fsy0qkuiqsd6" w:id="259"/>
      <w:bookmarkEnd w:id="259"/>
      <w:r w:rsidDel="00000000" w:rsidR="00000000" w:rsidRPr="00000000">
        <w:rPr>
          <w:rtl w:val="0"/>
        </w:rPr>
        <w:t xml:space="preserve">MUXZ / MUXNZ</w:t>
      </w:r>
      <w:r w:rsidDel="00000000" w:rsidR="00000000" w:rsidRPr="00000000">
        <w:rPr>
          <w:rtl w:val="0"/>
        </w:rPr>
      </w:r>
    </w:p>
    <w:p w:rsidR="00000000" w:rsidDel="00000000" w:rsidP="00000000" w:rsidRDefault="00000000" w:rsidRPr="00000000" w14:paraId="000015A1">
      <w:pPr>
        <w:spacing w:after="0" w:lineRule="auto"/>
        <w:rPr/>
      </w:pPr>
      <w:r w:rsidDel="00000000" w:rsidR="00000000" w:rsidRPr="00000000">
        <w:rPr>
          <w:rtl w:val="0"/>
        </w:rPr>
        <w:t xml:space="preserve">Mux Z or mux not Z</w:t>
      </w:r>
    </w:p>
    <w:p w:rsidR="00000000" w:rsidDel="00000000" w:rsidP="00000000" w:rsidRDefault="00000000" w:rsidRPr="00000000" w14:paraId="000015A2">
      <w:pPr>
        <w:rPr/>
      </w:pPr>
      <w:hyperlink w:anchor="_1ykf5b4dvpz7">
        <w:r w:rsidDel="00000000" w:rsidR="00000000" w:rsidRPr="00000000">
          <w:rPr>
            <w:b w:val="1"/>
            <w:color w:val="1155cc"/>
            <w:u w:val="single"/>
            <w:rtl w:val="0"/>
          </w:rPr>
          <w:t xml:space="preserve">Bit Operation Instructions</w:t>
        </w:r>
      </w:hyperlink>
      <w:r w:rsidDel="00000000" w:rsidR="00000000" w:rsidRPr="00000000">
        <w:rPr>
          <w:b w:val="1"/>
          <w:rtl w:val="0"/>
        </w:rPr>
        <w:t xml:space="preserve"> -</w:t>
      </w:r>
      <w:r w:rsidDel="00000000" w:rsidR="00000000" w:rsidRPr="00000000">
        <w:rPr>
          <w:rtl w:val="0"/>
        </w:rPr>
        <w:t xml:space="preserve"> Set discrete bits to Z or !Z</w:t>
      </w:r>
    </w:p>
    <w:p w:rsidR="00000000" w:rsidDel="00000000" w:rsidP="00000000" w:rsidRDefault="00000000" w:rsidRPr="00000000" w14:paraId="000015A3">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MUXZ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A4">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MUXNZ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A5">
      <w:pPr>
        <w:spacing w:before="40" w:lineRule="auto"/>
        <w:rPr/>
      </w:pPr>
      <w:r w:rsidDel="00000000" w:rsidR="00000000" w:rsidRPr="00000000">
        <w:rPr>
          <w:b w:val="1"/>
          <w:rtl w:val="0"/>
        </w:rPr>
        <w:t xml:space="preserve">Result:</w:t>
      </w:r>
      <w:r w:rsidDel="00000000" w:rsidR="00000000" w:rsidRPr="00000000">
        <w:rPr>
          <w:rtl w:val="0"/>
        </w:rPr>
        <w:t xml:space="preserve"> Dest bit(s) described by Src are set to Z or !Z; the rest are left as-is.  Flags are optionally updated with </w:t>
      </w:r>
      <w:r w:rsidDel="00000000" w:rsidR="00000000" w:rsidRPr="00000000">
        <w:rPr>
          <w:i w:val="1"/>
          <w:rtl w:val="0"/>
        </w:rPr>
        <w:t xml:space="preserve">parity</w:t>
      </w:r>
      <w:r w:rsidDel="00000000" w:rsidR="00000000" w:rsidRPr="00000000">
        <w:rPr>
          <w:rtl w:val="0"/>
        </w:rPr>
        <w:t xml:space="preserve"> and </w:t>
      </w:r>
      <w:r w:rsidDel="00000000" w:rsidR="00000000" w:rsidRPr="00000000">
        <w:rPr>
          <w:i w:val="1"/>
          <w:rtl w:val="0"/>
        </w:rPr>
        <w:t xml:space="preserve">zero</w:t>
      </w:r>
      <w:r w:rsidDel="00000000" w:rsidR="00000000" w:rsidRPr="00000000">
        <w:rPr>
          <w:rtl w:val="0"/>
        </w:rPr>
        <w:t xml:space="preserve"> status of the result.</w:t>
      </w:r>
    </w:p>
    <w:p w:rsidR="00000000" w:rsidDel="00000000" w:rsidP="00000000" w:rsidRDefault="00000000" w:rsidRPr="00000000" w14:paraId="000015A6">
      <w:pPr>
        <w:numPr>
          <w:ilvl w:val="0"/>
          <w:numId w:val="1"/>
        </w:numPr>
        <w:spacing w:after="0" w:afterAutospacing="0"/>
        <w:ind w:left="720" w:hanging="360"/>
        <w:rPr/>
      </w:pPr>
      <w:r w:rsidDel="00000000" w:rsidR="00000000" w:rsidRPr="00000000">
        <w:rPr>
          <w:rtl w:val="0"/>
        </w:rPr>
        <w:t xml:space="preserve">Dest is the register whose value will have one or more bits set to Z or !Z.</w:t>
      </w:r>
    </w:p>
    <w:p w:rsidR="00000000" w:rsidDel="00000000" w:rsidP="00000000" w:rsidRDefault="00000000" w:rsidRPr="00000000" w14:paraId="000015A7">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identifies the bit(s) to modify.</w:t>
      </w:r>
    </w:p>
    <w:p w:rsidR="00000000" w:rsidDel="00000000" w:rsidP="00000000" w:rsidRDefault="00000000" w:rsidRPr="00000000" w14:paraId="000015A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1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B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B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7">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8">
            <w:pPr>
              <w:widowControl w:val="0"/>
              <w:spacing w:after="0" w:line="240" w:lineRule="auto"/>
              <w:jc w:val="center"/>
              <w:rPr>
                <w:sz w:val="18"/>
                <w:szCs w:val="18"/>
              </w:rPr>
            </w:pPr>
            <w:r w:rsidDel="00000000" w:rsidR="00000000" w:rsidRPr="00000000">
              <w:rPr>
                <w:sz w:val="18"/>
                <w:szCs w:val="18"/>
                <w:rtl w:val="0"/>
              </w:rPr>
              <w:t xml:space="preserve">Parity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9">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A">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B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C0">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C1">
            <w:pPr>
              <w:widowControl w:val="0"/>
              <w:spacing w:after="0" w:line="240" w:lineRule="auto"/>
              <w:jc w:val="center"/>
              <w:rPr>
                <w:sz w:val="18"/>
                <w:szCs w:val="18"/>
              </w:rPr>
            </w:pPr>
            <w:r w:rsidDel="00000000" w:rsidR="00000000" w:rsidRPr="00000000">
              <w:rPr>
                <w:sz w:val="18"/>
                <w:szCs w:val="18"/>
                <w:rtl w:val="0"/>
              </w:rPr>
              <w:t xml:space="preserve">Parity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C2">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C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C4">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C5">
      <w:pPr>
        <w:rPr/>
      </w:pPr>
      <w:r w:rsidDel="00000000" w:rsidR="00000000" w:rsidRPr="00000000">
        <w:rPr>
          <w:rFonts w:ascii="Roboto Mono Medium" w:cs="Roboto Mono Medium" w:eastAsia="Roboto Mono Medium" w:hAnsi="Roboto Mono Medium"/>
          <w:rtl w:val="0"/>
        </w:rPr>
        <w:t xml:space="preserve">MUXZ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MUXN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alters the Dest bit(s) designated by Src (high bits) to equal the state, or inverse state, of the Z flag.  All Dest bits corresponding to high (1) bits in Src are modified; all other Dest bits are left unchanged.</w:t>
      </w:r>
    </w:p>
    <w:p w:rsidR="00000000" w:rsidDel="00000000" w:rsidP="00000000" w:rsidRDefault="00000000" w:rsidRPr="00000000" w14:paraId="000015C6">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number of high (1) bits in the result is odd, or is cleared (0) if it is even.</w:t>
      </w:r>
    </w:p>
    <w:p w:rsidR="00000000" w:rsidDel="00000000" w:rsidP="00000000" w:rsidRDefault="00000000" w:rsidRPr="00000000" w14:paraId="000015C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not zero.</w:t>
      </w:r>
    </w:p>
    <w:p w:rsidR="00000000" w:rsidDel="00000000" w:rsidP="00000000" w:rsidRDefault="00000000" w:rsidRPr="00000000" w14:paraId="000015C8">
      <w:pPr>
        <w:pStyle w:val="Heading2"/>
        <w:rPr>
          <w:i w:val="1"/>
        </w:rPr>
      </w:pPr>
      <w:bookmarkStart w:colFirst="0" w:colLast="0" w:name="_ied83z8c60zq" w:id="260"/>
      <w:bookmarkEnd w:id="260"/>
      <w:r w:rsidDel="00000000" w:rsidR="00000000" w:rsidRPr="00000000">
        <w:rPr>
          <w:rtl w:val="0"/>
        </w:rPr>
        <w:t xml:space="preserve">NEG</w:t>
      </w:r>
      <w:r w:rsidDel="00000000" w:rsidR="00000000" w:rsidRPr="00000000">
        <w:rPr>
          <w:rtl w:val="0"/>
        </w:rPr>
      </w:r>
    </w:p>
    <w:p w:rsidR="00000000" w:rsidDel="00000000" w:rsidP="00000000" w:rsidRDefault="00000000" w:rsidRPr="00000000" w14:paraId="000015C9">
      <w:pPr>
        <w:spacing w:after="0" w:lineRule="auto"/>
        <w:rPr/>
      </w:pPr>
      <w:r w:rsidDel="00000000" w:rsidR="00000000" w:rsidRPr="00000000">
        <w:rPr>
          <w:rtl w:val="0"/>
        </w:rPr>
        <w:t xml:space="preserve">Negate</w:t>
      </w:r>
    </w:p>
    <w:p w:rsidR="00000000" w:rsidDel="00000000" w:rsidP="00000000" w:rsidRDefault="00000000" w:rsidRPr="00000000" w14:paraId="000015CA">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Negate a value.</w:t>
      </w:r>
    </w:p>
    <w:p w:rsidR="00000000" w:rsidDel="00000000" w:rsidP="00000000" w:rsidRDefault="00000000" w:rsidRPr="00000000" w14:paraId="000015CB">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CC">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CD">
      <w:pPr>
        <w:spacing w:before="40" w:lineRule="auto"/>
        <w:rPr/>
      </w:pPr>
      <w:r w:rsidDel="00000000" w:rsidR="00000000" w:rsidRPr="00000000">
        <w:rPr>
          <w:b w:val="1"/>
          <w:rtl w:val="0"/>
        </w:rPr>
        <w:t xml:space="preserve">Result:</w:t>
      </w:r>
      <w:r w:rsidDel="00000000" w:rsidR="00000000" w:rsidRPr="00000000">
        <w:rPr>
          <w:rtl w:val="0"/>
        </w:rPr>
        <w:t xml:space="preserve"> The Src or Dest value is negated and stored into Dest and optionally the C and Z flags are updated to the resulting sign and zero status.</w:t>
      </w:r>
    </w:p>
    <w:p w:rsidR="00000000" w:rsidDel="00000000" w:rsidP="00000000" w:rsidRDefault="00000000" w:rsidRPr="00000000" w14:paraId="000015CE">
      <w:pPr>
        <w:numPr>
          <w:ilvl w:val="0"/>
          <w:numId w:val="1"/>
        </w:numPr>
        <w:spacing w:after="0" w:afterAutospacing="0"/>
        <w:ind w:left="720" w:hanging="360"/>
        <w:rPr/>
      </w:pPr>
      <w:r w:rsidDel="00000000" w:rsidR="00000000" w:rsidRPr="00000000">
        <w:rPr>
          <w:rtl w:val="0"/>
        </w:rPr>
        <w:t xml:space="preserve">Dest is a register to receive the -Src value (syntax 1), or contains the value to negate (syntax 2).</w:t>
      </w:r>
    </w:p>
    <w:p w:rsidR="00000000" w:rsidDel="00000000" w:rsidP="00000000" w:rsidRDefault="00000000" w:rsidRPr="00000000" w14:paraId="000015CF">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negated value is stored into Dest.</w:t>
      </w:r>
    </w:p>
    <w:p w:rsidR="00000000" w:rsidDel="00000000" w:rsidP="00000000" w:rsidRDefault="00000000" w:rsidRPr="00000000" w14:paraId="000015D0">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1">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2">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3">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4">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5">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6">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7">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8">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9">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D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D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D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D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D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DF">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0">
            <w:pPr>
              <w:widowControl w:val="0"/>
              <w:spacing w:after="0" w:line="240" w:lineRule="auto"/>
              <w:jc w:val="center"/>
              <w:rPr>
                <w:sz w:val="18"/>
                <w:szCs w:val="18"/>
              </w:rPr>
            </w:pPr>
            <w:r w:rsidDel="00000000" w:rsidR="00000000" w:rsidRPr="00000000">
              <w:rPr>
                <w:sz w:val="18"/>
                <w:szCs w:val="18"/>
                <w:rtl w:val="0"/>
              </w:rPr>
              <w:t xml:space="preserve">Sign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1">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2">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8">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9">
            <w:pPr>
              <w:widowControl w:val="0"/>
              <w:spacing w:after="0" w:line="240" w:lineRule="auto"/>
              <w:jc w:val="center"/>
              <w:rPr>
                <w:sz w:val="18"/>
                <w:szCs w:val="18"/>
              </w:rPr>
            </w:pPr>
            <w:r w:rsidDel="00000000" w:rsidR="00000000" w:rsidRPr="00000000">
              <w:rPr>
                <w:sz w:val="18"/>
                <w:szCs w:val="18"/>
                <w:rtl w:val="0"/>
              </w:rPr>
              <w:t xml:space="preserve">Sign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A">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5E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lrvakeitwivz">
        <w:r w:rsidDel="00000000" w:rsidR="00000000" w:rsidRPr="00000000">
          <w:rPr>
            <w:rFonts w:ascii="Roboto Mono Medium" w:cs="Roboto Mono Medium" w:eastAsia="Roboto Mono Medium" w:hAnsi="Roboto Mono Medium"/>
            <w:color w:val="1155cc"/>
            <w:u w:val="single"/>
            <w:rtl w:val="0"/>
          </w:rPr>
          <w:t xml:space="preserve">ABS</w:t>
        </w:r>
      </w:hyperlink>
      <w:r w:rsidDel="00000000" w:rsidR="00000000" w:rsidRPr="00000000">
        <w:rPr>
          <w:rtl w:val="0"/>
        </w:rPr>
        <w:t xml:space="preserve">, </w:t>
      </w:r>
      <w:hyperlink w:anchor="_jlhwuat7bnkq">
        <w:r w:rsidDel="00000000" w:rsidR="00000000" w:rsidRPr="00000000">
          <w:rPr>
            <w:rFonts w:ascii="Roboto Mono Medium" w:cs="Roboto Mono Medium" w:eastAsia="Roboto Mono Medium" w:hAnsi="Roboto Mono Medium"/>
            <w:color w:val="1155cc"/>
            <w:u w:val="single"/>
            <w:rtl w:val="0"/>
          </w:rPr>
          <w:t xml:space="preserve">NEGC</w:t>
        </w:r>
      </w:hyperlink>
      <w:r w:rsidDel="00000000" w:rsidR="00000000" w:rsidRPr="00000000">
        <w:rPr>
          <w:rtl w:val="0"/>
        </w:rPr>
        <w:t xml:space="preserve">, </w:t>
      </w:r>
      <w:hyperlink w:anchor="_323cveis97t7">
        <w:r w:rsidDel="00000000" w:rsidR="00000000" w:rsidRPr="00000000">
          <w:rPr>
            <w:rFonts w:ascii="Roboto Mono Medium" w:cs="Roboto Mono Medium" w:eastAsia="Roboto Mono Medium" w:hAnsi="Roboto Mono Medium"/>
            <w:color w:val="1155cc"/>
            <w:u w:val="single"/>
            <w:rtl w:val="0"/>
          </w:rPr>
          <w:t xml:space="preserve">NEGNC</w:t>
        </w:r>
      </w:hyperlink>
      <w:r w:rsidDel="00000000" w:rsidR="00000000" w:rsidRPr="00000000">
        <w:rPr>
          <w:rtl w:val="0"/>
        </w:rPr>
        <w:t xml:space="preserve">, </w:t>
      </w:r>
      <w:hyperlink w:anchor="_5vu7vu1xc9tm">
        <w:r w:rsidDel="00000000" w:rsidR="00000000" w:rsidRPr="00000000">
          <w:rPr>
            <w:rFonts w:ascii="Roboto Mono Medium" w:cs="Roboto Mono Medium" w:eastAsia="Roboto Mono Medium" w:hAnsi="Roboto Mono Medium"/>
            <w:color w:val="1155cc"/>
            <w:u w:val="single"/>
            <w:rtl w:val="0"/>
          </w:rPr>
          <w:t xml:space="preserve">NEGZ</w:t>
        </w:r>
      </w:hyperlink>
      <w:r w:rsidDel="00000000" w:rsidR="00000000" w:rsidRPr="00000000">
        <w:rPr>
          <w:rtl w:val="0"/>
        </w:rPr>
        <w:t xml:space="preserve"> and </w:t>
      </w:r>
      <w:hyperlink w:anchor="_z1ulw37qnpt4">
        <w:r w:rsidDel="00000000" w:rsidR="00000000" w:rsidRPr="00000000">
          <w:rPr>
            <w:rFonts w:ascii="Roboto Mono Medium" w:cs="Roboto Mono Medium" w:eastAsia="Roboto Mono Medium" w:hAnsi="Roboto Mono Medium"/>
            <w:color w:val="1155cc"/>
            <w:u w:val="single"/>
            <w:rtl w:val="0"/>
          </w:rPr>
          <w:t xml:space="preserve">NEGNZ</w:t>
        </w:r>
      </w:hyperlink>
      <w:r w:rsidDel="00000000" w:rsidR="00000000" w:rsidRPr="00000000">
        <w:rPr>
          <w:rtl w:val="0"/>
        </w:rPr>
      </w:r>
    </w:p>
    <w:p w:rsidR="00000000" w:rsidDel="00000000" w:rsidP="00000000" w:rsidRDefault="00000000" w:rsidRPr="00000000" w14:paraId="000015ED">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5EE">
      <w:pPr>
        <w:rPr/>
      </w:pPr>
      <w:r w:rsidDel="00000000" w:rsidR="00000000" w:rsidRPr="00000000">
        <w:rPr>
          <w:rFonts w:ascii="Roboto Mono Medium" w:cs="Roboto Mono Medium" w:eastAsia="Roboto Mono Medium" w:hAnsi="Roboto Mono Medium"/>
          <w:rtl w:val="0"/>
        </w:rPr>
        <w:t xml:space="preserve">NEG</w:t>
      </w:r>
      <w:r w:rsidDel="00000000" w:rsidR="00000000" w:rsidRPr="00000000">
        <w:rPr>
          <w:rtl w:val="0"/>
        </w:rPr>
        <w:t xml:space="preserve"> negates Src (syntax 1) or Dest (syntax 2) and stores the result in the Dest register.  The </w:t>
      </w:r>
      <w:r w:rsidDel="00000000" w:rsidR="00000000" w:rsidRPr="00000000">
        <w:rPr>
          <w:i w:val="1"/>
          <w:rtl w:val="0"/>
        </w:rPr>
        <w:t xml:space="preserve">negation</w:t>
      </w:r>
      <w:r w:rsidDel="00000000" w:rsidR="00000000" w:rsidRPr="00000000">
        <w:rPr>
          <w:rtl w:val="0"/>
        </w:rPr>
        <w:t xml:space="preserve"> flips the value's sign; ex: 78 becomes -78, or -306 becomes 306.</w:t>
      </w:r>
    </w:p>
    <w:p w:rsidR="00000000" w:rsidDel="00000000" w:rsidP="00000000" w:rsidRDefault="00000000" w:rsidRPr="00000000" w14:paraId="000015E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5F0">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5F1">
      <w:pPr>
        <w:pStyle w:val="Heading2"/>
        <w:rPr>
          <w:i w:val="1"/>
        </w:rPr>
      </w:pPr>
      <w:bookmarkStart w:colFirst="0" w:colLast="0" w:name="_jlhwuat7bnkq" w:id="261"/>
      <w:bookmarkEnd w:id="261"/>
      <w:r w:rsidDel="00000000" w:rsidR="00000000" w:rsidRPr="00000000">
        <w:rPr>
          <w:rtl w:val="0"/>
        </w:rPr>
        <w:t xml:space="preserve">NEGC</w:t>
      </w:r>
      <w:r w:rsidDel="00000000" w:rsidR="00000000" w:rsidRPr="00000000">
        <w:rPr>
          <w:rtl w:val="0"/>
        </w:rPr>
      </w:r>
    </w:p>
    <w:p w:rsidR="00000000" w:rsidDel="00000000" w:rsidP="00000000" w:rsidRDefault="00000000" w:rsidRPr="00000000" w14:paraId="000015F2">
      <w:pPr>
        <w:spacing w:after="0" w:lineRule="auto"/>
        <w:rPr/>
      </w:pPr>
      <w:r w:rsidDel="00000000" w:rsidR="00000000" w:rsidRPr="00000000">
        <w:rPr>
          <w:rtl w:val="0"/>
        </w:rPr>
        <w:t xml:space="preserve">Negate </w:t>
      </w:r>
      <w:r w:rsidDel="00000000" w:rsidR="00000000" w:rsidRPr="00000000">
        <w:rPr>
          <w:rtl w:val="0"/>
        </w:rPr>
        <w:t xml:space="preserve">C</w:t>
      </w:r>
    </w:p>
    <w:p w:rsidR="00000000" w:rsidDel="00000000" w:rsidP="00000000" w:rsidRDefault="00000000" w:rsidRPr="00000000" w14:paraId="000015F3">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Negate value according to C.</w:t>
      </w:r>
    </w:p>
    <w:p w:rsidR="00000000" w:rsidDel="00000000" w:rsidP="00000000" w:rsidRDefault="00000000" w:rsidRPr="00000000" w14:paraId="000015F4">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NEGC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F5">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NEGC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5F6">
      <w:pPr>
        <w:spacing w:before="40" w:lineRule="auto"/>
        <w:rPr/>
      </w:pPr>
      <w:r w:rsidDel="00000000" w:rsidR="00000000" w:rsidRPr="00000000">
        <w:rPr>
          <w:b w:val="1"/>
          <w:rtl w:val="0"/>
        </w:rPr>
        <w:t xml:space="preserve">Result:</w:t>
      </w:r>
      <w:r w:rsidDel="00000000" w:rsidR="00000000" w:rsidRPr="00000000">
        <w:rPr>
          <w:rtl w:val="0"/>
        </w:rPr>
        <w:t xml:space="preserve"> The Src or Dest value, possibly negated according to C, is stored into Dest and optionally the C and Z flags are updated to the resulting sign and zero status.</w:t>
      </w:r>
    </w:p>
    <w:p w:rsidR="00000000" w:rsidDel="00000000" w:rsidP="00000000" w:rsidRDefault="00000000" w:rsidRPr="00000000" w14:paraId="000015F7">
      <w:pPr>
        <w:numPr>
          <w:ilvl w:val="0"/>
          <w:numId w:val="1"/>
        </w:numPr>
        <w:spacing w:after="0" w:afterAutospacing="0"/>
        <w:ind w:left="720" w:hanging="360"/>
        <w:rPr/>
      </w:pPr>
      <w:r w:rsidDel="00000000" w:rsidR="00000000" w:rsidRPr="00000000">
        <w:rPr>
          <w:rtl w:val="0"/>
        </w:rPr>
        <w:t xml:space="preserve">Dest is a register to receive the Src or -Src value (syntax 1), or contains the value to negate (syntax 2) according to C.</w:t>
      </w:r>
    </w:p>
    <w:p w:rsidR="00000000" w:rsidDel="00000000" w:rsidP="00000000" w:rsidRDefault="00000000" w:rsidRPr="00000000" w14:paraId="000015F8">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value (if C=0) or negated value (if C=1) is stored into Dest.</w:t>
      </w:r>
    </w:p>
    <w:p w:rsidR="00000000" w:rsidDel="00000000" w:rsidP="00000000" w:rsidRDefault="00000000" w:rsidRPr="00000000" w14:paraId="000015F9">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0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0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0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8">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9">
            <w:pPr>
              <w:widowControl w:val="0"/>
              <w:spacing w:after="0" w:line="240" w:lineRule="auto"/>
              <w:jc w:val="center"/>
              <w:rPr>
                <w:sz w:val="18"/>
                <w:szCs w:val="18"/>
              </w:rPr>
            </w:pPr>
            <w:r w:rsidDel="00000000" w:rsidR="00000000" w:rsidRPr="00000000">
              <w:rPr>
                <w:sz w:val="18"/>
                <w:szCs w:val="18"/>
                <w:rtl w:val="0"/>
              </w:rPr>
              <w:t xml:space="preserve">Sign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A">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B">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0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1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1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12">
            <w:pPr>
              <w:widowControl w:val="0"/>
              <w:spacing w:after="0" w:line="240" w:lineRule="auto"/>
              <w:jc w:val="center"/>
              <w:rPr>
                <w:sz w:val="18"/>
                <w:szCs w:val="18"/>
              </w:rPr>
            </w:pPr>
            <w:r w:rsidDel="00000000" w:rsidR="00000000" w:rsidRPr="00000000">
              <w:rPr>
                <w:sz w:val="18"/>
                <w:szCs w:val="18"/>
                <w:rtl w:val="0"/>
              </w:rPr>
              <w:t xml:space="preserve">Sign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1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1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323cveis97t7">
        <w:r w:rsidDel="00000000" w:rsidR="00000000" w:rsidRPr="00000000">
          <w:rPr>
            <w:rFonts w:ascii="Roboto Mono Medium" w:cs="Roboto Mono Medium" w:eastAsia="Roboto Mono Medium" w:hAnsi="Roboto Mono Medium"/>
            <w:color w:val="1155cc"/>
            <w:u w:val="single"/>
            <w:rtl w:val="0"/>
          </w:rPr>
          <w:t xml:space="preserve">NEGNC</w:t>
        </w:r>
      </w:hyperlink>
      <w:r w:rsidDel="00000000" w:rsidR="00000000" w:rsidRPr="00000000">
        <w:rPr>
          <w:rtl w:val="0"/>
        </w:rPr>
        <w:t xml:space="preserve">, </w:t>
      </w:r>
      <w:hyperlink w:anchor="_5vu7vu1xc9tm">
        <w:r w:rsidDel="00000000" w:rsidR="00000000" w:rsidRPr="00000000">
          <w:rPr>
            <w:rFonts w:ascii="Roboto Mono Medium" w:cs="Roboto Mono Medium" w:eastAsia="Roboto Mono Medium" w:hAnsi="Roboto Mono Medium"/>
            <w:color w:val="1155cc"/>
            <w:u w:val="single"/>
            <w:rtl w:val="0"/>
          </w:rPr>
          <w:t xml:space="preserve">NEGZ</w:t>
        </w:r>
      </w:hyperlink>
      <w:r w:rsidDel="00000000" w:rsidR="00000000" w:rsidRPr="00000000">
        <w:rPr>
          <w:rtl w:val="0"/>
        </w:rPr>
        <w:t xml:space="preserve"> and </w:t>
      </w:r>
      <w:hyperlink w:anchor="_z1ulw37qnpt4">
        <w:r w:rsidDel="00000000" w:rsidR="00000000" w:rsidRPr="00000000">
          <w:rPr>
            <w:rFonts w:ascii="Roboto Mono Medium" w:cs="Roboto Mono Medium" w:eastAsia="Roboto Mono Medium" w:hAnsi="Roboto Mono Medium"/>
            <w:color w:val="1155cc"/>
            <w:u w:val="single"/>
            <w:rtl w:val="0"/>
          </w:rPr>
          <w:t xml:space="preserve">NEGNZ</w:t>
        </w:r>
      </w:hyperlink>
      <w:r w:rsidDel="00000000" w:rsidR="00000000" w:rsidRPr="00000000">
        <w:rPr>
          <w:rtl w:val="0"/>
        </w:rPr>
      </w:r>
    </w:p>
    <w:p w:rsidR="00000000" w:rsidDel="00000000" w:rsidP="00000000" w:rsidRDefault="00000000" w:rsidRPr="00000000" w14:paraId="0000161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17">
      <w:pPr>
        <w:rPr/>
      </w:pPr>
      <w:r w:rsidDel="00000000" w:rsidR="00000000" w:rsidRPr="00000000">
        <w:rPr>
          <w:rFonts w:ascii="Roboto Mono Medium" w:cs="Roboto Mono Medium" w:eastAsia="Roboto Mono Medium" w:hAnsi="Roboto Mono Medium"/>
          <w:rtl w:val="0"/>
        </w:rPr>
        <w:t xml:space="preserve">NEGC</w:t>
      </w:r>
      <w:r w:rsidDel="00000000" w:rsidR="00000000" w:rsidRPr="00000000">
        <w:rPr>
          <w:rtl w:val="0"/>
        </w:rPr>
        <w:t xml:space="preserve"> negates Src (syntax 1) or Dest (syntax 2) if C = 1 and stores the result in the Dest register.  If C = 0, the Src or Dest value is left as-is (not negated) and is stored into Dest.  If the </w:t>
      </w:r>
      <w:r w:rsidDel="00000000" w:rsidR="00000000" w:rsidRPr="00000000">
        <w:rPr>
          <w:i w:val="1"/>
          <w:rtl w:val="0"/>
        </w:rPr>
        <w:t xml:space="preserve">negation</w:t>
      </w:r>
      <w:r w:rsidDel="00000000" w:rsidR="00000000" w:rsidRPr="00000000">
        <w:rPr>
          <w:rtl w:val="0"/>
        </w:rPr>
        <w:t xml:space="preserve"> is performed, it flips the value's sign; ex: 5 becomes -5, or -200 becomes 200.</w:t>
      </w:r>
    </w:p>
    <w:p w:rsidR="00000000" w:rsidDel="00000000" w:rsidP="00000000" w:rsidRDefault="00000000" w:rsidRPr="00000000" w14:paraId="0000161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61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61A">
      <w:pPr>
        <w:pStyle w:val="Heading2"/>
        <w:rPr>
          <w:i w:val="1"/>
        </w:rPr>
      </w:pPr>
      <w:bookmarkStart w:colFirst="0" w:colLast="0" w:name="_323cveis97t7" w:id="262"/>
      <w:bookmarkEnd w:id="262"/>
      <w:r w:rsidDel="00000000" w:rsidR="00000000" w:rsidRPr="00000000">
        <w:rPr>
          <w:rtl w:val="0"/>
        </w:rPr>
        <w:t xml:space="preserve">NEGNC</w:t>
      </w:r>
      <w:r w:rsidDel="00000000" w:rsidR="00000000" w:rsidRPr="00000000">
        <w:rPr>
          <w:rtl w:val="0"/>
        </w:rPr>
      </w:r>
    </w:p>
    <w:p w:rsidR="00000000" w:rsidDel="00000000" w:rsidP="00000000" w:rsidRDefault="00000000" w:rsidRPr="00000000" w14:paraId="0000161B">
      <w:pPr>
        <w:spacing w:after="0" w:lineRule="auto"/>
        <w:rPr/>
      </w:pPr>
      <w:r w:rsidDel="00000000" w:rsidR="00000000" w:rsidRPr="00000000">
        <w:rPr>
          <w:rtl w:val="0"/>
        </w:rPr>
        <w:t xml:space="preserve">Negate not C</w:t>
      </w:r>
    </w:p>
    <w:p w:rsidR="00000000" w:rsidDel="00000000" w:rsidP="00000000" w:rsidRDefault="00000000" w:rsidRPr="00000000" w14:paraId="0000161C">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Negate value according to !C.</w:t>
      </w:r>
    </w:p>
    <w:p w:rsidR="00000000" w:rsidDel="00000000" w:rsidP="00000000" w:rsidRDefault="00000000" w:rsidRPr="00000000" w14:paraId="0000161D">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NEGNC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1E">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NEGNC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1F">
      <w:pPr>
        <w:spacing w:before="40" w:lineRule="auto"/>
        <w:rPr/>
      </w:pPr>
      <w:r w:rsidDel="00000000" w:rsidR="00000000" w:rsidRPr="00000000">
        <w:rPr>
          <w:b w:val="1"/>
          <w:rtl w:val="0"/>
        </w:rPr>
        <w:t xml:space="preserve">Result:</w:t>
      </w:r>
      <w:r w:rsidDel="00000000" w:rsidR="00000000" w:rsidRPr="00000000">
        <w:rPr>
          <w:rtl w:val="0"/>
        </w:rPr>
        <w:t xml:space="preserve"> The Src or Dest value, possibly negated according to !C, is stored into Dest and optionally the C and Z flags are updated to the resulting sign and zero status.</w:t>
      </w:r>
    </w:p>
    <w:p w:rsidR="00000000" w:rsidDel="00000000" w:rsidP="00000000" w:rsidRDefault="00000000" w:rsidRPr="00000000" w14:paraId="00001620">
      <w:pPr>
        <w:numPr>
          <w:ilvl w:val="0"/>
          <w:numId w:val="1"/>
        </w:numPr>
        <w:spacing w:after="0" w:afterAutospacing="0"/>
        <w:ind w:left="720" w:hanging="360"/>
        <w:rPr/>
      </w:pPr>
      <w:r w:rsidDel="00000000" w:rsidR="00000000" w:rsidRPr="00000000">
        <w:rPr>
          <w:rtl w:val="0"/>
        </w:rPr>
        <w:t xml:space="preserve">Dest is a register to receive the Src or -Src value (syntax 1), or contains the value to negate (syntax 2) according to !C.</w:t>
      </w:r>
    </w:p>
    <w:p w:rsidR="00000000" w:rsidDel="00000000" w:rsidP="00000000" w:rsidRDefault="00000000" w:rsidRPr="00000000" w14:paraId="00001621">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value (if !C=0) or negated value (if !C=1) is stored into Dest.</w:t>
      </w:r>
    </w:p>
    <w:p w:rsidR="00000000" w:rsidDel="00000000" w:rsidP="00000000" w:rsidRDefault="00000000" w:rsidRPr="00000000" w14:paraId="0000162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2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2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1">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2">
            <w:pPr>
              <w:widowControl w:val="0"/>
              <w:spacing w:after="0" w:line="240" w:lineRule="auto"/>
              <w:jc w:val="center"/>
              <w:rPr>
                <w:sz w:val="18"/>
                <w:szCs w:val="18"/>
              </w:rPr>
            </w:pPr>
            <w:r w:rsidDel="00000000" w:rsidR="00000000" w:rsidRPr="00000000">
              <w:rPr>
                <w:sz w:val="18"/>
                <w:szCs w:val="18"/>
                <w:rtl w:val="0"/>
              </w:rPr>
              <w:t xml:space="preserve">Sign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4">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A">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B">
            <w:pPr>
              <w:widowControl w:val="0"/>
              <w:spacing w:after="0" w:line="240" w:lineRule="auto"/>
              <w:jc w:val="center"/>
              <w:rPr>
                <w:sz w:val="18"/>
                <w:szCs w:val="18"/>
              </w:rPr>
            </w:pPr>
            <w:r w:rsidDel="00000000" w:rsidR="00000000" w:rsidRPr="00000000">
              <w:rPr>
                <w:sz w:val="18"/>
                <w:szCs w:val="18"/>
                <w:rtl w:val="0"/>
              </w:rPr>
              <w:t xml:space="preserve">Sign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C">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3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3E">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lhwuat7bnkq">
        <w:r w:rsidDel="00000000" w:rsidR="00000000" w:rsidRPr="00000000">
          <w:rPr>
            <w:rFonts w:ascii="Roboto Mono Medium" w:cs="Roboto Mono Medium" w:eastAsia="Roboto Mono Medium" w:hAnsi="Roboto Mono Medium"/>
            <w:color w:val="1155cc"/>
            <w:u w:val="single"/>
            <w:rtl w:val="0"/>
          </w:rPr>
          <w:t xml:space="preserve">NEGC</w:t>
        </w:r>
      </w:hyperlink>
      <w:r w:rsidDel="00000000" w:rsidR="00000000" w:rsidRPr="00000000">
        <w:rPr>
          <w:rtl w:val="0"/>
        </w:rPr>
        <w:t xml:space="preserve">, </w:t>
      </w:r>
      <w:hyperlink w:anchor="_5vu7vu1xc9tm">
        <w:r w:rsidDel="00000000" w:rsidR="00000000" w:rsidRPr="00000000">
          <w:rPr>
            <w:rFonts w:ascii="Roboto Mono Medium" w:cs="Roboto Mono Medium" w:eastAsia="Roboto Mono Medium" w:hAnsi="Roboto Mono Medium"/>
            <w:color w:val="1155cc"/>
            <w:u w:val="single"/>
            <w:rtl w:val="0"/>
          </w:rPr>
          <w:t xml:space="preserve">NEGZ</w:t>
        </w:r>
      </w:hyperlink>
      <w:r w:rsidDel="00000000" w:rsidR="00000000" w:rsidRPr="00000000">
        <w:rPr>
          <w:rtl w:val="0"/>
        </w:rPr>
        <w:t xml:space="preserve"> and </w:t>
      </w:r>
      <w:hyperlink w:anchor="_z1ulw37qnpt4">
        <w:r w:rsidDel="00000000" w:rsidR="00000000" w:rsidRPr="00000000">
          <w:rPr>
            <w:rFonts w:ascii="Roboto Mono Medium" w:cs="Roboto Mono Medium" w:eastAsia="Roboto Mono Medium" w:hAnsi="Roboto Mono Medium"/>
            <w:color w:val="1155cc"/>
            <w:u w:val="single"/>
            <w:rtl w:val="0"/>
          </w:rPr>
          <w:t xml:space="preserve">NEGNZ</w:t>
        </w:r>
      </w:hyperlink>
      <w:r w:rsidDel="00000000" w:rsidR="00000000" w:rsidRPr="00000000">
        <w:rPr>
          <w:rtl w:val="0"/>
        </w:rPr>
      </w:r>
    </w:p>
    <w:p w:rsidR="00000000" w:rsidDel="00000000" w:rsidP="00000000" w:rsidRDefault="00000000" w:rsidRPr="00000000" w14:paraId="0000163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40">
      <w:pPr>
        <w:rPr/>
      </w:pPr>
      <w:r w:rsidDel="00000000" w:rsidR="00000000" w:rsidRPr="00000000">
        <w:rPr>
          <w:rFonts w:ascii="Roboto Mono Medium" w:cs="Roboto Mono Medium" w:eastAsia="Roboto Mono Medium" w:hAnsi="Roboto Mono Medium"/>
          <w:rtl w:val="0"/>
        </w:rPr>
        <w:t xml:space="preserve">NEGNC</w:t>
      </w:r>
      <w:r w:rsidDel="00000000" w:rsidR="00000000" w:rsidRPr="00000000">
        <w:rPr>
          <w:rtl w:val="0"/>
        </w:rPr>
        <w:t xml:space="preserve"> negates Src (syntax 1) or Dest (syntax 2) </w:t>
      </w:r>
      <w:r w:rsidDel="00000000" w:rsidR="00000000" w:rsidRPr="00000000">
        <w:rPr>
          <w:rtl w:val="0"/>
        </w:rPr>
        <w:t xml:space="preserve">if !C</w:t>
      </w:r>
      <w:r w:rsidDel="00000000" w:rsidR="00000000" w:rsidRPr="00000000">
        <w:rPr>
          <w:rtl w:val="0"/>
        </w:rPr>
        <w:t xml:space="preserve"> = 1 and stores the result in the Dest register.  </w:t>
      </w:r>
      <w:r w:rsidDel="00000000" w:rsidR="00000000" w:rsidRPr="00000000">
        <w:rPr>
          <w:rtl w:val="0"/>
        </w:rPr>
        <w:t xml:space="preserve">If !C</w:t>
      </w:r>
      <w:r w:rsidDel="00000000" w:rsidR="00000000" w:rsidRPr="00000000">
        <w:rPr>
          <w:rtl w:val="0"/>
        </w:rPr>
        <w:t xml:space="preserve"> = 0, the Src or Dest value is left as-is (not negated) and is stored into Dest.  If the </w:t>
      </w:r>
      <w:r w:rsidDel="00000000" w:rsidR="00000000" w:rsidRPr="00000000">
        <w:rPr>
          <w:i w:val="1"/>
          <w:rtl w:val="0"/>
        </w:rPr>
        <w:t xml:space="preserve">negation</w:t>
      </w:r>
      <w:r w:rsidDel="00000000" w:rsidR="00000000" w:rsidRPr="00000000">
        <w:rPr>
          <w:rtl w:val="0"/>
        </w:rPr>
        <w:t xml:space="preserve"> is performed, it flips the value's sign; ex: 21 becomes -21, or -1,374 becomes 1,374.</w:t>
      </w:r>
    </w:p>
    <w:p w:rsidR="00000000" w:rsidDel="00000000" w:rsidP="00000000" w:rsidRDefault="00000000" w:rsidRPr="00000000" w14:paraId="0000164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64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643">
      <w:pPr>
        <w:pStyle w:val="Heading2"/>
        <w:rPr>
          <w:i w:val="1"/>
        </w:rPr>
      </w:pPr>
      <w:bookmarkStart w:colFirst="0" w:colLast="0" w:name="_z1ulw37qnpt4" w:id="263"/>
      <w:bookmarkEnd w:id="263"/>
      <w:r w:rsidDel="00000000" w:rsidR="00000000" w:rsidRPr="00000000">
        <w:rPr>
          <w:rtl w:val="0"/>
        </w:rPr>
        <w:t xml:space="preserve">NEGNZ</w:t>
      </w:r>
      <w:r w:rsidDel="00000000" w:rsidR="00000000" w:rsidRPr="00000000">
        <w:rPr>
          <w:rtl w:val="0"/>
        </w:rPr>
      </w:r>
    </w:p>
    <w:p w:rsidR="00000000" w:rsidDel="00000000" w:rsidP="00000000" w:rsidRDefault="00000000" w:rsidRPr="00000000" w14:paraId="00001644">
      <w:pPr>
        <w:spacing w:after="0" w:lineRule="auto"/>
        <w:rPr/>
      </w:pPr>
      <w:r w:rsidDel="00000000" w:rsidR="00000000" w:rsidRPr="00000000">
        <w:rPr>
          <w:rtl w:val="0"/>
        </w:rPr>
        <w:t xml:space="preserve">Negate not Z</w:t>
      </w:r>
    </w:p>
    <w:p w:rsidR="00000000" w:rsidDel="00000000" w:rsidP="00000000" w:rsidRDefault="00000000" w:rsidRPr="00000000" w14:paraId="00001645">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Negate value according to !Z.</w:t>
      </w:r>
    </w:p>
    <w:p w:rsidR="00000000" w:rsidDel="00000000" w:rsidP="00000000" w:rsidRDefault="00000000" w:rsidRPr="00000000" w14:paraId="00001646">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NEGNZ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47">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NEGNZ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48">
      <w:pPr>
        <w:spacing w:before="40" w:lineRule="auto"/>
        <w:rPr/>
      </w:pPr>
      <w:r w:rsidDel="00000000" w:rsidR="00000000" w:rsidRPr="00000000">
        <w:rPr>
          <w:b w:val="1"/>
          <w:rtl w:val="0"/>
        </w:rPr>
        <w:t xml:space="preserve">Result:</w:t>
      </w:r>
      <w:r w:rsidDel="00000000" w:rsidR="00000000" w:rsidRPr="00000000">
        <w:rPr>
          <w:rtl w:val="0"/>
        </w:rPr>
        <w:t xml:space="preserve"> The Src or Dest value, possibly negated according to !Z, is stored into Dest and optionally the C and Z flags are updated to the resulting sign and zero status.</w:t>
      </w:r>
    </w:p>
    <w:p w:rsidR="00000000" w:rsidDel="00000000" w:rsidP="00000000" w:rsidRDefault="00000000" w:rsidRPr="00000000" w14:paraId="00001649">
      <w:pPr>
        <w:numPr>
          <w:ilvl w:val="0"/>
          <w:numId w:val="1"/>
        </w:numPr>
        <w:spacing w:after="0" w:afterAutospacing="0"/>
        <w:ind w:left="720" w:hanging="360"/>
        <w:rPr/>
      </w:pPr>
      <w:r w:rsidDel="00000000" w:rsidR="00000000" w:rsidRPr="00000000">
        <w:rPr>
          <w:rtl w:val="0"/>
        </w:rPr>
        <w:t xml:space="preserve">Dest is a register to receive the Src or -Src value (syntax 1), or contains the value to negate (syntax 2) according to !C.</w:t>
      </w:r>
    </w:p>
    <w:p w:rsidR="00000000" w:rsidDel="00000000" w:rsidP="00000000" w:rsidRDefault="00000000" w:rsidRPr="00000000" w14:paraId="0000164A">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value (if !C=0) or negated value (if !C=1) is stored into Dest.</w:t>
      </w:r>
    </w:p>
    <w:p w:rsidR="00000000" w:rsidDel="00000000" w:rsidP="00000000" w:rsidRDefault="00000000" w:rsidRPr="00000000" w14:paraId="0000164B">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4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4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4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4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5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5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5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5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5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A">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B">
            <w:pPr>
              <w:widowControl w:val="0"/>
              <w:spacing w:after="0" w:line="240" w:lineRule="auto"/>
              <w:jc w:val="center"/>
              <w:rPr>
                <w:sz w:val="18"/>
                <w:szCs w:val="18"/>
              </w:rPr>
            </w:pPr>
            <w:r w:rsidDel="00000000" w:rsidR="00000000" w:rsidRPr="00000000">
              <w:rPr>
                <w:sz w:val="18"/>
                <w:szCs w:val="18"/>
                <w:rtl w:val="0"/>
              </w:rPr>
              <w:t xml:space="preserve">Sign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C">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D">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3">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4">
            <w:pPr>
              <w:widowControl w:val="0"/>
              <w:spacing w:after="0" w:line="240" w:lineRule="auto"/>
              <w:jc w:val="center"/>
              <w:rPr>
                <w:sz w:val="18"/>
                <w:szCs w:val="18"/>
              </w:rPr>
            </w:pPr>
            <w:r w:rsidDel="00000000" w:rsidR="00000000" w:rsidRPr="00000000">
              <w:rPr>
                <w:sz w:val="18"/>
                <w:szCs w:val="18"/>
                <w:rtl w:val="0"/>
              </w:rPr>
              <w:t xml:space="preserve">Sign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5">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6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67">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5vu7vu1xc9tm">
        <w:r w:rsidDel="00000000" w:rsidR="00000000" w:rsidRPr="00000000">
          <w:rPr>
            <w:rFonts w:ascii="Roboto Mono Medium" w:cs="Roboto Mono Medium" w:eastAsia="Roboto Mono Medium" w:hAnsi="Roboto Mono Medium"/>
            <w:color w:val="1155cc"/>
            <w:u w:val="single"/>
            <w:rtl w:val="0"/>
          </w:rPr>
          <w:t xml:space="preserve">NEGZ</w:t>
        </w:r>
      </w:hyperlink>
      <w:r w:rsidDel="00000000" w:rsidR="00000000" w:rsidRPr="00000000">
        <w:rPr>
          <w:rtl w:val="0"/>
        </w:rPr>
        <w:t xml:space="preserve">, </w:t>
      </w:r>
      <w:hyperlink w:anchor="_jlhwuat7bnkq">
        <w:r w:rsidDel="00000000" w:rsidR="00000000" w:rsidRPr="00000000">
          <w:rPr>
            <w:rFonts w:ascii="Roboto Mono Medium" w:cs="Roboto Mono Medium" w:eastAsia="Roboto Mono Medium" w:hAnsi="Roboto Mono Medium"/>
            <w:color w:val="1155cc"/>
            <w:u w:val="single"/>
            <w:rtl w:val="0"/>
          </w:rPr>
          <w:t xml:space="preserve">NEGC</w:t>
        </w:r>
      </w:hyperlink>
      <w:r w:rsidDel="00000000" w:rsidR="00000000" w:rsidRPr="00000000">
        <w:rPr>
          <w:rtl w:val="0"/>
        </w:rPr>
        <w:t xml:space="preserve"> and </w:t>
      </w:r>
      <w:hyperlink w:anchor="_323cveis97t7">
        <w:r w:rsidDel="00000000" w:rsidR="00000000" w:rsidRPr="00000000">
          <w:rPr>
            <w:rFonts w:ascii="Roboto Mono Medium" w:cs="Roboto Mono Medium" w:eastAsia="Roboto Mono Medium" w:hAnsi="Roboto Mono Medium"/>
            <w:color w:val="1155cc"/>
            <w:u w:val="single"/>
            <w:rtl w:val="0"/>
          </w:rPr>
          <w:t xml:space="preserve">NEGNC</w:t>
        </w:r>
      </w:hyperlink>
      <w:r w:rsidDel="00000000" w:rsidR="00000000" w:rsidRPr="00000000">
        <w:rPr>
          <w:rtl w:val="0"/>
        </w:rPr>
      </w:r>
    </w:p>
    <w:p w:rsidR="00000000" w:rsidDel="00000000" w:rsidP="00000000" w:rsidRDefault="00000000" w:rsidRPr="00000000" w14:paraId="0000166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69">
      <w:pPr>
        <w:rPr/>
      </w:pPr>
      <w:r w:rsidDel="00000000" w:rsidR="00000000" w:rsidRPr="00000000">
        <w:rPr>
          <w:rFonts w:ascii="Roboto Mono Medium" w:cs="Roboto Mono Medium" w:eastAsia="Roboto Mono Medium" w:hAnsi="Roboto Mono Medium"/>
          <w:rtl w:val="0"/>
        </w:rPr>
        <w:t xml:space="preserve">NEGNZ</w:t>
      </w:r>
      <w:r w:rsidDel="00000000" w:rsidR="00000000" w:rsidRPr="00000000">
        <w:rPr>
          <w:rtl w:val="0"/>
        </w:rPr>
        <w:t xml:space="preserve"> negates Src (syntax 1) or Dest (syntax 2) </w:t>
      </w:r>
      <w:r w:rsidDel="00000000" w:rsidR="00000000" w:rsidRPr="00000000">
        <w:rPr>
          <w:rtl w:val="0"/>
        </w:rPr>
        <w:t xml:space="preserve">if !</w:t>
      </w:r>
      <w:r w:rsidDel="00000000" w:rsidR="00000000" w:rsidRPr="00000000">
        <w:rPr>
          <w:rtl w:val="0"/>
        </w:rPr>
        <w:t xml:space="preserve">Z = 1 and stores the result in the Dest register.  </w:t>
      </w:r>
      <w:r w:rsidDel="00000000" w:rsidR="00000000" w:rsidRPr="00000000">
        <w:rPr>
          <w:rtl w:val="0"/>
        </w:rPr>
        <w:t xml:space="preserve">If !</w:t>
      </w:r>
      <w:r w:rsidDel="00000000" w:rsidR="00000000" w:rsidRPr="00000000">
        <w:rPr>
          <w:rtl w:val="0"/>
        </w:rPr>
        <w:t xml:space="preserve">Z = 0, the Src or Dest value is left as-is (not negated) and is stored into Dest.  If the </w:t>
      </w:r>
      <w:r w:rsidDel="00000000" w:rsidR="00000000" w:rsidRPr="00000000">
        <w:rPr>
          <w:i w:val="1"/>
          <w:rtl w:val="0"/>
        </w:rPr>
        <w:t xml:space="preserve">negation</w:t>
      </w:r>
      <w:r w:rsidDel="00000000" w:rsidR="00000000" w:rsidRPr="00000000">
        <w:rPr>
          <w:rtl w:val="0"/>
        </w:rPr>
        <w:t xml:space="preserve"> is performed, it flips the value's sign; ex: 193 becomes -193, or -3,062 becomes 3,062.</w:t>
      </w:r>
    </w:p>
    <w:p w:rsidR="00000000" w:rsidDel="00000000" w:rsidP="00000000" w:rsidRDefault="00000000" w:rsidRPr="00000000" w14:paraId="0000166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66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66C">
      <w:pPr>
        <w:pStyle w:val="Heading2"/>
        <w:rPr>
          <w:i w:val="1"/>
        </w:rPr>
      </w:pPr>
      <w:bookmarkStart w:colFirst="0" w:colLast="0" w:name="_5vu7vu1xc9tm" w:id="264"/>
      <w:bookmarkEnd w:id="264"/>
      <w:r w:rsidDel="00000000" w:rsidR="00000000" w:rsidRPr="00000000">
        <w:rPr>
          <w:rtl w:val="0"/>
        </w:rPr>
        <w:t xml:space="preserve">NEGZ</w:t>
      </w:r>
      <w:r w:rsidDel="00000000" w:rsidR="00000000" w:rsidRPr="00000000">
        <w:rPr>
          <w:rtl w:val="0"/>
        </w:rPr>
      </w:r>
    </w:p>
    <w:p w:rsidR="00000000" w:rsidDel="00000000" w:rsidP="00000000" w:rsidRDefault="00000000" w:rsidRPr="00000000" w14:paraId="0000166D">
      <w:pPr>
        <w:spacing w:after="0" w:lineRule="auto"/>
        <w:rPr/>
      </w:pPr>
      <w:r w:rsidDel="00000000" w:rsidR="00000000" w:rsidRPr="00000000">
        <w:rPr>
          <w:rtl w:val="0"/>
        </w:rPr>
        <w:t xml:space="preserve">Negate Z</w:t>
      </w:r>
    </w:p>
    <w:p w:rsidR="00000000" w:rsidDel="00000000" w:rsidP="00000000" w:rsidRDefault="00000000" w:rsidRPr="00000000" w14:paraId="0000166E">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Negate value according to Z.</w:t>
      </w:r>
    </w:p>
    <w:p w:rsidR="00000000" w:rsidDel="00000000" w:rsidP="00000000" w:rsidRDefault="00000000" w:rsidRPr="00000000" w14:paraId="0000166F">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NEGZ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70">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NEGZ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71">
      <w:pPr>
        <w:spacing w:before="40" w:lineRule="auto"/>
        <w:rPr/>
      </w:pPr>
      <w:r w:rsidDel="00000000" w:rsidR="00000000" w:rsidRPr="00000000">
        <w:rPr>
          <w:b w:val="1"/>
          <w:rtl w:val="0"/>
        </w:rPr>
        <w:t xml:space="preserve">Result:</w:t>
      </w:r>
      <w:r w:rsidDel="00000000" w:rsidR="00000000" w:rsidRPr="00000000">
        <w:rPr>
          <w:rtl w:val="0"/>
        </w:rPr>
        <w:t xml:space="preserve"> The Src or Dest value, possibly negated according to Z, is stored into Dest and optionally the C and Z flags are updated to the resulting sign and zero status.</w:t>
      </w:r>
    </w:p>
    <w:p w:rsidR="00000000" w:rsidDel="00000000" w:rsidP="00000000" w:rsidRDefault="00000000" w:rsidRPr="00000000" w14:paraId="00001672">
      <w:pPr>
        <w:numPr>
          <w:ilvl w:val="0"/>
          <w:numId w:val="1"/>
        </w:numPr>
        <w:spacing w:after="0" w:afterAutospacing="0"/>
        <w:ind w:left="720" w:hanging="360"/>
        <w:rPr/>
      </w:pPr>
      <w:r w:rsidDel="00000000" w:rsidR="00000000" w:rsidRPr="00000000">
        <w:rPr>
          <w:rtl w:val="0"/>
        </w:rPr>
        <w:t xml:space="preserve">Dest is a register to receive the Src or -Src value (syntax 1), or contains the value to negate (syntax 2) according to Z.</w:t>
      </w:r>
    </w:p>
    <w:p w:rsidR="00000000" w:rsidDel="00000000" w:rsidP="00000000" w:rsidRDefault="00000000" w:rsidRPr="00000000" w14:paraId="00001673">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value (if Z=0) or negated value (if Z=1) is stored into Dest.</w:t>
      </w:r>
    </w:p>
    <w:p w:rsidR="00000000" w:rsidDel="00000000" w:rsidP="00000000" w:rsidRDefault="00000000" w:rsidRPr="00000000" w14:paraId="0000167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7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3">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4">
            <w:pPr>
              <w:widowControl w:val="0"/>
              <w:spacing w:after="0" w:line="240" w:lineRule="auto"/>
              <w:jc w:val="center"/>
              <w:rPr>
                <w:sz w:val="18"/>
                <w:szCs w:val="18"/>
              </w:rPr>
            </w:pPr>
            <w:r w:rsidDel="00000000" w:rsidR="00000000" w:rsidRPr="00000000">
              <w:rPr>
                <w:sz w:val="18"/>
                <w:szCs w:val="18"/>
                <w:rtl w:val="0"/>
              </w:rPr>
              <w:t xml:space="preserve">Sign of result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5">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C">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D">
            <w:pPr>
              <w:widowControl w:val="0"/>
              <w:spacing w:after="0" w:line="240" w:lineRule="auto"/>
              <w:jc w:val="center"/>
              <w:rPr>
                <w:sz w:val="18"/>
                <w:szCs w:val="18"/>
              </w:rPr>
            </w:pPr>
            <w:r w:rsidDel="00000000" w:rsidR="00000000" w:rsidRPr="00000000">
              <w:rPr>
                <w:sz w:val="18"/>
                <w:szCs w:val="18"/>
                <w:rtl w:val="0"/>
              </w:rPr>
              <w:t xml:space="preserve">Sign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E">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8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90">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z1ulw37qnpt4">
        <w:r w:rsidDel="00000000" w:rsidR="00000000" w:rsidRPr="00000000">
          <w:rPr>
            <w:rFonts w:ascii="Roboto Mono Medium" w:cs="Roboto Mono Medium" w:eastAsia="Roboto Mono Medium" w:hAnsi="Roboto Mono Medium"/>
            <w:color w:val="1155cc"/>
            <w:u w:val="single"/>
            <w:rtl w:val="0"/>
          </w:rPr>
          <w:t xml:space="preserve">NEGNZ</w:t>
        </w:r>
      </w:hyperlink>
      <w:r w:rsidDel="00000000" w:rsidR="00000000" w:rsidRPr="00000000">
        <w:rPr>
          <w:rtl w:val="0"/>
        </w:rPr>
        <w:t xml:space="preserve">, </w:t>
      </w:r>
      <w:hyperlink w:anchor="_jlhwuat7bnkq">
        <w:r w:rsidDel="00000000" w:rsidR="00000000" w:rsidRPr="00000000">
          <w:rPr>
            <w:rFonts w:ascii="Roboto Mono Medium" w:cs="Roboto Mono Medium" w:eastAsia="Roboto Mono Medium" w:hAnsi="Roboto Mono Medium"/>
            <w:color w:val="1155cc"/>
            <w:u w:val="single"/>
            <w:rtl w:val="0"/>
          </w:rPr>
          <w:t xml:space="preserve">NEGC</w:t>
        </w:r>
      </w:hyperlink>
      <w:r w:rsidDel="00000000" w:rsidR="00000000" w:rsidRPr="00000000">
        <w:rPr>
          <w:rtl w:val="0"/>
        </w:rPr>
        <w:t xml:space="preserve"> and </w:t>
      </w:r>
      <w:hyperlink w:anchor="_323cveis97t7">
        <w:r w:rsidDel="00000000" w:rsidR="00000000" w:rsidRPr="00000000">
          <w:rPr>
            <w:rFonts w:ascii="Roboto Mono Medium" w:cs="Roboto Mono Medium" w:eastAsia="Roboto Mono Medium" w:hAnsi="Roboto Mono Medium"/>
            <w:color w:val="1155cc"/>
            <w:u w:val="single"/>
            <w:rtl w:val="0"/>
          </w:rPr>
          <w:t xml:space="preserve">NEGNC</w:t>
        </w:r>
      </w:hyperlink>
      <w:r w:rsidDel="00000000" w:rsidR="00000000" w:rsidRPr="00000000">
        <w:rPr>
          <w:rtl w:val="0"/>
        </w:rPr>
      </w:r>
    </w:p>
    <w:p w:rsidR="00000000" w:rsidDel="00000000" w:rsidP="00000000" w:rsidRDefault="00000000" w:rsidRPr="00000000" w14:paraId="0000169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92">
      <w:pPr>
        <w:rPr/>
      </w:pPr>
      <w:r w:rsidDel="00000000" w:rsidR="00000000" w:rsidRPr="00000000">
        <w:rPr>
          <w:rFonts w:ascii="Roboto Mono Medium" w:cs="Roboto Mono Medium" w:eastAsia="Roboto Mono Medium" w:hAnsi="Roboto Mono Medium"/>
          <w:rtl w:val="0"/>
        </w:rPr>
        <w:t xml:space="preserve">NEGZ</w:t>
      </w:r>
      <w:r w:rsidDel="00000000" w:rsidR="00000000" w:rsidRPr="00000000">
        <w:rPr>
          <w:rtl w:val="0"/>
        </w:rPr>
        <w:t xml:space="preserve"> negates Src (syntax 1) or Dest (syntax 2) if Z = 1 and stores the result in the Dest register.  If Z = 0, the Src or Dest value is left as-is (not negated) and is stored into Dest.  If the </w:t>
      </w:r>
      <w:r w:rsidDel="00000000" w:rsidR="00000000" w:rsidRPr="00000000">
        <w:rPr>
          <w:i w:val="1"/>
          <w:rtl w:val="0"/>
        </w:rPr>
        <w:t xml:space="preserve">negation</w:t>
      </w:r>
      <w:r w:rsidDel="00000000" w:rsidR="00000000" w:rsidRPr="00000000">
        <w:rPr>
          <w:rtl w:val="0"/>
        </w:rPr>
        <w:t xml:space="preserve"> is performed, it flips the value's sign; ex: 526 becomes -526, or -41 becomes 41.</w:t>
      </w:r>
    </w:p>
    <w:p w:rsidR="00000000" w:rsidDel="00000000" w:rsidP="00000000" w:rsidRDefault="00000000" w:rsidRPr="00000000" w14:paraId="0000169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69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1695">
      <w:pPr>
        <w:pStyle w:val="Heading2"/>
        <w:rPr>
          <w:i w:val="1"/>
          <w:highlight w:val="yellow"/>
        </w:rPr>
      </w:pPr>
      <w:bookmarkStart w:colFirst="0" w:colLast="0" w:name="_gdk4kvxdog0t" w:id="265"/>
      <w:bookmarkEnd w:id="265"/>
      <w:r w:rsidDel="00000000" w:rsidR="00000000" w:rsidRPr="00000000">
        <w:rPr>
          <w:rtl w:val="0"/>
        </w:rPr>
        <w:t xml:space="preserve">NOP</w:t>
      </w:r>
      <w:r w:rsidDel="00000000" w:rsidR="00000000" w:rsidRPr="00000000">
        <w:rPr>
          <w:rtl w:val="0"/>
        </w:rPr>
      </w:r>
    </w:p>
    <w:p w:rsidR="00000000" w:rsidDel="00000000" w:rsidP="00000000" w:rsidRDefault="00000000" w:rsidRPr="00000000" w14:paraId="00001696">
      <w:pPr>
        <w:spacing w:after="0" w:lineRule="auto"/>
        <w:rPr/>
      </w:pPr>
      <w:r w:rsidDel="00000000" w:rsidR="00000000" w:rsidRPr="00000000">
        <w:rPr>
          <w:rtl w:val="0"/>
        </w:rPr>
        <w:t xml:space="preserve">No operation</w:t>
      </w:r>
      <w:r w:rsidDel="00000000" w:rsidR="00000000" w:rsidRPr="00000000">
        <w:rPr>
          <w:rtl w:val="0"/>
        </w:rPr>
      </w:r>
    </w:p>
    <w:p w:rsidR="00000000" w:rsidDel="00000000" w:rsidP="00000000" w:rsidRDefault="00000000" w:rsidRPr="00000000" w14:paraId="00001697">
      <w:pPr>
        <w:rPr/>
      </w:pPr>
      <w:hyperlink w:anchor="_1gzr437m04f">
        <w:r w:rsidDel="00000000" w:rsidR="00000000" w:rsidRPr="00000000">
          <w:rPr>
            <w:b w:val="1"/>
            <w:color w:val="1155cc"/>
            <w:u w:val="single"/>
            <w:rtl w:val="0"/>
          </w:rPr>
          <w:t xml:space="preserve">Miscellaneous Instruction</w:t>
        </w:r>
      </w:hyperlink>
      <w:r w:rsidDel="00000000" w:rsidR="00000000" w:rsidRPr="00000000">
        <w:rPr>
          <w:b w:val="1"/>
          <w:rtl w:val="0"/>
        </w:rPr>
        <w:t xml:space="preserve"> -</w:t>
      </w:r>
      <w:r w:rsidDel="00000000" w:rsidR="00000000" w:rsidRPr="00000000">
        <w:rPr>
          <w:rtl w:val="0"/>
        </w:rPr>
        <w:t xml:space="preserve"> No operation, </w:t>
      </w:r>
      <w:r w:rsidDel="00000000" w:rsidR="00000000" w:rsidRPr="00000000">
        <w:rPr>
          <w:rtl w:val="0"/>
        </w:rPr>
        <w:t xml:space="preserve">just elapse two</w:t>
      </w:r>
      <w:r w:rsidDel="00000000" w:rsidR="00000000" w:rsidRPr="00000000">
        <w:rPr>
          <w:rtl w:val="0"/>
        </w:rPr>
        <w:t xml:space="preserve"> cycles.</w:t>
      </w:r>
    </w:p>
    <w:p w:rsidR="00000000" w:rsidDel="00000000" w:rsidP="00000000" w:rsidRDefault="00000000" w:rsidRPr="00000000" w14:paraId="00001698">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NOP</w:t>
      </w:r>
      <w:r w:rsidDel="00000000" w:rsidR="00000000" w:rsidRPr="00000000">
        <w:rPr>
          <w:rtl w:val="0"/>
        </w:rPr>
      </w:r>
    </w:p>
    <w:p w:rsidR="00000000" w:rsidDel="00000000" w:rsidP="00000000" w:rsidRDefault="00000000" w:rsidRPr="00000000" w14:paraId="00001699">
      <w:pPr>
        <w:spacing w:before="40" w:lineRule="auto"/>
        <w:rPr/>
      </w:pPr>
      <w:r w:rsidDel="00000000" w:rsidR="00000000" w:rsidRPr="00000000">
        <w:rPr>
          <w:b w:val="1"/>
          <w:rtl w:val="0"/>
        </w:rPr>
        <w:t xml:space="preserve">Result:</w:t>
      </w:r>
      <w:r w:rsidDel="00000000" w:rsidR="00000000" w:rsidRPr="00000000">
        <w:rPr>
          <w:rtl w:val="0"/>
        </w:rPr>
        <w:t xml:space="preserve"> Two clock cycles are consumed.</w:t>
      </w:r>
    </w:p>
    <w:tbl>
      <w:tblPr>
        <w:tblStyle w:val="Table11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9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9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9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9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9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9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A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A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A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8">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A">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A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A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AD">
      <w:pPr>
        <w:rPr/>
      </w:pPr>
      <w:r w:rsidDel="00000000" w:rsidR="00000000" w:rsidRPr="00000000">
        <w:rPr>
          <w:rFonts w:ascii="Roboto Mono Medium" w:cs="Roboto Mono Medium" w:eastAsia="Roboto Mono Medium" w:hAnsi="Roboto Mono Medium"/>
          <w:rtl w:val="0"/>
        </w:rPr>
        <w:t xml:space="preserve">NOP</w:t>
      </w:r>
      <w:r w:rsidDel="00000000" w:rsidR="00000000" w:rsidRPr="00000000">
        <w:rPr>
          <w:rtl w:val="0"/>
        </w:rPr>
        <w:t xml:space="preserve"> simply consumes two clock cycles; no other operation is performed.</w:t>
      </w:r>
    </w:p>
    <w:p w:rsidR="00000000" w:rsidDel="00000000" w:rsidP="00000000" w:rsidRDefault="00000000" w:rsidRPr="00000000" w14:paraId="000016AE">
      <w:pPr>
        <w:pStyle w:val="Heading2"/>
        <w:rPr>
          <w:i w:val="1"/>
          <w:highlight w:val="yellow"/>
        </w:rPr>
      </w:pPr>
      <w:bookmarkStart w:colFirst="0" w:colLast="0" w:name="_7x0wsorjlaru" w:id="266"/>
      <w:bookmarkEnd w:id="266"/>
      <w:r w:rsidDel="00000000" w:rsidR="00000000" w:rsidRPr="00000000">
        <w:rPr>
          <w:rtl w:val="0"/>
        </w:rPr>
        <w:t xml:space="preserve">NOT</w:t>
      </w:r>
      <w:r w:rsidDel="00000000" w:rsidR="00000000" w:rsidRPr="00000000">
        <w:rPr>
          <w:rtl w:val="0"/>
        </w:rPr>
      </w:r>
    </w:p>
    <w:p w:rsidR="00000000" w:rsidDel="00000000" w:rsidP="00000000" w:rsidRDefault="00000000" w:rsidRPr="00000000" w14:paraId="000016AF">
      <w:pPr>
        <w:spacing w:after="0" w:lineRule="auto"/>
        <w:rPr/>
      </w:pPr>
      <w:r w:rsidDel="00000000" w:rsidR="00000000" w:rsidRPr="00000000">
        <w:rPr>
          <w:rtl w:val="0"/>
        </w:rPr>
        <w:t xml:space="preserve">N</w:t>
      </w:r>
      <w:r w:rsidDel="00000000" w:rsidR="00000000" w:rsidRPr="00000000">
        <w:rPr>
          <w:rtl w:val="0"/>
        </w:rPr>
        <w:t xml:space="preserve">ot</w:t>
      </w:r>
    </w:p>
    <w:p w:rsidR="00000000" w:rsidDel="00000000" w:rsidP="00000000" w:rsidRDefault="00000000" w:rsidRPr="00000000" w14:paraId="000016B0">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Bitwise NOT a value.</w:t>
      </w:r>
    </w:p>
    <w:p w:rsidR="00000000" w:rsidDel="00000000" w:rsidP="00000000" w:rsidRDefault="00000000" w:rsidRPr="00000000" w14:paraId="000016B1">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NOT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B2">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NOT </w:t>
      </w:r>
      <w:r w:rsidDel="00000000" w:rsidR="00000000" w:rsidRPr="00000000">
        <w:rPr>
          <w:i w:val="1"/>
          <w:rtl w:val="0"/>
        </w:rPr>
        <w:t xml:space="preserve">Dest</w:t>
      </w:r>
      <w:r w:rsidDel="00000000" w:rsidR="00000000" w:rsidRPr="00000000">
        <w:rPr>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B3">
      <w:pPr>
        <w:spacing w:before="40" w:lineRule="auto"/>
        <w:rPr/>
      </w:pPr>
      <w:r w:rsidDel="00000000" w:rsidR="00000000" w:rsidRPr="00000000">
        <w:rPr>
          <w:b w:val="1"/>
          <w:rtl w:val="0"/>
        </w:rPr>
        <w:t xml:space="preserve">Result:</w:t>
      </w:r>
      <w:r w:rsidDel="00000000" w:rsidR="00000000" w:rsidRPr="00000000">
        <w:rPr>
          <w:rtl w:val="0"/>
        </w:rPr>
        <w:t xml:space="preserve"> !Src (or !Dest</w:t>
      </w:r>
      <w:r w:rsidDel="00000000" w:rsidR="00000000" w:rsidRPr="00000000">
        <w:rPr>
          <w:rtl w:val="0"/>
        </w:rPr>
        <w:t xml:space="preserve">) is</w:t>
      </w:r>
      <w:r w:rsidDel="00000000" w:rsidR="00000000" w:rsidRPr="00000000">
        <w:rPr>
          <w:rtl w:val="0"/>
        </w:rPr>
        <w:t xml:space="preserve"> stored in Dest and flags are optionally updated with the NOTed high bit and </w:t>
      </w:r>
      <w:r w:rsidDel="00000000" w:rsidR="00000000" w:rsidRPr="00000000">
        <w:rPr>
          <w:i w:val="1"/>
          <w:rtl w:val="0"/>
        </w:rPr>
        <w:t xml:space="preserve">zero</w:t>
      </w:r>
      <w:r w:rsidDel="00000000" w:rsidR="00000000" w:rsidRPr="00000000">
        <w:rPr>
          <w:rtl w:val="0"/>
        </w:rPr>
        <w:t xml:space="preserve"> status.</w:t>
      </w:r>
    </w:p>
    <w:p w:rsidR="00000000" w:rsidDel="00000000" w:rsidP="00000000" w:rsidRDefault="00000000" w:rsidRPr="00000000" w14:paraId="000016B4">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bitwise</w:t>
      </w:r>
      <w:r w:rsidDel="00000000" w:rsidR="00000000" w:rsidRPr="00000000">
        <w:rPr>
          <w:rtl w:val="0"/>
        </w:rPr>
        <w:t xml:space="preserve"> NOT (syntax 2) or to be replaced by the bitwise NOT of Src (syntax 1).</w:t>
      </w:r>
    </w:p>
    <w:p w:rsidR="00000000" w:rsidDel="00000000" w:rsidP="00000000" w:rsidRDefault="00000000" w:rsidRPr="00000000" w14:paraId="000016B5">
      <w:pPr>
        <w:numPr>
          <w:ilvl w:val="0"/>
          <w:numId w:val="1"/>
        </w:numPr>
        <w:spacing w:after="0" w:afterAutospacing="0"/>
        <w:ind w:left="720" w:hanging="360"/>
      </w:pPr>
      <w:r w:rsidDel="00000000" w:rsidR="00000000" w:rsidRPr="00000000">
        <w:rPr>
          <w:rtl w:val="0"/>
        </w:rPr>
        <w:t xml:space="preserve">Src is an optional register, 9-bit literal, or 32-bit augmented literal whose value will be bitwise NOTed and stored into </w:t>
      </w:r>
      <w:r w:rsidDel="00000000" w:rsidR="00000000" w:rsidRPr="00000000">
        <w:rPr>
          <w:rtl w:val="0"/>
        </w:rPr>
        <w:t xml:space="preserve">Dest</w:t>
      </w:r>
      <w:r w:rsidDel="00000000" w:rsidR="00000000" w:rsidRPr="00000000">
        <w:rPr>
          <w:rtl w:val="0"/>
        </w:rPr>
        <w:t xml:space="preserve">.</w:t>
      </w:r>
    </w:p>
    <w:p w:rsidR="00000000" w:rsidDel="00000000" w:rsidP="00000000" w:rsidRDefault="00000000" w:rsidRPr="00000000" w14:paraId="000016B6">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B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5">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6">
            <w:pPr>
              <w:widowControl w:val="0"/>
              <w:spacing w:after="0" w:line="240" w:lineRule="auto"/>
              <w:jc w:val="center"/>
              <w:rPr>
                <w:sz w:val="18"/>
                <w:szCs w:val="18"/>
              </w:rPr>
            </w:pPr>
            <w:r w:rsidDel="00000000" w:rsidR="00000000" w:rsidRPr="00000000">
              <w:rPr>
                <w:sz w:val="18"/>
                <w:szCs w:val="18"/>
                <w:rtl w:val="0"/>
              </w:rPr>
              <w:t xml:space="preserve">!S[31]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7">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8">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0110001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E">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CF">
            <w:pPr>
              <w:widowControl w:val="0"/>
              <w:spacing w:after="0" w:line="240" w:lineRule="auto"/>
              <w:jc w:val="center"/>
              <w:rPr>
                <w:sz w:val="18"/>
                <w:szCs w:val="18"/>
              </w:rPr>
            </w:pPr>
            <w:r w:rsidDel="00000000" w:rsidR="00000000" w:rsidRPr="00000000">
              <w:rPr>
                <w:sz w:val="18"/>
                <w:szCs w:val="18"/>
                <w:rtl w:val="0"/>
              </w:rPr>
              <w:t xml:space="preserve">!D[31]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D0">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D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D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D3">
      <w:pPr>
        <w:rPr/>
      </w:pPr>
      <w:r w:rsidDel="00000000" w:rsidR="00000000" w:rsidRPr="00000000">
        <w:rPr>
          <w:rFonts w:ascii="Roboto Mono Medium" w:cs="Roboto Mono Medium" w:eastAsia="Roboto Mono Medium" w:hAnsi="Roboto Mono Medium"/>
          <w:rtl w:val="0"/>
        </w:rPr>
        <w:t xml:space="preserve">NOT</w:t>
      </w:r>
      <w:r w:rsidDel="00000000" w:rsidR="00000000" w:rsidRPr="00000000">
        <w:rPr>
          <w:rtl w:val="0"/>
        </w:rPr>
        <w:t xml:space="preserve"> performs a bitwise NOT (inverting all bits) of the value in Src (or in Dest) and stores the result into Dest.</w:t>
      </w:r>
    </w:p>
    <w:p w:rsidR="00000000" w:rsidDel="00000000" w:rsidP="00000000" w:rsidRDefault="00000000" w:rsidRPr="00000000" w14:paraId="000016D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value is replaced by the inverse of either S[31] (syntax 1) or D[31] (syntax 2).</w:t>
      </w:r>
    </w:p>
    <w:p w:rsidR="00000000" w:rsidDel="00000000" w:rsidP="00000000" w:rsidRDefault="00000000" w:rsidRPr="00000000" w14:paraId="000016D5">
      <w:pPr>
        <w:rPr>
          <w:shd w:fill="fff2cc" w:val="clea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!Src (syntax 1) or !Dest (syntax 2) equals zero, or is cleared (0) if it is non-zero.</w:t>
      </w:r>
      <w:r w:rsidDel="00000000" w:rsidR="00000000" w:rsidRPr="00000000">
        <w:rPr>
          <w:rtl w:val="0"/>
        </w:rPr>
      </w:r>
    </w:p>
    <w:p w:rsidR="00000000" w:rsidDel="00000000" w:rsidP="00000000" w:rsidRDefault="00000000" w:rsidRPr="00000000" w14:paraId="000016D6">
      <w:pPr>
        <w:pStyle w:val="Heading2"/>
        <w:rPr>
          <w:i w:val="1"/>
          <w:highlight w:val="yellow"/>
        </w:rPr>
      </w:pPr>
      <w:bookmarkStart w:colFirst="0" w:colLast="0" w:name="_49iljyigagii" w:id="267"/>
      <w:bookmarkEnd w:id="267"/>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16D7">
      <w:pPr>
        <w:spacing w:after="0" w:lineRule="auto"/>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16D8">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Bitwise OR a value with another.</w:t>
      </w:r>
    </w:p>
    <w:p w:rsidR="00000000" w:rsidDel="00000000" w:rsidP="00000000" w:rsidRDefault="00000000" w:rsidRPr="00000000" w14:paraId="000016D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OR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DA">
      <w:pPr>
        <w:spacing w:before="40" w:lineRule="auto"/>
        <w:rPr/>
      </w:pPr>
      <w:r w:rsidDel="00000000" w:rsidR="00000000" w:rsidRPr="00000000">
        <w:rPr>
          <w:b w:val="1"/>
          <w:rtl w:val="0"/>
        </w:rPr>
        <w:t xml:space="preserve">Result:</w:t>
      </w:r>
      <w:r w:rsidDel="00000000" w:rsidR="00000000" w:rsidRPr="00000000">
        <w:rPr>
          <w:rtl w:val="0"/>
        </w:rPr>
        <w:t xml:space="preserve"> Dest OR Src </w:t>
      </w:r>
      <w:r w:rsidDel="00000000" w:rsidR="00000000" w:rsidRPr="00000000">
        <w:rPr>
          <w:rtl w:val="0"/>
        </w:rPr>
        <w:t xml:space="preserve">is</w:t>
      </w:r>
      <w:r w:rsidDel="00000000" w:rsidR="00000000" w:rsidRPr="00000000">
        <w:rPr>
          <w:rtl w:val="0"/>
        </w:rPr>
        <w:t xml:space="preserve"> stored in Dest and flags are optionally updated with </w:t>
      </w:r>
      <w:r w:rsidDel="00000000" w:rsidR="00000000" w:rsidRPr="00000000">
        <w:rPr>
          <w:i w:val="1"/>
          <w:rtl w:val="0"/>
        </w:rPr>
        <w:t xml:space="preserve">parity</w:t>
      </w:r>
      <w:r w:rsidDel="00000000" w:rsidR="00000000" w:rsidRPr="00000000">
        <w:rPr>
          <w:rtl w:val="0"/>
        </w:rPr>
        <w:t xml:space="preserve"> and </w:t>
      </w:r>
      <w:r w:rsidDel="00000000" w:rsidR="00000000" w:rsidRPr="00000000">
        <w:rPr>
          <w:i w:val="1"/>
          <w:rtl w:val="0"/>
        </w:rPr>
        <w:t xml:space="preserve">zero</w:t>
      </w:r>
      <w:r w:rsidDel="00000000" w:rsidR="00000000" w:rsidRPr="00000000">
        <w:rPr>
          <w:rtl w:val="0"/>
        </w:rPr>
        <w:t xml:space="preserve"> status</w:t>
      </w:r>
      <w:r w:rsidDel="00000000" w:rsidR="00000000" w:rsidRPr="00000000">
        <w:rPr>
          <w:rtl w:val="0"/>
        </w:rPr>
        <w:t xml:space="preserve">.</w:t>
      </w:r>
    </w:p>
    <w:p w:rsidR="00000000" w:rsidDel="00000000" w:rsidP="00000000" w:rsidRDefault="00000000" w:rsidRPr="00000000" w14:paraId="000016DB">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bitwise</w:t>
      </w:r>
      <w:r w:rsidDel="00000000" w:rsidR="00000000" w:rsidRPr="00000000">
        <w:rPr>
          <w:rtl w:val="0"/>
        </w:rPr>
        <w:t xml:space="preserve"> OR with Src and is the destination in which to write the result.</w:t>
      </w:r>
    </w:p>
    <w:p w:rsidR="00000000" w:rsidDel="00000000" w:rsidP="00000000" w:rsidRDefault="00000000" w:rsidRPr="00000000" w14:paraId="000016DC">
      <w:pPr>
        <w:numPr>
          <w:ilvl w:val="0"/>
          <w:numId w:val="1"/>
        </w:numPr>
        <w:spacing w:after="0" w:afterAutospacing="0"/>
        <w:ind w:left="720" w:hanging="360"/>
      </w:pPr>
      <w:r w:rsidDel="00000000" w:rsidR="00000000" w:rsidRPr="00000000">
        <w:rPr>
          <w:rtl w:val="0"/>
        </w:rPr>
        <w:t xml:space="preserve">Src is a register, 9-bit literal, or 32-bit augmented literal whose value will be bitwise ORed into </w:t>
      </w:r>
      <w:r w:rsidDel="00000000" w:rsidR="00000000" w:rsidRPr="00000000">
        <w:rPr>
          <w:rtl w:val="0"/>
        </w:rPr>
        <w:t xml:space="preserve">Dest</w:t>
      </w:r>
      <w:r w:rsidDel="00000000" w:rsidR="00000000" w:rsidRPr="00000000">
        <w:rPr>
          <w:rtl w:val="0"/>
        </w:rPr>
        <w:t xml:space="preserve">.</w:t>
      </w:r>
    </w:p>
    <w:p w:rsidR="00000000" w:rsidDel="00000000" w:rsidP="00000000" w:rsidRDefault="00000000" w:rsidRPr="00000000" w14:paraId="000016DD">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1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D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D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E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C">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D">
            <w:pPr>
              <w:widowControl w:val="0"/>
              <w:spacing w:after="0" w:line="240" w:lineRule="auto"/>
              <w:jc w:val="center"/>
              <w:rPr>
                <w:sz w:val="18"/>
                <w:szCs w:val="18"/>
              </w:rPr>
            </w:pPr>
            <w:r w:rsidDel="00000000" w:rsidR="00000000" w:rsidRPr="00000000">
              <w:rPr>
                <w:sz w:val="18"/>
                <w:szCs w:val="18"/>
                <w:rtl w:val="0"/>
              </w:rPr>
              <w:t xml:space="preserve">Parity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E">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6E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6F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6F1">
      <w:pPr>
        <w:rPr/>
      </w:pPr>
      <w:r w:rsidDel="00000000" w:rsidR="00000000" w:rsidRPr="00000000">
        <w:rPr>
          <w:rFonts w:ascii="Roboto Mono Medium" w:cs="Roboto Mono Medium" w:eastAsia="Roboto Mono Medium" w:hAnsi="Roboto Mono Medium"/>
          <w:rtl w:val="0"/>
        </w:rPr>
        <w:t xml:space="preserve">OR</w:t>
      </w:r>
      <w:r w:rsidDel="00000000" w:rsidR="00000000" w:rsidRPr="00000000">
        <w:rPr>
          <w:rtl w:val="0"/>
        </w:rPr>
        <w:t xml:space="preserve"> performs a bitwise OR of the value in Src into that of Dest.</w:t>
      </w:r>
    </w:p>
    <w:p w:rsidR="00000000" w:rsidDel="00000000" w:rsidP="00000000" w:rsidRDefault="00000000" w:rsidRPr="00000000" w14:paraId="000016F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contains an odd number of high (1) bits, or is cleared (0) if it contains an even number of high bits.</w:t>
      </w:r>
    </w:p>
    <w:p w:rsidR="00000000" w:rsidDel="00000000" w:rsidP="00000000" w:rsidRDefault="00000000" w:rsidRPr="00000000" w14:paraId="000016F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OR Src result equals zero, or is cleared (0) if it is non-zero.</w:t>
      </w:r>
    </w:p>
    <w:p w:rsidR="00000000" w:rsidDel="00000000" w:rsidP="00000000" w:rsidRDefault="00000000" w:rsidRPr="00000000" w14:paraId="000016F4">
      <w:pPr>
        <w:pStyle w:val="Heading2"/>
        <w:rPr>
          <w:i w:val="1"/>
          <w:highlight w:val="yellow"/>
        </w:rPr>
      </w:pPr>
      <w:bookmarkStart w:colFirst="0" w:colLast="0" w:name="_1ezqugv82636" w:id="268"/>
      <w:bookmarkEnd w:id="268"/>
      <w:r w:rsidDel="00000000" w:rsidR="00000000" w:rsidRPr="00000000">
        <w:rPr>
          <w:rtl w:val="0"/>
        </w:rPr>
        <w:t xml:space="preserve">ONES</w:t>
      </w:r>
      <w:r w:rsidDel="00000000" w:rsidR="00000000" w:rsidRPr="00000000">
        <w:rPr>
          <w:rtl w:val="0"/>
        </w:rPr>
      </w:r>
    </w:p>
    <w:p w:rsidR="00000000" w:rsidDel="00000000" w:rsidP="00000000" w:rsidRDefault="00000000" w:rsidRPr="00000000" w14:paraId="000016F5">
      <w:pPr>
        <w:spacing w:after="0" w:lineRule="auto"/>
        <w:rPr/>
      </w:pPr>
      <w:r w:rsidDel="00000000" w:rsidR="00000000" w:rsidRPr="00000000">
        <w:rPr>
          <w:rtl w:val="0"/>
        </w:rPr>
        <w:t xml:space="preserve">Ones</w:t>
      </w:r>
      <w:r w:rsidDel="00000000" w:rsidR="00000000" w:rsidRPr="00000000">
        <w:rPr>
          <w:rtl w:val="0"/>
        </w:rPr>
      </w:r>
    </w:p>
    <w:p w:rsidR="00000000" w:rsidDel="00000000" w:rsidP="00000000" w:rsidRDefault="00000000" w:rsidRPr="00000000" w14:paraId="000016F6">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Get number of 1s from Dest or Src </w:t>
      </w:r>
      <w:r w:rsidDel="00000000" w:rsidR="00000000" w:rsidRPr="00000000">
        <w:rPr>
          <w:rtl w:val="0"/>
        </w:rPr>
        <w:t xml:space="preserve">into</w:t>
      </w:r>
      <w:r w:rsidDel="00000000" w:rsidR="00000000" w:rsidRPr="00000000">
        <w:rPr>
          <w:rtl w:val="0"/>
        </w:rPr>
        <w:t xml:space="preserve"> Dest.</w:t>
      </w:r>
    </w:p>
    <w:p w:rsidR="00000000" w:rsidDel="00000000" w:rsidP="00000000" w:rsidRDefault="00000000" w:rsidRPr="00000000" w14:paraId="000016F7">
      <w:pPr>
        <w:pBdr>
          <w:bottom w:color="b7b7b7" w:space="2" w:sz="8" w:val="single"/>
        </w:pBdr>
        <w:tabs>
          <w:tab w:val="left" w:leader="none" w:pos="1710"/>
        </w:tabs>
        <w:spacing w:after="0" w:lineRule="auto"/>
        <w:rPr/>
      </w:pPr>
      <w:r w:rsidDel="00000000" w:rsidR="00000000" w:rsidRPr="00000000">
        <w:rPr>
          <w:rFonts w:ascii="Roboto Mono Medium" w:cs="Roboto Mono Medium" w:eastAsia="Roboto Mono Medium" w:hAnsi="Roboto Mono Medium"/>
          <w:rtl w:val="0"/>
        </w:rPr>
        <w:t xml:space="preserve">ONES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F8">
      <w:pPr>
        <w:pBdr>
          <w:bottom w:color="b7b7b7" w:space="2" w:sz="8" w:val="single"/>
        </w:pBdr>
        <w:tabs>
          <w:tab w:val="left" w:leader="none" w:pos="1710"/>
        </w:tabs>
        <w:spacing w:after="0" w:lineRule="auto"/>
        <w:rPr/>
      </w:pPr>
      <w:r w:rsidDel="00000000" w:rsidR="00000000" w:rsidRPr="00000000">
        <w:rPr>
          <w:rFonts w:ascii="Roboto Mono Medium" w:cs="Roboto Mono Medium" w:eastAsia="Roboto Mono Medium" w:hAnsi="Roboto Mono Medium"/>
          <w:rtl w:val="0"/>
        </w:rPr>
        <w:t xml:space="preserve">ONES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6F9">
      <w:pPr>
        <w:spacing w:before="40" w:lineRule="auto"/>
        <w:rPr/>
      </w:pPr>
      <w:r w:rsidDel="00000000" w:rsidR="00000000" w:rsidRPr="00000000">
        <w:rPr>
          <w:b w:val="1"/>
          <w:rtl w:val="0"/>
        </w:rPr>
        <w:t xml:space="preserve">Result:</w:t>
      </w:r>
      <w:r w:rsidDel="00000000" w:rsidR="00000000" w:rsidRPr="00000000">
        <w:rPr>
          <w:rtl w:val="0"/>
        </w:rPr>
        <w:t xml:space="preserve"> The number of high bits in Src, or Dest, is stored in Dest.</w:t>
      </w:r>
    </w:p>
    <w:p w:rsidR="00000000" w:rsidDel="00000000" w:rsidP="00000000" w:rsidRDefault="00000000" w:rsidRPr="00000000" w14:paraId="000016FA">
      <w:pPr>
        <w:numPr>
          <w:ilvl w:val="0"/>
          <w:numId w:val="1"/>
        </w:numPr>
        <w:spacing w:after="0" w:afterAutospacing="0"/>
        <w:ind w:left="720" w:hanging="360"/>
      </w:pPr>
      <w:r w:rsidDel="00000000" w:rsidR="00000000" w:rsidRPr="00000000">
        <w:rPr>
          <w:rtl w:val="0"/>
        </w:rPr>
        <w:t xml:space="preserve">Dest is the register in which to store the number of high bits found and optionally it begins by containing the value to check (syntax 2).</w:t>
      </w:r>
    </w:p>
    <w:p w:rsidR="00000000" w:rsidDel="00000000" w:rsidP="00000000" w:rsidRDefault="00000000" w:rsidRPr="00000000" w14:paraId="000016FB">
      <w:pPr>
        <w:numPr>
          <w:ilvl w:val="0"/>
          <w:numId w:val="1"/>
        </w:numPr>
        <w:spacing w:after="0" w:afterAutospacing="0"/>
        <w:ind w:left="720" w:hanging="360"/>
      </w:pPr>
      <w:r w:rsidDel="00000000" w:rsidR="00000000" w:rsidRPr="00000000">
        <w:rPr>
          <w:rtl w:val="0"/>
        </w:rPr>
        <w:t xml:space="preserve">Src is an optional register, 9-bit literal, or 32-bit augmented literal whose value is to be checked </w:t>
      </w:r>
      <w:r w:rsidDel="00000000" w:rsidR="00000000" w:rsidRPr="00000000">
        <w:rPr>
          <w:rtl w:val="0"/>
        </w:rPr>
        <w:t xml:space="preserve">for ones</w:t>
      </w:r>
      <w:r w:rsidDel="00000000" w:rsidR="00000000" w:rsidRPr="00000000">
        <w:rPr>
          <w:rtl w:val="0"/>
        </w:rPr>
        <w:t xml:space="preserve">.</w:t>
      </w:r>
    </w:p>
    <w:p w:rsidR="00000000" w:rsidDel="00000000" w:rsidP="00000000" w:rsidRDefault="00000000" w:rsidRPr="00000000" w14:paraId="000016FC">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2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F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F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F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0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0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0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0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0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0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C">
            <w:pPr>
              <w:widowControl w:val="0"/>
              <w:spacing w:after="0" w:line="240" w:lineRule="auto"/>
              <w:jc w:val="center"/>
              <w:rPr>
                <w:sz w:val="18"/>
                <w:szCs w:val="18"/>
              </w:rPr>
            </w:pPr>
            <w:r w:rsidDel="00000000" w:rsidR="00000000" w:rsidRPr="00000000">
              <w:rPr>
                <w:sz w:val="18"/>
                <w:szCs w:val="18"/>
                <w:rtl w:val="0"/>
              </w:rPr>
              <w:t xml:space="preserve">Result is odd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0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4">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5">
            <w:pPr>
              <w:widowControl w:val="0"/>
              <w:spacing w:after="0" w:line="240" w:lineRule="auto"/>
              <w:jc w:val="center"/>
              <w:rPr>
                <w:sz w:val="18"/>
                <w:szCs w:val="18"/>
              </w:rPr>
            </w:pPr>
            <w:r w:rsidDel="00000000" w:rsidR="00000000" w:rsidRPr="00000000">
              <w:rPr>
                <w:sz w:val="18"/>
                <w:szCs w:val="18"/>
                <w:rtl w:val="0"/>
              </w:rPr>
              <w:t xml:space="preserve">Result is odd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6">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1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71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719">
      <w:pPr>
        <w:rPr/>
      </w:pPr>
      <w:r w:rsidDel="00000000" w:rsidR="00000000" w:rsidRPr="00000000">
        <w:rPr>
          <w:rFonts w:ascii="Roboto Mono Medium" w:cs="Roboto Mono Medium" w:eastAsia="Roboto Mono Medium" w:hAnsi="Roboto Mono Medium"/>
          <w:rtl w:val="0"/>
        </w:rPr>
        <w:t xml:space="preserve">ONES</w:t>
      </w:r>
      <w:r w:rsidDel="00000000" w:rsidR="00000000" w:rsidRPr="00000000">
        <w:rPr>
          <w:rtl w:val="0"/>
        </w:rPr>
        <w:t xml:space="preserve"> tallies the number of high bits of Src, or Dest, and stores the count into Dest.</w:t>
      </w:r>
    </w:p>
    <w:p w:rsidR="00000000" w:rsidDel="00000000" w:rsidP="00000000" w:rsidRDefault="00000000" w:rsidRPr="00000000" w14:paraId="0000171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count is odd, or is cleared (0) if it is even.</w:t>
      </w:r>
    </w:p>
    <w:p w:rsidR="00000000" w:rsidDel="00000000" w:rsidP="00000000" w:rsidRDefault="00000000" w:rsidRPr="00000000" w14:paraId="0000171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equals zero, or is cleared (0) if not zero.</w:t>
      </w:r>
    </w:p>
    <w:p w:rsidR="00000000" w:rsidDel="00000000" w:rsidP="00000000" w:rsidRDefault="00000000" w:rsidRPr="00000000" w14:paraId="0000171C">
      <w:pPr>
        <w:pStyle w:val="Heading2"/>
        <w:rPr>
          <w:i w:val="1"/>
          <w:highlight w:val="yellow"/>
        </w:rPr>
      </w:pPr>
      <w:bookmarkStart w:colFirst="0" w:colLast="0" w:name="_73z1ljpedf7w" w:id="269"/>
      <w:bookmarkEnd w:id="269"/>
      <w:r w:rsidDel="00000000" w:rsidR="00000000" w:rsidRPr="00000000">
        <w:rPr>
          <w:rtl w:val="0"/>
        </w:rPr>
        <w:t xml:space="preserve">OUTC</w:t>
      </w:r>
      <w:r w:rsidDel="00000000" w:rsidR="00000000" w:rsidRPr="00000000">
        <w:rPr>
          <w:rtl w:val="0"/>
        </w:rPr>
        <w:t xml:space="preserve"> / </w:t>
      </w:r>
      <w:r w:rsidDel="00000000" w:rsidR="00000000" w:rsidRPr="00000000">
        <w:rPr>
          <w:rtl w:val="0"/>
        </w:rPr>
        <w:t xml:space="preserve">OUTNC</w:t>
      </w:r>
      <w:r w:rsidDel="00000000" w:rsidR="00000000" w:rsidRPr="00000000">
        <w:rPr>
          <w:rtl w:val="0"/>
        </w:rPr>
      </w:r>
    </w:p>
    <w:p w:rsidR="00000000" w:rsidDel="00000000" w:rsidP="00000000" w:rsidRDefault="00000000" w:rsidRPr="00000000" w14:paraId="0000171D">
      <w:pPr>
        <w:spacing w:after="0" w:lineRule="auto"/>
        <w:rPr/>
      </w:pPr>
      <w:r w:rsidDel="00000000" w:rsidR="00000000" w:rsidRPr="00000000">
        <w:rPr>
          <w:rtl w:val="0"/>
        </w:rPr>
        <w:t xml:space="preserve">Output C or not C</w:t>
      </w:r>
      <w:r w:rsidDel="00000000" w:rsidR="00000000" w:rsidRPr="00000000">
        <w:rPr>
          <w:rtl w:val="0"/>
        </w:rPr>
      </w:r>
    </w:p>
    <w:p w:rsidR="00000000" w:rsidDel="00000000" w:rsidP="00000000" w:rsidRDefault="00000000" w:rsidRPr="00000000" w14:paraId="0000171E">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output level to low/high according to C or !C.</w:t>
      </w:r>
    </w:p>
    <w:p w:rsidR="00000000" w:rsidDel="00000000" w:rsidP="00000000" w:rsidRDefault="00000000" w:rsidRPr="00000000" w14:paraId="0000171F">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OUTC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20">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OUTNC</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21">
      <w:pPr>
        <w:spacing w:before="40" w:lineRule="auto"/>
        <w:rPr/>
      </w:pPr>
      <w:r w:rsidDel="00000000" w:rsidR="00000000" w:rsidRPr="00000000">
        <w:rPr>
          <w:b w:val="1"/>
          <w:rtl w:val="0"/>
        </w:rPr>
        <w:t xml:space="preserve">Result:</w:t>
      </w:r>
      <w:r w:rsidDel="00000000" w:rsidR="00000000" w:rsidRPr="00000000">
        <w:rPr>
          <w:rtl w:val="0"/>
        </w:rPr>
        <w:t xml:space="preserve"> The I/O pin output level bit(s), described by Dest, are set to low/high according to C or !C; the rest are left as-is.</w:t>
      </w:r>
    </w:p>
    <w:p w:rsidR="00000000" w:rsidDel="00000000" w:rsidP="00000000" w:rsidRDefault="00000000" w:rsidRPr="00000000" w14:paraId="00001722">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for which output levels are to be set low or high.</w:t>
      </w:r>
    </w:p>
    <w:p w:rsidR="00000000" w:rsidDel="00000000" w:rsidP="00000000" w:rsidRDefault="00000000" w:rsidRPr="00000000" w14:paraId="00001723">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2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2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001001010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2">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3">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4">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001001011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B">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C">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D">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3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73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740">
      <w:pPr>
        <w:rPr/>
      </w:pPr>
      <w:r w:rsidDel="00000000" w:rsidR="00000000" w:rsidRPr="00000000">
        <w:rPr>
          <w:rFonts w:ascii="Roboto Mono Medium" w:cs="Roboto Mono Medium" w:eastAsia="Roboto Mono Medium" w:hAnsi="Roboto Mono Medium"/>
          <w:rtl w:val="0"/>
        </w:rPr>
        <w:t xml:space="preserve">OUTC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OUTNC</w:t>
      </w:r>
      <w:r w:rsidDel="00000000" w:rsidR="00000000" w:rsidRPr="00000000">
        <w:rPr>
          <w:rtl w:val="0"/>
        </w:rPr>
        <w:t xml:space="preserve"> </w:t>
      </w:r>
      <w:r w:rsidDel="00000000" w:rsidR="00000000" w:rsidRPr="00000000">
        <w:rPr>
          <w:rtl w:val="0"/>
        </w:rPr>
        <w:t xml:space="preserve">alters</w:t>
      </w:r>
      <w:r w:rsidDel="00000000" w:rsidR="00000000" w:rsidRPr="00000000">
        <w:rPr>
          <w:rtl w:val="0"/>
        </w:rPr>
        <w:t xml:space="preserve"> the output level register's bit(s) designated by Dest to equal the state, or inverse state, of the C flag; i.e. </w:t>
      </w:r>
      <w:r w:rsidDel="00000000" w:rsidR="00000000" w:rsidRPr="00000000">
        <w:rPr>
          <w:rtl w:val="0"/>
        </w:rPr>
        <w:t xml:space="preserve">set pin's</w:t>
      </w:r>
      <w:r w:rsidDel="00000000" w:rsidR="00000000" w:rsidRPr="00000000">
        <w:rPr>
          <w:rtl w:val="0"/>
        </w:rPr>
        <w:t xml:space="preserve"> output level low or high.  All other bits (pins) are left unchanged.  Each of these instructions, </w:t>
      </w:r>
      <w:r w:rsidDel="00000000" w:rsidR="00000000" w:rsidRPr="00000000">
        <w:rPr>
          <w:rFonts w:ascii="Roboto Mono Medium" w:cs="Roboto Mono Medium" w:eastAsia="Roboto Mono Medium" w:hAnsi="Roboto Mono Medium"/>
          <w:rtl w:val="0"/>
        </w:rPr>
        <w:t xml:space="preserve">OUTC</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OUTNC</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 </w:t>
      </w:r>
    </w:p>
    <w:p w:rsidR="00000000" w:rsidDel="00000000" w:rsidP="00000000" w:rsidRDefault="00000000" w:rsidRPr="00000000" w14:paraId="00001741">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742">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743">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OUTC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OUTNC</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OUTC</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OUTNC</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744">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74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746">
      <w:pPr>
        <w:pStyle w:val="Heading2"/>
        <w:rPr>
          <w:i w:val="1"/>
          <w:highlight w:val="yellow"/>
        </w:rPr>
      </w:pPr>
      <w:bookmarkStart w:colFirst="0" w:colLast="0" w:name="_40vs5rlpgy9a" w:id="270"/>
      <w:bookmarkEnd w:id="270"/>
      <w:r w:rsidDel="00000000" w:rsidR="00000000" w:rsidRPr="00000000">
        <w:rPr>
          <w:rtl w:val="0"/>
        </w:rPr>
        <w:t xml:space="preserve">OUTH / OUTL</w:t>
      </w:r>
      <w:r w:rsidDel="00000000" w:rsidR="00000000" w:rsidRPr="00000000">
        <w:rPr>
          <w:rtl w:val="0"/>
        </w:rPr>
      </w:r>
    </w:p>
    <w:p w:rsidR="00000000" w:rsidDel="00000000" w:rsidP="00000000" w:rsidRDefault="00000000" w:rsidRPr="00000000" w14:paraId="00001747">
      <w:pPr>
        <w:spacing w:after="0" w:lineRule="auto"/>
        <w:rPr/>
      </w:pPr>
      <w:r w:rsidDel="00000000" w:rsidR="00000000" w:rsidRPr="00000000">
        <w:rPr>
          <w:rtl w:val="0"/>
        </w:rPr>
        <w:t xml:space="preserve">Output high or low</w:t>
      </w:r>
      <w:r w:rsidDel="00000000" w:rsidR="00000000" w:rsidRPr="00000000">
        <w:rPr>
          <w:rtl w:val="0"/>
        </w:rPr>
      </w:r>
    </w:p>
    <w:p w:rsidR="00000000" w:rsidDel="00000000" w:rsidP="00000000" w:rsidRDefault="00000000" w:rsidRPr="00000000" w14:paraId="00001748">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output level to high (1) or low (0).</w:t>
      </w:r>
    </w:p>
    <w:p w:rsidR="00000000" w:rsidDel="00000000" w:rsidP="00000000" w:rsidRDefault="00000000" w:rsidRPr="00000000" w14:paraId="0000174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H</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4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OUTL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4B">
      <w:pPr>
        <w:spacing w:before="40" w:lineRule="auto"/>
        <w:rPr/>
      </w:pPr>
      <w:r w:rsidDel="00000000" w:rsidR="00000000" w:rsidRPr="00000000">
        <w:rPr>
          <w:b w:val="1"/>
          <w:rtl w:val="0"/>
        </w:rPr>
        <w:t xml:space="preserve">Result:</w:t>
      </w:r>
      <w:r w:rsidDel="00000000" w:rsidR="00000000" w:rsidRPr="00000000">
        <w:rPr>
          <w:rtl w:val="0"/>
        </w:rPr>
        <w:t xml:space="preserve"> The I/O pin output level bit(s), described by Dest, are set high (1) or low (0); the rest are left as-is.</w:t>
      </w:r>
    </w:p>
    <w:p w:rsidR="00000000" w:rsidDel="00000000" w:rsidP="00000000" w:rsidRDefault="00000000" w:rsidRPr="00000000" w14:paraId="0000174C">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set high or low.</w:t>
      </w:r>
    </w:p>
    <w:p w:rsidR="00000000" w:rsidDel="00000000" w:rsidP="00000000" w:rsidRDefault="00000000" w:rsidRPr="00000000" w14:paraId="0000174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2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4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4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5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001001001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C">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D">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E">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5F">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5">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6">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7">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68">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76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76A">
      <w:pPr>
        <w:rPr/>
      </w:pPr>
      <w:r w:rsidDel="00000000" w:rsidR="00000000" w:rsidRPr="00000000">
        <w:rPr>
          <w:rFonts w:ascii="Roboto Mono Medium" w:cs="Roboto Mono Medium" w:eastAsia="Roboto Mono Medium" w:hAnsi="Roboto Mono Medium"/>
          <w:rtl w:val="0"/>
        </w:rPr>
        <w:t xml:space="preserve">OUTH</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L</w:t>
      </w:r>
      <w:r w:rsidDel="00000000" w:rsidR="00000000" w:rsidRPr="00000000">
        <w:rPr>
          <w:rtl w:val="0"/>
        </w:rPr>
        <w:t xml:space="preserve"> </w:t>
      </w:r>
      <w:r w:rsidDel="00000000" w:rsidR="00000000" w:rsidRPr="00000000">
        <w:rPr>
          <w:rtl w:val="0"/>
        </w:rPr>
        <w:t xml:space="preserve">alters</w:t>
      </w:r>
      <w:r w:rsidDel="00000000" w:rsidR="00000000" w:rsidRPr="00000000">
        <w:rPr>
          <w:rtl w:val="0"/>
        </w:rPr>
        <w:t xml:space="preserve"> the output level register's bit(s) designated by Dest to be high (1) or low (0).  All other bits (pins) are left unchanged.  Each of these instructions, </w:t>
      </w:r>
      <w:r w:rsidDel="00000000" w:rsidR="00000000" w:rsidRPr="00000000">
        <w:rPr>
          <w:rFonts w:ascii="Roboto Mono Medium" w:cs="Roboto Mono Medium" w:eastAsia="Roboto Mono Medium" w:hAnsi="Roboto Mono Medium"/>
          <w:rtl w:val="0"/>
        </w:rPr>
        <w:t xml:space="preserve">OUTH</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L</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 </w:t>
      </w:r>
    </w:p>
    <w:p w:rsidR="00000000" w:rsidDel="00000000" w:rsidP="00000000" w:rsidRDefault="00000000" w:rsidRPr="00000000" w14:paraId="0000176B">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76C">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76D">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OUTH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OUTL</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H</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L</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76E">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76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770">
      <w:pPr>
        <w:pStyle w:val="Heading2"/>
        <w:rPr>
          <w:i w:val="1"/>
          <w:highlight w:val="yellow"/>
        </w:rPr>
      </w:pPr>
      <w:bookmarkStart w:colFirst="0" w:colLast="0" w:name="_mll0nu2hed2z" w:id="271"/>
      <w:bookmarkEnd w:id="271"/>
      <w:r w:rsidDel="00000000" w:rsidR="00000000" w:rsidRPr="00000000">
        <w:rPr>
          <w:rtl w:val="0"/>
        </w:rPr>
        <w:t xml:space="preserve">OUTNOT</w:t>
      </w:r>
      <w:r w:rsidDel="00000000" w:rsidR="00000000" w:rsidRPr="00000000">
        <w:rPr>
          <w:rtl w:val="0"/>
        </w:rPr>
      </w:r>
    </w:p>
    <w:p w:rsidR="00000000" w:rsidDel="00000000" w:rsidP="00000000" w:rsidRDefault="00000000" w:rsidRPr="00000000" w14:paraId="00001771">
      <w:pPr>
        <w:spacing w:after="0" w:lineRule="auto"/>
        <w:rPr/>
      </w:pPr>
      <w:r w:rsidDel="00000000" w:rsidR="00000000" w:rsidRPr="00000000">
        <w:rPr>
          <w:rtl w:val="0"/>
        </w:rPr>
        <w:t xml:space="preserve">Output not</w:t>
      </w:r>
      <w:r w:rsidDel="00000000" w:rsidR="00000000" w:rsidRPr="00000000">
        <w:rPr>
          <w:rtl w:val="0"/>
        </w:rPr>
      </w:r>
    </w:p>
    <w:p w:rsidR="00000000" w:rsidDel="00000000" w:rsidP="00000000" w:rsidRDefault="00000000" w:rsidRPr="00000000" w14:paraId="00001772">
      <w:pPr>
        <w:rPr/>
      </w:pPr>
      <w:hyperlink w:anchor="_21gxb0rq4onw">
        <w:r w:rsidDel="00000000" w:rsidR="00000000" w:rsidRPr="00000000">
          <w:rPr>
            <w:b w:val="1"/>
            <w:color w:val="1155cc"/>
            <w:u w:val="single"/>
            <w:rtl w:val="0"/>
          </w:rPr>
          <w:t xml:space="preserve">I/O Pin Instruction</w:t>
        </w:r>
      </w:hyperlink>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Toggle pin(s) to the opposite output level.</w:t>
      </w:r>
    </w:p>
    <w:p w:rsidR="00000000" w:rsidDel="00000000" w:rsidP="00000000" w:rsidRDefault="00000000" w:rsidRPr="00000000" w14:paraId="00001773">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OUTNOT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74">
      <w:pPr>
        <w:spacing w:before="40" w:lineRule="auto"/>
        <w:rPr/>
      </w:pPr>
      <w:r w:rsidDel="00000000" w:rsidR="00000000" w:rsidRPr="00000000">
        <w:rPr>
          <w:b w:val="1"/>
          <w:rtl w:val="0"/>
        </w:rPr>
        <w:t xml:space="preserve">Result:</w:t>
      </w:r>
      <w:r w:rsidDel="00000000" w:rsidR="00000000" w:rsidRPr="00000000">
        <w:rPr>
          <w:rtl w:val="0"/>
        </w:rPr>
        <w:t xml:space="preserve"> The I/O pin output level bit(s), described by Dest, are toggled to their opposite state(s); the rest are left as-is.</w:t>
      </w:r>
    </w:p>
    <w:p w:rsidR="00000000" w:rsidDel="00000000" w:rsidP="00000000" w:rsidRDefault="00000000" w:rsidRPr="00000000" w14:paraId="00001775">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to toggle to the opposite output level.</w:t>
      </w:r>
    </w:p>
    <w:p w:rsidR="00000000" w:rsidDel="00000000" w:rsidP="00000000" w:rsidRDefault="00000000" w:rsidRPr="00000000" w14:paraId="00001776">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2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7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5">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6">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7">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88">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78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78A">
      <w:pPr>
        <w:rPr/>
      </w:pPr>
      <w:r w:rsidDel="00000000" w:rsidR="00000000" w:rsidRPr="00000000">
        <w:rPr>
          <w:rFonts w:ascii="Roboto Mono Medium" w:cs="Roboto Mono Medium" w:eastAsia="Roboto Mono Medium" w:hAnsi="Roboto Mono Medium"/>
          <w:rtl w:val="0"/>
        </w:rPr>
        <w:t xml:space="preserve">OUTNOT</w:t>
      </w:r>
      <w:r w:rsidDel="00000000" w:rsidR="00000000" w:rsidRPr="00000000">
        <w:rPr>
          <w:rtl w:val="0"/>
        </w:rPr>
        <w:t xml:space="preserve"> alters the output level register's bit(s) designated by Dest to their inverse state.  All other bits are left unchanged.</w:t>
      </w:r>
    </w:p>
    <w:p w:rsidR="00000000" w:rsidDel="00000000" w:rsidP="00000000" w:rsidRDefault="00000000" w:rsidRPr="00000000" w14:paraId="0000178B">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78C">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78D">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OUTNOT</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OUTNOT</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78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78F">
      <w:pPr>
        <w:pStyle w:val="Heading2"/>
        <w:rPr>
          <w:i w:val="1"/>
          <w:highlight w:val="yellow"/>
        </w:rPr>
      </w:pPr>
      <w:bookmarkStart w:colFirst="0" w:colLast="0" w:name="_rxjj8bmeue2f" w:id="272"/>
      <w:bookmarkEnd w:id="272"/>
      <w:r w:rsidDel="00000000" w:rsidR="00000000" w:rsidRPr="00000000">
        <w:rPr>
          <w:rtl w:val="0"/>
        </w:rPr>
        <w:t xml:space="preserve">OUTRND</w:t>
      </w:r>
      <w:r w:rsidDel="00000000" w:rsidR="00000000" w:rsidRPr="00000000">
        <w:rPr>
          <w:rtl w:val="0"/>
        </w:rPr>
      </w:r>
    </w:p>
    <w:p w:rsidR="00000000" w:rsidDel="00000000" w:rsidP="00000000" w:rsidRDefault="00000000" w:rsidRPr="00000000" w14:paraId="00001790">
      <w:pPr>
        <w:spacing w:after="0" w:lineRule="auto"/>
        <w:rPr/>
      </w:pPr>
      <w:r w:rsidDel="00000000" w:rsidR="00000000" w:rsidRPr="00000000">
        <w:rPr>
          <w:rtl w:val="0"/>
        </w:rPr>
        <w:t xml:space="preserve">Output random</w:t>
      </w:r>
      <w:r w:rsidDel="00000000" w:rsidR="00000000" w:rsidRPr="00000000">
        <w:rPr>
          <w:rtl w:val="0"/>
        </w:rPr>
      </w:r>
    </w:p>
    <w:p w:rsidR="00000000" w:rsidDel="00000000" w:rsidP="00000000" w:rsidRDefault="00000000" w:rsidRPr="00000000" w14:paraId="00001791">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output level to random low/high.</w:t>
      </w:r>
    </w:p>
    <w:p w:rsidR="00000000" w:rsidDel="00000000" w:rsidP="00000000" w:rsidRDefault="00000000" w:rsidRPr="00000000" w14:paraId="00001792">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OUTRND</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93">
      <w:pPr>
        <w:spacing w:before="40" w:lineRule="auto"/>
        <w:rPr/>
      </w:pPr>
      <w:r w:rsidDel="00000000" w:rsidR="00000000" w:rsidRPr="00000000">
        <w:rPr>
          <w:b w:val="1"/>
          <w:rtl w:val="0"/>
        </w:rPr>
        <w:t xml:space="preserve">Result:</w:t>
      </w:r>
      <w:r w:rsidDel="00000000" w:rsidR="00000000" w:rsidRPr="00000000">
        <w:rPr>
          <w:rtl w:val="0"/>
        </w:rPr>
        <w:t xml:space="preserve"> The I/O pin output level bit(s), described by Dest,  are each set randomly low or high; the rest are left as-is.</w:t>
      </w:r>
    </w:p>
    <w:p w:rsidR="00000000" w:rsidDel="00000000" w:rsidP="00000000" w:rsidRDefault="00000000" w:rsidRPr="00000000" w14:paraId="00001794">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pins set randomly to low or high.</w:t>
      </w:r>
    </w:p>
    <w:p w:rsidR="00000000" w:rsidDel="00000000" w:rsidP="00000000" w:rsidRDefault="00000000" w:rsidRPr="00000000" w14:paraId="0000179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2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9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9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001001110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4">
            <w:pPr>
              <w:widowControl w:val="0"/>
              <w:spacing w:after="0" w:line="240" w:lineRule="auto"/>
              <w:jc w:val="center"/>
              <w:rPr>
                <w:sz w:val="18"/>
                <w:szCs w:val="18"/>
              </w:rPr>
            </w:pP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5">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6">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A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7A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7A9">
      <w:pPr>
        <w:rPr/>
      </w:pPr>
      <w:r w:rsidDel="00000000" w:rsidR="00000000" w:rsidRPr="00000000">
        <w:rPr>
          <w:rFonts w:ascii="Roboto Mono Medium" w:cs="Roboto Mono Medium" w:eastAsia="Roboto Mono Medium" w:hAnsi="Roboto Mono Medium"/>
          <w:rtl w:val="0"/>
        </w:rPr>
        <w:t xml:space="preserve">OUTRND</w:t>
      </w:r>
      <w:r w:rsidDel="00000000" w:rsidR="00000000" w:rsidRPr="00000000">
        <w:rPr>
          <w:rtl w:val="0"/>
        </w:rPr>
        <w:t xml:space="preserve"> alters the output level register's bit(s) designated by Dest to be random low and high, based on bit(s) from the </w:t>
      </w:r>
      <w:r w:rsidDel="00000000" w:rsidR="00000000" w:rsidRPr="00000000">
        <w:rPr>
          <w:rtl w:val="0"/>
        </w:rPr>
        <w:t xml:space="preserve">Xoroshiro128** PRNG</w:t>
      </w:r>
      <w:r w:rsidDel="00000000" w:rsidR="00000000" w:rsidRPr="00000000">
        <w:rPr>
          <w:rtl w:val="0"/>
        </w:rPr>
        <w:t xml:space="preserve">.  All other bits are left unchanged.</w:t>
      </w:r>
    </w:p>
    <w:p w:rsidR="00000000" w:rsidDel="00000000" w:rsidP="00000000" w:rsidRDefault="00000000" w:rsidRPr="00000000" w14:paraId="000017AA">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7AB">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7AC">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OUTRND</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OUTRND</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7AD">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7AE">
      <w:pPr>
        <w:pStyle w:val="Heading2"/>
        <w:rPr>
          <w:i w:val="1"/>
          <w:highlight w:val="yellow"/>
        </w:rPr>
      </w:pPr>
      <w:bookmarkStart w:colFirst="0" w:colLast="0" w:name="_16ycek7kzbz5" w:id="273"/>
      <w:bookmarkEnd w:id="273"/>
      <w:r w:rsidDel="00000000" w:rsidR="00000000" w:rsidRPr="00000000">
        <w:rPr>
          <w:rtl w:val="0"/>
        </w:rPr>
        <w:t xml:space="preserve">OUTZ / </w:t>
      </w:r>
      <w:r w:rsidDel="00000000" w:rsidR="00000000" w:rsidRPr="00000000">
        <w:rPr>
          <w:rtl w:val="0"/>
        </w:rPr>
        <w:t xml:space="preserve">OUTNZ</w:t>
      </w:r>
      <w:r w:rsidDel="00000000" w:rsidR="00000000" w:rsidRPr="00000000">
        <w:rPr>
          <w:rtl w:val="0"/>
        </w:rPr>
      </w:r>
    </w:p>
    <w:p w:rsidR="00000000" w:rsidDel="00000000" w:rsidP="00000000" w:rsidRDefault="00000000" w:rsidRPr="00000000" w14:paraId="000017AF">
      <w:pPr>
        <w:spacing w:after="0" w:lineRule="auto"/>
        <w:rPr/>
      </w:pPr>
      <w:r w:rsidDel="00000000" w:rsidR="00000000" w:rsidRPr="00000000">
        <w:rPr>
          <w:rtl w:val="0"/>
        </w:rPr>
        <w:t xml:space="preserve">Output Z or not Z</w:t>
      </w:r>
      <w:r w:rsidDel="00000000" w:rsidR="00000000" w:rsidRPr="00000000">
        <w:rPr>
          <w:rtl w:val="0"/>
        </w:rPr>
      </w:r>
    </w:p>
    <w:p w:rsidR="00000000" w:rsidDel="00000000" w:rsidP="00000000" w:rsidRDefault="00000000" w:rsidRPr="00000000" w14:paraId="000017B0">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Set pin(s) output level to low/high according to Z or !Z.</w:t>
      </w:r>
    </w:p>
    <w:p w:rsidR="00000000" w:rsidDel="00000000" w:rsidP="00000000" w:rsidRDefault="00000000" w:rsidRPr="00000000" w14:paraId="000017B1">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OUTZ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B2">
      <w:pPr>
        <w:pBdr>
          <w:bottom w:color="b7b7b7" w:space="2" w:sz="8" w:val="single"/>
        </w:pBdr>
        <w:tabs>
          <w:tab w:val="left" w:leader="none" w:pos="720"/>
          <w:tab w:val="left" w:leader="none" w:pos="1530"/>
        </w:tabs>
        <w:spacing w:after="0" w:lineRule="auto"/>
        <w:rPr/>
      </w:pPr>
      <w:r w:rsidDel="00000000" w:rsidR="00000000" w:rsidRPr="00000000">
        <w:rPr>
          <w:rFonts w:ascii="Roboto Mono Medium" w:cs="Roboto Mono Medium" w:eastAsia="Roboto Mono Medium" w:hAnsi="Roboto Mono Medium"/>
          <w:rtl w:val="0"/>
        </w:rPr>
        <w:t xml:space="preserve">OUTNZ</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B3">
      <w:pPr>
        <w:spacing w:before="40" w:lineRule="auto"/>
        <w:rPr/>
      </w:pPr>
      <w:r w:rsidDel="00000000" w:rsidR="00000000" w:rsidRPr="00000000">
        <w:rPr>
          <w:b w:val="1"/>
          <w:rtl w:val="0"/>
        </w:rPr>
        <w:t xml:space="preserve">Result:</w:t>
      </w:r>
      <w:r w:rsidDel="00000000" w:rsidR="00000000" w:rsidRPr="00000000">
        <w:rPr>
          <w:rtl w:val="0"/>
        </w:rPr>
        <w:t xml:space="preserve"> The I/O pin output level bit(s), described by Dest, are set to low/high according to Z or !Z; the rest are left as-is.</w:t>
      </w:r>
    </w:p>
    <w:p w:rsidR="00000000" w:rsidDel="00000000" w:rsidP="00000000" w:rsidRDefault="00000000" w:rsidRPr="00000000" w14:paraId="000017B4">
      <w:pPr>
        <w:numPr>
          <w:ilvl w:val="0"/>
          <w:numId w:val="1"/>
        </w:numPr>
        <w:spacing w:after="0" w:afterAutospacing="0"/>
        <w:ind w:left="720" w:hanging="360"/>
        <w:rPr/>
      </w:pPr>
      <w:r w:rsidDel="00000000" w:rsidR="00000000" w:rsidRPr="00000000">
        <w:rPr>
          <w:rtl w:val="0"/>
        </w:rPr>
        <w:t xml:space="preserve">Dest is the register, 9-bit literal, or 11-bit augmented literal whose value identifies the I/O pin(s) for which output levels are to be set low or high.</w:t>
      </w:r>
    </w:p>
    <w:p w:rsidR="00000000" w:rsidDel="00000000" w:rsidP="00000000" w:rsidRDefault="00000000" w:rsidRPr="00000000" w14:paraId="000017B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is an optional effect to update flags.</w:t>
      </w:r>
    </w:p>
    <w:tbl>
      <w:tblPr>
        <w:tblStyle w:val="Table12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B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B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4">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5">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6">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7">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001001101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D">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OUTx</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E">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CF">
            <w:pPr>
              <w:widowControl w:val="0"/>
              <w:spacing w:after="0" w:line="240" w:lineRule="auto"/>
              <w:jc w:val="center"/>
              <w:rPr>
                <w:sz w:val="18"/>
                <w:szCs w:val="18"/>
              </w:rPr>
            </w:pPr>
            <w:r w:rsidDel="00000000" w:rsidR="00000000" w:rsidRPr="00000000">
              <w:rPr>
                <w:sz w:val="18"/>
                <w:szCs w:val="18"/>
                <w:rtl w:val="0"/>
              </w:rPr>
              <w:t xml:space="preserve">Orig </w:t>
            </w:r>
            <w:r w:rsidDel="00000000" w:rsidR="00000000" w:rsidRPr="00000000">
              <w:rPr>
                <w:rFonts w:ascii="Roboto Mono Medium" w:cs="Roboto Mono Medium" w:eastAsia="Roboto Mono Medium" w:hAnsi="Roboto Mono Medium"/>
                <w:sz w:val="18"/>
                <w:szCs w:val="18"/>
                <w:rtl w:val="0"/>
              </w:rPr>
              <w:t xml:space="preserve">OUT</w:t>
            </w:r>
            <w:r w:rsidDel="00000000" w:rsidR="00000000" w:rsidRPr="00000000">
              <w:rPr>
                <w:rFonts w:ascii="Roboto Mono Medium" w:cs="Roboto Mono Medium" w:eastAsia="Roboto Mono Medium" w:hAnsi="Roboto Mono Medium"/>
                <w:sz w:val="18"/>
                <w:szCs w:val="18"/>
                <w:rtl w:val="0"/>
              </w:rPr>
              <w:t xml:space="preserve">x</w:t>
            </w:r>
            <w:r w:rsidDel="00000000" w:rsidR="00000000" w:rsidRPr="00000000">
              <w:rPr>
                <w:sz w:val="18"/>
                <w:szCs w:val="18"/>
                <w:rtl w:val="0"/>
              </w:rPr>
              <w:t xml:space="preserve"> </w:t>
            </w:r>
            <w:r w:rsidDel="00000000" w:rsidR="00000000" w:rsidRPr="00000000">
              <w:rPr>
                <w:sz w:val="18"/>
                <w:szCs w:val="18"/>
                <w:rtl w:val="0"/>
              </w:rPr>
              <w:t xml:space="preserve">base bit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D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7D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7D2">
      <w:pPr>
        <w:rPr/>
      </w:pPr>
      <w:r w:rsidDel="00000000" w:rsidR="00000000" w:rsidRPr="00000000">
        <w:rPr>
          <w:rFonts w:ascii="Roboto Mono Medium" w:cs="Roboto Mono Medium" w:eastAsia="Roboto Mono Medium" w:hAnsi="Roboto Mono Medium"/>
          <w:rtl w:val="0"/>
        </w:rPr>
        <w:t xml:space="preserve">OUTZ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OUTNZ</w:t>
      </w:r>
      <w:r w:rsidDel="00000000" w:rsidR="00000000" w:rsidRPr="00000000">
        <w:rPr>
          <w:rtl w:val="0"/>
        </w:rPr>
        <w:t xml:space="preserve"> </w:t>
      </w:r>
      <w:r w:rsidDel="00000000" w:rsidR="00000000" w:rsidRPr="00000000">
        <w:rPr>
          <w:rtl w:val="0"/>
        </w:rPr>
        <w:t xml:space="preserve">alters</w:t>
      </w:r>
      <w:r w:rsidDel="00000000" w:rsidR="00000000" w:rsidRPr="00000000">
        <w:rPr>
          <w:rtl w:val="0"/>
        </w:rPr>
        <w:t xml:space="preserve"> the output level register's bit(s) designated by Dest to equal the state, or inverse state, of the Z flag; i.e. </w:t>
      </w:r>
      <w:r w:rsidDel="00000000" w:rsidR="00000000" w:rsidRPr="00000000">
        <w:rPr>
          <w:rtl w:val="0"/>
        </w:rPr>
        <w:t xml:space="preserve">set pin's</w:t>
      </w:r>
      <w:r w:rsidDel="00000000" w:rsidR="00000000" w:rsidRPr="00000000">
        <w:rPr>
          <w:rtl w:val="0"/>
        </w:rPr>
        <w:t xml:space="preserve"> output level low or high.  All other bits (pins) are left unchanged.  Each of these instructions,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OUTNZ</w:t>
      </w:r>
      <w:r w:rsidDel="00000000" w:rsidR="00000000" w:rsidRPr="00000000">
        <w:rPr>
          <w:rtl w:val="0"/>
        </w:rPr>
        <w:t xml:space="preserve">, can affect one or more of the bits within the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registers. </w:t>
      </w:r>
    </w:p>
    <w:p w:rsidR="00000000" w:rsidDel="00000000" w:rsidP="00000000" w:rsidRDefault="00000000" w:rsidRPr="00000000" w14:paraId="000017D3">
      <w:pPr>
        <w:rPr/>
      </w:pPr>
      <w:r w:rsidDel="00000000" w:rsidR="00000000" w:rsidRPr="00000000">
        <w:rPr>
          <w:rtl w:val="0"/>
        </w:rPr>
        <w:t xml:space="preserve">Dest[5:0] indicates the pin number (0–63).  For a range of pins, Dest[5:0] indicates the base pin number (0–63) and Dest[10:6] indicates how many contiguous pins beyond the base should be affected (1–31).  </w:t>
      </w:r>
    </w:p>
    <w:p w:rsidR="00000000" w:rsidDel="00000000" w:rsidP="00000000" w:rsidRDefault="00000000" w:rsidRPr="00000000" w14:paraId="000017D4">
      <w:pPr>
        <w:rPr/>
      </w:pPr>
      <w:r w:rsidDel="00000000" w:rsidR="00000000" w:rsidRPr="00000000">
        <w:rPr>
          <w:rtl w:val="0"/>
        </w:rPr>
        <w:t xml:space="preserve">A 9-bit literal Dest is enough to express the base pin (Dest[5:0]) and a range of up to 8 contiguous pins (Dest[8:6]).  If needed, use the augmented literal feature (##Dest) to augment Dest to an 11-bit literal value— this inserts an </w:t>
      </w:r>
      <w:r w:rsidDel="00000000" w:rsidR="00000000" w:rsidRPr="00000000">
        <w:rPr>
          <w:rFonts w:ascii="Roboto Mono Medium" w:cs="Roboto Mono Medium" w:eastAsia="Roboto Mono Medium" w:hAnsi="Roboto Mono Medium"/>
          <w:rtl w:val="0"/>
        </w:rPr>
        <w:t xml:space="preserve">AUGD</w:t>
      </w:r>
      <w:r w:rsidDel="00000000" w:rsidR="00000000" w:rsidRPr="00000000">
        <w:rPr>
          <w:rtl w:val="0"/>
        </w:rPr>
        <w:t xml:space="preserve"> instruction prior.</w:t>
      </w:r>
    </w:p>
    <w:p w:rsidR="00000000" w:rsidDel="00000000" w:rsidP="00000000" w:rsidRDefault="00000000" w:rsidRPr="00000000" w14:paraId="000017D5">
      <w:pPr>
        <w:rPr/>
      </w:pPr>
      <w:r w:rsidDel="00000000" w:rsidR="00000000" w:rsidRPr="00000000">
        <w:rPr>
          <w:rtl w:val="0"/>
        </w:rPr>
        <w:t xml:space="preserve">When Dest is a register, the register's value bits [10:0] are used as-is to form the 11-bit ID range, unless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instruction immediately precedes the </w:t>
      </w:r>
      <w:r w:rsidDel="00000000" w:rsidR="00000000" w:rsidRPr="00000000">
        <w:rPr>
          <w:rFonts w:ascii="Roboto Mono Medium" w:cs="Roboto Mono Medium" w:eastAsia="Roboto Mono Medium" w:hAnsi="Roboto Mono Medium"/>
          <w:rtl w:val="0"/>
        </w:rPr>
        <w:t xml:space="preserve">OUT</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OUTN</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instruction; substituting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's</w:t>
      </w:r>
      <w:r w:rsidDel="00000000" w:rsidR="00000000" w:rsidRPr="00000000">
        <w:rPr>
          <w:rtl w:val="0"/>
        </w:rPr>
        <w:t xml:space="preserve"> Dest[4:0] in place of value bits[10:6], for </w:t>
      </w:r>
      <w:r w:rsidDel="00000000" w:rsidR="00000000" w:rsidRPr="00000000">
        <w:rPr>
          <w:rFonts w:ascii="Roboto Mono Medium" w:cs="Roboto Mono Medium" w:eastAsia="Roboto Mono Medium" w:hAnsi="Roboto Mono Medium"/>
          <w:rtl w:val="0"/>
        </w:rPr>
        <w:t xml:space="preserve">OUTZ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OUTNZ</w:t>
      </w:r>
      <w:r w:rsidDel="00000000" w:rsidR="00000000" w:rsidRPr="00000000">
        <w:rPr>
          <w:rtl w:val="0"/>
        </w:rPr>
        <w:t xml:space="preserve">'s</w:t>
      </w:r>
      <w:r w:rsidDel="00000000" w:rsidR="00000000" w:rsidRPr="00000000">
        <w:rPr>
          <w:rtl w:val="0"/>
        </w:rPr>
        <w:t xml:space="preserve"> use.</w:t>
      </w:r>
    </w:p>
    <w:p w:rsidR="00000000" w:rsidDel="00000000" w:rsidP="00000000" w:rsidRDefault="00000000" w:rsidRPr="00000000" w14:paraId="000017D6">
      <w:pPr>
        <w:rPr/>
      </w:pPr>
      <w:r w:rsidDel="00000000" w:rsidR="00000000" w:rsidRPr="00000000">
        <w:rPr>
          <w:rtl w:val="0"/>
        </w:rPr>
        <w:t xml:space="preserve">The range calculation (from Dest[5:0] up to Dest[5:0]+Dest[10:6]) will wrap within the same 32-pin group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 it will not cross the port boundary.</w:t>
      </w:r>
    </w:p>
    <w:p w:rsidR="00000000" w:rsidDel="00000000" w:rsidP="00000000" w:rsidRDefault="00000000" w:rsidRPr="00000000" w14:paraId="000017D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and Z flags are updated to the original state of </w:t>
      </w: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 xml:space="preserve">'s base bit, identified by Dest.</w:t>
      </w:r>
    </w:p>
    <w:p w:rsidR="00000000" w:rsidDel="00000000" w:rsidP="00000000" w:rsidRDefault="00000000" w:rsidRPr="00000000" w14:paraId="000017D8">
      <w:pPr>
        <w:pStyle w:val="Heading2"/>
        <w:rPr>
          <w:i w:val="1"/>
          <w:highlight w:val="yellow"/>
        </w:rPr>
      </w:pPr>
      <w:bookmarkStart w:colFirst="0" w:colLast="0" w:name="_ref43okqtzzr" w:id="274"/>
      <w:bookmarkEnd w:id="274"/>
      <w:r w:rsidDel="00000000" w:rsidR="00000000" w:rsidRPr="00000000">
        <w:rPr>
          <w:rtl w:val="0"/>
        </w:rPr>
        <w:t xml:space="preserve">POLLATN</w:t>
      </w:r>
      <w:r w:rsidDel="00000000" w:rsidR="00000000" w:rsidRPr="00000000">
        <w:rPr>
          <w:rtl w:val="0"/>
        </w:rPr>
      </w:r>
    </w:p>
    <w:p w:rsidR="00000000" w:rsidDel="00000000" w:rsidP="00000000" w:rsidRDefault="00000000" w:rsidRPr="00000000" w14:paraId="000017D9">
      <w:pPr>
        <w:spacing w:after="0" w:lineRule="auto"/>
        <w:rPr/>
      </w:pPr>
      <w:r w:rsidDel="00000000" w:rsidR="00000000" w:rsidRPr="00000000">
        <w:rPr>
          <w:rtl w:val="0"/>
        </w:rPr>
        <w:t xml:space="preserve">Poll attention</w:t>
      </w:r>
      <w:r w:rsidDel="00000000" w:rsidR="00000000" w:rsidRPr="00000000">
        <w:rPr>
          <w:rtl w:val="0"/>
        </w:rPr>
      </w:r>
    </w:p>
    <w:p w:rsidR="00000000" w:rsidDel="00000000" w:rsidP="00000000" w:rsidRDefault="00000000" w:rsidRPr="00000000" w14:paraId="000017DA">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attention flag.</w:t>
      </w:r>
    </w:p>
    <w:p w:rsidR="00000000" w:rsidDel="00000000" w:rsidP="00000000" w:rsidRDefault="00000000" w:rsidRPr="00000000" w14:paraId="000017DB">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POLLATN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DC">
      <w:pPr>
        <w:spacing w:before="40" w:lineRule="auto"/>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 xml:space="preserve"> event flag is optionally copied into C and/or Z, then it is cleared.</w:t>
      </w:r>
    </w:p>
    <w:p w:rsidR="00000000" w:rsidDel="00000000" w:rsidP="00000000" w:rsidRDefault="00000000" w:rsidRPr="00000000" w14:paraId="000017D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2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D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D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E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000001110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D">
            <w:pPr>
              <w:widowControl w:val="0"/>
              <w:spacing w:after="0" w:line="240" w:lineRule="auto"/>
              <w:jc w:val="center"/>
              <w:rPr>
                <w:sz w:val="18"/>
                <w:szCs w:val="18"/>
              </w:rPr>
            </w:pPr>
            <w:r w:rsidDel="00000000" w:rsidR="00000000" w:rsidRPr="00000000">
              <w:rPr>
                <w:sz w:val="18"/>
                <w:szCs w:val="18"/>
                <w:rtl w:val="0"/>
              </w:rPr>
              <w:t xml:space="preserve">ATN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E">
            <w:pPr>
              <w:widowControl w:val="0"/>
              <w:spacing w:after="0" w:line="240" w:lineRule="auto"/>
              <w:jc w:val="center"/>
              <w:rPr>
                <w:sz w:val="18"/>
                <w:szCs w:val="18"/>
              </w:rPr>
            </w:pPr>
            <w:r w:rsidDel="00000000" w:rsidR="00000000" w:rsidRPr="00000000">
              <w:rPr>
                <w:sz w:val="18"/>
                <w:szCs w:val="18"/>
                <w:rtl w:val="0"/>
              </w:rPr>
              <w:t xml:space="preserve">ATN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7E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7F0">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wx29grvrexs">
        <w:r w:rsidDel="00000000" w:rsidR="00000000" w:rsidRPr="00000000">
          <w:rPr>
            <w:rFonts w:ascii="Roboto Mono Medium" w:cs="Roboto Mono Medium" w:eastAsia="Roboto Mono Medium" w:hAnsi="Roboto Mono Medium"/>
            <w:color w:val="1155cc"/>
            <w:u w:val="single"/>
            <w:rtl w:val="0"/>
          </w:rPr>
          <w:t xml:space="preserve">COGATN</w:t>
        </w:r>
      </w:hyperlink>
      <w:r w:rsidDel="00000000" w:rsidR="00000000" w:rsidRPr="00000000">
        <w:rPr>
          <w:rtl w:val="0"/>
        </w:rPr>
        <w:t xml:space="preserve">, </w:t>
      </w:r>
      <w:hyperlink w:anchor="_sb5186rnvudg">
        <w:r w:rsidDel="00000000" w:rsidR="00000000" w:rsidRPr="00000000">
          <w:rPr>
            <w:rFonts w:ascii="Roboto Mono Medium" w:cs="Roboto Mono Medium" w:eastAsia="Roboto Mono Medium" w:hAnsi="Roboto Mono Medium"/>
            <w:color w:val="1155cc"/>
            <w:u w:val="single"/>
            <w:rtl w:val="0"/>
          </w:rPr>
          <w:t xml:space="preserve">WAITATN</w:t>
        </w:r>
      </w:hyperlink>
      <w:r w:rsidDel="00000000" w:rsidR="00000000" w:rsidRPr="00000000">
        <w:rPr>
          <w:rtl w:val="0"/>
        </w:rPr>
        <w:t xml:space="preserve">, </w:t>
      </w:r>
      <w:hyperlink w:anchor="_yfon3snogp62">
        <w:r w:rsidDel="00000000" w:rsidR="00000000" w:rsidRPr="00000000">
          <w:rPr>
            <w:rFonts w:ascii="Roboto Mono Medium" w:cs="Roboto Mono Medium" w:eastAsia="Roboto Mono Medium" w:hAnsi="Roboto Mono Medium"/>
            <w:color w:val="1155cc"/>
            <w:u w:val="single"/>
            <w:rtl w:val="0"/>
          </w:rPr>
          <w:t xml:space="preserve">JATN</w:t>
        </w:r>
      </w:hyperlink>
      <w:r w:rsidDel="00000000" w:rsidR="00000000" w:rsidRPr="00000000">
        <w:rPr>
          <w:rtl w:val="0"/>
        </w:rPr>
        <w:t xml:space="preserve">, and </w:t>
      </w:r>
      <w:hyperlink w:anchor="_yfon3snogp62">
        <w:r w:rsidDel="00000000" w:rsidR="00000000" w:rsidRPr="00000000">
          <w:rPr>
            <w:rFonts w:ascii="Roboto Mono Medium" w:cs="Roboto Mono Medium" w:eastAsia="Roboto Mono Medium" w:hAnsi="Roboto Mono Medium"/>
            <w:color w:val="1155cc"/>
            <w:u w:val="single"/>
            <w:rtl w:val="0"/>
          </w:rPr>
          <w:t xml:space="preserve">JNATN</w:t>
        </w:r>
      </w:hyperlink>
      <w:r w:rsidDel="00000000" w:rsidR="00000000" w:rsidRPr="00000000">
        <w:rPr>
          <w:rtl w:val="0"/>
        </w:rPr>
      </w:r>
    </w:p>
    <w:p w:rsidR="00000000" w:rsidDel="00000000" w:rsidP="00000000" w:rsidRDefault="00000000" w:rsidRPr="00000000" w14:paraId="000017F1">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7F2">
      <w:pPr>
        <w:rPr/>
      </w:pPr>
      <w:r w:rsidDel="00000000" w:rsidR="00000000" w:rsidRPr="00000000">
        <w:rPr>
          <w:rFonts w:ascii="Roboto Mono Medium" w:cs="Roboto Mono Medium" w:eastAsia="Roboto Mono Medium" w:hAnsi="Roboto Mono Medium"/>
          <w:rtl w:val="0"/>
        </w:rPr>
        <w:t xml:space="preserve">POLLATN</w:t>
      </w:r>
      <w:r w:rsidDel="00000000" w:rsidR="00000000" w:rsidRPr="00000000">
        <w:rPr>
          <w:rtl w:val="0"/>
        </w:rPr>
        <w:t xml:space="preserve"> copies the state of the attention event flag into C and/or Z and then clears the flag (unless it's being set again by the event sensor).  </w:t>
      </w:r>
    </w:p>
    <w:p w:rsidR="00000000" w:rsidDel="00000000" w:rsidP="00000000" w:rsidRDefault="00000000" w:rsidRPr="00000000" w14:paraId="000017F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attention event flag prior to clearing it.</w:t>
      </w:r>
    </w:p>
    <w:p w:rsidR="00000000" w:rsidDel="00000000" w:rsidP="00000000" w:rsidRDefault="00000000" w:rsidRPr="00000000" w14:paraId="000017F4">
      <w:pPr>
        <w:rPr/>
      </w:pPr>
      <w:r w:rsidDel="00000000" w:rsidR="00000000" w:rsidRPr="00000000">
        <w:rPr>
          <w:rtl w:val="0"/>
        </w:rPr>
        <w:t xml:space="preserve">The attention</w:t>
      </w:r>
      <w:r w:rsidDel="00000000" w:rsidR="00000000" w:rsidRPr="00000000">
        <w:rPr>
          <w:rtl w:val="0"/>
        </w:rPr>
        <w:t xml:space="preserve"> event</w:t>
      </w:r>
      <w:r w:rsidDel="00000000" w:rsidR="00000000" w:rsidRPr="00000000">
        <w:rPr>
          <w:rtl w:val="0"/>
        </w:rPr>
        <w:t xml:space="preserve"> flag is set whenever another cog issues an attention request for this cog.  The attention event flag is cleared upon cog start, or execution of </w:t>
      </w:r>
      <w:r w:rsidDel="00000000" w:rsidR="00000000" w:rsidRPr="00000000">
        <w:rPr>
          <w:rFonts w:ascii="Roboto Mono Medium" w:cs="Roboto Mono Medium" w:eastAsia="Roboto Mono Medium" w:hAnsi="Roboto Mono Medium"/>
          <w:rtl w:val="0"/>
        </w:rPr>
        <w:t xml:space="preserve">POLLATN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JATN</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JNATN</w:t>
      </w:r>
      <w:r w:rsidDel="00000000" w:rsidR="00000000" w:rsidRPr="00000000">
        <w:rPr>
          <w:rtl w:val="0"/>
        </w:rPr>
        <w:t xml:space="preserve"> instructions.</w:t>
      </w:r>
    </w:p>
    <w:p w:rsidR="00000000" w:rsidDel="00000000" w:rsidP="00000000" w:rsidRDefault="00000000" w:rsidRPr="00000000" w14:paraId="000017F5">
      <w:pPr>
        <w:pStyle w:val="Heading2"/>
        <w:rPr>
          <w:i w:val="1"/>
          <w:highlight w:val="yellow"/>
        </w:rPr>
      </w:pPr>
      <w:bookmarkStart w:colFirst="0" w:colLast="0" w:name="_dgitqmcw0hm" w:id="275"/>
      <w:bookmarkEnd w:id="275"/>
      <w:r w:rsidDel="00000000" w:rsidR="00000000" w:rsidRPr="00000000">
        <w:rPr>
          <w:rtl w:val="0"/>
        </w:rPr>
        <w:t xml:space="preserve">POLLCT1</w:t>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17F6">
      <w:pPr>
        <w:spacing w:after="0" w:lineRule="auto"/>
        <w:rPr/>
      </w:pPr>
      <w:r w:rsidDel="00000000" w:rsidR="00000000" w:rsidRPr="00000000">
        <w:rPr>
          <w:rtl w:val="0"/>
        </w:rPr>
        <w:t xml:space="preserve">Poll counter 1/2/3</w:t>
      </w:r>
      <w:r w:rsidDel="00000000" w:rsidR="00000000" w:rsidRPr="00000000">
        <w:rPr>
          <w:rtl w:val="0"/>
        </w:rPr>
      </w:r>
    </w:p>
    <w:p w:rsidR="00000000" w:rsidDel="00000000" w:rsidP="00000000" w:rsidRDefault="00000000" w:rsidRPr="00000000" w14:paraId="000017F7">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counter event 1/2/3 flag.</w:t>
      </w:r>
    </w:p>
    <w:p w:rsidR="00000000" w:rsidDel="00000000" w:rsidP="00000000" w:rsidRDefault="00000000" w:rsidRPr="00000000" w14:paraId="000017F8">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POLLCT1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F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POLLCT2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7F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POLLCT3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FB">
      <w:pPr>
        <w:spacing w:before="40" w:lineRule="auto"/>
        <w:rPr/>
      </w:pPr>
      <w:r w:rsidDel="00000000" w:rsidR="00000000" w:rsidRPr="00000000">
        <w:rPr>
          <w:b w:val="1"/>
          <w:rtl w:val="0"/>
        </w:rPr>
        <w:t xml:space="preserve">Result:</w:t>
      </w:r>
      <w:r w:rsidDel="00000000" w:rsidR="00000000" w:rsidRPr="00000000">
        <w:rPr>
          <w:rtl w:val="0"/>
        </w:rPr>
        <w:t xml:space="preserve"> Counter event flag 1, 2, or 3 state is optionally copied into C and/or Z, then it is cleared.</w:t>
      </w:r>
    </w:p>
    <w:p w:rsidR="00000000" w:rsidDel="00000000" w:rsidP="00000000" w:rsidRDefault="00000000" w:rsidRPr="00000000" w14:paraId="000017F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2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F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F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7F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0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0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0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0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0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0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B">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C">
            <w:pPr>
              <w:widowControl w:val="0"/>
              <w:spacing w:after="0" w:line="240" w:lineRule="auto"/>
              <w:jc w:val="center"/>
              <w:rPr>
                <w:sz w:val="18"/>
                <w:szCs w:val="18"/>
              </w:rPr>
            </w:pPr>
            <w:r w:rsidDel="00000000" w:rsidR="00000000" w:rsidRPr="00000000">
              <w:rPr>
                <w:sz w:val="18"/>
                <w:szCs w:val="18"/>
                <w:rtl w:val="0"/>
              </w:rPr>
              <w:t xml:space="preserve">CT1 Event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D">
            <w:pPr>
              <w:widowControl w:val="0"/>
              <w:spacing w:after="0" w:line="240" w:lineRule="auto"/>
              <w:jc w:val="center"/>
              <w:rPr>
                <w:sz w:val="18"/>
                <w:szCs w:val="18"/>
              </w:rPr>
            </w:pPr>
            <w:r w:rsidDel="00000000" w:rsidR="00000000" w:rsidRPr="00000000">
              <w:rPr>
                <w:sz w:val="18"/>
                <w:szCs w:val="18"/>
                <w:rtl w:val="0"/>
              </w:rPr>
              <w:t xml:space="preserve">CT1 Event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E">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0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4">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5">
            <w:pPr>
              <w:widowControl w:val="0"/>
              <w:spacing w:after="0" w:line="240" w:lineRule="auto"/>
              <w:jc w:val="center"/>
              <w:rPr>
                <w:sz w:val="18"/>
                <w:szCs w:val="18"/>
              </w:rPr>
            </w:pPr>
            <w:r w:rsidDel="00000000" w:rsidR="00000000" w:rsidRPr="00000000">
              <w:rPr>
                <w:sz w:val="18"/>
                <w:szCs w:val="18"/>
                <w:rtl w:val="0"/>
              </w:rPr>
              <w:t xml:space="preserve">CT2 Event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6">
            <w:pPr>
              <w:widowControl w:val="0"/>
              <w:spacing w:after="0" w:line="240" w:lineRule="auto"/>
              <w:jc w:val="center"/>
              <w:rPr>
                <w:sz w:val="18"/>
                <w:szCs w:val="18"/>
              </w:rPr>
            </w:pPr>
            <w:r w:rsidDel="00000000" w:rsidR="00000000" w:rsidRPr="00000000">
              <w:rPr>
                <w:sz w:val="18"/>
                <w:szCs w:val="18"/>
                <w:rtl w:val="0"/>
              </w:rPr>
              <w:t xml:space="preserve">CT2 Event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7">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D">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E">
            <w:pPr>
              <w:widowControl w:val="0"/>
              <w:spacing w:after="0" w:line="240" w:lineRule="auto"/>
              <w:jc w:val="center"/>
              <w:rPr>
                <w:sz w:val="18"/>
                <w:szCs w:val="18"/>
              </w:rPr>
            </w:pPr>
            <w:r w:rsidDel="00000000" w:rsidR="00000000" w:rsidRPr="00000000">
              <w:rPr>
                <w:sz w:val="18"/>
                <w:szCs w:val="18"/>
                <w:rtl w:val="0"/>
              </w:rPr>
              <w:t xml:space="preserve">CT3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1F">
            <w:pPr>
              <w:widowControl w:val="0"/>
              <w:spacing w:after="0" w:line="240" w:lineRule="auto"/>
              <w:jc w:val="center"/>
              <w:rPr>
                <w:sz w:val="18"/>
                <w:szCs w:val="18"/>
              </w:rPr>
            </w:pPr>
            <w:r w:rsidDel="00000000" w:rsidR="00000000" w:rsidRPr="00000000">
              <w:rPr>
                <w:sz w:val="18"/>
                <w:szCs w:val="18"/>
                <w:rtl w:val="0"/>
              </w:rPr>
              <w:t xml:space="preserve">CT3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20">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21">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u2xzjautl27l">
        <w:r w:rsidDel="00000000" w:rsidR="00000000" w:rsidRPr="00000000">
          <w:rPr>
            <w:rFonts w:ascii="Roboto Mono Medium" w:cs="Roboto Mono Medium" w:eastAsia="Roboto Mono Medium" w:hAnsi="Roboto Mono Medium"/>
            <w:color w:val="1155cc"/>
            <w:u w:val="single"/>
            <w:rtl w:val="0"/>
          </w:rPr>
          <w:t xml:space="preserve">ADDCTx</w:t>
        </w:r>
      </w:hyperlink>
      <w:r w:rsidDel="00000000" w:rsidR="00000000" w:rsidRPr="00000000">
        <w:rPr>
          <w:rtl w:val="0"/>
        </w:rPr>
        <w:t xml:space="preserve">, </w:t>
      </w:r>
      <w:hyperlink w:anchor="_u335ct3ffsan">
        <w:r w:rsidDel="00000000" w:rsidR="00000000" w:rsidRPr="00000000">
          <w:rPr>
            <w:rFonts w:ascii="Roboto Mono Medium" w:cs="Roboto Mono Medium" w:eastAsia="Roboto Mono Medium" w:hAnsi="Roboto Mono Medium"/>
            <w:color w:val="1155cc"/>
            <w:u w:val="single"/>
            <w:rtl w:val="0"/>
          </w:rPr>
          <w:t xml:space="preserve">WAITCTx</w:t>
        </w:r>
      </w:hyperlink>
      <w:r w:rsidDel="00000000" w:rsidR="00000000" w:rsidRPr="00000000">
        <w:rPr>
          <w:rtl w:val="0"/>
        </w:rPr>
        <w:t xml:space="preserve">, </w:t>
      </w:r>
      <w:hyperlink w:anchor="_6f897k4gldkf">
        <w:r w:rsidDel="00000000" w:rsidR="00000000" w:rsidRPr="00000000">
          <w:rPr>
            <w:rFonts w:ascii="Roboto Mono Medium" w:cs="Roboto Mono Medium" w:eastAsia="Roboto Mono Medium" w:hAnsi="Roboto Mono Medium"/>
            <w:color w:val="1155cc"/>
            <w:u w:val="single"/>
            <w:rtl w:val="0"/>
          </w:rPr>
          <w:t xml:space="preserve">JCTx</w:t>
        </w:r>
      </w:hyperlink>
      <w:r w:rsidDel="00000000" w:rsidR="00000000" w:rsidRPr="00000000">
        <w:rPr>
          <w:rtl w:val="0"/>
        </w:rPr>
        <w:t xml:space="preserve">, and </w:t>
      </w:r>
      <w:hyperlink w:anchor="_6f897k4gldkf">
        <w:r w:rsidDel="00000000" w:rsidR="00000000" w:rsidRPr="00000000">
          <w:rPr>
            <w:rFonts w:ascii="Roboto Mono Medium" w:cs="Roboto Mono Medium" w:eastAsia="Roboto Mono Medium" w:hAnsi="Roboto Mono Medium"/>
            <w:color w:val="1155cc"/>
            <w:u w:val="single"/>
            <w:rtl w:val="0"/>
          </w:rPr>
          <w:t xml:space="preserve">JNCTx</w:t>
        </w:r>
      </w:hyperlink>
      <w:r w:rsidDel="00000000" w:rsidR="00000000" w:rsidRPr="00000000">
        <w:rPr>
          <w:rtl w:val="0"/>
        </w:rPr>
      </w:r>
    </w:p>
    <w:p w:rsidR="00000000" w:rsidDel="00000000" w:rsidP="00000000" w:rsidRDefault="00000000" w:rsidRPr="00000000" w14:paraId="00001822">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23">
      <w:pPr>
        <w:rPr/>
      </w:pPr>
      <w:r w:rsidDel="00000000" w:rsidR="00000000" w:rsidRPr="00000000">
        <w:rPr>
          <w:rFonts w:ascii="Roboto Mono Medium" w:cs="Roboto Mono Medium" w:eastAsia="Roboto Mono Medium" w:hAnsi="Roboto Mono Medium"/>
          <w:rtl w:val="0"/>
        </w:rPr>
        <w:t xml:space="preserve">POLLCT1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POLLCT2</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POLLCT3</w:t>
      </w:r>
      <w:r w:rsidDel="00000000" w:rsidR="00000000" w:rsidRPr="00000000">
        <w:rPr>
          <w:rtl w:val="0"/>
        </w:rPr>
        <w:t xml:space="preserve"> copies the state of the count 1, 2, or 3 event flag into C and/or Z and then clears the flag (unless it's being set again by the event sensor).  </w:t>
      </w:r>
    </w:p>
    <w:p w:rsidR="00000000" w:rsidDel="00000000" w:rsidP="00000000" w:rsidRDefault="00000000" w:rsidRPr="00000000" w14:paraId="0000182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corresponding counter event flag prior to clearing it.</w:t>
      </w:r>
    </w:p>
    <w:p w:rsidR="00000000" w:rsidDel="00000000" w:rsidP="00000000" w:rsidRDefault="00000000" w:rsidRPr="00000000" w14:paraId="00001825">
      <w:pPr>
        <w:rPr/>
      </w:pPr>
      <w:r w:rsidDel="00000000" w:rsidR="00000000" w:rsidRPr="00000000">
        <w:rPr>
          <w:rtl w:val="0"/>
        </w:rPr>
        <w:t xml:space="preserve">The counter 1, 2, or 3 </w:t>
      </w:r>
      <w:r w:rsidDel="00000000" w:rsidR="00000000" w:rsidRPr="00000000">
        <w:rPr>
          <w:rtl w:val="0"/>
        </w:rPr>
        <w:t xml:space="preserve">event</w:t>
      </w:r>
      <w:r w:rsidDel="00000000" w:rsidR="00000000" w:rsidRPr="00000000">
        <w:rPr>
          <w:rtl w:val="0"/>
        </w:rPr>
        <w:t xml:space="preserve"> flag is set whenever the System Counter (CT) passes the value in the CT1, CT2, or CT3 event trigger register, respectively; i.e. MSB of (CT - CTx is 0).  The counter event flags are cleared upon execution of the corresponding </w:t>
      </w:r>
      <w:r w:rsidDel="00000000" w:rsidR="00000000" w:rsidRPr="00000000">
        <w:rPr>
          <w:rFonts w:ascii="Roboto Mono Medium" w:cs="Roboto Mono Medium" w:eastAsia="Roboto Mono Medium" w:hAnsi="Roboto Mono Medium"/>
          <w:rtl w:val="0"/>
        </w:rPr>
        <w:t xml:space="preserve">ADDCTx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JCTx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instructions.</w:t>
      </w:r>
    </w:p>
    <w:p w:rsidR="00000000" w:rsidDel="00000000" w:rsidP="00000000" w:rsidRDefault="00000000" w:rsidRPr="00000000" w14:paraId="00001826">
      <w:pPr>
        <w:pStyle w:val="Heading2"/>
        <w:rPr>
          <w:i w:val="1"/>
          <w:highlight w:val="yellow"/>
        </w:rPr>
      </w:pPr>
      <w:bookmarkStart w:colFirst="0" w:colLast="0" w:name="_86ta1z2g86ao" w:id="276"/>
      <w:bookmarkEnd w:id="276"/>
      <w:r w:rsidDel="00000000" w:rsidR="00000000" w:rsidRPr="00000000">
        <w:rPr>
          <w:rtl w:val="0"/>
        </w:rPr>
        <w:t xml:space="preserve">POLLFBW</w:t>
      </w:r>
      <w:r w:rsidDel="00000000" w:rsidR="00000000" w:rsidRPr="00000000">
        <w:rPr>
          <w:rtl w:val="0"/>
        </w:rPr>
      </w:r>
    </w:p>
    <w:p w:rsidR="00000000" w:rsidDel="00000000" w:rsidP="00000000" w:rsidRDefault="00000000" w:rsidRPr="00000000" w14:paraId="00001827">
      <w:pPr>
        <w:spacing w:after="0" w:lineRule="auto"/>
        <w:rPr/>
      </w:pPr>
      <w:r w:rsidDel="00000000" w:rsidR="00000000" w:rsidRPr="00000000">
        <w:rPr>
          <w:rtl w:val="0"/>
        </w:rPr>
        <w:t xml:space="preserve">Poll FIFO block wrap</w:t>
      </w:r>
      <w:r w:rsidDel="00000000" w:rsidR="00000000" w:rsidRPr="00000000">
        <w:rPr>
          <w:rtl w:val="0"/>
        </w:rPr>
      </w:r>
    </w:p>
    <w:p w:rsidR="00000000" w:rsidDel="00000000" w:rsidP="00000000" w:rsidRDefault="00000000" w:rsidRPr="00000000" w14:paraId="00001828">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FIFO-interface-block-wrap event flag.</w:t>
      </w:r>
    </w:p>
    <w:p w:rsidR="00000000" w:rsidDel="00000000" w:rsidP="00000000" w:rsidRDefault="00000000" w:rsidRPr="00000000" w14:paraId="00001829">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POLLFBW</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82A">
      <w:pPr>
        <w:spacing w:before="40" w:lineRule="auto"/>
        <w:rPr/>
      </w:pPr>
      <w:r w:rsidDel="00000000" w:rsidR="00000000" w:rsidRPr="00000000">
        <w:rPr>
          <w:b w:val="1"/>
          <w:rtl w:val="0"/>
        </w:rPr>
        <w:t xml:space="preserve">Result:</w:t>
      </w:r>
      <w:r w:rsidDel="00000000" w:rsidR="00000000" w:rsidRPr="00000000">
        <w:rPr>
          <w:rtl w:val="0"/>
        </w:rPr>
        <w:t xml:space="preserve"> FIFO-interface-block-wrap event flag is optionally copied into C and/or Z, then it is cleared.</w:t>
      </w:r>
    </w:p>
    <w:p w:rsidR="00000000" w:rsidDel="00000000" w:rsidP="00000000" w:rsidRDefault="00000000" w:rsidRPr="00000000" w14:paraId="0000182B">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2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2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2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2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2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3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3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3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3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3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A">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B">
            <w:pPr>
              <w:widowControl w:val="0"/>
              <w:spacing w:after="0" w:line="240" w:lineRule="auto"/>
              <w:jc w:val="center"/>
              <w:rPr>
                <w:sz w:val="18"/>
                <w:szCs w:val="18"/>
              </w:rPr>
            </w:pPr>
            <w:r w:rsidDel="00000000" w:rsidR="00000000" w:rsidRPr="00000000">
              <w:rPr>
                <w:sz w:val="18"/>
                <w:szCs w:val="18"/>
                <w:rtl w:val="0"/>
              </w:rPr>
              <w:t xml:space="preserve">FBW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C">
            <w:pPr>
              <w:widowControl w:val="0"/>
              <w:spacing w:after="0" w:line="240" w:lineRule="auto"/>
              <w:jc w:val="center"/>
              <w:rPr>
                <w:sz w:val="18"/>
                <w:szCs w:val="18"/>
              </w:rPr>
            </w:pPr>
            <w:r w:rsidDel="00000000" w:rsidR="00000000" w:rsidRPr="00000000">
              <w:rPr>
                <w:sz w:val="18"/>
                <w:szCs w:val="18"/>
                <w:rtl w:val="0"/>
              </w:rPr>
              <w:t xml:space="preserve">FBW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3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3E">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RDFAST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WRFAST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FBLOCK</w:t>
      </w:r>
      <w:r w:rsidDel="00000000" w:rsidR="00000000" w:rsidRPr="00000000">
        <w:rPr>
          <w:rtl w:val="0"/>
        </w:rPr>
        <w:t xml:space="preserve">, </w:t>
      </w:r>
      <w:hyperlink w:anchor="_qoevcy1s6y48">
        <w:r w:rsidDel="00000000" w:rsidR="00000000" w:rsidRPr="00000000">
          <w:rPr>
            <w:rFonts w:ascii="Roboto Mono Medium" w:cs="Roboto Mono Medium" w:eastAsia="Roboto Mono Medium" w:hAnsi="Roboto Mono Medium"/>
            <w:color w:val="1155cc"/>
            <w:u w:val="single"/>
            <w:rtl w:val="0"/>
          </w:rPr>
          <w:t xml:space="preserve">WAIT</w:t>
        </w:r>
      </w:hyperlink>
      <w:hyperlink w:anchor="_qoevcy1s6y48">
        <w:r w:rsidDel="00000000" w:rsidR="00000000" w:rsidRPr="00000000">
          <w:rPr>
            <w:rFonts w:ascii="Roboto Mono Medium" w:cs="Roboto Mono Medium" w:eastAsia="Roboto Mono Medium" w:hAnsi="Roboto Mono Medium"/>
            <w:color w:val="1155cc"/>
            <w:u w:val="single"/>
            <w:rtl w:val="0"/>
          </w:rPr>
          <w:t xml:space="preserve">FBW</w:t>
        </w:r>
      </w:hyperlink>
      <w:r w:rsidDel="00000000" w:rsidR="00000000" w:rsidRPr="00000000">
        <w:rPr>
          <w:rtl w:val="0"/>
        </w:rPr>
        <w:t xml:space="preserve">, </w:t>
      </w:r>
      <w:hyperlink w:anchor="_miks298accr1">
        <w:r w:rsidDel="00000000" w:rsidR="00000000" w:rsidRPr="00000000">
          <w:rPr>
            <w:rFonts w:ascii="Roboto Mono Medium" w:cs="Roboto Mono Medium" w:eastAsia="Roboto Mono Medium" w:hAnsi="Roboto Mono Medium"/>
            <w:color w:val="1155cc"/>
            <w:u w:val="single"/>
            <w:rtl w:val="0"/>
          </w:rPr>
          <w:t xml:space="preserve">JFBW</w:t>
        </w:r>
      </w:hyperlink>
      <w:r w:rsidDel="00000000" w:rsidR="00000000" w:rsidRPr="00000000">
        <w:rPr>
          <w:rtl w:val="0"/>
        </w:rPr>
        <w:t xml:space="preserve">, and </w:t>
      </w:r>
      <w:hyperlink w:anchor="_miks298accr1">
        <w:r w:rsidDel="00000000" w:rsidR="00000000" w:rsidRPr="00000000">
          <w:rPr>
            <w:rFonts w:ascii="Roboto Mono Medium" w:cs="Roboto Mono Medium" w:eastAsia="Roboto Mono Medium" w:hAnsi="Roboto Mono Medium"/>
            <w:color w:val="1155cc"/>
            <w:u w:val="single"/>
            <w:rtl w:val="0"/>
          </w:rPr>
          <w:t xml:space="preserve">JNFBW</w:t>
        </w:r>
      </w:hyperlink>
      <w:r w:rsidDel="00000000" w:rsidR="00000000" w:rsidRPr="00000000">
        <w:rPr>
          <w:rtl w:val="0"/>
        </w:rPr>
      </w:r>
    </w:p>
    <w:p w:rsidR="00000000" w:rsidDel="00000000" w:rsidP="00000000" w:rsidRDefault="00000000" w:rsidRPr="00000000" w14:paraId="0000183F">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40">
      <w:pPr>
        <w:rPr/>
      </w:pPr>
      <w:r w:rsidDel="00000000" w:rsidR="00000000" w:rsidRPr="00000000">
        <w:rPr>
          <w:rFonts w:ascii="Roboto Mono Medium" w:cs="Roboto Mono Medium" w:eastAsia="Roboto Mono Medium" w:hAnsi="Roboto Mono Medium"/>
          <w:rtl w:val="0"/>
        </w:rPr>
        <w:t xml:space="preserve">POLLFBW</w:t>
      </w:r>
      <w:r w:rsidDel="00000000" w:rsidR="00000000" w:rsidRPr="00000000">
        <w:rPr>
          <w:rtl w:val="0"/>
        </w:rPr>
        <w:t xml:space="preserve"> copies the state of the FIFO-interface-block-wrap event flag into C and/or Z and then clears the flag (unless it's being set again by the event sensor).  </w:t>
      </w:r>
    </w:p>
    <w:p w:rsidR="00000000" w:rsidDel="00000000" w:rsidP="00000000" w:rsidRDefault="00000000" w:rsidRPr="00000000" w14:paraId="0000184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FIFO-interface‑block‑ wrap event flag prior to clearing it.</w:t>
      </w:r>
    </w:p>
    <w:p w:rsidR="00000000" w:rsidDel="00000000" w:rsidP="00000000" w:rsidRDefault="00000000" w:rsidRPr="00000000" w14:paraId="00001842">
      <w:pPr>
        <w:rPr/>
      </w:pPr>
      <w:r w:rsidDel="00000000" w:rsidR="00000000" w:rsidRPr="00000000">
        <w:rPr>
          <w:rtl w:val="0"/>
        </w:rPr>
        <w:t xml:space="preserve">The FIFO-interface-block-wrap</w:t>
      </w:r>
      <w:r w:rsidDel="00000000" w:rsidR="00000000" w:rsidRPr="00000000">
        <w:rPr>
          <w:rtl w:val="0"/>
        </w:rPr>
        <w:t xml:space="preserve"> event</w:t>
      </w:r>
      <w:r w:rsidDel="00000000" w:rsidR="00000000" w:rsidRPr="00000000">
        <w:rPr>
          <w:rtl w:val="0"/>
        </w:rPr>
        <w:t xml:space="preserve"> flag is set whenever the Hub RAM FIFO interface exhausts its block count and reloads its </w:t>
      </w:r>
      <w:r w:rsidDel="00000000" w:rsidR="00000000" w:rsidRPr="00000000">
        <w:rPr>
          <w:i w:val="1"/>
          <w:rtl w:val="0"/>
        </w:rPr>
        <w:t xml:space="preserve">block count</w:t>
      </w:r>
      <w:r w:rsidDel="00000000" w:rsidR="00000000" w:rsidRPr="00000000">
        <w:rPr>
          <w:rtl w:val="0"/>
        </w:rPr>
        <w:t xml:space="preserve"> and </w:t>
      </w:r>
      <w:r w:rsidDel="00000000" w:rsidR="00000000" w:rsidRPr="00000000">
        <w:rPr>
          <w:i w:val="1"/>
          <w:rtl w:val="0"/>
        </w:rPr>
        <w:t xml:space="preserve">start address</w:t>
      </w:r>
      <w:r w:rsidDel="00000000" w:rsidR="00000000" w:rsidRPr="00000000">
        <w:rPr>
          <w:rtl w:val="0"/>
        </w:rPr>
        <w:t xml:space="preserve">.  The FIFO-interface-block-wrap event flag is cleared upon execution of </w:t>
      </w:r>
      <w:r w:rsidDel="00000000" w:rsidR="00000000" w:rsidRPr="00000000">
        <w:rPr>
          <w:rFonts w:ascii="Roboto Mono Medium" w:cs="Roboto Mono Medium" w:eastAsia="Roboto Mono Medium" w:hAnsi="Roboto Mono Medium"/>
          <w:rtl w:val="0"/>
        </w:rPr>
        <w:t xml:space="preserve">RDFAST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WRFAST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FBLOCK</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POLLFBW</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JFBW</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 instructions.</w:t>
      </w:r>
      <w:r w:rsidDel="00000000" w:rsidR="00000000" w:rsidRPr="00000000">
        <w:rPr>
          <w:rtl w:val="0"/>
        </w:rPr>
      </w:r>
    </w:p>
    <w:p w:rsidR="00000000" w:rsidDel="00000000" w:rsidP="00000000" w:rsidRDefault="00000000" w:rsidRPr="00000000" w14:paraId="00001843">
      <w:pPr>
        <w:pStyle w:val="Heading2"/>
        <w:rPr>
          <w:i w:val="1"/>
          <w:highlight w:val="yellow"/>
        </w:rPr>
      </w:pPr>
      <w:bookmarkStart w:colFirst="0" w:colLast="0" w:name="_m2gclmhbm44b" w:id="277"/>
      <w:bookmarkEnd w:id="277"/>
      <w:r w:rsidDel="00000000" w:rsidR="00000000" w:rsidRPr="00000000">
        <w:rPr>
          <w:rtl w:val="0"/>
        </w:rPr>
        <w:t xml:space="preserve">POLLINT</w:t>
      </w:r>
      <w:r w:rsidDel="00000000" w:rsidR="00000000" w:rsidRPr="00000000">
        <w:rPr>
          <w:rtl w:val="0"/>
        </w:rPr>
      </w:r>
    </w:p>
    <w:p w:rsidR="00000000" w:rsidDel="00000000" w:rsidP="00000000" w:rsidRDefault="00000000" w:rsidRPr="00000000" w14:paraId="00001844">
      <w:pPr>
        <w:spacing w:after="0" w:lineRule="auto"/>
        <w:rPr/>
      </w:pPr>
      <w:r w:rsidDel="00000000" w:rsidR="00000000" w:rsidRPr="00000000">
        <w:rPr>
          <w:rtl w:val="0"/>
        </w:rPr>
        <w:t xml:space="preserve">Poll interrupt</w:t>
      </w:r>
      <w:r w:rsidDel="00000000" w:rsidR="00000000" w:rsidRPr="00000000">
        <w:rPr>
          <w:rtl w:val="0"/>
        </w:rPr>
      </w:r>
    </w:p>
    <w:p w:rsidR="00000000" w:rsidDel="00000000" w:rsidP="00000000" w:rsidRDefault="00000000" w:rsidRPr="00000000" w14:paraId="00001845">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w:t>
      </w:r>
      <w:r w:rsidDel="00000000" w:rsidR="00000000" w:rsidRPr="00000000">
        <w:rPr>
          <w:rtl w:val="0"/>
        </w:rPr>
        <w:t xml:space="preserve">clear interrupt</w:t>
      </w:r>
      <w:r w:rsidDel="00000000" w:rsidR="00000000" w:rsidRPr="00000000">
        <w:rPr>
          <w:rtl w:val="0"/>
        </w:rPr>
        <w:t xml:space="preserve">-</w:t>
      </w:r>
      <w:r w:rsidDel="00000000" w:rsidR="00000000" w:rsidRPr="00000000">
        <w:rPr>
          <w:rtl w:val="0"/>
        </w:rPr>
        <w:t xml:space="preserve">occurred event</w:t>
      </w:r>
      <w:r w:rsidDel="00000000" w:rsidR="00000000" w:rsidRPr="00000000">
        <w:rPr>
          <w:rtl w:val="0"/>
        </w:rPr>
        <w:t xml:space="preserve"> flag.</w:t>
      </w:r>
    </w:p>
    <w:p w:rsidR="00000000" w:rsidDel="00000000" w:rsidP="00000000" w:rsidRDefault="00000000" w:rsidRPr="00000000" w14:paraId="00001846">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POLLINT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847">
      <w:pPr>
        <w:spacing w:before="40" w:lineRule="auto"/>
        <w:rPr/>
      </w:pPr>
      <w:r w:rsidDel="00000000" w:rsidR="00000000" w:rsidRPr="00000000">
        <w:rPr>
          <w:b w:val="1"/>
          <w:rtl w:val="0"/>
        </w:rPr>
        <w:t xml:space="preserve">Result:</w:t>
      </w:r>
      <w:r w:rsidDel="00000000" w:rsidR="00000000" w:rsidRPr="00000000">
        <w:rPr>
          <w:rtl w:val="0"/>
        </w:rPr>
        <w:t xml:space="preserve"> Interrupt-occurred event flag is optionally copied into C and/or Z, then it is cleared.</w:t>
      </w:r>
    </w:p>
    <w:p w:rsidR="00000000" w:rsidDel="00000000" w:rsidP="00000000" w:rsidRDefault="00000000" w:rsidRPr="00000000" w14:paraId="0000184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2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4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5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5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7">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8">
            <w:pPr>
              <w:widowControl w:val="0"/>
              <w:spacing w:after="0" w:line="240" w:lineRule="auto"/>
              <w:jc w:val="center"/>
              <w:rPr>
                <w:sz w:val="18"/>
                <w:szCs w:val="18"/>
              </w:rPr>
            </w:pPr>
            <w:r w:rsidDel="00000000" w:rsidR="00000000" w:rsidRPr="00000000">
              <w:rPr>
                <w:sz w:val="18"/>
                <w:szCs w:val="18"/>
                <w:rtl w:val="0"/>
              </w:rPr>
              <w:t xml:space="preserve">INT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9">
            <w:pPr>
              <w:widowControl w:val="0"/>
              <w:spacing w:after="0" w:line="240" w:lineRule="auto"/>
              <w:jc w:val="center"/>
              <w:rPr>
                <w:sz w:val="18"/>
                <w:szCs w:val="18"/>
              </w:rPr>
            </w:pPr>
            <w:r w:rsidDel="00000000" w:rsidR="00000000" w:rsidRPr="00000000">
              <w:rPr>
                <w:sz w:val="18"/>
                <w:szCs w:val="18"/>
                <w:rtl w:val="0"/>
              </w:rPr>
              <w:t xml:space="preserve">INT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5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5B">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rqj7wu7kf26o">
        <w:r w:rsidDel="00000000" w:rsidR="00000000" w:rsidRPr="00000000">
          <w:rPr>
            <w:rFonts w:ascii="Roboto Mono Medium" w:cs="Roboto Mono Medium" w:eastAsia="Roboto Mono Medium" w:hAnsi="Roboto Mono Medium"/>
            <w:color w:val="1155cc"/>
            <w:u w:val="single"/>
            <w:rtl w:val="0"/>
          </w:rPr>
          <w:t xml:space="preserve">WAITINT</w:t>
        </w:r>
      </w:hyperlink>
      <w:r w:rsidDel="00000000" w:rsidR="00000000" w:rsidRPr="00000000">
        <w:rPr>
          <w:rtl w:val="0"/>
        </w:rPr>
        <w:t xml:space="preserve">, </w:t>
      </w:r>
      <w:hyperlink w:anchor="_wzi7hl4t1ffr">
        <w:r w:rsidDel="00000000" w:rsidR="00000000" w:rsidRPr="00000000">
          <w:rPr>
            <w:rFonts w:ascii="Roboto Mono Medium" w:cs="Roboto Mono Medium" w:eastAsia="Roboto Mono Medium" w:hAnsi="Roboto Mono Medium"/>
            <w:color w:val="1155cc"/>
            <w:u w:val="single"/>
            <w:rtl w:val="0"/>
          </w:rPr>
          <w:t xml:space="preserve">JINT</w:t>
        </w:r>
      </w:hyperlink>
      <w:r w:rsidDel="00000000" w:rsidR="00000000" w:rsidRPr="00000000">
        <w:rPr>
          <w:rtl w:val="0"/>
        </w:rPr>
        <w:t xml:space="preserve">, and </w:t>
      </w:r>
      <w:hyperlink w:anchor="_wzi7hl4t1ffr">
        <w:r w:rsidDel="00000000" w:rsidR="00000000" w:rsidRPr="00000000">
          <w:rPr>
            <w:rFonts w:ascii="Roboto Mono Medium" w:cs="Roboto Mono Medium" w:eastAsia="Roboto Mono Medium" w:hAnsi="Roboto Mono Medium"/>
            <w:color w:val="1155cc"/>
            <w:u w:val="single"/>
            <w:rtl w:val="0"/>
          </w:rPr>
          <w:t xml:space="preserve">JNINT</w:t>
        </w:r>
      </w:hyperlink>
      <w:r w:rsidDel="00000000" w:rsidR="00000000" w:rsidRPr="00000000">
        <w:rPr>
          <w:rtl w:val="0"/>
        </w:rPr>
      </w:r>
    </w:p>
    <w:p w:rsidR="00000000" w:rsidDel="00000000" w:rsidP="00000000" w:rsidRDefault="00000000" w:rsidRPr="00000000" w14:paraId="0000185C">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5D">
      <w:pPr>
        <w:rPr/>
      </w:pPr>
      <w:r w:rsidDel="00000000" w:rsidR="00000000" w:rsidRPr="00000000">
        <w:rPr>
          <w:rFonts w:ascii="Roboto Mono Medium" w:cs="Roboto Mono Medium" w:eastAsia="Roboto Mono Medium" w:hAnsi="Roboto Mono Medium"/>
          <w:rtl w:val="0"/>
        </w:rPr>
        <w:t xml:space="preserve">POLL</w:t>
      </w:r>
      <w:r w:rsidDel="00000000" w:rsidR="00000000" w:rsidRPr="00000000">
        <w:rPr>
          <w:rFonts w:ascii="Roboto Mono Medium" w:cs="Roboto Mono Medium" w:eastAsia="Roboto Mono Medium" w:hAnsi="Roboto Mono Medium"/>
          <w:rtl w:val="0"/>
        </w:rPr>
        <w:t xml:space="preserve">INT</w:t>
      </w:r>
      <w:r w:rsidDel="00000000" w:rsidR="00000000" w:rsidRPr="00000000">
        <w:rPr>
          <w:rtl w:val="0"/>
        </w:rPr>
        <w:t xml:space="preserve"> copies the state of the </w:t>
      </w:r>
      <w:r w:rsidDel="00000000" w:rsidR="00000000" w:rsidRPr="00000000">
        <w:rPr>
          <w:rtl w:val="0"/>
        </w:rPr>
        <w:t xml:space="preserve">interrupt-occurred</w:t>
      </w:r>
      <w:r w:rsidDel="00000000" w:rsidR="00000000" w:rsidRPr="00000000">
        <w:rPr>
          <w:rtl w:val="0"/>
        </w:rPr>
        <w:t xml:space="preserve"> event flag into C and/or Z and then clears the flag (unless it's being set again by the event sensor).</w:t>
      </w:r>
    </w:p>
    <w:p w:rsidR="00000000" w:rsidDel="00000000" w:rsidP="00000000" w:rsidRDefault="00000000" w:rsidRPr="00000000" w14:paraId="0000185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interrupt-occurred event flag prior to clearing it.  </w:t>
      </w:r>
    </w:p>
    <w:p w:rsidR="00000000" w:rsidDel="00000000" w:rsidP="00000000" w:rsidRDefault="00000000" w:rsidRPr="00000000" w14:paraId="000018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tl w:val="0"/>
        </w:rPr>
        <w:t xml:space="preserve">interrupt-occurred event</w:t>
      </w:r>
      <w:r w:rsidDel="00000000" w:rsidR="00000000" w:rsidRPr="00000000">
        <w:rPr>
          <w:rtl w:val="0"/>
        </w:rPr>
        <w:t xml:space="preserve"> flag is set whenever interrupt 1, 2, or 3 occurs— debug interrupts are ignored.  The </w:t>
      </w:r>
      <w:r w:rsidDel="00000000" w:rsidR="00000000" w:rsidRPr="00000000">
        <w:rPr>
          <w:rtl w:val="0"/>
        </w:rPr>
        <w:t xml:space="preserve">interrupt-occurred</w:t>
      </w:r>
      <w:r w:rsidDel="00000000" w:rsidR="00000000" w:rsidRPr="00000000">
        <w:rPr>
          <w:rtl w:val="0"/>
        </w:rPr>
        <w:t xml:space="preserve"> event flag is cleared upon cog start, or execution of </w:t>
      </w:r>
      <w:r w:rsidDel="00000000" w:rsidR="00000000" w:rsidRPr="00000000">
        <w:rPr>
          <w:rFonts w:ascii="Roboto Mono Medium" w:cs="Roboto Mono Medium" w:eastAsia="Roboto Mono Medium" w:hAnsi="Roboto Mono Medium"/>
          <w:rtl w:val="0"/>
        </w:rPr>
        <w:t xml:space="preserve">POLLINT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WAITINT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JINT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JNINT</w:t>
      </w:r>
      <w:r w:rsidDel="00000000" w:rsidR="00000000" w:rsidRPr="00000000">
        <w:rPr>
          <w:rtl w:val="0"/>
        </w:rPr>
        <w:t xml:space="preserve"> instructions.</w:t>
      </w:r>
    </w:p>
    <w:p w:rsidR="00000000" w:rsidDel="00000000" w:rsidP="00000000" w:rsidRDefault="00000000" w:rsidRPr="00000000" w14:paraId="00001860">
      <w:pPr>
        <w:pStyle w:val="Heading2"/>
        <w:rPr>
          <w:i w:val="1"/>
          <w:highlight w:val="yellow"/>
        </w:rPr>
      </w:pPr>
      <w:bookmarkStart w:colFirst="0" w:colLast="0" w:name="_2sqdtda5rj0e" w:id="278"/>
      <w:bookmarkEnd w:id="278"/>
      <w:r w:rsidDel="00000000" w:rsidR="00000000" w:rsidRPr="00000000">
        <w:rPr>
          <w:rtl w:val="0"/>
        </w:rPr>
        <w:t xml:space="preserve">POLLPAT</w:t>
      </w:r>
      <w:r w:rsidDel="00000000" w:rsidR="00000000" w:rsidRPr="00000000">
        <w:rPr>
          <w:rtl w:val="0"/>
        </w:rPr>
      </w:r>
    </w:p>
    <w:p w:rsidR="00000000" w:rsidDel="00000000" w:rsidP="00000000" w:rsidRDefault="00000000" w:rsidRPr="00000000" w14:paraId="00001861">
      <w:pPr>
        <w:spacing w:after="0" w:lineRule="auto"/>
        <w:rPr/>
      </w:pPr>
      <w:r w:rsidDel="00000000" w:rsidR="00000000" w:rsidRPr="00000000">
        <w:rPr>
          <w:rtl w:val="0"/>
        </w:rPr>
        <w:t xml:space="preserve">Poll pattern</w:t>
      </w:r>
      <w:r w:rsidDel="00000000" w:rsidR="00000000" w:rsidRPr="00000000">
        <w:rPr>
          <w:rtl w:val="0"/>
        </w:rPr>
      </w:r>
    </w:p>
    <w:p w:rsidR="00000000" w:rsidDel="00000000" w:rsidP="00000000" w:rsidRDefault="00000000" w:rsidRPr="00000000" w14:paraId="00001862">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pin-pattern-detected event flag.</w:t>
      </w:r>
    </w:p>
    <w:p w:rsidR="00000000" w:rsidDel="00000000" w:rsidP="00000000" w:rsidRDefault="00000000" w:rsidRPr="00000000" w14:paraId="00001863">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POLLPAT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864">
      <w:pPr>
        <w:spacing w:before="40" w:lineRule="auto"/>
        <w:rPr/>
      </w:pPr>
      <w:r w:rsidDel="00000000" w:rsidR="00000000" w:rsidRPr="00000000">
        <w:rPr>
          <w:b w:val="1"/>
          <w:rtl w:val="0"/>
        </w:rPr>
        <w:t xml:space="preserve">Result:</w:t>
      </w:r>
      <w:r w:rsidDel="00000000" w:rsidR="00000000" w:rsidRPr="00000000">
        <w:rPr>
          <w:rtl w:val="0"/>
        </w:rPr>
        <w:t xml:space="preserve"> Pin-pattern-detected event flag is optionally copied into C and/or Z, then it is cleared.</w:t>
      </w:r>
    </w:p>
    <w:p w:rsidR="00000000" w:rsidDel="00000000" w:rsidP="00000000" w:rsidRDefault="00000000" w:rsidRPr="00000000" w14:paraId="0000186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6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6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4">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5">
            <w:pPr>
              <w:widowControl w:val="0"/>
              <w:spacing w:after="0" w:line="240" w:lineRule="auto"/>
              <w:jc w:val="center"/>
              <w:rPr>
                <w:sz w:val="18"/>
                <w:szCs w:val="18"/>
              </w:rPr>
            </w:pPr>
            <w:r w:rsidDel="00000000" w:rsidR="00000000" w:rsidRPr="00000000">
              <w:rPr>
                <w:sz w:val="18"/>
                <w:szCs w:val="18"/>
                <w:rtl w:val="0"/>
              </w:rPr>
              <w:t xml:space="preserve">PAT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6">
            <w:pPr>
              <w:widowControl w:val="0"/>
              <w:spacing w:after="0" w:line="240" w:lineRule="auto"/>
              <w:jc w:val="center"/>
              <w:rPr>
                <w:sz w:val="18"/>
                <w:szCs w:val="18"/>
              </w:rPr>
            </w:pPr>
            <w:r w:rsidDel="00000000" w:rsidR="00000000" w:rsidRPr="00000000">
              <w:rPr>
                <w:sz w:val="18"/>
                <w:szCs w:val="18"/>
                <w:rtl w:val="0"/>
              </w:rPr>
              <w:t xml:space="preserve">PAT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77">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78">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SETPAT</w:t>
      </w:r>
      <w:r w:rsidDel="00000000" w:rsidR="00000000" w:rsidRPr="00000000">
        <w:rPr>
          <w:rtl w:val="0"/>
        </w:rPr>
        <w:t xml:space="preserve">, </w:t>
      </w:r>
      <w:hyperlink w:anchor="_5i1v8ffdcpk2">
        <w:r w:rsidDel="00000000" w:rsidR="00000000" w:rsidRPr="00000000">
          <w:rPr>
            <w:rFonts w:ascii="Roboto Mono Medium" w:cs="Roboto Mono Medium" w:eastAsia="Roboto Mono Medium" w:hAnsi="Roboto Mono Medium"/>
            <w:color w:val="1155cc"/>
            <w:u w:val="single"/>
            <w:rtl w:val="0"/>
          </w:rPr>
          <w:t xml:space="preserve">WAITPAT</w:t>
        </w:r>
      </w:hyperlink>
      <w:r w:rsidDel="00000000" w:rsidR="00000000" w:rsidRPr="00000000">
        <w:rPr>
          <w:rtl w:val="0"/>
        </w:rPr>
        <w:t xml:space="preserve">, </w:t>
      </w:r>
      <w:hyperlink w:anchor="_pnmnqy72ibwb">
        <w:r w:rsidDel="00000000" w:rsidR="00000000" w:rsidRPr="00000000">
          <w:rPr>
            <w:rFonts w:ascii="Roboto Mono Medium" w:cs="Roboto Mono Medium" w:eastAsia="Roboto Mono Medium" w:hAnsi="Roboto Mono Medium"/>
            <w:color w:val="1155cc"/>
            <w:u w:val="single"/>
            <w:rtl w:val="0"/>
          </w:rPr>
          <w:t xml:space="preserve">JPAT</w:t>
        </w:r>
      </w:hyperlink>
      <w:r w:rsidDel="00000000" w:rsidR="00000000" w:rsidRPr="00000000">
        <w:rPr>
          <w:rtl w:val="0"/>
        </w:rPr>
        <w:t xml:space="preserve">, and </w:t>
      </w:r>
      <w:hyperlink w:anchor="_pnmnqy72ibwb">
        <w:r w:rsidDel="00000000" w:rsidR="00000000" w:rsidRPr="00000000">
          <w:rPr>
            <w:rFonts w:ascii="Roboto Mono Medium" w:cs="Roboto Mono Medium" w:eastAsia="Roboto Mono Medium" w:hAnsi="Roboto Mono Medium"/>
            <w:color w:val="1155cc"/>
            <w:u w:val="single"/>
            <w:rtl w:val="0"/>
          </w:rPr>
          <w:t xml:space="preserve">JNPAT</w:t>
        </w:r>
      </w:hyperlink>
      <w:r w:rsidDel="00000000" w:rsidR="00000000" w:rsidRPr="00000000">
        <w:rPr>
          <w:rtl w:val="0"/>
        </w:rPr>
      </w:r>
    </w:p>
    <w:p w:rsidR="00000000" w:rsidDel="00000000" w:rsidP="00000000" w:rsidRDefault="00000000" w:rsidRPr="00000000" w14:paraId="00001879">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7A">
      <w:pPr>
        <w:rPr/>
      </w:pPr>
      <w:r w:rsidDel="00000000" w:rsidR="00000000" w:rsidRPr="00000000">
        <w:rPr>
          <w:rFonts w:ascii="Roboto Mono Medium" w:cs="Roboto Mono Medium" w:eastAsia="Roboto Mono Medium" w:hAnsi="Roboto Mono Medium"/>
          <w:rtl w:val="0"/>
        </w:rPr>
        <w:t xml:space="preserve">POLLPAT</w:t>
      </w:r>
      <w:r w:rsidDel="00000000" w:rsidR="00000000" w:rsidRPr="00000000">
        <w:rPr>
          <w:rtl w:val="0"/>
        </w:rPr>
        <w:t xml:space="preserve"> copies the state of the pin-pattern-detected event flag into C and/or Z and then clears the flag (unless it's being set again by the event sensor).</w:t>
      </w:r>
    </w:p>
    <w:p w:rsidR="00000000" w:rsidDel="00000000" w:rsidP="00000000" w:rsidRDefault="00000000" w:rsidRPr="00000000" w14:paraId="0000187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pin-pattern-detected event flag prior to clearing it.  </w:t>
      </w:r>
    </w:p>
    <w:p w:rsidR="00000000" w:rsidDel="00000000" w:rsidP="00000000" w:rsidRDefault="00000000" w:rsidRPr="00000000" w14:paraId="000018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pin-pattern-detected</w:t>
      </w:r>
      <w:r w:rsidDel="00000000" w:rsidR="00000000" w:rsidRPr="00000000">
        <w:rPr>
          <w:rtl w:val="0"/>
        </w:rPr>
        <w:t xml:space="preserve"> event</w:t>
      </w:r>
      <w:r w:rsidDel="00000000" w:rsidR="00000000" w:rsidRPr="00000000">
        <w:rPr>
          <w:rtl w:val="0"/>
        </w:rPr>
        <w:t xml:space="preserve"> flag is set whenever the masked input pins match or don't match the pattern described by a previous </w:t>
      </w:r>
      <w:r w:rsidDel="00000000" w:rsidR="00000000" w:rsidRPr="00000000">
        <w:rPr>
          <w:rFonts w:ascii="Roboto Mono Medium" w:cs="Roboto Mono Medium" w:eastAsia="Roboto Mono Medium" w:hAnsi="Roboto Mono Medium"/>
          <w:rtl w:val="0"/>
        </w:rPr>
        <w:t xml:space="preserve">SETPAT</w:t>
      </w:r>
      <w:r w:rsidDel="00000000" w:rsidR="00000000" w:rsidRPr="00000000">
        <w:rPr>
          <w:rtl w:val="0"/>
        </w:rPr>
        <w:t xml:space="preserve"> instruction.  The pin-pattern-detected event flag is cleared upon execution of </w:t>
      </w:r>
      <w:r w:rsidDel="00000000" w:rsidR="00000000" w:rsidRPr="00000000">
        <w:rPr>
          <w:rFonts w:ascii="Roboto Mono Medium" w:cs="Roboto Mono Medium" w:eastAsia="Roboto Mono Medium" w:hAnsi="Roboto Mono Medium"/>
          <w:rtl w:val="0"/>
        </w:rPr>
        <w:t xml:space="preserve">SETPAT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POLLPAT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JPAT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JNPAT</w:t>
      </w:r>
      <w:r w:rsidDel="00000000" w:rsidR="00000000" w:rsidRPr="00000000">
        <w:rPr>
          <w:rtl w:val="0"/>
        </w:rPr>
        <w:t xml:space="preserve"> instructions.</w:t>
      </w:r>
    </w:p>
    <w:p w:rsidR="00000000" w:rsidDel="00000000" w:rsidP="00000000" w:rsidRDefault="00000000" w:rsidRPr="00000000" w14:paraId="0000187D">
      <w:pPr>
        <w:pStyle w:val="Heading2"/>
        <w:rPr>
          <w:i w:val="1"/>
          <w:highlight w:val="yellow"/>
        </w:rPr>
      </w:pPr>
      <w:bookmarkStart w:colFirst="0" w:colLast="0" w:name="_ge1n23vwgw41" w:id="279"/>
      <w:bookmarkEnd w:id="279"/>
      <w:r w:rsidDel="00000000" w:rsidR="00000000" w:rsidRPr="00000000">
        <w:rPr>
          <w:rtl w:val="0"/>
        </w:rPr>
        <w:t xml:space="preserve">POLLQMT</w:t>
      </w:r>
      <w:r w:rsidDel="00000000" w:rsidR="00000000" w:rsidRPr="00000000">
        <w:rPr>
          <w:rtl w:val="0"/>
        </w:rPr>
      </w:r>
    </w:p>
    <w:p w:rsidR="00000000" w:rsidDel="00000000" w:rsidP="00000000" w:rsidRDefault="00000000" w:rsidRPr="00000000" w14:paraId="0000187E">
      <w:pPr>
        <w:spacing w:after="0" w:lineRule="auto"/>
        <w:rPr/>
      </w:pPr>
      <w:r w:rsidDel="00000000" w:rsidR="00000000" w:rsidRPr="00000000">
        <w:rPr>
          <w:rtl w:val="0"/>
        </w:rPr>
        <w:t xml:space="preserve">Poll CORDIC empty</w:t>
      </w:r>
      <w:r w:rsidDel="00000000" w:rsidR="00000000" w:rsidRPr="00000000">
        <w:rPr>
          <w:rtl w:val="0"/>
        </w:rPr>
      </w:r>
    </w:p>
    <w:p w:rsidR="00000000" w:rsidDel="00000000" w:rsidP="00000000" w:rsidRDefault="00000000" w:rsidRPr="00000000" w14:paraId="0000187F">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CORDIC-read-but-empty event flag.</w:t>
      </w:r>
    </w:p>
    <w:p w:rsidR="00000000" w:rsidDel="00000000" w:rsidP="00000000" w:rsidRDefault="00000000" w:rsidRPr="00000000" w14:paraId="00001880">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POLLQMT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881">
      <w:pPr>
        <w:spacing w:before="40" w:lineRule="auto"/>
        <w:rPr/>
      </w:pPr>
      <w:r w:rsidDel="00000000" w:rsidR="00000000" w:rsidRPr="00000000">
        <w:rPr>
          <w:b w:val="1"/>
          <w:rtl w:val="0"/>
        </w:rPr>
        <w:t xml:space="preserve">Result:</w:t>
      </w:r>
      <w:r w:rsidDel="00000000" w:rsidR="00000000" w:rsidRPr="00000000">
        <w:rPr>
          <w:rtl w:val="0"/>
        </w:rPr>
        <w:t xml:space="preserve"> CORDIC-read-but-empty event flag is optionally copied into C and/or Z, then it is cleared.</w:t>
      </w:r>
    </w:p>
    <w:p w:rsidR="00000000" w:rsidDel="00000000" w:rsidP="00000000" w:rsidRDefault="00000000" w:rsidRPr="00000000" w14:paraId="0000188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8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8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8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8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8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9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91">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92">
            <w:pPr>
              <w:widowControl w:val="0"/>
              <w:spacing w:after="0" w:line="240" w:lineRule="auto"/>
              <w:jc w:val="center"/>
              <w:rPr>
                <w:sz w:val="18"/>
                <w:szCs w:val="18"/>
              </w:rPr>
            </w:pPr>
            <w:r w:rsidDel="00000000" w:rsidR="00000000" w:rsidRPr="00000000">
              <w:rPr>
                <w:sz w:val="18"/>
                <w:szCs w:val="18"/>
                <w:rtl w:val="0"/>
              </w:rPr>
              <w:t xml:space="preserve">QMT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93">
            <w:pPr>
              <w:widowControl w:val="0"/>
              <w:spacing w:after="0" w:line="240" w:lineRule="auto"/>
              <w:jc w:val="center"/>
              <w:rPr>
                <w:sz w:val="18"/>
                <w:szCs w:val="18"/>
              </w:rPr>
            </w:pPr>
            <w:r w:rsidDel="00000000" w:rsidR="00000000" w:rsidRPr="00000000">
              <w:rPr>
                <w:sz w:val="18"/>
                <w:szCs w:val="18"/>
                <w:rtl w:val="0"/>
              </w:rPr>
              <w:t xml:space="preserve">QMT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94">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95">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fik5o0ebifr2">
        <w:r w:rsidDel="00000000" w:rsidR="00000000" w:rsidRPr="00000000">
          <w:rPr>
            <w:rFonts w:ascii="Roboto Mono Medium" w:cs="Roboto Mono Medium" w:eastAsia="Roboto Mono Medium" w:hAnsi="Roboto Mono Medium"/>
            <w:color w:val="1155cc"/>
            <w:u w:val="single"/>
            <w:rtl w:val="0"/>
          </w:rPr>
          <w:t xml:space="preserve">JQMT</w:t>
        </w:r>
      </w:hyperlink>
      <w:r w:rsidDel="00000000" w:rsidR="00000000" w:rsidRPr="00000000">
        <w:rPr>
          <w:rtl w:val="0"/>
        </w:rPr>
        <w:t xml:space="preserve"> and </w:t>
      </w:r>
      <w:hyperlink w:anchor="_fik5o0ebifr2">
        <w:r w:rsidDel="00000000" w:rsidR="00000000" w:rsidRPr="00000000">
          <w:rPr>
            <w:rFonts w:ascii="Roboto Mono Medium" w:cs="Roboto Mono Medium" w:eastAsia="Roboto Mono Medium" w:hAnsi="Roboto Mono Medium"/>
            <w:color w:val="1155cc"/>
            <w:u w:val="single"/>
            <w:rtl w:val="0"/>
          </w:rPr>
          <w:t xml:space="preserve">JN</w:t>
        </w:r>
      </w:hyperlink>
      <w:hyperlink w:anchor="_fik5o0ebifr2">
        <w:r w:rsidDel="00000000" w:rsidR="00000000" w:rsidRPr="00000000">
          <w:rPr>
            <w:rFonts w:ascii="Roboto Mono Medium" w:cs="Roboto Mono Medium" w:eastAsia="Roboto Mono Medium" w:hAnsi="Roboto Mono Medium"/>
            <w:color w:val="1155cc"/>
            <w:u w:val="single"/>
            <w:rtl w:val="0"/>
          </w:rPr>
          <w:t xml:space="preserve">QMT</w:t>
        </w:r>
      </w:hyperlink>
      <w:r w:rsidDel="00000000" w:rsidR="00000000" w:rsidRPr="00000000">
        <w:rPr>
          <w:rtl w:val="0"/>
        </w:rPr>
      </w:r>
    </w:p>
    <w:p w:rsidR="00000000" w:rsidDel="00000000" w:rsidP="00000000" w:rsidRDefault="00000000" w:rsidRPr="00000000" w14:paraId="00001896">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97">
      <w:pPr>
        <w:rPr/>
      </w:pPr>
      <w:r w:rsidDel="00000000" w:rsidR="00000000" w:rsidRPr="00000000">
        <w:rPr>
          <w:rFonts w:ascii="Roboto Mono Medium" w:cs="Roboto Mono Medium" w:eastAsia="Roboto Mono Medium" w:hAnsi="Roboto Mono Medium"/>
          <w:rtl w:val="0"/>
        </w:rPr>
        <w:t xml:space="preserve">POLLQMT</w:t>
      </w:r>
      <w:r w:rsidDel="00000000" w:rsidR="00000000" w:rsidRPr="00000000">
        <w:rPr>
          <w:rtl w:val="0"/>
        </w:rPr>
        <w:t xml:space="preserve"> copies the state of the CORDIC-read-but-empty event flag into C and/or Z and then clears the flag (unless it's being set again by the event sensor).</w:t>
      </w:r>
    </w:p>
    <w:p w:rsidR="00000000" w:rsidDel="00000000" w:rsidP="00000000" w:rsidRDefault="00000000" w:rsidRPr="00000000" w14:paraId="0000189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CORDIC-read-but- empty event flag prior to clearing it.  </w:t>
      </w:r>
    </w:p>
    <w:p w:rsidR="00000000" w:rsidDel="00000000" w:rsidP="00000000" w:rsidRDefault="00000000" w:rsidRPr="00000000" w14:paraId="000018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CORDIC-read-but-empty</w:t>
      </w:r>
      <w:r w:rsidDel="00000000" w:rsidR="00000000" w:rsidRPr="00000000">
        <w:rPr>
          <w:rtl w:val="0"/>
        </w:rPr>
        <w:t xml:space="preserve"> event</w:t>
      </w:r>
      <w:r w:rsidDel="00000000" w:rsidR="00000000" w:rsidRPr="00000000">
        <w:rPr>
          <w:rtl w:val="0"/>
        </w:rPr>
        <w:t xml:space="preserve"> flag is set whenever </w:t>
      </w:r>
      <w:r w:rsidDel="00000000" w:rsidR="00000000" w:rsidRPr="00000000">
        <w:rPr>
          <w:rFonts w:ascii="Roboto Mono Medium" w:cs="Roboto Mono Medium" w:eastAsia="Roboto Mono Medium" w:hAnsi="Roboto Mono Medium"/>
          <w:rtl w:val="0"/>
        </w:rPr>
        <w:t xml:space="preserve">GETQX</w:t>
      </w:r>
      <w:r w:rsidDel="00000000" w:rsidR="00000000" w:rsidRPr="00000000">
        <w:rPr>
          <w:rtl w:val="0"/>
        </w:rPr>
        <w:t xml:space="preserve"> </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GETQY</w:t>
      </w:r>
      <w:r w:rsidDel="00000000" w:rsidR="00000000" w:rsidRPr="00000000">
        <w:rPr>
          <w:rtl w:val="0"/>
        </w:rPr>
        <w:t xml:space="preserve"> executes without any CORDIC results available or in progress.  The pin-pattern-detected event flag is cleared upon cog start or execution of </w:t>
      </w:r>
      <w:r w:rsidDel="00000000" w:rsidR="00000000" w:rsidRPr="00000000">
        <w:rPr>
          <w:rFonts w:ascii="Roboto Mono Medium" w:cs="Roboto Mono Medium" w:eastAsia="Roboto Mono Medium" w:hAnsi="Roboto Mono Medium"/>
          <w:rtl w:val="0"/>
        </w:rPr>
        <w:t xml:space="preserve">POLLQMT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WAITQMT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JQMT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QMT</w:t>
      </w:r>
      <w:r w:rsidDel="00000000" w:rsidR="00000000" w:rsidRPr="00000000">
        <w:rPr>
          <w:rtl w:val="0"/>
        </w:rPr>
        <w:t xml:space="preserve"> instructions.</w:t>
      </w:r>
    </w:p>
    <w:p w:rsidR="00000000" w:rsidDel="00000000" w:rsidP="00000000" w:rsidRDefault="00000000" w:rsidRPr="00000000" w14:paraId="0000189A">
      <w:pPr>
        <w:pStyle w:val="Heading2"/>
        <w:rPr>
          <w:i w:val="1"/>
          <w:highlight w:val="yellow"/>
        </w:rPr>
      </w:pPr>
      <w:bookmarkStart w:colFirst="0" w:colLast="0" w:name="_n3mua6rjfhxs" w:id="280"/>
      <w:bookmarkEnd w:id="280"/>
      <w:r w:rsidDel="00000000" w:rsidR="00000000" w:rsidRPr="00000000">
        <w:rPr>
          <w:rtl w:val="0"/>
        </w:rPr>
        <w:t xml:space="preserve">POLLSE1</w:t>
      </w:r>
      <w:r w:rsidDel="00000000" w:rsidR="00000000" w:rsidRPr="00000000">
        <w:rPr>
          <w:rtl w:val="0"/>
        </w:rPr>
        <w:t xml:space="preserve">/2/3/4</w:t>
      </w:r>
      <w:r w:rsidDel="00000000" w:rsidR="00000000" w:rsidRPr="00000000">
        <w:rPr>
          <w:rtl w:val="0"/>
        </w:rPr>
      </w:r>
    </w:p>
    <w:p w:rsidR="00000000" w:rsidDel="00000000" w:rsidP="00000000" w:rsidRDefault="00000000" w:rsidRPr="00000000" w14:paraId="0000189B">
      <w:pPr>
        <w:spacing w:after="0" w:lineRule="auto"/>
        <w:rPr/>
      </w:pPr>
      <w:r w:rsidDel="00000000" w:rsidR="00000000" w:rsidRPr="00000000">
        <w:rPr>
          <w:rtl w:val="0"/>
        </w:rPr>
        <w:t xml:space="preserve">Poll selectable event 1/2/3/4</w:t>
      </w:r>
      <w:r w:rsidDel="00000000" w:rsidR="00000000" w:rsidRPr="00000000">
        <w:rPr>
          <w:rtl w:val="0"/>
        </w:rPr>
      </w:r>
    </w:p>
    <w:p w:rsidR="00000000" w:rsidDel="00000000" w:rsidP="00000000" w:rsidRDefault="00000000" w:rsidRPr="00000000" w14:paraId="0000189C">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selectable event 1, 2, 3, or 4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189D">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POLLSE1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89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POLLSE2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89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POLLSE3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8A0">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POLLSE4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8A1">
      <w:pPr>
        <w:spacing w:before="40" w:lineRule="auto"/>
        <w:rPr/>
      </w:pPr>
      <w:r w:rsidDel="00000000" w:rsidR="00000000" w:rsidRPr="00000000">
        <w:rPr>
          <w:b w:val="1"/>
          <w:rtl w:val="0"/>
        </w:rPr>
        <w:t xml:space="preserve">Result:</w:t>
      </w:r>
      <w:r w:rsidDel="00000000" w:rsidR="00000000" w:rsidRPr="00000000">
        <w:rPr>
          <w:rtl w:val="0"/>
        </w:rPr>
        <w:t xml:space="preserve"> Selectable event flag 1, 2, 3, or 4 state is optionally copied into C and/or Z, then it is cleared.</w:t>
      </w:r>
    </w:p>
    <w:p w:rsidR="00000000" w:rsidDel="00000000" w:rsidP="00000000" w:rsidRDefault="00000000" w:rsidRPr="00000000" w14:paraId="000018A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A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A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A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A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A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1">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2">
            <w:pPr>
              <w:widowControl w:val="0"/>
              <w:spacing w:after="0" w:line="240" w:lineRule="auto"/>
              <w:jc w:val="center"/>
              <w:rPr>
                <w:sz w:val="18"/>
                <w:szCs w:val="18"/>
              </w:rPr>
            </w:pPr>
            <w:r w:rsidDel="00000000" w:rsidR="00000000" w:rsidRPr="00000000">
              <w:rPr>
                <w:sz w:val="18"/>
                <w:szCs w:val="18"/>
                <w:rtl w:val="0"/>
              </w:rPr>
              <w:t xml:space="preserve">SE1 Event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3">
            <w:pPr>
              <w:widowControl w:val="0"/>
              <w:spacing w:after="0" w:line="240" w:lineRule="auto"/>
              <w:jc w:val="center"/>
              <w:rPr>
                <w:sz w:val="18"/>
                <w:szCs w:val="18"/>
              </w:rPr>
            </w:pPr>
            <w:r w:rsidDel="00000000" w:rsidR="00000000" w:rsidRPr="00000000">
              <w:rPr>
                <w:sz w:val="18"/>
                <w:szCs w:val="18"/>
                <w:rtl w:val="0"/>
              </w:rPr>
              <w:t xml:space="preserve">SE1 Event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4">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A">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B">
            <w:pPr>
              <w:widowControl w:val="0"/>
              <w:spacing w:after="0" w:line="240" w:lineRule="auto"/>
              <w:jc w:val="center"/>
              <w:rPr>
                <w:sz w:val="18"/>
                <w:szCs w:val="18"/>
              </w:rPr>
            </w:pPr>
            <w:r w:rsidDel="00000000" w:rsidR="00000000" w:rsidRPr="00000000">
              <w:rPr>
                <w:sz w:val="18"/>
                <w:szCs w:val="18"/>
                <w:rtl w:val="0"/>
              </w:rPr>
              <w:t xml:space="preserve">SE2 Event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C">
            <w:pPr>
              <w:widowControl w:val="0"/>
              <w:spacing w:after="0" w:line="240" w:lineRule="auto"/>
              <w:jc w:val="center"/>
              <w:rPr>
                <w:sz w:val="18"/>
                <w:szCs w:val="18"/>
              </w:rPr>
            </w:pPr>
            <w:r w:rsidDel="00000000" w:rsidR="00000000" w:rsidRPr="00000000">
              <w:rPr>
                <w:sz w:val="18"/>
                <w:szCs w:val="18"/>
                <w:rtl w:val="0"/>
              </w:rPr>
              <w:t xml:space="preserve">SE2 Event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B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3">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4">
            <w:pPr>
              <w:widowControl w:val="0"/>
              <w:spacing w:after="0" w:line="240" w:lineRule="auto"/>
              <w:jc w:val="center"/>
              <w:rPr>
                <w:sz w:val="18"/>
                <w:szCs w:val="18"/>
              </w:rPr>
            </w:pPr>
            <w:r w:rsidDel="00000000" w:rsidR="00000000" w:rsidRPr="00000000">
              <w:rPr>
                <w:sz w:val="18"/>
                <w:szCs w:val="18"/>
                <w:rtl w:val="0"/>
              </w:rPr>
              <w:t xml:space="preserve">SE3 Event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5">
            <w:pPr>
              <w:widowControl w:val="0"/>
              <w:spacing w:after="0" w:line="240" w:lineRule="auto"/>
              <w:jc w:val="center"/>
              <w:rPr>
                <w:sz w:val="18"/>
                <w:szCs w:val="18"/>
              </w:rPr>
            </w:pPr>
            <w:r w:rsidDel="00000000" w:rsidR="00000000" w:rsidRPr="00000000">
              <w:rPr>
                <w:sz w:val="18"/>
                <w:szCs w:val="18"/>
                <w:rtl w:val="0"/>
              </w:rPr>
              <w:t xml:space="preserve">SE3 Event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6">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D">
            <w:pPr>
              <w:widowControl w:val="0"/>
              <w:spacing w:after="0" w:line="240" w:lineRule="auto"/>
              <w:jc w:val="center"/>
              <w:rPr>
                <w:sz w:val="18"/>
                <w:szCs w:val="18"/>
              </w:rPr>
            </w:pPr>
            <w:r w:rsidDel="00000000" w:rsidR="00000000" w:rsidRPr="00000000">
              <w:rPr>
                <w:sz w:val="18"/>
                <w:szCs w:val="18"/>
                <w:rtl w:val="0"/>
              </w:rPr>
              <w:t xml:space="preserve">SE4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E">
            <w:pPr>
              <w:widowControl w:val="0"/>
              <w:spacing w:after="0" w:line="240" w:lineRule="auto"/>
              <w:jc w:val="center"/>
              <w:rPr>
                <w:sz w:val="18"/>
                <w:szCs w:val="18"/>
              </w:rPr>
            </w:pPr>
            <w:r w:rsidDel="00000000" w:rsidR="00000000" w:rsidRPr="00000000">
              <w:rPr>
                <w:sz w:val="18"/>
                <w:szCs w:val="18"/>
                <w:rtl w:val="0"/>
              </w:rPr>
              <w:t xml:space="preserve">SE4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C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D0">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SETSEx</w:t>
      </w:r>
      <w:r w:rsidDel="00000000" w:rsidR="00000000" w:rsidRPr="00000000">
        <w:rPr>
          <w:rtl w:val="0"/>
        </w:rPr>
        <w:t xml:space="preserve">, </w:t>
      </w:r>
      <w:hyperlink w:anchor="_43d9knl3whqm">
        <w:r w:rsidDel="00000000" w:rsidR="00000000" w:rsidRPr="00000000">
          <w:rPr>
            <w:rFonts w:ascii="Roboto Mono Medium" w:cs="Roboto Mono Medium" w:eastAsia="Roboto Mono Medium" w:hAnsi="Roboto Mono Medium"/>
            <w:color w:val="1155cc"/>
            <w:u w:val="single"/>
            <w:rtl w:val="0"/>
          </w:rPr>
          <w:t xml:space="preserve">WAITSEx</w:t>
        </w:r>
      </w:hyperlink>
      <w:r w:rsidDel="00000000" w:rsidR="00000000" w:rsidRPr="00000000">
        <w:rPr>
          <w:rtl w:val="0"/>
        </w:rPr>
        <w:t xml:space="preserve">, </w:t>
      </w:r>
      <w:hyperlink w:anchor="_nv0zohzajupf">
        <w:r w:rsidDel="00000000" w:rsidR="00000000" w:rsidRPr="00000000">
          <w:rPr>
            <w:rFonts w:ascii="Roboto Mono Medium" w:cs="Roboto Mono Medium" w:eastAsia="Roboto Mono Medium" w:hAnsi="Roboto Mono Medium"/>
            <w:color w:val="1155cc"/>
            <w:u w:val="single"/>
            <w:rtl w:val="0"/>
          </w:rPr>
          <w:t xml:space="preserve">JSEx</w:t>
        </w:r>
      </w:hyperlink>
      <w:r w:rsidDel="00000000" w:rsidR="00000000" w:rsidRPr="00000000">
        <w:rPr>
          <w:rtl w:val="0"/>
        </w:rPr>
        <w:t xml:space="preserve">, and </w:t>
      </w:r>
      <w:hyperlink w:anchor="_nv0zohzajupf">
        <w:r w:rsidDel="00000000" w:rsidR="00000000" w:rsidRPr="00000000">
          <w:rPr>
            <w:rFonts w:ascii="Roboto Mono Medium" w:cs="Roboto Mono Medium" w:eastAsia="Roboto Mono Medium" w:hAnsi="Roboto Mono Medium"/>
            <w:color w:val="1155cc"/>
            <w:u w:val="single"/>
            <w:rtl w:val="0"/>
          </w:rPr>
          <w:t xml:space="preserve">JNSEx</w:t>
        </w:r>
      </w:hyperlink>
      <w:r w:rsidDel="00000000" w:rsidR="00000000" w:rsidRPr="00000000">
        <w:rPr>
          <w:rtl w:val="0"/>
        </w:rPr>
      </w:r>
    </w:p>
    <w:p w:rsidR="00000000" w:rsidDel="00000000" w:rsidP="00000000" w:rsidRDefault="00000000" w:rsidRPr="00000000" w14:paraId="000018D1">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D2">
      <w:pPr>
        <w:rPr/>
      </w:pPr>
      <w:r w:rsidDel="00000000" w:rsidR="00000000" w:rsidRPr="00000000">
        <w:rPr>
          <w:rFonts w:ascii="Roboto Mono Medium" w:cs="Roboto Mono Medium" w:eastAsia="Roboto Mono Medium" w:hAnsi="Roboto Mono Medium"/>
          <w:rtl w:val="0"/>
        </w:rPr>
        <w:t xml:space="preserve">POLLSE1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POLLSE2</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POLLSE3</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POLLSE4</w:t>
      </w:r>
      <w:r w:rsidDel="00000000" w:rsidR="00000000" w:rsidRPr="00000000">
        <w:rPr>
          <w:rtl w:val="0"/>
        </w:rPr>
        <w:t xml:space="preserve"> copies the state of the selectable event 1, 2, 3, or 4 flag into C and/or Z and then clears the flag (unless it's being set again by the event sensor).  </w:t>
      </w:r>
    </w:p>
    <w:p w:rsidR="00000000" w:rsidDel="00000000" w:rsidP="00000000" w:rsidRDefault="00000000" w:rsidRPr="00000000" w14:paraId="000018D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corresponding selectable event flag prior to clearing it. </w:t>
      </w:r>
    </w:p>
    <w:p w:rsidR="00000000" w:rsidDel="00000000" w:rsidP="00000000" w:rsidRDefault="00000000" w:rsidRPr="00000000" w14:paraId="000018D4">
      <w:pPr>
        <w:rPr/>
      </w:pPr>
      <w:r w:rsidDel="00000000" w:rsidR="00000000" w:rsidRPr="00000000">
        <w:rPr>
          <w:rtl w:val="0"/>
        </w:rPr>
        <w:t xml:space="preserve">The selectable event 1, 2, 3, or 4 flag is set whenever the corresponding configured event occurs.  The selectable event flag is cleared upon execution of the corresponding </w:t>
      </w:r>
      <w:r w:rsidDel="00000000" w:rsidR="00000000" w:rsidRPr="00000000">
        <w:rPr>
          <w:rFonts w:ascii="Roboto Mono Medium" w:cs="Roboto Mono Medium" w:eastAsia="Roboto Mono Medium" w:hAnsi="Roboto Mono Medium"/>
          <w:rtl w:val="0"/>
        </w:rPr>
        <w:t xml:space="preserve">SETSEx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w:t>
      </w:r>
      <w:r w:rsidDel="00000000" w:rsidR="00000000" w:rsidRPr="00000000">
        <w:rPr>
          <w:rFonts w:ascii="Roboto Mono Medium" w:cs="Roboto Mono Medium" w:eastAsia="Roboto Mono Medium" w:hAnsi="Roboto Mono Medium"/>
          <w:rtl w:val="0"/>
        </w:rPr>
        <w:t xml:space="preserve">SEx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JSEx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SEx</w:t>
      </w:r>
      <w:r w:rsidDel="00000000" w:rsidR="00000000" w:rsidRPr="00000000">
        <w:rPr>
          <w:rtl w:val="0"/>
        </w:rPr>
        <w:t xml:space="preserve"> instructions.</w:t>
      </w:r>
    </w:p>
    <w:p w:rsidR="00000000" w:rsidDel="00000000" w:rsidP="00000000" w:rsidRDefault="00000000" w:rsidRPr="00000000" w14:paraId="000018D5">
      <w:pPr>
        <w:pStyle w:val="Heading2"/>
        <w:rPr>
          <w:i w:val="1"/>
          <w:highlight w:val="yellow"/>
        </w:rPr>
      </w:pPr>
      <w:bookmarkStart w:colFirst="0" w:colLast="0" w:name="_r7m2wcrdq00o" w:id="281"/>
      <w:bookmarkEnd w:id="281"/>
      <w:r w:rsidDel="00000000" w:rsidR="00000000" w:rsidRPr="00000000">
        <w:rPr>
          <w:rtl w:val="0"/>
        </w:rPr>
        <w:t xml:space="preserve">POLLXFI</w:t>
      </w:r>
      <w:r w:rsidDel="00000000" w:rsidR="00000000" w:rsidRPr="00000000">
        <w:rPr>
          <w:rtl w:val="0"/>
        </w:rPr>
      </w:r>
    </w:p>
    <w:p w:rsidR="00000000" w:rsidDel="00000000" w:rsidP="00000000" w:rsidRDefault="00000000" w:rsidRPr="00000000" w14:paraId="000018D6">
      <w:pPr>
        <w:spacing w:after="0" w:lineRule="auto"/>
        <w:rPr/>
      </w:pPr>
      <w:r w:rsidDel="00000000" w:rsidR="00000000" w:rsidRPr="00000000">
        <w:rPr>
          <w:rtl w:val="0"/>
        </w:rPr>
        <w:t xml:space="preserve">Poll streamer finished</w:t>
      </w:r>
      <w:r w:rsidDel="00000000" w:rsidR="00000000" w:rsidRPr="00000000">
        <w:rPr>
          <w:rtl w:val="0"/>
        </w:rPr>
      </w:r>
    </w:p>
    <w:p w:rsidR="00000000" w:rsidDel="00000000" w:rsidP="00000000" w:rsidRDefault="00000000" w:rsidRPr="00000000" w14:paraId="000018D7">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streamer-finished event flag.</w:t>
      </w:r>
    </w:p>
    <w:p w:rsidR="00000000" w:rsidDel="00000000" w:rsidP="00000000" w:rsidRDefault="00000000" w:rsidRPr="00000000" w14:paraId="000018D8">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POLLXFI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8D9">
      <w:pPr>
        <w:spacing w:before="40" w:lineRule="auto"/>
        <w:rPr/>
      </w:pPr>
      <w:r w:rsidDel="00000000" w:rsidR="00000000" w:rsidRPr="00000000">
        <w:rPr>
          <w:b w:val="1"/>
          <w:rtl w:val="0"/>
        </w:rPr>
        <w:t xml:space="preserve">Result:</w:t>
      </w:r>
      <w:r w:rsidDel="00000000" w:rsidR="00000000" w:rsidRPr="00000000">
        <w:rPr>
          <w:rtl w:val="0"/>
        </w:rPr>
        <w:t xml:space="preserve"> Streamer-finished event flag is optionally copied into C and/or Z, then it is cleared.</w:t>
      </w:r>
    </w:p>
    <w:p w:rsidR="00000000" w:rsidDel="00000000" w:rsidP="00000000" w:rsidRDefault="00000000" w:rsidRPr="00000000" w14:paraId="000018DA">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D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D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D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D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D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E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E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E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E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9">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A">
            <w:pPr>
              <w:widowControl w:val="0"/>
              <w:spacing w:after="0" w:line="240" w:lineRule="auto"/>
              <w:jc w:val="center"/>
              <w:rPr>
                <w:sz w:val="18"/>
                <w:szCs w:val="18"/>
              </w:rPr>
            </w:pPr>
            <w:r w:rsidDel="00000000" w:rsidR="00000000" w:rsidRPr="00000000">
              <w:rPr>
                <w:sz w:val="18"/>
                <w:szCs w:val="18"/>
                <w:rtl w:val="0"/>
              </w:rPr>
              <w:t xml:space="preserve">XFI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B">
            <w:pPr>
              <w:widowControl w:val="0"/>
              <w:spacing w:after="0" w:line="240" w:lineRule="auto"/>
              <w:jc w:val="center"/>
              <w:rPr>
                <w:sz w:val="18"/>
                <w:szCs w:val="18"/>
              </w:rPr>
            </w:pPr>
            <w:r w:rsidDel="00000000" w:rsidR="00000000" w:rsidRPr="00000000">
              <w:rPr>
                <w:sz w:val="18"/>
                <w:szCs w:val="18"/>
                <w:rtl w:val="0"/>
              </w:rPr>
              <w:t xml:space="preserve">XFI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8EC">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8ED">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zdbnefgvlfr5">
        <w:r w:rsidDel="00000000" w:rsidR="00000000" w:rsidRPr="00000000">
          <w:rPr>
            <w:rFonts w:ascii="Roboto Mono Medium" w:cs="Roboto Mono Medium" w:eastAsia="Roboto Mono Medium" w:hAnsi="Roboto Mono Medium"/>
            <w:color w:val="1155cc"/>
            <w:u w:val="single"/>
            <w:rtl w:val="0"/>
          </w:rPr>
          <w:t xml:space="preserve">WAITXFI</w:t>
        </w:r>
      </w:hyperlink>
      <w:r w:rsidDel="00000000" w:rsidR="00000000" w:rsidRPr="00000000">
        <w:rPr>
          <w:rtl w:val="0"/>
        </w:rPr>
        <w:t xml:space="preserve">, </w:t>
      </w:r>
      <w:hyperlink w:anchor="_76euyh5v8o1z">
        <w:r w:rsidDel="00000000" w:rsidR="00000000" w:rsidRPr="00000000">
          <w:rPr>
            <w:rFonts w:ascii="Roboto Mono Medium" w:cs="Roboto Mono Medium" w:eastAsia="Roboto Mono Medium" w:hAnsi="Roboto Mono Medium"/>
            <w:color w:val="1155cc"/>
            <w:u w:val="single"/>
            <w:rtl w:val="0"/>
          </w:rPr>
          <w:t xml:space="preserve">JXFI</w:t>
        </w:r>
      </w:hyperlink>
      <w:r w:rsidDel="00000000" w:rsidR="00000000" w:rsidRPr="00000000">
        <w:rPr>
          <w:rtl w:val="0"/>
        </w:rPr>
        <w:t xml:space="preserve">, and </w:t>
      </w:r>
      <w:hyperlink w:anchor="_76euyh5v8o1z">
        <w:r w:rsidDel="00000000" w:rsidR="00000000" w:rsidRPr="00000000">
          <w:rPr>
            <w:rFonts w:ascii="Roboto Mono Medium" w:cs="Roboto Mono Medium" w:eastAsia="Roboto Mono Medium" w:hAnsi="Roboto Mono Medium"/>
            <w:color w:val="1155cc"/>
            <w:u w:val="single"/>
            <w:rtl w:val="0"/>
          </w:rPr>
          <w:t xml:space="preserve">JN</w:t>
        </w:r>
      </w:hyperlink>
      <w:hyperlink w:anchor="_76euyh5v8o1z">
        <w:r w:rsidDel="00000000" w:rsidR="00000000" w:rsidRPr="00000000">
          <w:rPr>
            <w:rFonts w:ascii="Roboto Mono Medium" w:cs="Roboto Mono Medium" w:eastAsia="Roboto Mono Medium" w:hAnsi="Roboto Mono Medium"/>
            <w:color w:val="1155cc"/>
            <w:u w:val="single"/>
            <w:rtl w:val="0"/>
          </w:rPr>
          <w:t xml:space="preserve">XFI</w:t>
        </w:r>
      </w:hyperlink>
      <w:r w:rsidDel="00000000" w:rsidR="00000000" w:rsidRPr="00000000">
        <w:rPr>
          <w:rtl w:val="0"/>
        </w:rPr>
      </w:r>
    </w:p>
    <w:p w:rsidR="00000000" w:rsidDel="00000000" w:rsidP="00000000" w:rsidRDefault="00000000" w:rsidRPr="00000000" w14:paraId="000018EE">
      <w:pPr>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18EF">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8F0">
      <w:pPr>
        <w:rPr/>
      </w:pPr>
      <w:r w:rsidDel="00000000" w:rsidR="00000000" w:rsidRPr="00000000">
        <w:rPr>
          <w:rFonts w:ascii="Roboto Mono Medium" w:cs="Roboto Mono Medium" w:eastAsia="Roboto Mono Medium" w:hAnsi="Roboto Mono Medium"/>
          <w:rtl w:val="0"/>
        </w:rPr>
        <w:t xml:space="preserve">POLLXFI</w:t>
      </w:r>
      <w:r w:rsidDel="00000000" w:rsidR="00000000" w:rsidRPr="00000000">
        <w:rPr>
          <w:rtl w:val="0"/>
        </w:rPr>
        <w:t xml:space="preserve"> copies the state of the streamer-finished event flag into C and/or Z and then clears the flag (unless it's being set again by the event sensor).  </w:t>
      </w:r>
    </w:p>
    <w:p w:rsidR="00000000" w:rsidDel="00000000" w:rsidP="00000000" w:rsidRDefault="00000000" w:rsidRPr="00000000" w14:paraId="000018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streamer-finished event flag prior to clearing it.</w:t>
      </w:r>
    </w:p>
    <w:p w:rsidR="00000000" w:rsidDel="00000000" w:rsidP="00000000" w:rsidRDefault="00000000" w:rsidRPr="00000000" w14:paraId="000018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streamer-finished</w:t>
      </w:r>
      <w:r w:rsidDel="00000000" w:rsidR="00000000" w:rsidRPr="00000000">
        <w:rPr>
          <w:rtl w:val="0"/>
        </w:rPr>
        <w:t xml:space="preserve"> event</w:t>
      </w:r>
      <w:r w:rsidDel="00000000" w:rsidR="00000000" w:rsidRPr="00000000">
        <w:rPr>
          <w:rtl w:val="0"/>
        </w:rPr>
        <w:t xml:space="preserve"> flag is set whenever the streamer runs out of commands to process.  The streamer-finished event flag is cleared upon execution of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POLLXFI</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JXFI</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instructions.</w:t>
      </w:r>
    </w:p>
    <w:p w:rsidR="00000000" w:rsidDel="00000000" w:rsidP="00000000" w:rsidRDefault="00000000" w:rsidRPr="00000000" w14:paraId="000018F3">
      <w:pPr>
        <w:pStyle w:val="Heading2"/>
        <w:rPr>
          <w:i w:val="1"/>
          <w:highlight w:val="yellow"/>
        </w:rPr>
      </w:pPr>
      <w:bookmarkStart w:colFirst="0" w:colLast="0" w:name="_mg19wcqd1pjt" w:id="282"/>
      <w:bookmarkEnd w:id="282"/>
      <w:r w:rsidDel="00000000" w:rsidR="00000000" w:rsidRPr="00000000">
        <w:rPr>
          <w:rtl w:val="0"/>
        </w:rPr>
        <w:t xml:space="preserve">POLLXMT</w:t>
      </w:r>
      <w:r w:rsidDel="00000000" w:rsidR="00000000" w:rsidRPr="00000000">
        <w:rPr>
          <w:rtl w:val="0"/>
        </w:rPr>
      </w:r>
    </w:p>
    <w:p w:rsidR="00000000" w:rsidDel="00000000" w:rsidP="00000000" w:rsidRDefault="00000000" w:rsidRPr="00000000" w14:paraId="000018F4">
      <w:pPr>
        <w:spacing w:after="0" w:lineRule="auto"/>
        <w:rPr/>
      </w:pPr>
      <w:r w:rsidDel="00000000" w:rsidR="00000000" w:rsidRPr="00000000">
        <w:rPr>
          <w:rtl w:val="0"/>
        </w:rPr>
        <w:t xml:space="preserve">Poll streamer empty</w:t>
      </w:r>
      <w:r w:rsidDel="00000000" w:rsidR="00000000" w:rsidRPr="00000000">
        <w:rPr>
          <w:rtl w:val="0"/>
        </w:rPr>
      </w:r>
    </w:p>
    <w:p w:rsidR="00000000" w:rsidDel="00000000" w:rsidP="00000000" w:rsidRDefault="00000000" w:rsidRPr="00000000" w14:paraId="000018F5">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streamer-empty event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18F6">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POLLXMT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8F7">
      <w:pPr>
        <w:spacing w:before="40" w:lineRule="auto"/>
        <w:rPr/>
      </w:pPr>
      <w:r w:rsidDel="00000000" w:rsidR="00000000" w:rsidRPr="00000000">
        <w:rPr>
          <w:b w:val="1"/>
          <w:rtl w:val="0"/>
        </w:rPr>
        <w:t xml:space="preserve">Result:</w:t>
      </w:r>
      <w:r w:rsidDel="00000000" w:rsidR="00000000" w:rsidRPr="00000000">
        <w:rPr>
          <w:rtl w:val="0"/>
        </w:rPr>
        <w:t xml:space="preserve"> Streamer-empty event flag is optionally copied into C and/or Z, then it is cleared.</w:t>
      </w:r>
    </w:p>
    <w:p w:rsidR="00000000" w:rsidDel="00000000" w:rsidP="00000000" w:rsidRDefault="00000000" w:rsidRPr="00000000" w14:paraId="000018F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8F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0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0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000001010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7">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8">
            <w:pPr>
              <w:widowControl w:val="0"/>
              <w:spacing w:after="0" w:line="240" w:lineRule="auto"/>
              <w:jc w:val="center"/>
              <w:rPr>
                <w:sz w:val="18"/>
                <w:szCs w:val="18"/>
              </w:rPr>
            </w:pPr>
            <w:r w:rsidDel="00000000" w:rsidR="00000000" w:rsidRPr="00000000">
              <w:rPr>
                <w:sz w:val="18"/>
                <w:szCs w:val="18"/>
                <w:rtl w:val="0"/>
              </w:rPr>
              <w:t xml:space="preserve">XMT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9">
            <w:pPr>
              <w:widowControl w:val="0"/>
              <w:spacing w:after="0" w:line="240" w:lineRule="auto"/>
              <w:jc w:val="center"/>
              <w:rPr>
                <w:sz w:val="18"/>
                <w:szCs w:val="18"/>
              </w:rPr>
            </w:pPr>
            <w:r w:rsidDel="00000000" w:rsidR="00000000" w:rsidRPr="00000000">
              <w:rPr>
                <w:sz w:val="18"/>
                <w:szCs w:val="18"/>
                <w:rtl w:val="0"/>
              </w:rPr>
              <w:t xml:space="preserve">XMT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0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90B">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1ird9xvgzp82">
        <w:r w:rsidDel="00000000" w:rsidR="00000000" w:rsidRPr="00000000">
          <w:rPr>
            <w:rFonts w:ascii="Roboto Mono Medium" w:cs="Roboto Mono Medium" w:eastAsia="Roboto Mono Medium" w:hAnsi="Roboto Mono Medium"/>
            <w:color w:val="1155cc"/>
            <w:u w:val="single"/>
            <w:rtl w:val="0"/>
          </w:rPr>
          <w:t xml:space="preserve">WAITXMT</w:t>
        </w:r>
      </w:hyperlink>
      <w:r w:rsidDel="00000000" w:rsidR="00000000" w:rsidRPr="00000000">
        <w:rPr>
          <w:rtl w:val="0"/>
        </w:rPr>
        <w:t xml:space="preserve">, </w:t>
      </w:r>
      <w:hyperlink w:anchor="_izeyc7za5235">
        <w:r w:rsidDel="00000000" w:rsidR="00000000" w:rsidRPr="00000000">
          <w:rPr>
            <w:rFonts w:ascii="Roboto Mono Medium" w:cs="Roboto Mono Medium" w:eastAsia="Roboto Mono Medium" w:hAnsi="Roboto Mono Medium"/>
            <w:color w:val="1155cc"/>
            <w:u w:val="single"/>
            <w:rtl w:val="0"/>
          </w:rPr>
          <w:t xml:space="preserve">JXMT</w:t>
        </w:r>
      </w:hyperlink>
      <w:r w:rsidDel="00000000" w:rsidR="00000000" w:rsidRPr="00000000">
        <w:rPr>
          <w:rtl w:val="0"/>
        </w:rPr>
        <w:t xml:space="preserve">, and </w:t>
      </w:r>
      <w:hyperlink w:anchor="_izeyc7za5235">
        <w:r w:rsidDel="00000000" w:rsidR="00000000" w:rsidRPr="00000000">
          <w:rPr>
            <w:rFonts w:ascii="Roboto Mono Medium" w:cs="Roboto Mono Medium" w:eastAsia="Roboto Mono Medium" w:hAnsi="Roboto Mono Medium"/>
            <w:color w:val="1155cc"/>
            <w:u w:val="single"/>
            <w:rtl w:val="0"/>
          </w:rPr>
          <w:t xml:space="preserve">JN</w:t>
        </w:r>
      </w:hyperlink>
      <w:hyperlink w:anchor="_izeyc7za5235">
        <w:r w:rsidDel="00000000" w:rsidR="00000000" w:rsidRPr="00000000">
          <w:rPr>
            <w:rFonts w:ascii="Roboto Mono Medium" w:cs="Roboto Mono Medium" w:eastAsia="Roboto Mono Medium" w:hAnsi="Roboto Mono Medium"/>
            <w:color w:val="1155cc"/>
            <w:u w:val="single"/>
            <w:rtl w:val="0"/>
          </w:rPr>
          <w:t xml:space="preserve">XMT</w:t>
        </w:r>
      </w:hyperlink>
      <w:r w:rsidDel="00000000" w:rsidR="00000000" w:rsidRPr="00000000">
        <w:rPr>
          <w:rtl w:val="0"/>
        </w:rPr>
      </w:r>
    </w:p>
    <w:p w:rsidR="00000000" w:rsidDel="00000000" w:rsidP="00000000" w:rsidRDefault="00000000" w:rsidRPr="00000000" w14:paraId="0000190C">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90D">
      <w:pPr>
        <w:rPr/>
      </w:pPr>
      <w:r w:rsidDel="00000000" w:rsidR="00000000" w:rsidRPr="00000000">
        <w:rPr>
          <w:rFonts w:ascii="Roboto Mono Medium" w:cs="Roboto Mono Medium" w:eastAsia="Roboto Mono Medium" w:hAnsi="Roboto Mono Medium"/>
          <w:rtl w:val="0"/>
        </w:rPr>
        <w:t xml:space="preserve">POLLXMT</w:t>
      </w:r>
      <w:r w:rsidDel="00000000" w:rsidR="00000000" w:rsidRPr="00000000">
        <w:rPr>
          <w:rtl w:val="0"/>
        </w:rPr>
        <w:t xml:space="preserve"> copies the state of the streamer-empty event flag into C and/or Z and then clears the flag (unless it's being set again by the event sensor).</w:t>
      </w:r>
    </w:p>
    <w:p w:rsidR="00000000" w:rsidDel="00000000" w:rsidP="00000000" w:rsidRDefault="00000000" w:rsidRPr="00000000" w14:paraId="0000190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streamer-empty event flag prior to clearing it.  </w:t>
      </w:r>
    </w:p>
    <w:p w:rsidR="00000000" w:rsidDel="00000000" w:rsidP="00000000" w:rsidRDefault="00000000" w:rsidRPr="00000000" w14:paraId="0000190F">
      <w:pPr>
        <w:rPr/>
      </w:pPr>
      <w:r w:rsidDel="00000000" w:rsidR="00000000" w:rsidRPr="00000000">
        <w:rPr>
          <w:rtl w:val="0"/>
        </w:rPr>
        <w:t xml:space="preserve">The streamer-empty</w:t>
      </w:r>
      <w:r w:rsidDel="00000000" w:rsidR="00000000" w:rsidRPr="00000000">
        <w:rPr>
          <w:rtl w:val="0"/>
        </w:rPr>
        <w:t xml:space="preserve"> event</w:t>
      </w:r>
      <w:r w:rsidDel="00000000" w:rsidR="00000000" w:rsidRPr="00000000">
        <w:rPr>
          <w:rtl w:val="0"/>
        </w:rPr>
        <w:t xml:space="preserve"> flag is set whenever the streamer is ready for a new command.  The streamer-empty event flag is cleared upon execution of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POLLXMT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WAITXMT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JXMT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instructions.</w:t>
      </w:r>
    </w:p>
    <w:p w:rsidR="00000000" w:rsidDel="00000000" w:rsidP="00000000" w:rsidRDefault="00000000" w:rsidRPr="00000000" w14:paraId="00001910">
      <w:pPr>
        <w:pStyle w:val="Heading2"/>
        <w:rPr>
          <w:i w:val="1"/>
          <w:highlight w:val="yellow"/>
        </w:rPr>
      </w:pPr>
      <w:bookmarkStart w:colFirst="0" w:colLast="0" w:name="_63dai97cdrvc" w:id="283"/>
      <w:bookmarkEnd w:id="283"/>
      <w:r w:rsidDel="00000000" w:rsidR="00000000" w:rsidRPr="00000000">
        <w:rPr>
          <w:rtl w:val="0"/>
        </w:rPr>
        <w:t xml:space="preserve">POLLXRL</w:t>
      </w:r>
      <w:r w:rsidDel="00000000" w:rsidR="00000000" w:rsidRPr="00000000">
        <w:rPr>
          <w:rtl w:val="0"/>
        </w:rPr>
      </w:r>
    </w:p>
    <w:p w:rsidR="00000000" w:rsidDel="00000000" w:rsidP="00000000" w:rsidRDefault="00000000" w:rsidRPr="00000000" w14:paraId="00001911">
      <w:pPr>
        <w:spacing w:after="0" w:lineRule="auto"/>
        <w:rPr/>
      </w:pPr>
      <w:r w:rsidDel="00000000" w:rsidR="00000000" w:rsidRPr="00000000">
        <w:rPr>
          <w:rtl w:val="0"/>
        </w:rPr>
        <w:t xml:space="preserve">Poll streamer rollover LUT</w:t>
      </w:r>
      <w:r w:rsidDel="00000000" w:rsidR="00000000" w:rsidRPr="00000000">
        <w:rPr>
          <w:rtl w:val="0"/>
        </w:rPr>
      </w:r>
    </w:p>
    <w:p w:rsidR="00000000" w:rsidDel="00000000" w:rsidP="00000000" w:rsidRDefault="00000000" w:rsidRPr="00000000" w14:paraId="00001912">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streamer-LUT-RAM-rollover event flag.</w:t>
      </w:r>
    </w:p>
    <w:p w:rsidR="00000000" w:rsidDel="00000000" w:rsidP="00000000" w:rsidRDefault="00000000" w:rsidRPr="00000000" w14:paraId="00001913">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POLLXRL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14">
      <w:pPr>
        <w:spacing w:before="40" w:lineRule="auto"/>
        <w:rPr/>
      </w:pPr>
      <w:r w:rsidDel="00000000" w:rsidR="00000000" w:rsidRPr="00000000">
        <w:rPr>
          <w:b w:val="1"/>
          <w:rtl w:val="0"/>
        </w:rPr>
        <w:t xml:space="preserve">Result:</w:t>
      </w:r>
      <w:r w:rsidDel="00000000" w:rsidR="00000000" w:rsidRPr="00000000">
        <w:rPr>
          <w:rtl w:val="0"/>
        </w:rPr>
        <w:t xml:space="preserve"> Streamer-LUT-RAM-rollover event flag is optionally copied into C and/or Z, then it is cleared.</w:t>
      </w:r>
    </w:p>
    <w:p w:rsidR="00000000" w:rsidDel="00000000" w:rsidP="00000000" w:rsidRDefault="00000000" w:rsidRPr="00000000" w14:paraId="0000191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1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4">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5">
            <w:pPr>
              <w:widowControl w:val="0"/>
              <w:spacing w:after="0" w:line="240" w:lineRule="auto"/>
              <w:jc w:val="center"/>
              <w:rPr>
                <w:sz w:val="18"/>
                <w:szCs w:val="18"/>
              </w:rPr>
            </w:pPr>
            <w:r w:rsidDel="00000000" w:rsidR="00000000" w:rsidRPr="00000000">
              <w:rPr>
                <w:sz w:val="18"/>
                <w:szCs w:val="18"/>
                <w:rtl w:val="0"/>
              </w:rPr>
              <w:t xml:space="preserve">XRL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6">
            <w:pPr>
              <w:widowControl w:val="0"/>
              <w:spacing w:after="0" w:line="240" w:lineRule="auto"/>
              <w:jc w:val="center"/>
              <w:rPr>
                <w:sz w:val="18"/>
                <w:szCs w:val="18"/>
              </w:rPr>
            </w:pPr>
            <w:r w:rsidDel="00000000" w:rsidR="00000000" w:rsidRPr="00000000">
              <w:rPr>
                <w:sz w:val="18"/>
                <w:szCs w:val="18"/>
                <w:rtl w:val="0"/>
              </w:rPr>
              <w:t xml:space="preserve">XRLEvent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27">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928">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nesp1ncmao0z">
        <w:r w:rsidDel="00000000" w:rsidR="00000000" w:rsidRPr="00000000">
          <w:rPr>
            <w:rFonts w:ascii="Roboto Mono Medium" w:cs="Roboto Mono Medium" w:eastAsia="Roboto Mono Medium" w:hAnsi="Roboto Mono Medium"/>
            <w:color w:val="1155cc"/>
            <w:u w:val="single"/>
            <w:rtl w:val="0"/>
          </w:rPr>
          <w:t xml:space="preserve">WAITXRL</w:t>
        </w:r>
      </w:hyperlink>
      <w:r w:rsidDel="00000000" w:rsidR="00000000" w:rsidRPr="00000000">
        <w:rPr>
          <w:rtl w:val="0"/>
        </w:rPr>
        <w:t xml:space="preserve">, </w:t>
      </w:r>
      <w:hyperlink w:anchor="_43ntogxc32ez">
        <w:r w:rsidDel="00000000" w:rsidR="00000000" w:rsidRPr="00000000">
          <w:rPr>
            <w:rFonts w:ascii="Roboto Mono Medium" w:cs="Roboto Mono Medium" w:eastAsia="Roboto Mono Medium" w:hAnsi="Roboto Mono Medium"/>
            <w:color w:val="1155cc"/>
            <w:u w:val="single"/>
            <w:rtl w:val="0"/>
          </w:rPr>
          <w:t xml:space="preserve">JX</w:t>
        </w:r>
      </w:hyperlink>
      <w:hyperlink w:anchor="_43ntogxc32ez">
        <w:r w:rsidDel="00000000" w:rsidR="00000000" w:rsidRPr="00000000">
          <w:rPr>
            <w:rFonts w:ascii="Roboto Mono Medium" w:cs="Roboto Mono Medium" w:eastAsia="Roboto Mono Medium" w:hAnsi="Roboto Mono Medium"/>
            <w:color w:val="1155cc"/>
            <w:u w:val="single"/>
            <w:rtl w:val="0"/>
          </w:rPr>
          <w:t xml:space="preserve">RL</w:t>
        </w:r>
      </w:hyperlink>
      <w:r w:rsidDel="00000000" w:rsidR="00000000" w:rsidRPr="00000000">
        <w:rPr>
          <w:rtl w:val="0"/>
        </w:rPr>
        <w:t xml:space="preserve">, and </w:t>
      </w:r>
      <w:hyperlink w:anchor="_43ntogxc32ez">
        <w:r w:rsidDel="00000000" w:rsidR="00000000" w:rsidRPr="00000000">
          <w:rPr>
            <w:rFonts w:ascii="Roboto Mono Medium" w:cs="Roboto Mono Medium" w:eastAsia="Roboto Mono Medium" w:hAnsi="Roboto Mono Medium"/>
            <w:color w:val="1155cc"/>
            <w:u w:val="single"/>
            <w:rtl w:val="0"/>
          </w:rPr>
          <w:t xml:space="preserve">JN</w:t>
        </w:r>
      </w:hyperlink>
      <w:hyperlink w:anchor="_43ntogxc32ez">
        <w:r w:rsidDel="00000000" w:rsidR="00000000" w:rsidRPr="00000000">
          <w:rPr>
            <w:rFonts w:ascii="Roboto Mono Medium" w:cs="Roboto Mono Medium" w:eastAsia="Roboto Mono Medium" w:hAnsi="Roboto Mono Medium"/>
            <w:color w:val="1155cc"/>
            <w:u w:val="single"/>
            <w:rtl w:val="0"/>
          </w:rPr>
          <w:t xml:space="preserve">XRL</w:t>
        </w:r>
      </w:hyperlink>
      <w:r w:rsidDel="00000000" w:rsidR="00000000" w:rsidRPr="00000000">
        <w:rPr>
          <w:rtl w:val="0"/>
        </w:rPr>
      </w:r>
    </w:p>
    <w:p w:rsidR="00000000" w:rsidDel="00000000" w:rsidP="00000000" w:rsidRDefault="00000000" w:rsidRPr="00000000" w14:paraId="00001929">
      <w:pPr>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192A">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92B">
      <w:pPr>
        <w:rPr/>
      </w:pPr>
      <w:r w:rsidDel="00000000" w:rsidR="00000000" w:rsidRPr="00000000">
        <w:rPr>
          <w:rFonts w:ascii="Roboto Mono Medium" w:cs="Roboto Mono Medium" w:eastAsia="Roboto Mono Medium" w:hAnsi="Roboto Mono Medium"/>
          <w:rtl w:val="0"/>
        </w:rPr>
        <w:t xml:space="preserve">POLLXRL</w:t>
      </w:r>
      <w:r w:rsidDel="00000000" w:rsidR="00000000" w:rsidRPr="00000000">
        <w:rPr>
          <w:rtl w:val="0"/>
        </w:rPr>
        <w:t xml:space="preserve"> copies the state of the streamer-LUT-RAM-rollover event flag into C and/or Z and then clears the flag (unless it's being set again by the event sensor).</w:t>
      </w:r>
    </w:p>
    <w:p w:rsidR="00000000" w:rsidDel="00000000" w:rsidP="00000000" w:rsidRDefault="00000000" w:rsidRPr="00000000" w14:paraId="0000192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streamer-LUT-RAM- rollover event flag prior to clearing it.</w:t>
      </w:r>
    </w:p>
    <w:p w:rsidR="00000000" w:rsidDel="00000000" w:rsidP="00000000" w:rsidRDefault="00000000" w:rsidRPr="00000000" w14:paraId="0000192D">
      <w:pPr>
        <w:rPr/>
      </w:pPr>
      <w:r w:rsidDel="00000000" w:rsidR="00000000" w:rsidRPr="00000000">
        <w:rPr>
          <w:rtl w:val="0"/>
        </w:rPr>
        <w:t xml:space="preserve">The streamer-LUT-RAM-rollover event flag is set </w:t>
      </w:r>
      <w:r w:rsidDel="00000000" w:rsidR="00000000" w:rsidRPr="00000000">
        <w:rPr>
          <w:rtl w:val="0"/>
        </w:rPr>
        <w:t xml:space="preserve">whenever location</w:t>
      </w:r>
      <w:r w:rsidDel="00000000" w:rsidR="00000000" w:rsidRPr="00000000">
        <w:rPr>
          <w:rtl w:val="0"/>
        </w:rPr>
        <w:t xml:space="preserve"> $1FF of the Lookup RAM is read by the streamer.  The streamer-LUT-RAM-rollover event flag is cleared upon cog start or upon execution of </w:t>
      </w:r>
      <w:r w:rsidDel="00000000" w:rsidR="00000000" w:rsidRPr="00000000">
        <w:rPr>
          <w:rFonts w:ascii="Roboto Mono Medium" w:cs="Roboto Mono Medium" w:eastAsia="Roboto Mono Medium" w:hAnsi="Roboto Mono Medium"/>
          <w:rtl w:val="0"/>
        </w:rPr>
        <w:t xml:space="preserve">POLLXRL</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WAITXRL</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w:t>
      </w:r>
      <w:r w:rsidDel="00000000" w:rsidR="00000000" w:rsidRPr="00000000">
        <w:rPr>
          <w:rFonts w:ascii="Roboto Mono Medium" w:cs="Roboto Mono Medium" w:eastAsia="Roboto Mono Medium" w:hAnsi="Roboto Mono Medium"/>
          <w:rtl w:val="0"/>
        </w:rPr>
        <w:t xml:space="preserve">RL</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 instructions.</w:t>
      </w:r>
    </w:p>
    <w:p w:rsidR="00000000" w:rsidDel="00000000" w:rsidP="00000000" w:rsidRDefault="00000000" w:rsidRPr="00000000" w14:paraId="0000192E">
      <w:pPr>
        <w:pStyle w:val="Heading2"/>
        <w:rPr>
          <w:i w:val="1"/>
          <w:highlight w:val="yellow"/>
        </w:rPr>
      </w:pPr>
      <w:bookmarkStart w:colFirst="0" w:colLast="0" w:name="_n123uusqspjd" w:id="284"/>
      <w:bookmarkEnd w:id="284"/>
      <w:r w:rsidDel="00000000" w:rsidR="00000000" w:rsidRPr="00000000">
        <w:rPr>
          <w:rtl w:val="0"/>
        </w:rPr>
        <w:t xml:space="preserve">POLLXRO</w:t>
      </w:r>
      <w:r w:rsidDel="00000000" w:rsidR="00000000" w:rsidRPr="00000000">
        <w:rPr>
          <w:rtl w:val="0"/>
        </w:rPr>
      </w:r>
    </w:p>
    <w:p w:rsidR="00000000" w:rsidDel="00000000" w:rsidP="00000000" w:rsidRDefault="00000000" w:rsidRPr="00000000" w14:paraId="0000192F">
      <w:pPr>
        <w:spacing w:after="0" w:lineRule="auto"/>
        <w:rPr/>
      </w:pPr>
      <w:r w:rsidDel="00000000" w:rsidR="00000000" w:rsidRPr="00000000">
        <w:rPr>
          <w:rtl w:val="0"/>
        </w:rPr>
        <w:t xml:space="preserve">Poll streamer rollover NCO</w:t>
      </w:r>
      <w:r w:rsidDel="00000000" w:rsidR="00000000" w:rsidRPr="00000000">
        <w:rPr>
          <w:rtl w:val="0"/>
        </w:rPr>
      </w:r>
    </w:p>
    <w:p w:rsidR="00000000" w:rsidDel="00000000" w:rsidP="00000000" w:rsidRDefault="00000000" w:rsidRPr="00000000" w14:paraId="00001930">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Retrieve and clear streamer-NCO-rollover event flag.</w:t>
      </w:r>
    </w:p>
    <w:p w:rsidR="00000000" w:rsidDel="00000000" w:rsidP="00000000" w:rsidRDefault="00000000" w:rsidRPr="00000000" w14:paraId="00001931">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POLLXRO</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932">
      <w:pPr>
        <w:spacing w:before="40" w:lineRule="auto"/>
        <w:rPr/>
      </w:pPr>
      <w:r w:rsidDel="00000000" w:rsidR="00000000" w:rsidRPr="00000000">
        <w:rPr>
          <w:b w:val="1"/>
          <w:rtl w:val="0"/>
        </w:rPr>
        <w:t xml:space="preserve">Result:</w:t>
      </w:r>
      <w:r w:rsidDel="00000000" w:rsidR="00000000" w:rsidRPr="00000000">
        <w:rPr>
          <w:rtl w:val="0"/>
        </w:rPr>
        <w:t xml:space="preserve"> Streamer-NCO-rollover event flag is optionally copied into C and/or Z, then it is cleared.</w:t>
      </w:r>
    </w:p>
    <w:p w:rsidR="00000000" w:rsidDel="00000000" w:rsidP="00000000" w:rsidRDefault="00000000" w:rsidRPr="00000000" w14:paraId="00001933">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3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3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3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3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4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4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42">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43">
            <w:pPr>
              <w:widowControl w:val="0"/>
              <w:spacing w:after="0" w:line="240" w:lineRule="auto"/>
              <w:jc w:val="center"/>
              <w:rPr>
                <w:sz w:val="18"/>
                <w:szCs w:val="18"/>
              </w:rPr>
            </w:pPr>
            <w:r w:rsidDel="00000000" w:rsidR="00000000" w:rsidRPr="00000000">
              <w:rPr>
                <w:sz w:val="18"/>
                <w:szCs w:val="18"/>
                <w:rtl w:val="0"/>
              </w:rPr>
              <w:t xml:space="preserve">XRO Event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44">
            <w:pPr>
              <w:widowControl w:val="0"/>
              <w:spacing w:after="0" w:line="240" w:lineRule="auto"/>
              <w:jc w:val="center"/>
              <w:rPr>
                <w:sz w:val="18"/>
                <w:szCs w:val="18"/>
              </w:rPr>
            </w:pPr>
            <w:r w:rsidDel="00000000" w:rsidR="00000000" w:rsidRPr="00000000">
              <w:rPr>
                <w:sz w:val="18"/>
                <w:szCs w:val="18"/>
                <w:rtl w:val="0"/>
              </w:rPr>
              <w:t xml:space="preserve">XRO Event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45">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946">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y7dswdrnedgw">
        <w:r w:rsidDel="00000000" w:rsidR="00000000" w:rsidRPr="00000000">
          <w:rPr>
            <w:rFonts w:ascii="Roboto Mono Medium" w:cs="Roboto Mono Medium" w:eastAsia="Roboto Mono Medium" w:hAnsi="Roboto Mono Medium"/>
            <w:color w:val="1155cc"/>
            <w:u w:val="single"/>
            <w:rtl w:val="0"/>
          </w:rPr>
          <w:t xml:space="preserve">WAITXRO</w:t>
        </w:r>
      </w:hyperlink>
      <w:r w:rsidDel="00000000" w:rsidR="00000000" w:rsidRPr="00000000">
        <w:rPr>
          <w:rtl w:val="0"/>
        </w:rPr>
        <w:t xml:space="preserve">, </w:t>
      </w:r>
      <w:hyperlink w:anchor="_gut56vubumxk">
        <w:r w:rsidDel="00000000" w:rsidR="00000000" w:rsidRPr="00000000">
          <w:rPr>
            <w:rFonts w:ascii="Roboto Mono Medium" w:cs="Roboto Mono Medium" w:eastAsia="Roboto Mono Medium" w:hAnsi="Roboto Mono Medium"/>
            <w:color w:val="1155cc"/>
            <w:u w:val="single"/>
            <w:rtl w:val="0"/>
          </w:rPr>
          <w:t xml:space="preserve">JX</w:t>
        </w:r>
      </w:hyperlink>
      <w:hyperlink w:anchor="_gut56vubumxk">
        <w:r w:rsidDel="00000000" w:rsidR="00000000" w:rsidRPr="00000000">
          <w:rPr>
            <w:rFonts w:ascii="Roboto Mono Medium" w:cs="Roboto Mono Medium" w:eastAsia="Roboto Mono Medium" w:hAnsi="Roboto Mono Medium"/>
            <w:color w:val="1155cc"/>
            <w:u w:val="single"/>
            <w:rtl w:val="0"/>
          </w:rPr>
          <w:t xml:space="preserve">RO</w:t>
        </w:r>
      </w:hyperlink>
      <w:r w:rsidDel="00000000" w:rsidR="00000000" w:rsidRPr="00000000">
        <w:rPr>
          <w:rtl w:val="0"/>
        </w:rPr>
        <w:t xml:space="preserve">, and </w:t>
      </w:r>
      <w:hyperlink w:anchor="_gut56vubumxk">
        <w:r w:rsidDel="00000000" w:rsidR="00000000" w:rsidRPr="00000000">
          <w:rPr>
            <w:rFonts w:ascii="Roboto Mono Medium" w:cs="Roboto Mono Medium" w:eastAsia="Roboto Mono Medium" w:hAnsi="Roboto Mono Medium"/>
            <w:color w:val="1155cc"/>
            <w:u w:val="single"/>
            <w:rtl w:val="0"/>
          </w:rPr>
          <w:t xml:space="preserve">JNXRO</w:t>
        </w:r>
      </w:hyperlink>
      <w:r w:rsidDel="00000000" w:rsidR="00000000" w:rsidRPr="00000000">
        <w:rPr>
          <w:rtl w:val="0"/>
        </w:rPr>
      </w:r>
    </w:p>
    <w:p w:rsidR="00000000" w:rsidDel="00000000" w:rsidP="00000000" w:rsidRDefault="00000000" w:rsidRPr="00000000" w14:paraId="00001947">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948">
      <w:pPr>
        <w:rPr/>
      </w:pPr>
      <w:r w:rsidDel="00000000" w:rsidR="00000000" w:rsidRPr="00000000">
        <w:rPr>
          <w:rFonts w:ascii="Roboto Mono Medium" w:cs="Roboto Mono Medium" w:eastAsia="Roboto Mono Medium" w:hAnsi="Roboto Mono Medium"/>
          <w:rtl w:val="0"/>
        </w:rPr>
        <w:t xml:space="preserve">POLLXRO</w:t>
      </w:r>
      <w:r w:rsidDel="00000000" w:rsidR="00000000" w:rsidRPr="00000000">
        <w:rPr>
          <w:rtl w:val="0"/>
        </w:rPr>
        <w:t xml:space="preserve"> copies the state of the streamer NCO rollover event flag into C and/or Z and then clears the flag (unless it's being set again by the event sensor).</w:t>
      </w:r>
    </w:p>
    <w:p w:rsidR="00000000" w:rsidDel="00000000" w:rsidP="00000000" w:rsidRDefault="00000000" w:rsidRPr="00000000" w14:paraId="0000194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and/or Z flag is updated to the state of the streamer-NCO- rollover event flag prior to clearing it.  </w:t>
      </w:r>
    </w:p>
    <w:p w:rsidR="00000000" w:rsidDel="00000000" w:rsidP="00000000" w:rsidRDefault="00000000" w:rsidRPr="00000000" w14:paraId="000019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streamer-NCO-rollover event flag is set </w:t>
      </w:r>
      <w:r w:rsidDel="00000000" w:rsidR="00000000" w:rsidRPr="00000000">
        <w:rPr>
          <w:rtl w:val="0"/>
        </w:rPr>
        <w:t xml:space="preserve">whenever </w:t>
      </w:r>
      <w:r w:rsidDel="00000000" w:rsidR="00000000" w:rsidRPr="00000000">
        <w:rPr>
          <w:rtl w:val="0"/>
        </w:rPr>
        <w:t xml:space="preserve">the </w:t>
      </w:r>
      <w:r w:rsidDel="00000000" w:rsidR="00000000" w:rsidRPr="00000000">
        <w:rPr>
          <w:rtl w:val="0"/>
        </w:rPr>
        <w:t xml:space="preserve">streamer's numerically-controlled</w:t>
      </w:r>
      <w:r w:rsidDel="00000000" w:rsidR="00000000" w:rsidRPr="00000000">
        <w:rPr>
          <w:rtl w:val="0"/>
        </w:rPr>
        <w:t xml:space="preserve"> oscillator (NCO) rolls over.  The streamer-NCO-rollover event flag is cleared upon execution of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POLLXRO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WAITXRO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w:t>
      </w:r>
      <w:r w:rsidDel="00000000" w:rsidR="00000000" w:rsidRPr="00000000">
        <w:rPr>
          <w:rFonts w:ascii="Roboto Mono Medium" w:cs="Roboto Mono Medium" w:eastAsia="Roboto Mono Medium" w:hAnsi="Roboto Mono Medium"/>
          <w:rtl w:val="0"/>
        </w:rPr>
        <w:t xml:space="preserve">RO</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XRO</w:t>
      </w:r>
      <w:r w:rsidDel="00000000" w:rsidR="00000000" w:rsidRPr="00000000">
        <w:rPr>
          <w:rtl w:val="0"/>
        </w:rPr>
        <w:t xml:space="preserve"> instructions.</w:t>
      </w:r>
    </w:p>
    <w:p w:rsidR="00000000" w:rsidDel="00000000" w:rsidP="00000000" w:rsidRDefault="00000000" w:rsidRPr="00000000" w14:paraId="0000194B">
      <w:pPr>
        <w:pStyle w:val="Heading2"/>
        <w:rPr>
          <w:i w:val="1"/>
        </w:rPr>
      </w:pPr>
      <w:bookmarkStart w:colFirst="0" w:colLast="0" w:name="_75xnwhklnjzs" w:id="285"/>
      <w:bookmarkEnd w:id="285"/>
      <w:r w:rsidDel="00000000" w:rsidR="00000000" w:rsidRPr="00000000">
        <w:rPr>
          <w:rtl w:val="0"/>
        </w:rPr>
        <w:t xml:space="preserve">RCL</w:t>
      </w:r>
      <w:r w:rsidDel="00000000" w:rsidR="00000000" w:rsidRPr="00000000">
        <w:rPr>
          <w:rtl w:val="0"/>
        </w:rPr>
      </w:r>
    </w:p>
    <w:p w:rsidR="00000000" w:rsidDel="00000000" w:rsidP="00000000" w:rsidRDefault="00000000" w:rsidRPr="00000000" w14:paraId="0000194C">
      <w:pPr>
        <w:spacing w:after="0" w:lineRule="auto"/>
        <w:rPr/>
      </w:pPr>
      <w:r w:rsidDel="00000000" w:rsidR="00000000" w:rsidRPr="00000000">
        <w:rPr>
          <w:rtl w:val="0"/>
        </w:rPr>
        <w:t xml:space="preserve">Rotate carry left</w:t>
      </w:r>
    </w:p>
    <w:p w:rsidR="00000000" w:rsidDel="00000000" w:rsidP="00000000" w:rsidRDefault="00000000" w:rsidRPr="00000000" w14:paraId="0000194D">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carry flag left into value.</w:t>
      </w:r>
    </w:p>
    <w:p w:rsidR="00000000" w:rsidDel="00000000" w:rsidP="00000000" w:rsidRDefault="00000000" w:rsidRPr="00000000" w14:paraId="0000194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RCL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94F">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left by Src bits, inserting C as new LSBs.</w:t>
      </w:r>
    </w:p>
    <w:p w:rsidR="00000000" w:rsidDel="00000000" w:rsidP="00000000" w:rsidRDefault="00000000" w:rsidRPr="00000000" w14:paraId="00001950">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rotate carry left by Src bits.</w:t>
      </w:r>
    </w:p>
    <w:p w:rsidR="00000000" w:rsidDel="00000000" w:rsidP="00000000" w:rsidRDefault="00000000" w:rsidRPr="00000000" w14:paraId="00001951">
      <w:pPr>
        <w:numPr>
          <w:ilvl w:val="0"/>
          <w:numId w:val="1"/>
        </w:numPr>
        <w:spacing w:after="0" w:afterAutospacing="0"/>
        <w:ind w:left="720" w:hanging="360"/>
        <w:rPr/>
      </w:pPr>
      <w:r w:rsidDel="00000000" w:rsidR="00000000" w:rsidRPr="00000000">
        <w:rPr>
          <w:rtl w:val="0"/>
        </w:rPr>
        <w:t xml:space="preserve">Src is a register or 5-bit literal whose value indicates the number of bit positions to rotate.</w:t>
      </w:r>
    </w:p>
    <w:p w:rsidR="00000000" w:rsidDel="00000000" w:rsidP="00000000" w:rsidRDefault="00000000" w:rsidRPr="00000000" w14:paraId="0000195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5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5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5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6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6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62">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6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6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965">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shifted out if Src[4:0] &gt; 0, else C = Dest[31].</w:t>
      </w:r>
      <w:r w:rsidDel="00000000" w:rsidR="00000000" w:rsidRPr="00000000">
        <w:rPr>
          <w:rtl w:val="0"/>
        </w:rPr>
      </w:r>
    </w:p>
    <w:p w:rsidR="00000000" w:rsidDel="00000000" w:rsidP="00000000" w:rsidRDefault="00000000" w:rsidRPr="00000000" w14:paraId="0000196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967">
      <w:pPr>
        <w:rPr/>
      </w:pPr>
      <w:r w:rsidDel="00000000" w:rsidR="00000000" w:rsidRPr="00000000">
        <w:rPr>
          <w:rFonts w:ascii="Roboto Mono Medium" w:cs="Roboto Mono Medium" w:eastAsia="Roboto Mono Medium" w:hAnsi="Roboto Mono Medium"/>
          <w:rtl w:val="0"/>
        </w:rPr>
        <w:t xml:space="preserve">RCL</w:t>
      </w:r>
      <w:r w:rsidDel="00000000" w:rsidR="00000000" w:rsidRPr="00000000">
        <w:rPr>
          <w:rtl w:val="0"/>
        </w:rPr>
        <w:t xml:space="preserve"> shifts </w:t>
      </w:r>
      <w:r w:rsidDel="00000000" w:rsidR="00000000" w:rsidRPr="00000000">
        <w:rPr>
          <w:rtl w:val="0"/>
        </w:rPr>
        <w:t xml:space="preserve">Dest's</w:t>
      </w:r>
      <w:r w:rsidDel="00000000" w:rsidR="00000000" w:rsidRPr="00000000">
        <w:rPr>
          <w:rtl w:val="0"/>
        </w:rPr>
        <w:t xml:space="preserve"> binary value left by Src places (0–31 bits) and sets the new LSBs to C.</w:t>
      </w:r>
    </w:p>
    <w:p w:rsidR="00000000" w:rsidDel="00000000" w:rsidP="00000000" w:rsidRDefault="00000000" w:rsidRPr="00000000" w14:paraId="0000196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shifted out if Src is 1–31, or to Dest[31] if Src is 0.</w:t>
      </w:r>
    </w:p>
    <w:p w:rsidR="00000000" w:rsidDel="00000000" w:rsidP="00000000" w:rsidRDefault="00000000" w:rsidRPr="00000000" w14:paraId="0000196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96A">
      <w:pPr>
        <w:pStyle w:val="Heading2"/>
        <w:rPr>
          <w:i w:val="1"/>
        </w:rPr>
      </w:pPr>
      <w:bookmarkStart w:colFirst="0" w:colLast="0" w:name="_fbag5uwbvmwv" w:id="286"/>
      <w:bookmarkEnd w:id="286"/>
      <w:r w:rsidDel="00000000" w:rsidR="00000000" w:rsidRPr="00000000">
        <w:rPr>
          <w:rtl w:val="0"/>
        </w:rPr>
        <w:t xml:space="preserve">RCR</w:t>
      </w:r>
      <w:r w:rsidDel="00000000" w:rsidR="00000000" w:rsidRPr="00000000">
        <w:rPr>
          <w:rtl w:val="0"/>
        </w:rPr>
      </w:r>
    </w:p>
    <w:p w:rsidR="00000000" w:rsidDel="00000000" w:rsidP="00000000" w:rsidRDefault="00000000" w:rsidRPr="00000000" w14:paraId="0000196B">
      <w:pPr>
        <w:spacing w:after="0" w:lineRule="auto"/>
        <w:rPr/>
      </w:pPr>
      <w:r w:rsidDel="00000000" w:rsidR="00000000" w:rsidRPr="00000000">
        <w:rPr>
          <w:rtl w:val="0"/>
        </w:rPr>
        <w:t xml:space="preserve">Rotate carry right</w:t>
      </w:r>
    </w:p>
    <w:p w:rsidR="00000000" w:rsidDel="00000000" w:rsidP="00000000" w:rsidRDefault="00000000" w:rsidRPr="00000000" w14:paraId="0000196C">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carry flag right into value.</w:t>
      </w:r>
    </w:p>
    <w:p w:rsidR="00000000" w:rsidDel="00000000" w:rsidP="00000000" w:rsidRDefault="00000000" w:rsidRPr="00000000" w14:paraId="0000196D">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RCR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96E">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right by Src bits, inserting C as new MSBs.</w:t>
      </w:r>
    </w:p>
    <w:p w:rsidR="00000000" w:rsidDel="00000000" w:rsidP="00000000" w:rsidRDefault="00000000" w:rsidRPr="00000000" w14:paraId="0000196F">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rotate carry right by Src bits.</w:t>
      </w:r>
    </w:p>
    <w:p w:rsidR="00000000" w:rsidDel="00000000" w:rsidP="00000000" w:rsidRDefault="00000000" w:rsidRPr="00000000" w14:paraId="00001970">
      <w:pPr>
        <w:numPr>
          <w:ilvl w:val="0"/>
          <w:numId w:val="1"/>
        </w:numPr>
        <w:spacing w:after="0" w:afterAutospacing="0"/>
        <w:ind w:left="720" w:hanging="360"/>
      </w:pPr>
      <w:r w:rsidDel="00000000" w:rsidR="00000000" w:rsidRPr="00000000">
        <w:rPr>
          <w:rtl w:val="0"/>
        </w:rPr>
        <w:t xml:space="preserve">Src is a register or 5-bit literal whose value indicates the number of bit positions to rotate.</w:t>
      </w:r>
    </w:p>
    <w:p w:rsidR="00000000" w:rsidDel="00000000" w:rsidP="00000000" w:rsidRDefault="00000000" w:rsidRPr="00000000" w14:paraId="00001971">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2">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3">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4">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5">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6">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7">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8">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9">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7A">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7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7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7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7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80">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81">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82">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8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984">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shifted out if Src[4:0] &gt; 0, else C = Dest[0].</w:t>
      </w:r>
      <w:r w:rsidDel="00000000" w:rsidR="00000000" w:rsidRPr="00000000">
        <w:rPr>
          <w:rtl w:val="0"/>
        </w:rPr>
      </w:r>
    </w:p>
    <w:p w:rsidR="00000000" w:rsidDel="00000000" w:rsidP="00000000" w:rsidRDefault="00000000" w:rsidRPr="00000000" w14:paraId="0000198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986">
      <w:pPr>
        <w:rPr/>
      </w:pPr>
      <w:r w:rsidDel="00000000" w:rsidR="00000000" w:rsidRPr="00000000">
        <w:rPr>
          <w:rFonts w:ascii="Roboto Mono Medium" w:cs="Roboto Mono Medium" w:eastAsia="Roboto Mono Medium" w:hAnsi="Roboto Mono Medium"/>
          <w:rtl w:val="0"/>
        </w:rPr>
        <w:t xml:space="preserve">RCR</w:t>
      </w:r>
      <w:r w:rsidDel="00000000" w:rsidR="00000000" w:rsidRPr="00000000">
        <w:rPr>
          <w:rtl w:val="0"/>
        </w:rPr>
        <w:t xml:space="preserve"> shifts </w:t>
      </w:r>
      <w:r w:rsidDel="00000000" w:rsidR="00000000" w:rsidRPr="00000000">
        <w:rPr>
          <w:rtl w:val="0"/>
        </w:rPr>
        <w:t xml:space="preserve">Dest's</w:t>
      </w:r>
      <w:r w:rsidDel="00000000" w:rsidR="00000000" w:rsidRPr="00000000">
        <w:rPr>
          <w:rtl w:val="0"/>
        </w:rPr>
        <w:t xml:space="preserve"> binary value right by Src places (0–31 bits) and sets the new MSBs to C.</w:t>
      </w:r>
    </w:p>
    <w:p w:rsidR="00000000" w:rsidDel="00000000" w:rsidP="00000000" w:rsidRDefault="00000000" w:rsidRPr="00000000" w14:paraId="00001987">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shifted out if Src is 1–31, or to Dest[0] if Src is 0.</w:t>
      </w:r>
    </w:p>
    <w:p w:rsidR="00000000" w:rsidDel="00000000" w:rsidP="00000000" w:rsidRDefault="00000000" w:rsidRPr="00000000" w14:paraId="0000198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989">
      <w:pPr>
        <w:pStyle w:val="Heading2"/>
        <w:rPr>
          <w:i w:val="1"/>
        </w:rPr>
      </w:pPr>
      <w:bookmarkStart w:colFirst="0" w:colLast="0" w:name="_bl2w5tdjasam" w:id="287"/>
      <w:bookmarkEnd w:id="287"/>
      <w:r w:rsidDel="00000000" w:rsidR="00000000" w:rsidRPr="00000000">
        <w:rPr>
          <w:rtl w:val="0"/>
        </w:rPr>
        <w:t xml:space="preserve">RCZL</w:t>
      </w:r>
      <w:r w:rsidDel="00000000" w:rsidR="00000000" w:rsidRPr="00000000">
        <w:rPr>
          <w:rtl w:val="0"/>
        </w:rPr>
      </w:r>
    </w:p>
    <w:p w:rsidR="00000000" w:rsidDel="00000000" w:rsidP="00000000" w:rsidRDefault="00000000" w:rsidRPr="00000000" w14:paraId="0000198A">
      <w:pPr>
        <w:spacing w:after="0" w:lineRule="auto"/>
        <w:rPr/>
      </w:pPr>
      <w:r w:rsidDel="00000000" w:rsidR="00000000" w:rsidRPr="00000000">
        <w:rPr>
          <w:rtl w:val="0"/>
        </w:rPr>
        <w:t xml:space="preserve">Rotate carry and zero left</w:t>
      </w:r>
    </w:p>
    <w:p w:rsidR="00000000" w:rsidDel="00000000" w:rsidP="00000000" w:rsidRDefault="00000000" w:rsidRPr="00000000" w14:paraId="0000198B">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carry and zero flags left into value (2-bit rotate left).</w:t>
      </w:r>
    </w:p>
    <w:p w:rsidR="00000000" w:rsidDel="00000000" w:rsidP="00000000" w:rsidRDefault="00000000" w:rsidRPr="00000000" w14:paraId="0000198C">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RCZL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98D">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left by two places and C and Z are inserted as new LSBs.</w:t>
      </w:r>
    </w:p>
    <w:p w:rsidR="00000000" w:rsidDel="00000000" w:rsidP="00000000" w:rsidRDefault="00000000" w:rsidRPr="00000000" w14:paraId="0000198E">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rotate the carry and zero flags left into.</w:t>
      </w:r>
    </w:p>
    <w:p w:rsidR="00000000" w:rsidDel="00000000" w:rsidP="00000000" w:rsidRDefault="00000000" w:rsidRPr="00000000" w14:paraId="0000198F">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3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0">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1">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2">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3">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4">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5">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6">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7">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98">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001101011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E">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9F">
            <w:pPr>
              <w:widowControl w:val="0"/>
              <w:spacing w:after="0" w:line="240" w:lineRule="auto"/>
              <w:jc w:val="center"/>
              <w:rPr>
                <w:sz w:val="18"/>
                <w:szCs w:val="18"/>
                <w:vertAlign w:val="superscript"/>
              </w:rPr>
            </w:pPr>
            <w:r w:rsidDel="00000000" w:rsidR="00000000" w:rsidRPr="00000000">
              <w:rPr>
                <w:sz w:val="18"/>
                <w:szCs w:val="18"/>
                <w:rtl w:val="0"/>
              </w:rPr>
              <w:t xml:space="preserve">D[31]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A0">
            <w:pPr>
              <w:widowControl w:val="0"/>
              <w:spacing w:after="0" w:line="240" w:lineRule="auto"/>
              <w:jc w:val="center"/>
              <w:rPr>
                <w:sz w:val="18"/>
                <w:szCs w:val="18"/>
              </w:rPr>
            </w:pPr>
            <w:r w:rsidDel="00000000" w:rsidR="00000000" w:rsidRPr="00000000">
              <w:rPr>
                <w:sz w:val="18"/>
                <w:szCs w:val="18"/>
                <w:rtl w:val="0"/>
              </w:rPr>
              <w:t xml:space="preserve">D[30]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A1">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9A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9A3">
      <w:pPr>
        <w:rPr/>
      </w:pPr>
      <w:r w:rsidDel="00000000" w:rsidR="00000000" w:rsidRPr="00000000">
        <w:rPr>
          <w:rFonts w:ascii="Roboto Mono Medium" w:cs="Roboto Mono Medium" w:eastAsia="Roboto Mono Medium" w:hAnsi="Roboto Mono Medium"/>
          <w:rtl w:val="0"/>
        </w:rPr>
        <w:t xml:space="preserve">RCZL</w:t>
      </w:r>
      <w:r w:rsidDel="00000000" w:rsidR="00000000" w:rsidRPr="00000000">
        <w:rPr>
          <w:rtl w:val="0"/>
        </w:rPr>
        <w:t xml:space="preserve"> shifts </w:t>
      </w:r>
      <w:r w:rsidDel="00000000" w:rsidR="00000000" w:rsidRPr="00000000">
        <w:rPr>
          <w:rtl w:val="0"/>
        </w:rPr>
        <w:t xml:space="preserve">Dest's</w:t>
      </w:r>
      <w:r w:rsidDel="00000000" w:rsidR="00000000" w:rsidRPr="00000000">
        <w:rPr>
          <w:rtl w:val="0"/>
        </w:rPr>
        <w:t xml:space="preserve"> binary </w:t>
      </w:r>
      <w:r w:rsidDel="00000000" w:rsidR="00000000" w:rsidRPr="00000000">
        <w:rPr>
          <w:rtl w:val="0"/>
        </w:rPr>
        <w:t xml:space="preserve">value left by</w:t>
      </w:r>
      <w:r w:rsidDel="00000000" w:rsidR="00000000" w:rsidRPr="00000000">
        <w:rPr>
          <w:rtl w:val="0"/>
        </w:rPr>
        <w:t xml:space="preserve"> two places and sets Dest[1] to C and Dest[0] to Z.</w:t>
      </w:r>
    </w:p>
    <w:p w:rsidR="00000000" w:rsidDel="00000000" w:rsidP="00000000" w:rsidRDefault="00000000" w:rsidRPr="00000000" w14:paraId="000019A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original Dest[31] state.</w:t>
      </w:r>
    </w:p>
    <w:p w:rsidR="00000000" w:rsidDel="00000000" w:rsidP="00000000" w:rsidRDefault="00000000" w:rsidRPr="00000000" w14:paraId="000019A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w:t>
      </w:r>
      <w:r w:rsidDel="00000000" w:rsidR="00000000" w:rsidRPr="00000000">
        <w:rPr>
          <w:rtl w:val="0"/>
        </w:rPr>
        <w:t xml:space="preserve">Z is flag</w:t>
      </w:r>
      <w:r w:rsidDel="00000000" w:rsidR="00000000" w:rsidRPr="00000000">
        <w:rPr>
          <w:rtl w:val="0"/>
        </w:rPr>
        <w:t xml:space="preserve"> is updated to the original Dest[30] state.</w:t>
      </w:r>
    </w:p>
    <w:p w:rsidR="00000000" w:rsidDel="00000000" w:rsidP="00000000" w:rsidRDefault="00000000" w:rsidRPr="00000000" w14:paraId="000019A6">
      <w:pPr>
        <w:pStyle w:val="Heading2"/>
        <w:rPr>
          <w:i w:val="1"/>
        </w:rPr>
      </w:pPr>
      <w:bookmarkStart w:colFirst="0" w:colLast="0" w:name="_efvpakcsdenq" w:id="288"/>
      <w:bookmarkEnd w:id="288"/>
      <w:r w:rsidDel="00000000" w:rsidR="00000000" w:rsidRPr="00000000">
        <w:rPr>
          <w:rtl w:val="0"/>
        </w:rPr>
        <w:t xml:space="preserve">RCZR</w:t>
      </w:r>
      <w:r w:rsidDel="00000000" w:rsidR="00000000" w:rsidRPr="00000000">
        <w:rPr>
          <w:rtl w:val="0"/>
        </w:rPr>
      </w:r>
    </w:p>
    <w:p w:rsidR="00000000" w:rsidDel="00000000" w:rsidP="00000000" w:rsidRDefault="00000000" w:rsidRPr="00000000" w14:paraId="000019A7">
      <w:pPr>
        <w:spacing w:after="0" w:lineRule="auto"/>
        <w:rPr/>
      </w:pPr>
      <w:r w:rsidDel="00000000" w:rsidR="00000000" w:rsidRPr="00000000">
        <w:rPr>
          <w:rtl w:val="0"/>
        </w:rPr>
        <w:t xml:space="preserve">Rotate carry and zero right</w:t>
      </w:r>
    </w:p>
    <w:p w:rsidR="00000000" w:rsidDel="00000000" w:rsidP="00000000" w:rsidRDefault="00000000" w:rsidRPr="00000000" w14:paraId="000019A8">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carry and zero flags right into value (2-bit rotate right).</w:t>
      </w:r>
    </w:p>
    <w:p w:rsidR="00000000" w:rsidDel="00000000" w:rsidP="00000000" w:rsidRDefault="00000000" w:rsidRPr="00000000" w14:paraId="000019A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RCZR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9AA">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right by two places and C and Z are inserted as new MSBs.</w:t>
      </w:r>
    </w:p>
    <w:p w:rsidR="00000000" w:rsidDel="00000000" w:rsidP="00000000" w:rsidRDefault="00000000" w:rsidRPr="00000000" w14:paraId="000019AB">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rotate the carry and zero flags right into.</w:t>
      </w:r>
    </w:p>
    <w:p w:rsidR="00000000" w:rsidDel="00000000" w:rsidP="00000000" w:rsidRDefault="00000000" w:rsidRPr="00000000" w14:paraId="000019AC">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4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A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A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A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B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B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B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B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B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9B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001101010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C">
            <w:pPr>
              <w:widowControl w:val="0"/>
              <w:spacing w:after="0" w:line="240" w:lineRule="auto"/>
              <w:jc w:val="center"/>
              <w:rPr>
                <w:sz w:val="18"/>
                <w:szCs w:val="18"/>
                <w:vertAlign w:val="superscript"/>
              </w:rPr>
            </w:pPr>
            <w:r w:rsidDel="00000000" w:rsidR="00000000" w:rsidRPr="00000000">
              <w:rPr>
                <w:sz w:val="18"/>
                <w:szCs w:val="18"/>
                <w:rtl w:val="0"/>
              </w:rPr>
              <w:t xml:space="preserve">D[1]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D">
            <w:pPr>
              <w:widowControl w:val="0"/>
              <w:spacing w:after="0" w:line="240" w:lineRule="auto"/>
              <w:jc w:val="center"/>
              <w:rPr>
                <w:sz w:val="18"/>
                <w:szCs w:val="18"/>
              </w:rPr>
            </w:pPr>
            <w:r w:rsidDel="00000000" w:rsidR="00000000" w:rsidRPr="00000000">
              <w:rPr>
                <w:sz w:val="18"/>
                <w:szCs w:val="18"/>
                <w:rtl w:val="0"/>
              </w:rPr>
              <w:t xml:space="preserve">D[0]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9B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9B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9C0">
      <w:pPr>
        <w:rPr/>
      </w:pPr>
      <w:r w:rsidDel="00000000" w:rsidR="00000000" w:rsidRPr="00000000">
        <w:rPr>
          <w:rFonts w:ascii="Roboto Mono Medium" w:cs="Roboto Mono Medium" w:eastAsia="Roboto Mono Medium" w:hAnsi="Roboto Mono Medium"/>
          <w:rtl w:val="0"/>
        </w:rPr>
        <w:t xml:space="preserve">RCZR</w:t>
      </w:r>
      <w:r w:rsidDel="00000000" w:rsidR="00000000" w:rsidRPr="00000000">
        <w:rPr>
          <w:rtl w:val="0"/>
        </w:rPr>
        <w:t xml:space="preserve"> shifts </w:t>
      </w:r>
      <w:r w:rsidDel="00000000" w:rsidR="00000000" w:rsidRPr="00000000">
        <w:rPr>
          <w:rtl w:val="0"/>
        </w:rPr>
        <w:t xml:space="preserve">Dest's</w:t>
      </w:r>
      <w:r w:rsidDel="00000000" w:rsidR="00000000" w:rsidRPr="00000000">
        <w:rPr>
          <w:rtl w:val="0"/>
        </w:rPr>
        <w:t xml:space="preserve"> binary </w:t>
      </w:r>
      <w:r w:rsidDel="00000000" w:rsidR="00000000" w:rsidRPr="00000000">
        <w:rPr>
          <w:rtl w:val="0"/>
        </w:rPr>
        <w:t xml:space="preserve">value right by</w:t>
      </w:r>
      <w:r w:rsidDel="00000000" w:rsidR="00000000" w:rsidRPr="00000000">
        <w:rPr>
          <w:rtl w:val="0"/>
        </w:rPr>
        <w:t xml:space="preserve"> two places and sets Dest[31] to C and Dest[30] to Z.</w:t>
      </w:r>
    </w:p>
    <w:p w:rsidR="00000000" w:rsidDel="00000000" w:rsidP="00000000" w:rsidRDefault="00000000" w:rsidRPr="00000000" w14:paraId="000019C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original Dest[1] state.</w:t>
      </w:r>
    </w:p>
    <w:p w:rsidR="00000000" w:rsidDel="00000000" w:rsidP="00000000" w:rsidRDefault="00000000" w:rsidRPr="00000000" w14:paraId="000019C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w:t>
      </w:r>
      <w:r w:rsidDel="00000000" w:rsidR="00000000" w:rsidRPr="00000000">
        <w:rPr>
          <w:rtl w:val="0"/>
        </w:rPr>
        <w:t xml:space="preserve">Z is flag</w:t>
      </w:r>
      <w:r w:rsidDel="00000000" w:rsidR="00000000" w:rsidRPr="00000000">
        <w:rPr>
          <w:rtl w:val="0"/>
        </w:rPr>
        <w:t xml:space="preserve"> is updated to the original Dest[0] state.</w:t>
      </w:r>
    </w:p>
    <w:p w:rsidR="00000000" w:rsidDel="00000000" w:rsidP="00000000" w:rsidRDefault="00000000" w:rsidRPr="00000000" w14:paraId="000019C3">
      <w:pPr>
        <w:pStyle w:val="Heading2"/>
        <w:pageBreakBefore w:val="0"/>
        <w:rPr/>
      </w:pPr>
      <w:bookmarkStart w:colFirst="0" w:colLast="0" w:name="_6ift2cu57w3u" w:id="289"/>
      <w:bookmarkEnd w:id="289"/>
      <w:r w:rsidDel="00000000" w:rsidR="00000000" w:rsidRPr="00000000">
        <w:rPr>
          <w:rtl w:val="0"/>
        </w:rPr>
        <w:t xml:space="preserve">Registers</w:t>
      </w:r>
      <w:r w:rsidDel="00000000" w:rsidR="00000000" w:rsidRPr="00000000">
        <w:rPr>
          <w:rtl w:val="0"/>
        </w:rPr>
      </w:r>
    </w:p>
    <w:p w:rsidR="00000000" w:rsidDel="00000000" w:rsidP="00000000" w:rsidRDefault="00000000" w:rsidRPr="00000000" w14:paraId="000019C4">
      <w:pPr>
        <w:rPr/>
      </w:pPr>
      <w:hyperlink w:anchor="_87ivzhp7ysag">
        <w:r w:rsidDel="00000000" w:rsidR="00000000" w:rsidRPr="00000000">
          <w:rPr>
            <w:b w:val="1"/>
            <w:color w:val="1155cc"/>
            <w:u w:val="single"/>
            <w:rtl w:val="0"/>
          </w:rPr>
          <w:t xml:space="preserve">Special Purpose Registers</w:t>
        </w:r>
      </w:hyperlink>
      <w:r w:rsidDel="00000000" w:rsidR="00000000" w:rsidRPr="00000000">
        <w:rPr>
          <w:b w:val="1"/>
          <w:rtl w:val="0"/>
        </w:rPr>
        <w:t xml:space="preserve"> -</w:t>
      </w:r>
      <w:r w:rsidDel="00000000" w:rsidR="00000000" w:rsidRPr="00000000">
        <w:rPr>
          <w:rtl w:val="0"/>
        </w:rPr>
        <w:t xml:space="preserve"> Rotate a byte left into a value.</w:t>
      </w:r>
    </w:p>
    <w:p w:rsidR="00000000" w:rsidDel="00000000" w:rsidP="00000000" w:rsidRDefault="00000000" w:rsidRPr="00000000" w14:paraId="000019C5">
      <w:pPr>
        <w:rPr/>
      </w:pPr>
      <w:r w:rsidDel="00000000" w:rsidR="00000000" w:rsidRPr="00000000">
        <w:rPr>
          <w:rtl w:val="0"/>
        </w:rPr>
        <w:t xml:space="preserve">Most Reg RAM registers are general-purpose (used for code and data) while a small set has a special purpose.</w:t>
      </w:r>
    </w:p>
    <w:tbl>
      <w:tblPr>
        <w:tblStyle w:val="Table141"/>
        <w:tblW w:w="10093.2857142857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2857142857142"/>
        <w:gridCol w:w="900"/>
        <w:gridCol w:w="2400"/>
        <w:gridCol w:w="6135"/>
        <w:tblGridChange w:id="0">
          <w:tblGrid>
            <w:gridCol w:w="658.2857142857142"/>
            <w:gridCol w:w="900"/>
            <w:gridCol w:w="2400"/>
            <w:gridCol w:w="6135"/>
          </w:tblGrid>
        </w:tblGridChange>
      </w:tblGrid>
      <w:tr>
        <w:trPr>
          <w:cantSplit w:val="0"/>
          <w:tblHeader w:val="0"/>
        </w:trPr>
        <w:tc>
          <w:tcPr>
            <w:shd w:fill="d9d9d9" w:val="clear"/>
            <w:tcMar>
              <w:top w:w="72.0" w:type="dxa"/>
              <w:left w:w="72.0" w:type="dxa"/>
              <w:bottom w:w="72.0" w:type="dxa"/>
              <w:right w:w="72.0" w:type="dxa"/>
            </w:tcMar>
            <w:vAlign w:val="top"/>
          </w:tcPr>
          <w:p w:rsidR="00000000" w:rsidDel="00000000" w:rsidP="00000000" w:rsidRDefault="00000000" w:rsidRPr="00000000" w14:paraId="000019C6">
            <w:pPr>
              <w:pStyle w:val="Subtitle"/>
              <w:widowControl w:val="0"/>
              <w:rPr>
                <w:b w:val="1"/>
              </w:rPr>
            </w:pPr>
            <w:bookmarkStart w:colFirst="0" w:colLast="0" w:name="_ivv2a1uycf62" w:id="290"/>
            <w:bookmarkEnd w:id="290"/>
            <w:r w:rsidDel="00000000" w:rsidR="00000000" w:rsidRPr="00000000">
              <w:rPr>
                <w:b w:val="1"/>
                <w:rtl w:val="0"/>
              </w:rPr>
              <w:t xml:space="preserve">Name</w:t>
            </w:r>
          </w:p>
        </w:tc>
        <w:tc>
          <w:tcPr>
            <w:shd w:fill="d9d9d9" w:val="clear"/>
            <w:tcMar>
              <w:top w:w="72.0" w:type="dxa"/>
              <w:left w:w="72.0" w:type="dxa"/>
              <w:bottom w:w="72.0" w:type="dxa"/>
              <w:right w:w="72.0" w:type="dxa"/>
            </w:tcMar>
            <w:vAlign w:val="top"/>
          </w:tcPr>
          <w:p w:rsidR="00000000" w:rsidDel="00000000" w:rsidP="00000000" w:rsidRDefault="00000000" w:rsidRPr="00000000" w14:paraId="000019C7">
            <w:pPr>
              <w:pStyle w:val="Subtitle"/>
              <w:widowControl w:val="0"/>
              <w:rPr>
                <w:b w:val="1"/>
              </w:rPr>
            </w:pPr>
            <w:bookmarkStart w:colFirst="0" w:colLast="0" w:name="_xwzoc03nk6dq" w:id="291"/>
            <w:bookmarkEnd w:id="291"/>
            <w:r w:rsidDel="00000000" w:rsidR="00000000" w:rsidRPr="00000000">
              <w:rPr>
                <w:b w:val="1"/>
                <w:rtl w:val="0"/>
              </w:rPr>
              <w:t xml:space="preserve">Address</w:t>
            </w:r>
          </w:p>
        </w:tc>
        <w:tc>
          <w:tcPr>
            <w:shd w:fill="d9d9d9" w:val="clear"/>
            <w:tcMar>
              <w:top w:w="72.0" w:type="dxa"/>
              <w:left w:w="72.0" w:type="dxa"/>
              <w:bottom w:w="72.0" w:type="dxa"/>
              <w:right w:w="72.0" w:type="dxa"/>
            </w:tcMar>
            <w:vAlign w:val="top"/>
          </w:tcPr>
          <w:p w:rsidR="00000000" w:rsidDel="00000000" w:rsidP="00000000" w:rsidRDefault="00000000" w:rsidRPr="00000000" w14:paraId="000019C8">
            <w:pPr>
              <w:pStyle w:val="Subtitle"/>
              <w:widowControl w:val="0"/>
              <w:rPr>
                <w:b w:val="1"/>
                <w:vertAlign w:val="superscript"/>
              </w:rPr>
            </w:pPr>
            <w:bookmarkStart w:colFirst="0" w:colLast="0" w:name="_xwzoc03nk6dq" w:id="291"/>
            <w:bookmarkEnd w:id="291"/>
            <w:r w:rsidDel="00000000" w:rsidR="00000000" w:rsidRPr="00000000">
              <w:rPr>
                <w:b w:val="1"/>
                <w:rtl w:val="0"/>
              </w:rPr>
              <w:t xml:space="preserve">Access</w:t>
            </w:r>
            <w:r w:rsidDel="00000000" w:rsidR="00000000" w:rsidRPr="00000000">
              <w:rPr>
                <w:b w:val="1"/>
                <w:vertAlign w:val="superscript"/>
                <w:rtl w:val="0"/>
              </w:rPr>
              <w:t xml:space="preserve">2</w:t>
            </w:r>
          </w:p>
        </w:tc>
        <w:tc>
          <w:tcPr>
            <w:shd w:fill="d9d9d9" w:val="clear"/>
            <w:tcMar>
              <w:top w:w="72.0" w:type="dxa"/>
              <w:left w:w="72.0" w:type="dxa"/>
              <w:bottom w:w="72.0" w:type="dxa"/>
              <w:right w:w="72.0" w:type="dxa"/>
            </w:tcMar>
            <w:vAlign w:val="top"/>
          </w:tcPr>
          <w:p w:rsidR="00000000" w:rsidDel="00000000" w:rsidP="00000000" w:rsidRDefault="00000000" w:rsidRPr="00000000" w14:paraId="000019C9">
            <w:pPr>
              <w:pStyle w:val="Subtitle"/>
              <w:widowControl w:val="0"/>
              <w:jc w:val="left"/>
              <w:rPr>
                <w:b w:val="1"/>
              </w:rPr>
            </w:pPr>
            <w:bookmarkStart w:colFirst="0" w:colLast="0" w:name="_pxog5qmpaqlx" w:id="292"/>
            <w:bookmarkEnd w:id="292"/>
            <w:r w:rsidDel="00000000" w:rsidR="00000000" w:rsidRPr="00000000">
              <w:rPr>
                <w:b w:val="1"/>
                <w:rtl w:val="0"/>
              </w:rPr>
              <w:t xml:space="preserve">Special Purpose</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CA">
            <w:pPr>
              <w:pStyle w:val="Subtitle"/>
              <w:widowControl w:val="0"/>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IJMP3</w:t>
            </w:r>
            <w:r w:rsidDel="00000000" w:rsidR="00000000" w:rsidRPr="00000000">
              <w:rPr>
                <w:rtl w:val="0"/>
              </w:rPr>
              <w:t xml:space="preserve">  </w:t>
            </w:r>
          </w:p>
        </w:tc>
        <w:tc>
          <w:tcPr>
            <w:shd w:fill="auto" w:val="clear"/>
            <w:tcMar>
              <w:top w:w="43.2" w:type="dxa"/>
              <w:left w:w="43.2" w:type="dxa"/>
              <w:bottom w:w="43.2" w:type="dxa"/>
              <w:right w:w="43.2" w:type="dxa"/>
            </w:tcMar>
            <w:vAlign w:val="center"/>
          </w:tcPr>
          <w:p w:rsidR="00000000" w:rsidDel="00000000" w:rsidP="00000000" w:rsidRDefault="00000000" w:rsidRPr="00000000" w14:paraId="000019CB">
            <w:pPr>
              <w:pStyle w:val="Subtitle"/>
              <w:widowControl w:val="0"/>
              <w:rPr>
                <w:vertAlign w:val="superscript"/>
              </w:rPr>
            </w:pPr>
            <w:bookmarkStart w:colFirst="0" w:colLast="0" w:name="_3e90myfgiqo7" w:id="293"/>
            <w:bookmarkEnd w:id="293"/>
            <w:r w:rsidDel="00000000" w:rsidR="00000000" w:rsidRPr="00000000">
              <w:rPr>
                <w:rtl w:val="0"/>
              </w:rPr>
              <w:t xml:space="preserve">$1F0</w:t>
            </w:r>
            <w:r w:rsidDel="00000000" w:rsidR="00000000" w:rsidRPr="00000000">
              <w:rPr>
                <w:vertAlign w:val="superscript"/>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19CC">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CD">
            <w:pPr>
              <w:pStyle w:val="Subtitle"/>
              <w:widowControl w:val="0"/>
              <w:jc w:val="left"/>
              <w:rPr/>
            </w:pPr>
            <w:bookmarkStart w:colFirst="0" w:colLast="0" w:name="_k7bh0w5k8exn" w:id="294"/>
            <w:bookmarkEnd w:id="294"/>
            <w:r w:rsidDel="00000000" w:rsidR="00000000" w:rsidRPr="00000000">
              <w:rPr>
                <w:rtl w:val="0"/>
              </w:rPr>
              <w:t xml:space="preserve"> Interrupt call address for INT3; set by code</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CE">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IRET3</w:t>
            </w:r>
          </w:p>
        </w:tc>
        <w:tc>
          <w:tcPr>
            <w:shd w:fill="auto" w:val="clear"/>
            <w:tcMar>
              <w:top w:w="43.2" w:type="dxa"/>
              <w:left w:w="43.2" w:type="dxa"/>
              <w:bottom w:w="43.2" w:type="dxa"/>
              <w:right w:w="43.2" w:type="dxa"/>
            </w:tcMar>
            <w:vAlign w:val="center"/>
          </w:tcPr>
          <w:p w:rsidR="00000000" w:rsidDel="00000000" w:rsidP="00000000" w:rsidRDefault="00000000" w:rsidRPr="00000000" w14:paraId="000019CF">
            <w:pPr>
              <w:pStyle w:val="Subtitle"/>
              <w:widowControl w:val="0"/>
              <w:rPr/>
            </w:pPr>
            <w:bookmarkStart w:colFirst="0" w:colLast="0" w:name="_3e90myfgiqo7" w:id="293"/>
            <w:bookmarkEnd w:id="293"/>
            <w:r w:rsidDel="00000000" w:rsidR="00000000" w:rsidRPr="00000000">
              <w:rPr>
                <w:rtl w:val="0"/>
              </w:rPr>
              <w:t xml:space="preserve">$1F1</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D0">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D1">
            <w:pPr>
              <w:pStyle w:val="Subtitle"/>
              <w:widowControl w:val="0"/>
              <w:jc w:val="left"/>
              <w:rPr/>
            </w:pPr>
            <w:bookmarkStart w:colFirst="0" w:colLast="0" w:name="_c58g77jvyyty" w:id="295"/>
            <w:bookmarkEnd w:id="295"/>
            <w:r w:rsidDel="00000000" w:rsidR="00000000" w:rsidRPr="00000000">
              <w:rPr>
                <w:rtl w:val="0"/>
              </w:rPr>
              <w:t xml:space="preserve"> Interrupt return address and C/Z flags for INT3; set by cog</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D2">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IJMP2</w:t>
            </w:r>
          </w:p>
        </w:tc>
        <w:tc>
          <w:tcPr>
            <w:shd w:fill="auto" w:val="clear"/>
            <w:tcMar>
              <w:top w:w="43.2" w:type="dxa"/>
              <w:left w:w="43.2" w:type="dxa"/>
              <w:bottom w:w="43.2" w:type="dxa"/>
              <w:right w:w="43.2" w:type="dxa"/>
            </w:tcMar>
            <w:vAlign w:val="center"/>
          </w:tcPr>
          <w:p w:rsidR="00000000" w:rsidDel="00000000" w:rsidP="00000000" w:rsidRDefault="00000000" w:rsidRPr="00000000" w14:paraId="000019D3">
            <w:pPr>
              <w:pStyle w:val="Subtitle"/>
              <w:widowControl w:val="0"/>
              <w:rPr/>
            </w:pPr>
            <w:bookmarkStart w:colFirst="0" w:colLast="0" w:name="_3e90myfgiqo7" w:id="293"/>
            <w:bookmarkEnd w:id="293"/>
            <w:r w:rsidDel="00000000" w:rsidR="00000000" w:rsidRPr="00000000">
              <w:rPr>
                <w:rtl w:val="0"/>
              </w:rPr>
              <w:t xml:space="preserve">$1F2</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D4">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D5">
            <w:pPr>
              <w:pStyle w:val="Subtitle"/>
              <w:widowControl w:val="0"/>
              <w:jc w:val="left"/>
              <w:rPr/>
            </w:pPr>
            <w:bookmarkStart w:colFirst="0" w:colLast="0" w:name="_vyaxzb7m8myn" w:id="296"/>
            <w:bookmarkEnd w:id="296"/>
            <w:r w:rsidDel="00000000" w:rsidR="00000000" w:rsidRPr="00000000">
              <w:rPr>
                <w:rtl w:val="0"/>
              </w:rPr>
              <w:t xml:space="preserve"> Interrupt call address for INT2; set by code</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D6">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IRET2</w:t>
            </w:r>
          </w:p>
        </w:tc>
        <w:tc>
          <w:tcPr>
            <w:shd w:fill="auto" w:val="clear"/>
            <w:tcMar>
              <w:top w:w="43.2" w:type="dxa"/>
              <w:left w:w="43.2" w:type="dxa"/>
              <w:bottom w:w="43.2" w:type="dxa"/>
              <w:right w:w="43.2" w:type="dxa"/>
            </w:tcMar>
            <w:vAlign w:val="center"/>
          </w:tcPr>
          <w:p w:rsidR="00000000" w:rsidDel="00000000" w:rsidP="00000000" w:rsidRDefault="00000000" w:rsidRPr="00000000" w14:paraId="000019D7">
            <w:pPr>
              <w:pStyle w:val="Subtitle"/>
              <w:widowControl w:val="0"/>
              <w:rPr/>
            </w:pPr>
            <w:bookmarkStart w:colFirst="0" w:colLast="0" w:name="_3e90myfgiqo7" w:id="293"/>
            <w:bookmarkEnd w:id="293"/>
            <w:r w:rsidDel="00000000" w:rsidR="00000000" w:rsidRPr="00000000">
              <w:rPr>
                <w:rtl w:val="0"/>
              </w:rPr>
              <w:t xml:space="preserve">$1F3</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D8">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D9">
            <w:pPr>
              <w:pStyle w:val="Subtitle"/>
              <w:widowControl w:val="0"/>
              <w:jc w:val="left"/>
              <w:rPr/>
            </w:pPr>
            <w:bookmarkStart w:colFirst="0" w:colLast="0" w:name="_heb5nriuhqv" w:id="297"/>
            <w:bookmarkEnd w:id="297"/>
            <w:r w:rsidDel="00000000" w:rsidR="00000000" w:rsidRPr="00000000">
              <w:rPr>
                <w:rtl w:val="0"/>
              </w:rPr>
              <w:t xml:space="preserve"> Interrupt return address and C/Z flags for INT2; set by cog</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DA">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IJMP1</w:t>
            </w:r>
          </w:p>
        </w:tc>
        <w:tc>
          <w:tcPr>
            <w:shd w:fill="auto" w:val="clear"/>
            <w:tcMar>
              <w:top w:w="43.2" w:type="dxa"/>
              <w:left w:w="43.2" w:type="dxa"/>
              <w:bottom w:w="43.2" w:type="dxa"/>
              <w:right w:w="43.2" w:type="dxa"/>
            </w:tcMar>
            <w:vAlign w:val="center"/>
          </w:tcPr>
          <w:p w:rsidR="00000000" w:rsidDel="00000000" w:rsidP="00000000" w:rsidRDefault="00000000" w:rsidRPr="00000000" w14:paraId="000019DB">
            <w:pPr>
              <w:pStyle w:val="Subtitle"/>
              <w:widowControl w:val="0"/>
              <w:rPr/>
            </w:pPr>
            <w:bookmarkStart w:colFirst="0" w:colLast="0" w:name="_3e90myfgiqo7" w:id="293"/>
            <w:bookmarkEnd w:id="293"/>
            <w:r w:rsidDel="00000000" w:rsidR="00000000" w:rsidRPr="00000000">
              <w:rPr>
                <w:rtl w:val="0"/>
              </w:rPr>
              <w:t xml:space="preserve">$1F4</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DC">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DD">
            <w:pPr>
              <w:pStyle w:val="Subtitle"/>
              <w:widowControl w:val="0"/>
              <w:jc w:val="left"/>
              <w:rPr/>
            </w:pPr>
            <w:bookmarkStart w:colFirst="0" w:colLast="0" w:name="_2j5nciszkarz" w:id="298"/>
            <w:bookmarkEnd w:id="298"/>
            <w:r w:rsidDel="00000000" w:rsidR="00000000" w:rsidRPr="00000000">
              <w:rPr>
                <w:rtl w:val="0"/>
              </w:rPr>
              <w:t xml:space="preserve"> Interrupt call address for INT1; set by code</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DE">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IRET1</w:t>
            </w:r>
          </w:p>
        </w:tc>
        <w:tc>
          <w:tcPr>
            <w:shd w:fill="auto" w:val="clear"/>
            <w:tcMar>
              <w:top w:w="43.2" w:type="dxa"/>
              <w:left w:w="43.2" w:type="dxa"/>
              <w:bottom w:w="43.2" w:type="dxa"/>
              <w:right w:w="43.2" w:type="dxa"/>
            </w:tcMar>
            <w:vAlign w:val="center"/>
          </w:tcPr>
          <w:p w:rsidR="00000000" w:rsidDel="00000000" w:rsidP="00000000" w:rsidRDefault="00000000" w:rsidRPr="00000000" w14:paraId="000019DF">
            <w:pPr>
              <w:pStyle w:val="Subtitle"/>
              <w:widowControl w:val="0"/>
              <w:rPr/>
            </w:pPr>
            <w:bookmarkStart w:colFirst="0" w:colLast="0" w:name="_3e90myfgiqo7" w:id="293"/>
            <w:bookmarkEnd w:id="293"/>
            <w:r w:rsidDel="00000000" w:rsidR="00000000" w:rsidRPr="00000000">
              <w:rPr>
                <w:rtl w:val="0"/>
              </w:rPr>
              <w:t xml:space="preserve">$1F5</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E0">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E1">
            <w:pPr>
              <w:pStyle w:val="Subtitle"/>
              <w:widowControl w:val="0"/>
              <w:jc w:val="left"/>
              <w:rPr/>
            </w:pPr>
            <w:bookmarkStart w:colFirst="0" w:colLast="0" w:name="_mu4ea919tqdx" w:id="299"/>
            <w:bookmarkEnd w:id="299"/>
            <w:r w:rsidDel="00000000" w:rsidR="00000000" w:rsidRPr="00000000">
              <w:rPr>
                <w:rtl w:val="0"/>
              </w:rPr>
              <w:t xml:space="preserve"> Interrupt return address and C/Z flags for INT1; set by cog</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E2">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PA </w:t>
            </w:r>
          </w:p>
        </w:tc>
        <w:tc>
          <w:tcPr>
            <w:shd w:fill="auto" w:val="clear"/>
            <w:tcMar>
              <w:top w:w="43.2" w:type="dxa"/>
              <w:left w:w="43.2" w:type="dxa"/>
              <w:bottom w:w="43.2" w:type="dxa"/>
              <w:right w:w="43.2" w:type="dxa"/>
            </w:tcMar>
            <w:vAlign w:val="center"/>
          </w:tcPr>
          <w:p w:rsidR="00000000" w:rsidDel="00000000" w:rsidP="00000000" w:rsidRDefault="00000000" w:rsidRPr="00000000" w14:paraId="000019E3">
            <w:pPr>
              <w:pStyle w:val="Subtitle"/>
              <w:widowControl w:val="0"/>
              <w:rPr/>
            </w:pPr>
            <w:bookmarkStart w:colFirst="0" w:colLast="0" w:name="_3e90myfgiqo7" w:id="293"/>
            <w:bookmarkEnd w:id="293"/>
            <w:r w:rsidDel="00000000" w:rsidR="00000000" w:rsidRPr="00000000">
              <w:rPr>
                <w:rtl w:val="0"/>
              </w:rPr>
              <w:t xml:space="preserve">$1F6</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E4">
            <w:pPr>
              <w:pStyle w:val="Subtitle"/>
              <w:widowControl w:val="0"/>
              <w:rPr/>
            </w:pPr>
            <w:bookmarkStart w:colFirst="0" w:colLast="0" w:name="_3e90myfgiqo7" w:id="293"/>
            <w:bookmarkEnd w:id="293"/>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E5">
            <w:pPr>
              <w:pStyle w:val="Subtitle"/>
              <w:widowControl w:val="0"/>
              <w:jc w:val="left"/>
              <w:rPr/>
            </w:pPr>
            <w:bookmarkStart w:colFirst="0" w:colLast="0" w:name="_uhooa8r98f7q" w:id="300"/>
            <w:bookmarkEnd w:id="300"/>
            <w:r w:rsidDel="00000000" w:rsidR="00000000" w:rsidRPr="00000000">
              <w:rPr>
                <w:rtl w:val="0"/>
              </w:rPr>
              <w:t xml:space="preserve"> </w:t>
            </w:r>
            <w:r w:rsidDel="00000000" w:rsidR="00000000" w:rsidRPr="00000000">
              <w:rPr>
                <w:rtl w:val="0"/>
              </w:rPr>
              <w:t xml:space="preserve">CALLD-imm</w:t>
            </w:r>
            <w:r w:rsidDel="00000000" w:rsidR="00000000" w:rsidRPr="00000000">
              <w:rPr>
                <w:rtl w:val="0"/>
              </w:rPr>
              <w:t xml:space="preserve"> return, CALLPA parameter, or LOC address</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E6">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PB</w:t>
            </w:r>
            <w:r w:rsidDel="00000000" w:rsidR="00000000" w:rsidRPr="00000000">
              <w:rPr>
                <w:rtl w:val="0"/>
              </w:rPr>
              <w:t xml:space="preserve"> </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E7">
            <w:pPr>
              <w:pStyle w:val="Subtitle"/>
              <w:widowControl w:val="0"/>
              <w:rPr/>
            </w:pPr>
            <w:bookmarkStart w:colFirst="0" w:colLast="0" w:name="_mmsja4fa7bi1" w:id="301"/>
            <w:bookmarkEnd w:id="301"/>
            <w:r w:rsidDel="00000000" w:rsidR="00000000" w:rsidRPr="00000000">
              <w:rPr>
                <w:rtl w:val="0"/>
              </w:rPr>
              <w:t xml:space="preserve">$1F7</w:t>
            </w:r>
            <w:r w:rsidDel="00000000" w:rsidR="00000000" w:rsidRPr="00000000">
              <w:rPr>
                <w:vertAlign w:val="superscript"/>
                <w:rtl w:val="0"/>
              </w:rPr>
              <w:t xml:space="preserve">1</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E8">
            <w:pPr>
              <w:pStyle w:val="Subtitle"/>
              <w:widowControl w:val="0"/>
              <w:rPr/>
            </w:pPr>
            <w:bookmarkStart w:colFirst="0" w:colLast="0" w:name="_mmsja4fa7bi1" w:id="301"/>
            <w:bookmarkEnd w:id="301"/>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9E9">
            <w:pPr>
              <w:pStyle w:val="Subtitle"/>
              <w:widowControl w:val="0"/>
              <w:jc w:val="left"/>
              <w:rPr/>
            </w:pPr>
            <w:bookmarkStart w:colFirst="0" w:colLast="0" w:name="_ybsxxnl57qz0" w:id="302"/>
            <w:bookmarkEnd w:id="302"/>
            <w:r w:rsidDel="00000000" w:rsidR="00000000" w:rsidRPr="00000000">
              <w:rPr>
                <w:rtl w:val="0"/>
              </w:rPr>
              <w:t xml:space="preserve"> </w:t>
            </w:r>
            <w:r w:rsidDel="00000000" w:rsidR="00000000" w:rsidRPr="00000000">
              <w:rPr>
                <w:rtl w:val="0"/>
              </w:rPr>
              <w:t xml:space="preserve">CALLD-imm</w:t>
            </w:r>
            <w:r w:rsidDel="00000000" w:rsidR="00000000" w:rsidRPr="00000000">
              <w:rPr>
                <w:rtl w:val="0"/>
              </w:rPr>
              <w:t xml:space="preserve"> return, CALLPB parameter, or LOC address</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EA">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PTRA </w:t>
            </w:r>
          </w:p>
        </w:tc>
        <w:tc>
          <w:tcPr>
            <w:shd w:fill="auto" w:val="clear"/>
            <w:tcMar>
              <w:top w:w="43.2" w:type="dxa"/>
              <w:left w:w="43.2" w:type="dxa"/>
              <w:bottom w:w="43.2" w:type="dxa"/>
              <w:right w:w="43.2" w:type="dxa"/>
            </w:tcMar>
            <w:vAlign w:val="center"/>
          </w:tcPr>
          <w:p w:rsidR="00000000" w:rsidDel="00000000" w:rsidP="00000000" w:rsidRDefault="00000000" w:rsidRPr="00000000" w14:paraId="000019EB">
            <w:pPr>
              <w:pStyle w:val="Subtitle"/>
              <w:widowControl w:val="0"/>
              <w:rPr/>
            </w:pPr>
            <w:bookmarkStart w:colFirst="0" w:colLast="0" w:name="_mmsja4fa7bi1" w:id="301"/>
            <w:bookmarkEnd w:id="301"/>
            <w:r w:rsidDel="00000000" w:rsidR="00000000" w:rsidRPr="00000000">
              <w:rPr>
                <w:rtl w:val="0"/>
              </w:rPr>
              <w:t xml:space="preserve">$1F8</w:t>
            </w:r>
          </w:p>
        </w:tc>
        <w:tc>
          <w:tcPr>
            <w:shd w:fill="auto" w:val="clear"/>
            <w:tcMar>
              <w:top w:w="43.2" w:type="dxa"/>
              <w:left w:w="43.2" w:type="dxa"/>
              <w:bottom w:w="43.2" w:type="dxa"/>
              <w:right w:w="43.2" w:type="dxa"/>
            </w:tcMar>
            <w:vAlign w:val="center"/>
          </w:tcPr>
          <w:p w:rsidR="00000000" w:rsidDel="00000000" w:rsidP="00000000" w:rsidRDefault="00000000" w:rsidRPr="00000000" w14:paraId="000019EC">
            <w:pPr>
              <w:pStyle w:val="Subtitle"/>
              <w:widowControl w:val="0"/>
              <w:rPr/>
            </w:pPr>
            <w:bookmarkStart w:colFirst="0" w:colLast="0" w:name="_mmsja4fa7bi1" w:id="301"/>
            <w:bookmarkEnd w:id="301"/>
            <w:r w:rsidDel="00000000" w:rsidR="00000000" w:rsidRPr="00000000">
              <w:rPr>
                <w:rtl w:val="0"/>
              </w:rPr>
              <w:t xml:space="preserve">Read Special / Write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9ED">
            <w:pPr>
              <w:pStyle w:val="Subtitle"/>
              <w:widowControl w:val="0"/>
              <w:jc w:val="left"/>
              <w:rPr/>
            </w:pPr>
            <w:bookmarkStart w:colFirst="0" w:colLast="0" w:name="_dwiun4j8zca9" w:id="303"/>
            <w:bookmarkEnd w:id="303"/>
            <w:r w:rsidDel="00000000" w:rsidR="00000000" w:rsidRPr="00000000">
              <w:rPr>
                <w:rtl w:val="0"/>
              </w:rPr>
              <w:t xml:space="preserve"> Pointer A to Hub RAM</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EE">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9EF">
            <w:pPr>
              <w:pStyle w:val="Subtitle"/>
              <w:widowControl w:val="0"/>
              <w:rPr/>
            </w:pPr>
            <w:bookmarkStart w:colFirst="0" w:colLast="0" w:name="_2yj6xpbk2hig" w:id="304"/>
            <w:bookmarkEnd w:id="304"/>
            <w:r w:rsidDel="00000000" w:rsidR="00000000" w:rsidRPr="00000000">
              <w:rPr>
                <w:rtl w:val="0"/>
              </w:rPr>
              <w:t xml:space="preserve">$1F9</w:t>
            </w:r>
          </w:p>
        </w:tc>
        <w:tc>
          <w:tcPr>
            <w:shd w:fill="auto" w:val="clear"/>
            <w:tcMar>
              <w:top w:w="43.2" w:type="dxa"/>
              <w:left w:w="43.2" w:type="dxa"/>
              <w:bottom w:w="43.2" w:type="dxa"/>
              <w:right w:w="43.2" w:type="dxa"/>
            </w:tcMar>
            <w:vAlign w:val="center"/>
          </w:tcPr>
          <w:p w:rsidR="00000000" w:rsidDel="00000000" w:rsidP="00000000" w:rsidRDefault="00000000" w:rsidRPr="00000000" w14:paraId="000019F0">
            <w:pPr>
              <w:pStyle w:val="Subtitle"/>
              <w:widowControl w:val="0"/>
              <w:rPr/>
            </w:pPr>
            <w:bookmarkStart w:colFirst="0" w:colLast="0" w:name="_2yj6xpbk2hig" w:id="304"/>
            <w:bookmarkEnd w:id="304"/>
            <w:r w:rsidDel="00000000" w:rsidR="00000000" w:rsidRPr="00000000">
              <w:rPr>
                <w:rtl w:val="0"/>
              </w:rPr>
              <w:t xml:space="preserve">Read Special / Write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9F1">
            <w:pPr>
              <w:pStyle w:val="Subtitle"/>
              <w:widowControl w:val="0"/>
              <w:jc w:val="left"/>
              <w:rPr/>
            </w:pPr>
            <w:bookmarkStart w:colFirst="0" w:colLast="0" w:name="_f6xl9knpf8sf" w:id="305"/>
            <w:bookmarkEnd w:id="305"/>
            <w:r w:rsidDel="00000000" w:rsidR="00000000" w:rsidRPr="00000000">
              <w:rPr>
                <w:rtl w:val="0"/>
              </w:rPr>
              <w:t xml:space="preserve"> Pointer B to Hub RAM</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F2">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DIRA</w:t>
            </w:r>
          </w:p>
        </w:tc>
        <w:tc>
          <w:tcPr>
            <w:shd w:fill="auto" w:val="clear"/>
            <w:tcMar>
              <w:top w:w="43.2" w:type="dxa"/>
              <w:left w:w="43.2" w:type="dxa"/>
              <w:bottom w:w="43.2" w:type="dxa"/>
              <w:right w:w="43.2" w:type="dxa"/>
            </w:tcMar>
            <w:vAlign w:val="center"/>
          </w:tcPr>
          <w:p w:rsidR="00000000" w:rsidDel="00000000" w:rsidP="00000000" w:rsidRDefault="00000000" w:rsidRPr="00000000" w14:paraId="000019F3">
            <w:pPr>
              <w:pStyle w:val="Subtitle"/>
              <w:widowControl w:val="0"/>
              <w:rPr/>
            </w:pPr>
            <w:bookmarkStart w:colFirst="0" w:colLast="0" w:name="_h3nwoqiwcxqu" w:id="306"/>
            <w:bookmarkEnd w:id="306"/>
            <w:r w:rsidDel="00000000" w:rsidR="00000000" w:rsidRPr="00000000">
              <w:rPr>
                <w:rtl w:val="0"/>
              </w:rPr>
              <w:t xml:space="preserve">$1FA</w:t>
            </w:r>
          </w:p>
        </w:tc>
        <w:tc>
          <w:tcPr>
            <w:shd w:fill="auto" w:val="clear"/>
            <w:tcMar>
              <w:top w:w="43.2" w:type="dxa"/>
              <w:left w:w="43.2" w:type="dxa"/>
              <w:bottom w:w="43.2" w:type="dxa"/>
              <w:right w:w="43.2" w:type="dxa"/>
            </w:tcMar>
            <w:vAlign w:val="center"/>
          </w:tcPr>
          <w:p w:rsidR="00000000" w:rsidDel="00000000" w:rsidP="00000000" w:rsidRDefault="00000000" w:rsidRPr="00000000" w14:paraId="000019F4">
            <w:pPr>
              <w:pStyle w:val="Subtitle"/>
              <w:widowControl w:val="0"/>
              <w:rPr/>
            </w:pPr>
            <w:bookmarkStart w:colFirst="0" w:colLast="0" w:name="_h3nwoqiwcxqu" w:id="306"/>
            <w:bookmarkEnd w:id="306"/>
            <w:r w:rsidDel="00000000" w:rsidR="00000000" w:rsidRPr="00000000">
              <w:rPr>
                <w:rtl w:val="0"/>
              </w:rPr>
              <w:t xml:space="preserve">Read / Write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9F5">
            <w:pPr>
              <w:pStyle w:val="Subtitle"/>
              <w:widowControl w:val="0"/>
              <w:jc w:val="left"/>
              <w:rPr/>
            </w:pPr>
            <w:bookmarkStart w:colFirst="0" w:colLast="0" w:name="_v3jqizg26wl5" w:id="307"/>
            <w:bookmarkEnd w:id="307"/>
            <w:r w:rsidDel="00000000" w:rsidR="00000000" w:rsidRPr="00000000">
              <w:rPr>
                <w:rtl w:val="0"/>
              </w:rPr>
              <w:t xml:space="preserve"> Output enables (direction bits) for P31..P0</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F6">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DIRB</w:t>
            </w:r>
          </w:p>
        </w:tc>
        <w:tc>
          <w:tcPr>
            <w:shd w:fill="auto" w:val="clear"/>
            <w:tcMar>
              <w:top w:w="43.2" w:type="dxa"/>
              <w:left w:w="43.2" w:type="dxa"/>
              <w:bottom w:w="43.2" w:type="dxa"/>
              <w:right w:w="43.2" w:type="dxa"/>
            </w:tcMar>
            <w:vAlign w:val="center"/>
          </w:tcPr>
          <w:p w:rsidR="00000000" w:rsidDel="00000000" w:rsidP="00000000" w:rsidRDefault="00000000" w:rsidRPr="00000000" w14:paraId="000019F7">
            <w:pPr>
              <w:pStyle w:val="Subtitle"/>
              <w:widowControl w:val="0"/>
              <w:rPr/>
            </w:pPr>
            <w:bookmarkStart w:colFirst="0" w:colLast="0" w:name="_mmsja4fa7bi1" w:id="301"/>
            <w:bookmarkEnd w:id="301"/>
            <w:r w:rsidDel="00000000" w:rsidR="00000000" w:rsidRPr="00000000">
              <w:rPr>
                <w:rtl w:val="0"/>
              </w:rPr>
              <w:t xml:space="preserve">$1FB</w:t>
            </w:r>
          </w:p>
        </w:tc>
        <w:tc>
          <w:tcPr>
            <w:shd w:fill="auto" w:val="clear"/>
            <w:tcMar>
              <w:top w:w="43.2" w:type="dxa"/>
              <w:left w:w="43.2" w:type="dxa"/>
              <w:bottom w:w="43.2" w:type="dxa"/>
              <w:right w:w="43.2" w:type="dxa"/>
            </w:tcMar>
            <w:vAlign w:val="center"/>
          </w:tcPr>
          <w:p w:rsidR="00000000" w:rsidDel="00000000" w:rsidP="00000000" w:rsidRDefault="00000000" w:rsidRPr="00000000" w14:paraId="000019F8">
            <w:pPr>
              <w:pStyle w:val="Subtitle"/>
              <w:widowControl w:val="0"/>
              <w:rPr/>
            </w:pPr>
            <w:bookmarkStart w:colFirst="0" w:colLast="0" w:name="_mmsja4fa7bi1" w:id="301"/>
            <w:bookmarkEnd w:id="301"/>
            <w:r w:rsidDel="00000000" w:rsidR="00000000" w:rsidRPr="00000000">
              <w:rPr>
                <w:rtl w:val="0"/>
              </w:rPr>
              <w:t xml:space="preserve">Read / Write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9F9">
            <w:pPr>
              <w:pStyle w:val="Subtitle"/>
              <w:widowControl w:val="0"/>
              <w:jc w:val="left"/>
              <w:rPr/>
            </w:pPr>
            <w:bookmarkStart w:colFirst="0" w:colLast="0" w:name="_2nk6kb6xfsey" w:id="308"/>
            <w:bookmarkEnd w:id="308"/>
            <w:r w:rsidDel="00000000" w:rsidR="00000000" w:rsidRPr="00000000">
              <w:rPr>
                <w:rtl w:val="0"/>
              </w:rPr>
              <w:t xml:space="preserve"> Output enables (direction bits) for P63..P32</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FA">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OUTA</w:t>
            </w:r>
          </w:p>
        </w:tc>
        <w:tc>
          <w:tcPr>
            <w:shd w:fill="auto" w:val="clear"/>
            <w:tcMar>
              <w:top w:w="43.2" w:type="dxa"/>
              <w:left w:w="43.2" w:type="dxa"/>
              <w:bottom w:w="43.2" w:type="dxa"/>
              <w:right w:w="43.2" w:type="dxa"/>
            </w:tcMar>
            <w:vAlign w:val="center"/>
          </w:tcPr>
          <w:p w:rsidR="00000000" w:rsidDel="00000000" w:rsidP="00000000" w:rsidRDefault="00000000" w:rsidRPr="00000000" w14:paraId="000019FB">
            <w:pPr>
              <w:pStyle w:val="Subtitle"/>
              <w:widowControl w:val="0"/>
              <w:rPr/>
            </w:pPr>
            <w:bookmarkStart w:colFirst="0" w:colLast="0" w:name="_r04nwbqvobzm" w:id="309"/>
            <w:bookmarkEnd w:id="309"/>
            <w:r w:rsidDel="00000000" w:rsidR="00000000" w:rsidRPr="00000000">
              <w:rPr>
                <w:rtl w:val="0"/>
              </w:rPr>
              <w:t xml:space="preserve">$1FC</w:t>
            </w:r>
          </w:p>
        </w:tc>
        <w:tc>
          <w:tcPr>
            <w:shd w:fill="auto" w:val="clear"/>
            <w:tcMar>
              <w:top w:w="43.2" w:type="dxa"/>
              <w:left w:w="43.2" w:type="dxa"/>
              <w:bottom w:w="43.2" w:type="dxa"/>
              <w:right w:w="43.2" w:type="dxa"/>
            </w:tcMar>
            <w:vAlign w:val="center"/>
          </w:tcPr>
          <w:p w:rsidR="00000000" w:rsidDel="00000000" w:rsidP="00000000" w:rsidRDefault="00000000" w:rsidRPr="00000000" w14:paraId="000019FC">
            <w:pPr>
              <w:pStyle w:val="Subtitle"/>
              <w:widowControl w:val="0"/>
              <w:rPr/>
            </w:pPr>
            <w:bookmarkStart w:colFirst="0" w:colLast="0" w:name="_r04nwbqvobzm" w:id="309"/>
            <w:bookmarkEnd w:id="309"/>
            <w:r w:rsidDel="00000000" w:rsidR="00000000" w:rsidRPr="00000000">
              <w:rPr>
                <w:rtl w:val="0"/>
              </w:rPr>
              <w:t xml:space="preserve">Read / Write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9FD">
            <w:pPr>
              <w:pStyle w:val="Subtitle"/>
              <w:widowControl w:val="0"/>
              <w:jc w:val="left"/>
              <w:rPr/>
            </w:pPr>
            <w:bookmarkStart w:colFirst="0" w:colLast="0" w:name="_r23orzyvfedg" w:id="310"/>
            <w:bookmarkEnd w:id="310"/>
            <w:r w:rsidDel="00000000" w:rsidR="00000000" w:rsidRPr="00000000">
              <w:rPr>
                <w:rtl w:val="0"/>
              </w:rPr>
              <w:t xml:space="preserve"> Output states for P31..P0</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9FE">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OUTB</w:t>
            </w:r>
          </w:p>
        </w:tc>
        <w:tc>
          <w:tcPr>
            <w:shd w:fill="auto" w:val="clear"/>
            <w:tcMar>
              <w:top w:w="43.2" w:type="dxa"/>
              <w:left w:w="43.2" w:type="dxa"/>
              <w:bottom w:w="43.2" w:type="dxa"/>
              <w:right w:w="43.2" w:type="dxa"/>
            </w:tcMar>
            <w:vAlign w:val="center"/>
          </w:tcPr>
          <w:p w:rsidR="00000000" w:rsidDel="00000000" w:rsidP="00000000" w:rsidRDefault="00000000" w:rsidRPr="00000000" w14:paraId="000019FF">
            <w:pPr>
              <w:pStyle w:val="Subtitle"/>
              <w:widowControl w:val="0"/>
              <w:rPr/>
            </w:pPr>
            <w:bookmarkStart w:colFirst="0" w:colLast="0" w:name="_zemwj9lij6c2" w:id="311"/>
            <w:bookmarkEnd w:id="311"/>
            <w:r w:rsidDel="00000000" w:rsidR="00000000" w:rsidRPr="00000000">
              <w:rPr>
                <w:rtl w:val="0"/>
              </w:rPr>
              <w:t xml:space="preserve">$1FD</w:t>
            </w:r>
          </w:p>
        </w:tc>
        <w:tc>
          <w:tcPr>
            <w:shd w:fill="auto" w:val="clear"/>
            <w:tcMar>
              <w:top w:w="43.2" w:type="dxa"/>
              <w:left w:w="43.2" w:type="dxa"/>
              <w:bottom w:w="43.2" w:type="dxa"/>
              <w:right w:w="43.2" w:type="dxa"/>
            </w:tcMar>
            <w:vAlign w:val="center"/>
          </w:tcPr>
          <w:p w:rsidR="00000000" w:rsidDel="00000000" w:rsidP="00000000" w:rsidRDefault="00000000" w:rsidRPr="00000000" w14:paraId="00001A00">
            <w:pPr>
              <w:pStyle w:val="Subtitle"/>
              <w:widowControl w:val="0"/>
              <w:rPr/>
            </w:pPr>
            <w:bookmarkStart w:colFirst="0" w:colLast="0" w:name="_zemwj9lij6c2" w:id="311"/>
            <w:bookmarkEnd w:id="311"/>
            <w:r w:rsidDel="00000000" w:rsidR="00000000" w:rsidRPr="00000000">
              <w:rPr>
                <w:rtl w:val="0"/>
              </w:rPr>
              <w:t xml:space="preserve">Read / Write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A01">
            <w:pPr>
              <w:pStyle w:val="Subtitle"/>
              <w:widowControl w:val="0"/>
              <w:jc w:val="left"/>
              <w:rPr/>
            </w:pPr>
            <w:bookmarkStart w:colFirst="0" w:colLast="0" w:name="_oarbd2hvxf3n" w:id="312"/>
            <w:bookmarkEnd w:id="312"/>
            <w:r w:rsidDel="00000000" w:rsidR="00000000" w:rsidRPr="00000000">
              <w:rPr>
                <w:rtl w:val="0"/>
              </w:rPr>
              <w:t xml:space="preserve"> Output states for P63..P32</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A02">
            <w:pPr>
              <w:pStyle w:val="Subtitle"/>
              <w:widowControl w:val="0"/>
              <w:rPr>
                <w:rFonts w:ascii="Roboto Mono Medium" w:cs="Roboto Mono Medium" w:eastAsia="Roboto Mono Medium" w:hAnsi="Roboto Mono Medium"/>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INA </w:t>
            </w:r>
          </w:p>
        </w:tc>
        <w:tc>
          <w:tcPr>
            <w:shd w:fill="auto" w:val="clear"/>
            <w:tcMar>
              <w:top w:w="43.2" w:type="dxa"/>
              <w:left w:w="43.2" w:type="dxa"/>
              <w:bottom w:w="43.2" w:type="dxa"/>
              <w:right w:w="43.2" w:type="dxa"/>
            </w:tcMar>
            <w:vAlign w:val="center"/>
          </w:tcPr>
          <w:p w:rsidR="00000000" w:rsidDel="00000000" w:rsidP="00000000" w:rsidRDefault="00000000" w:rsidRPr="00000000" w14:paraId="00001A03">
            <w:pPr>
              <w:pStyle w:val="Subtitle"/>
              <w:widowControl w:val="0"/>
              <w:rPr/>
            </w:pPr>
            <w:bookmarkStart w:colFirst="0" w:colLast="0" w:name="_mmsja4fa7bi1" w:id="301"/>
            <w:bookmarkEnd w:id="301"/>
            <w:r w:rsidDel="00000000" w:rsidR="00000000" w:rsidRPr="00000000">
              <w:rPr>
                <w:rtl w:val="0"/>
              </w:rPr>
              <w:t xml:space="preserve">$1FE</w:t>
            </w:r>
            <w:r w:rsidDel="00000000" w:rsidR="00000000" w:rsidRPr="00000000">
              <w:rPr>
                <w:rFonts w:ascii="Roboto Mono Medium" w:cs="Roboto Mono Medium" w:eastAsia="Roboto Mono Medium" w:hAnsi="Roboto Mono Medium"/>
                <w:vertAlign w:val="superscript"/>
                <w:rtl w:val="0"/>
              </w:rPr>
              <w:t xml:space="preserve">3</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A04">
            <w:pPr>
              <w:pStyle w:val="Subtitle"/>
              <w:widowControl w:val="0"/>
              <w:rPr/>
            </w:pPr>
            <w:bookmarkStart w:colFirst="0" w:colLast="0" w:name="_mmsja4fa7bi1" w:id="301"/>
            <w:bookmarkEnd w:id="301"/>
            <w:r w:rsidDel="00000000" w:rsidR="00000000" w:rsidRPr="00000000">
              <w:rPr>
                <w:rtl w:val="0"/>
              </w:rPr>
              <w:t xml:space="preserve">Read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A05">
            <w:pPr>
              <w:pStyle w:val="Subtitle"/>
              <w:widowControl w:val="0"/>
              <w:jc w:val="left"/>
              <w:rPr/>
            </w:pPr>
            <w:bookmarkStart w:colFirst="0" w:colLast="0" w:name="_37anzkza3wad" w:id="313"/>
            <w:bookmarkEnd w:id="313"/>
            <w:r w:rsidDel="00000000" w:rsidR="00000000" w:rsidRPr="00000000">
              <w:rPr>
                <w:rtl w:val="0"/>
              </w:rPr>
              <w:t xml:space="preserve"> Input states for P31..P0</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A06">
            <w:pPr>
              <w:pStyle w:val="Subtitle"/>
              <w:widowControl w:val="0"/>
              <w:rPr>
                <w:rFonts w:ascii="Roboto Mono Medium" w:cs="Roboto Mono Medium" w:eastAsia="Roboto Mono Medium" w:hAnsi="Roboto Mono Medium"/>
                <w:vertAlign w:val="superscript"/>
              </w:rPr>
            </w:pPr>
            <w:bookmarkStart w:colFirst="0" w:colLast="0" w:name="_3e90myfgiqo7" w:id="293"/>
            <w:bookmarkEnd w:id="293"/>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A07">
            <w:pPr>
              <w:pStyle w:val="Subtitle"/>
              <w:widowControl w:val="0"/>
              <w:rPr/>
            </w:pPr>
            <w:bookmarkStart w:colFirst="0" w:colLast="0" w:name="_mmsja4fa7bi1" w:id="301"/>
            <w:bookmarkEnd w:id="301"/>
            <w:r w:rsidDel="00000000" w:rsidR="00000000" w:rsidRPr="00000000">
              <w:rPr>
                <w:rtl w:val="0"/>
              </w:rPr>
              <w:t xml:space="preserve">$1FF</w:t>
            </w:r>
            <w:r w:rsidDel="00000000" w:rsidR="00000000" w:rsidRPr="00000000">
              <w:rPr>
                <w:rFonts w:ascii="Roboto Mono Medium" w:cs="Roboto Mono Medium" w:eastAsia="Roboto Mono Medium" w:hAnsi="Roboto Mono Medium"/>
                <w:vertAlign w:val="superscript"/>
                <w:rtl w:val="0"/>
              </w:rPr>
              <w:t xml:space="preserve">4</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A08">
            <w:pPr>
              <w:pStyle w:val="Subtitle"/>
              <w:widowControl w:val="0"/>
              <w:rPr/>
            </w:pPr>
            <w:bookmarkStart w:colFirst="0" w:colLast="0" w:name="_mmsja4fa7bi1" w:id="301"/>
            <w:bookmarkEnd w:id="301"/>
            <w:r w:rsidDel="00000000" w:rsidR="00000000" w:rsidRPr="00000000">
              <w:rPr>
                <w:rtl w:val="0"/>
              </w:rPr>
              <w:t xml:space="preserve">Read Special</w:t>
            </w:r>
          </w:p>
        </w:tc>
        <w:tc>
          <w:tcPr>
            <w:shd w:fill="auto" w:val="clear"/>
            <w:tcMar>
              <w:top w:w="43.2" w:type="dxa"/>
              <w:left w:w="43.2" w:type="dxa"/>
              <w:bottom w:w="43.2" w:type="dxa"/>
              <w:right w:w="43.2" w:type="dxa"/>
            </w:tcMar>
            <w:vAlign w:val="center"/>
          </w:tcPr>
          <w:p w:rsidR="00000000" w:rsidDel="00000000" w:rsidP="00000000" w:rsidRDefault="00000000" w:rsidRPr="00000000" w14:paraId="00001A09">
            <w:pPr>
              <w:pStyle w:val="Subtitle"/>
              <w:widowControl w:val="0"/>
              <w:jc w:val="left"/>
              <w:rPr/>
            </w:pPr>
            <w:bookmarkStart w:colFirst="0" w:colLast="0" w:name="_fy9rbq4rrnht" w:id="314"/>
            <w:bookmarkEnd w:id="314"/>
            <w:r w:rsidDel="00000000" w:rsidR="00000000" w:rsidRPr="00000000">
              <w:rPr>
                <w:rtl w:val="0"/>
              </w:rPr>
              <w:t xml:space="preserve"> Input states for P63..P32</w:t>
            </w:r>
          </w:p>
        </w:tc>
      </w:tr>
    </w:tbl>
    <w:p w:rsidR="00000000" w:rsidDel="00000000" w:rsidP="00000000" w:rsidRDefault="00000000" w:rsidRPr="00000000" w14:paraId="00001A0A">
      <w:pPr>
        <w:widowControl w:val="0"/>
        <w:spacing w:after="0" w:lineRule="auto"/>
        <w:ind w:left="150" w:hanging="150"/>
        <w:rPr>
          <w:sz w:val="18"/>
          <w:szCs w:val="18"/>
        </w:rPr>
      </w:pPr>
      <w:r w:rsidDel="00000000" w:rsidR="00000000" w:rsidRPr="00000000">
        <w:rPr>
          <w:sz w:val="18"/>
          <w:szCs w:val="18"/>
          <w:vertAlign w:val="superscript"/>
          <w:rtl w:val="0"/>
        </w:rPr>
        <w:t xml:space="preserve">1</w:t>
        <w:tab/>
      </w:r>
      <w:r w:rsidDel="00000000" w:rsidR="00000000" w:rsidRPr="00000000">
        <w:rPr>
          <w:sz w:val="18"/>
          <w:szCs w:val="18"/>
          <w:rtl w:val="0"/>
        </w:rPr>
        <w:t xml:space="preserve">Locations $1F0–$1F7 are general-purpose code/data registers by default but become these named special-purpose registers if their associated functions are enabled.</w:t>
      </w:r>
    </w:p>
    <w:p w:rsidR="00000000" w:rsidDel="00000000" w:rsidP="00000000" w:rsidRDefault="00000000" w:rsidRPr="00000000" w14:paraId="00001A0B">
      <w:pPr>
        <w:widowControl w:val="0"/>
        <w:spacing w:after="0" w:lineRule="auto"/>
        <w:ind w:left="150" w:hanging="150"/>
        <w:rPr>
          <w:sz w:val="18"/>
          <w:szCs w:val="18"/>
        </w:rPr>
      </w:pPr>
      <w:r w:rsidDel="00000000" w:rsidR="00000000" w:rsidRPr="00000000">
        <w:rPr>
          <w:sz w:val="18"/>
          <w:szCs w:val="18"/>
          <w:vertAlign w:val="superscript"/>
          <w:rtl w:val="0"/>
        </w:rPr>
        <w:t xml:space="preserve">2</w:t>
      </w:r>
      <w:r w:rsidDel="00000000" w:rsidR="00000000" w:rsidRPr="00000000">
        <w:rPr>
          <w:sz w:val="18"/>
          <w:szCs w:val="18"/>
          <w:rtl w:val="0"/>
        </w:rPr>
        <w:tab/>
        <w:t xml:space="preserve">Most reads and writes involve the underlying Reg RAM at these locations; however, those marked "special" may read from a special internal register (instead of Reg RAM) or write to both the Reg RAM location as well as to a special internal register.</w:t>
      </w:r>
    </w:p>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0" w:right="0" w:hanging="150"/>
        <w:jc w:val="left"/>
        <w:rPr>
          <w:sz w:val="18"/>
          <w:szCs w:val="18"/>
        </w:rPr>
      </w:pPr>
      <w:r w:rsidDel="00000000" w:rsidR="00000000" w:rsidRPr="00000000">
        <w:rPr>
          <w:sz w:val="18"/>
          <w:szCs w:val="18"/>
          <w:vertAlign w:val="superscript"/>
          <w:rtl w:val="0"/>
        </w:rPr>
        <w:t xml:space="preserve">3</w:t>
        <w:tab/>
      </w:r>
      <w:r w:rsidDel="00000000" w:rsidR="00000000" w:rsidRPr="00000000">
        <w:rPr>
          <w:sz w:val="18"/>
          <w:szCs w:val="18"/>
          <w:rtl w:val="0"/>
        </w:rPr>
        <w:t xml:space="preserve">Also debug interrupt call address.</w:t>
      </w:r>
    </w:p>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150" w:right="0" w:hanging="150"/>
        <w:jc w:val="left"/>
        <w:rPr>
          <w:sz w:val="18"/>
          <w:szCs w:val="18"/>
        </w:rPr>
      </w:pPr>
      <w:r w:rsidDel="00000000" w:rsidR="00000000" w:rsidRPr="00000000">
        <w:rPr>
          <w:sz w:val="18"/>
          <w:szCs w:val="18"/>
          <w:vertAlign w:val="superscript"/>
          <w:rtl w:val="0"/>
        </w:rPr>
        <w:t xml:space="preserve">4</w:t>
      </w:r>
      <w:r w:rsidDel="00000000" w:rsidR="00000000" w:rsidRPr="00000000">
        <w:rPr>
          <w:sz w:val="18"/>
          <w:szCs w:val="18"/>
          <w:rtl w:val="0"/>
        </w:rPr>
        <w:tab/>
      </w:r>
      <w:r w:rsidDel="00000000" w:rsidR="00000000" w:rsidRPr="00000000">
        <w:rPr>
          <w:sz w:val="18"/>
          <w:szCs w:val="18"/>
          <w:rtl w:val="0"/>
        </w:rPr>
        <w:t xml:space="preserve">Also debug interrupt return address.</w:t>
      </w:r>
    </w:p>
    <w:p w:rsidR="00000000" w:rsidDel="00000000" w:rsidP="00000000" w:rsidRDefault="00000000" w:rsidRPr="00000000" w14:paraId="00001A0E">
      <w:pPr>
        <w:rPr/>
      </w:pPr>
      <w:r w:rsidDel="00000000" w:rsidR="00000000" w:rsidRPr="00000000">
        <w:rPr>
          <w:rtl w:val="0"/>
        </w:rPr>
        <w:t xml:space="preserve">Additionally, for PASM2 code that is either in-line (within a Spin2 method) or called (by a Spin2 method), the registers $1D8–$1DF are readable/writable by both languages using the symbols </w:t>
      </w:r>
      <w:r w:rsidDel="00000000" w:rsidR="00000000" w:rsidRPr="00000000">
        <w:rPr>
          <w:rFonts w:ascii="Roboto Mono Medium" w:cs="Roboto Mono Medium" w:eastAsia="Roboto Mono Medium" w:hAnsi="Roboto Mono Medium"/>
          <w:rtl w:val="0"/>
        </w:rPr>
        <w:t xml:space="preserve">PR0</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PR7</w:t>
      </w:r>
      <w:r w:rsidDel="00000000" w:rsidR="00000000" w:rsidRPr="00000000">
        <w:rPr>
          <w:rtl w:val="0"/>
        </w:rPr>
        <w:t xml:space="preserve">.  PASM2 code that is launched into another cog does not share this Reg RAM space with Spin2.</w:t>
      </w:r>
    </w:p>
    <w:tbl>
      <w:tblPr>
        <w:tblStyle w:val="Table142"/>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245"/>
        <w:gridCol w:w="1260"/>
        <w:gridCol w:w="6450"/>
        <w:tblGridChange w:id="0">
          <w:tblGrid>
            <w:gridCol w:w="1140"/>
            <w:gridCol w:w="1245"/>
            <w:gridCol w:w="1260"/>
            <w:gridCol w:w="6450"/>
          </w:tblGrid>
        </w:tblGridChange>
      </w:tblGrid>
      <w:tr>
        <w:trPr>
          <w:cantSplit w:val="0"/>
          <w:tblHeader w:val="0"/>
        </w:trPr>
        <w:tc>
          <w:tcPr>
            <w:shd w:fill="d9d9d9" w:val="clear"/>
            <w:tcMar>
              <w:top w:w="72.0" w:type="dxa"/>
              <w:left w:w="72.0" w:type="dxa"/>
              <w:bottom w:w="72.0" w:type="dxa"/>
              <w:right w:w="72.0" w:type="dxa"/>
            </w:tcMar>
            <w:vAlign w:val="top"/>
          </w:tcPr>
          <w:p w:rsidR="00000000" w:rsidDel="00000000" w:rsidP="00000000" w:rsidRDefault="00000000" w:rsidRPr="00000000" w14:paraId="00001A0F">
            <w:pPr>
              <w:pStyle w:val="Subtitle"/>
              <w:widowControl w:val="0"/>
              <w:rPr>
                <w:b w:val="1"/>
              </w:rPr>
            </w:pPr>
            <w:bookmarkStart w:colFirst="0" w:colLast="0" w:name="_q09y5hc6our3" w:id="315"/>
            <w:bookmarkEnd w:id="315"/>
            <w:r w:rsidDel="00000000" w:rsidR="00000000" w:rsidRPr="00000000">
              <w:rPr>
                <w:b w:val="1"/>
                <w:rtl w:val="0"/>
              </w:rPr>
              <w:t xml:space="preserve">Name</w:t>
            </w:r>
          </w:p>
        </w:tc>
        <w:tc>
          <w:tcPr>
            <w:shd w:fill="d9d9d9" w:val="clear"/>
            <w:tcMar>
              <w:top w:w="72.0" w:type="dxa"/>
              <w:left w:w="72.0" w:type="dxa"/>
              <w:bottom w:w="72.0" w:type="dxa"/>
              <w:right w:w="72.0" w:type="dxa"/>
            </w:tcMar>
            <w:vAlign w:val="top"/>
          </w:tcPr>
          <w:p w:rsidR="00000000" w:rsidDel="00000000" w:rsidP="00000000" w:rsidRDefault="00000000" w:rsidRPr="00000000" w14:paraId="00001A10">
            <w:pPr>
              <w:pStyle w:val="Subtitle"/>
              <w:widowControl w:val="0"/>
              <w:rPr>
                <w:b w:val="1"/>
              </w:rPr>
            </w:pPr>
            <w:bookmarkStart w:colFirst="0" w:colLast="0" w:name="_xwzoc03nk6dq" w:id="291"/>
            <w:bookmarkEnd w:id="291"/>
            <w:r w:rsidDel="00000000" w:rsidR="00000000" w:rsidRPr="00000000">
              <w:rPr>
                <w:b w:val="1"/>
                <w:rtl w:val="0"/>
              </w:rPr>
              <w:t xml:space="preserve">Address</w:t>
            </w:r>
          </w:p>
        </w:tc>
        <w:tc>
          <w:tcPr>
            <w:shd w:fill="d9d9d9" w:val="clear"/>
            <w:tcMar>
              <w:top w:w="72.0" w:type="dxa"/>
              <w:left w:w="72.0" w:type="dxa"/>
              <w:bottom w:w="72.0" w:type="dxa"/>
              <w:right w:w="72.0" w:type="dxa"/>
            </w:tcMar>
            <w:vAlign w:val="top"/>
          </w:tcPr>
          <w:p w:rsidR="00000000" w:rsidDel="00000000" w:rsidP="00000000" w:rsidRDefault="00000000" w:rsidRPr="00000000" w14:paraId="00001A11">
            <w:pPr>
              <w:pStyle w:val="Subtitle"/>
              <w:widowControl w:val="0"/>
              <w:rPr>
                <w:b w:val="1"/>
                <w:vertAlign w:val="superscript"/>
              </w:rPr>
            </w:pPr>
            <w:bookmarkStart w:colFirst="0" w:colLast="0" w:name="_w30kgpporxj" w:id="316"/>
            <w:bookmarkEnd w:id="316"/>
            <w:r w:rsidDel="00000000" w:rsidR="00000000" w:rsidRPr="00000000">
              <w:rPr>
                <w:b w:val="1"/>
                <w:rtl w:val="0"/>
              </w:rPr>
              <w:t xml:space="preserve">Access</w:t>
            </w:r>
            <w:r w:rsidDel="00000000" w:rsidR="00000000" w:rsidRPr="00000000">
              <w:rPr>
                <w:rtl w:val="0"/>
              </w:rPr>
            </w:r>
          </w:p>
        </w:tc>
        <w:tc>
          <w:tcPr>
            <w:shd w:fill="d9d9d9" w:val="clear"/>
            <w:tcMar>
              <w:top w:w="72.0" w:type="dxa"/>
              <w:left w:w="72.0" w:type="dxa"/>
              <w:bottom w:w="72.0" w:type="dxa"/>
              <w:right w:w="72.0" w:type="dxa"/>
            </w:tcMar>
            <w:vAlign w:val="top"/>
          </w:tcPr>
          <w:p w:rsidR="00000000" w:rsidDel="00000000" w:rsidP="00000000" w:rsidRDefault="00000000" w:rsidRPr="00000000" w14:paraId="00001A12">
            <w:pPr>
              <w:pStyle w:val="Subtitle"/>
              <w:widowControl w:val="0"/>
              <w:jc w:val="left"/>
              <w:rPr>
                <w:b w:val="1"/>
              </w:rPr>
            </w:pPr>
            <w:bookmarkStart w:colFirst="0" w:colLast="0" w:name="_xuy7xbiqhmd5" w:id="317"/>
            <w:bookmarkEnd w:id="317"/>
            <w:r w:rsidDel="00000000" w:rsidR="00000000" w:rsidRPr="00000000">
              <w:rPr>
                <w:b w:val="1"/>
                <w:rtl w:val="0"/>
              </w:rPr>
              <w:t xml:space="preserve">Special Purpose</w:t>
            </w:r>
          </w:p>
        </w:tc>
      </w:tr>
      <w:tr>
        <w:trPr>
          <w:cantSplit w:val="0"/>
          <w:tblHeader w:val="0"/>
        </w:trPr>
        <w:tc>
          <w:tcPr>
            <w:shd w:fill="auto" w:val="clear"/>
            <w:tcMar>
              <w:top w:w="43.2" w:type="dxa"/>
              <w:left w:w="43.2" w:type="dxa"/>
              <w:bottom w:w="43.2" w:type="dxa"/>
              <w:right w:w="43.2" w:type="dxa"/>
            </w:tcMar>
          </w:tcPr>
          <w:p w:rsidR="00000000" w:rsidDel="00000000" w:rsidP="00000000" w:rsidRDefault="00000000" w:rsidRPr="00000000" w14:paraId="00001A13">
            <w:pPr>
              <w:pStyle w:val="Subtitle"/>
              <w:widowControl w:val="0"/>
              <w:rPr/>
            </w:pPr>
            <w:bookmarkStart w:colFirst="0" w:colLast="0" w:name="_3e90myfgiqo7" w:id="293"/>
            <w:bookmarkEnd w:id="293"/>
            <w:r w:rsidDel="00000000" w:rsidR="00000000" w:rsidRPr="00000000">
              <w:rPr>
                <w:rFonts w:ascii="Roboto Mono Medium" w:cs="Roboto Mono Medium" w:eastAsia="Roboto Mono Medium" w:hAnsi="Roboto Mono Medium"/>
                <w:sz w:val="20"/>
                <w:szCs w:val="20"/>
                <w:rtl w:val="0"/>
              </w:rPr>
              <w:t xml:space="preserve">PR0</w:t>
            </w:r>
            <w:r w:rsidDel="00000000" w:rsidR="00000000" w:rsidRPr="00000000">
              <w:rPr>
                <w:rFonts w:ascii="Roboto" w:cs="Roboto" w:eastAsia="Roboto" w:hAnsi="Roboto"/>
                <w:sz w:val="20"/>
                <w:szCs w:val="20"/>
                <w:rtl w:val="0"/>
              </w:rPr>
              <w:t xml:space="preserve">–</w:t>
            </w:r>
            <w:r w:rsidDel="00000000" w:rsidR="00000000" w:rsidRPr="00000000">
              <w:rPr>
                <w:rFonts w:ascii="Roboto Mono Medium" w:cs="Roboto Mono Medium" w:eastAsia="Roboto Mono Medium" w:hAnsi="Roboto Mono Medium"/>
                <w:sz w:val="20"/>
                <w:szCs w:val="20"/>
                <w:rtl w:val="0"/>
              </w:rPr>
              <w:t xml:space="preserve">PR7</w:t>
            </w:r>
            <w:r w:rsidDel="00000000" w:rsidR="00000000" w:rsidRPr="00000000">
              <w:rPr>
                <w:rtl w:val="0"/>
              </w:rPr>
              <w:t xml:space="preserve"> </w:t>
            </w:r>
          </w:p>
        </w:tc>
        <w:tc>
          <w:tcPr>
            <w:shd w:fill="auto" w:val="clear"/>
            <w:tcMar>
              <w:top w:w="43.2" w:type="dxa"/>
              <w:left w:w="43.2" w:type="dxa"/>
              <w:bottom w:w="43.2" w:type="dxa"/>
              <w:right w:w="43.2" w:type="dxa"/>
            </w:tcMar>
            <w:vAlign w:val="center"/>
          </w:tcPr>
          <w:p w:rsidR="00000000" w:rsidDel="00000000" w:rsidP="00000000" w:rsidRDefault="00000000" w:rsidRPr="00000000" w14:paraId="00001A14">
            <w:pPr>
              <w:pStyle w:val="Subtitle"/>
              <w:widowControl w:val="0"/>
              <w:rPr>
                <w:vertAlign w:val="superscript"/>
              </w:rPr>
            </w:pPr>
            <w:bookmarkStart w:colFirst="0" w:colLast="0" w:name="_3e90myfgiqo7" w:id="293"/>
            <w:bookmarkEnd w:id="293"/>
            <w:r w:rsidDel="00000000" w:rsidR="00000000" w:rsidRPr="00000000">
              <w:rPr>
                <w:rtl w:val="0"/>
              </w:rPr>
              <w:t xml:space="preserve">$1D8–$1DF</w:t>
            </w: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1A15">
            <w:pPr>
              <w:pStyle w:val="Subtitle"/>
              <w:widowControl w:val="0"/>
              <w:rPr/>
            </w:pPr>
            <w:bookmarkStart w:colFirst="0" w:colLast="0" w:name="_xy0ckp4y38vh" w:id="318"/>
            <w:bookmarkEnd w:id="318"/>
            <w:r w:rsidDel="00000000" w:rsidR="00000000" w:rsidRPr="00000000">
              <w:rPr>
                <w:rtl w:val="0"/>
              </w:rPr>
              <w:t xml:space="preserve">Read/Write</w:t>
            </w:r>
          </w:p>
        </w:tc>
        <w:tc>
          <w:tcPr>
            <w:shd w:fill="auto" w:val="clear"/>
            <w:tcMar>
              <w:top w:w="43.2" w:type="dxa"/>
              <w:left w:w="43.2" w:type="dxa"/>
              <w:bottom w:w="43.2" w:type="dxa"/>
              <w:right w:w="43.2" w:type="dxa"/>
            </w:tcMar>
            <w:vAlign w:val="center"/>
          </w:tcPr>
          <w:p w:rsidR="00000000" w:rsidDel="00000000" w:rsidP="00000000" w:rsidRDefault="00000000" w:rsidRPr="00000000" w14:paraId="00001A16">
            <w:pPr>
              <w:pStyle w:val="Subtitle"/>
              <w:widowControl w:val="0"/>
              <w:jc w:val="left"/>
              <w:rPr/>
            </w:pPr>
            <w:bookmarkStart w:colFirst="0" w:colLast="0" w:name="_3eybxtte0w5h" w:id="319"/>
            <w:bookmarkEnd w:id="319"/>
            <w:r w:rsidDel="00000000" w:rsidR="00000000" w:rsidRPr="00000000">
              <w:rPr>
                <w:rtl w:val="0"/>
              </w:rPr>
              <w:t xml:space="preserve"> </w:t>
            </w:r>
            <w:r w:rsidDel="00000000" w:rsidR="00000000" w:rsidRPr="00000000">
              <w:rPr>
                <w:rFonts w:ascii="Nova Mono" w:cs="Nova Mono" w:eastAsia="Nova Mono" w:hAnsi="Nova Mono"/>
                <w:sz w:val="20"/>
                <w:szCs w:val="20"/>
                <w:rtl w:val="0"/>
              </w:rPr>
              <w:t xml:space="preserve">PASM2 ⇄ Spin2 communication mechanism</w:t>
            </w:r>
            <w:r w:rsidDel="00000000" w:rsidR="00000000" w:rsidRPr="00000000">
              <w:rPr>
                <w:rtl w:val="0"/>
              </w:rPr>
            </w:r>
          </w:p>
        </w:tc>
      </w:tr>
    </w:tbl>
    <w:p w:rsidR="00000000" w:rsidDel="00000000" w:rsidP="00000000" w:rsidRDefault="00000000" w:rsidRPr="00000000" w14:paraId="00001A17">
      <w:pPr>
        <w:pStyle w:val="Heading2"/>
        <w:rPr>
          <w:i w:val="1"/>
          <w:highlight w:val="yellow"/>
        </w:rPr>
      </w:pPr>
      <w:bookmarkStart w:colFirst="0" w:colLast="0" w:name="_8x2v3buaskxv" w:id="320"/>
      <w:bookmarkEnd w:id="320"/>
      <w:r w:rsidDel="00000000" w:rsidR="00000000" w:rsidRPr="00000000">
        <w:rPr>
          <w:rtl w:val="0"/>
        </w:rPr>
        <w:t xml:space="preserve">REV</w:t>
      </w:r>
      <w:r w:rsidDel="00000000" w:rsidR="00000000" w:rsidRPr="00000000">
        <w:rPr>
          <w:rtl w:val="0"/>
        </w:rPr>
      </w:r>
    </w:p>
    <w:p w:rsidR="00000000" w:rsidDel="00000000" w:rsidP="00000000" w:rsidRDefault="00000000" w:rsidRPr="00000000" w14:paraId="00001A18">
      <w:pPr>
        <w:spacing w:after="0" w:lineRule="auto"/>
        <w:rPr/>
      </w:pPr>
      <w:r w:rsidDel="00000000" w:rsidR="00000000" w:rsidRPr="00000000">
        <w:rPr>
          <w:rtl w:val="0"/>
        </w:rPr>
        <w:t xml:space="preserve">Reverse</w:t>
      </w:r>
    </w:p>
    <w:p w:rsidR="00000000" w:rsidDel="00000000" w:rsidP="00000000" w:rsidRDefault="00000000" w:rsidRPr="00000000" w14:paraId="00001A19">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Reverse bits of value.</w:t>
      </w:r>
    </w:p>
    <w:p w:rsidR="00000000" w:rsidDel="00000000" w:rsidP="00000000" w:rsidRDefault="00000000" w:rsidRPr="00000000" w14:paraId="00001A1A">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REV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A1B">
      <w:pPr>
        <w:spacing w:before="40" w:lineRule="auto"/>
        <w:rPr/>
      </w:pPr>
      <w:r w:rsidDel="00000000" w:rsidR="00000000" w:rsidRPr="00000000">
        <w:rPr>
          <w:b w:val="1"/>
          <w:rtl w:val="0"/>
        </w:rPr>
        <w:t xml:space="preserve">Result:</w:t>
      </w:r>
      <w:r w:rsidDel="00000000" w:rsidR="00000000" w:rsidRPr="00000000">
        <w:rPr>
          <w:rtl w:val="0"/>
        </w:rPr>
        <w:t xml:space="preserve"> The 32-bit pattern in Dest is reversed.</w:t>
      </w:r>
    </w:p>
    <w:p w:rsidR="00000000" w:rsidDel="00000000" w:rsidP="00000000" w:rsidRDefault="00000000" w:rsidRPr="00000000" w14:paraId="00001A1C">
      <w:pPr>
        <w:numPr>
          <w:ilvl w:val="0"/>
          <w:numId w:val="1"/>
        </w:numPr>
        <w:ind w:left="720" w:hanging="360"/>
      </w:pPr>
      <w:r w:rsidDel="00000000" w:rsidR="00000000" w:rsidRPr="00000000">
        <w:rPr>
          <w:rtl w:val="0"/>
        </w:rPr>
        <w:t xml:space="preserve">Dest is the register containing the bit value </w:t>
      </w:r>
      <w:r w:rsidDel="00000000" w:rsidR="00000000" w:rsidRPr="00000000">
        <w:rPr>
          <w:rtl w:val="0"/>
        </w:rPr>
        <w:t xml:space="preserve">to reverse</w:t>
      </w:r>
      <w:r w:rsidDel="00000000" w:rsidR="00000000" w:rsidRPr="00000000">
        <w:rPr>
          <w:rtl w:val="0"/>
        </w:rPr>
        <w:t xml:space="preserve">.</w:t>
      </w:r>
    </w:p>
    <w:tbl>
      <w:tblPr>
        <w:tblStyle w:val="Table14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1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1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1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2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2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2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2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2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2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001101001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2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A2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A30">
      <w:pPr>
        <w:rPr/>
      </w:pPr>
      <w:r w:rsidDel="00000000" w:rsidR="00000000" w:rsidRPr="00000000">
        <w:rPr>
          <w:rFonts w:ascii="Roboto Mono Medium" w:cs="Roboto Mono Medium" w:eastAsia="Roboto Mono Medium" w:hAnsi="Roboto Mono Medium"/>
          <w:rtl w:val="0"/>
        </w:rPr>
        <w:t xml:space="preserve">REV</w:t>
      </w:r>
      <w:r w:rsidDel="00000000" w:rsidR="00000000" w:rsidRPr="00000000">
        <w:rPr>
          <w:rFonts w:ascii="Nova Mono" w:cs="Nova Mono" w:eastAsia="Nova Mono" w:hAnsi="Nova Mono"/>
          <w:rtl w:val="0"/>
        </w:rPr>
        <w:t xml:space="preserve"> performs a bitwise reverse (bits 31:0 ⇒ bits 0:31) of the value in Dest and stores the result back into Dest.  This is useful for processing binary data in a different MSB/LSB order than it is transmitted with.</w:t>
      </w:r>
    </w:p>
    <w:p w:rsidR="00000000" w:rsidDel="00000000" w:rsidP="00000000" w:rsidRDefault="00000000" w:rsidRPr="00000000" w14:paraId="00001A31">
      <w:pPr>
        <w:pStyle w:val="Heading2"/>
        <w:rPr>
          <w:i w:val="1"/>
        </w:rPr>
      </w:pPr>
      <w:bookmarkStart w:colFirst="0" w:colLast="0" w:name="_e76w2o7qsgpp" w:id="321"/>
      <w:bookmarkEnd w:id="321"/>
      <w:r w:rsidDel="00000000" w:rsidR="00000000" w:rsidRPr="00000000">
        <w:rPr>
          <w:rtl w:val="0"/>
        </w:rPr>
        <w:t xml:space="preserve">ROL</w:t>
      </w:r>
      <w:r w:rsidDel="00000000" w:rsidR="00000000" w:rsidRPr="00000000">
        <w:rPr>
          <w:rtl w:val="0"/>
        </w:rPr>
      </w:r>
    </w:p>
    <w:p w:rsidR="00000000" w:rsidDel="00000000" w:rsidP="00000000" w:rsidRDefault="00000000" w:rsidRPr="00000000" w14:paraId="00001A32">
      <w:pPr>
        <w:spacing w:after="0" w:lineRule="auto"/>
        <w:rPr/>
      </w:pPr>
      <w:r w:rsidDel="00000000" w:rsidR="00000000" w:rsidRPr="00000000">
        <w:rPr>
          <w:rtl w:val="0"/>
        </w:rPr>
        <w:t xml:space="preserve">Rotate </w:t>
      </w:r>
      <w:r w:rsidDel="00000000" w:rsidR="00000000" w:rsidRPr="00000000">
        <w:rPr>
          <w:rtl w:val="0"/>
        </w:rPr>
        <w:t xml:space="preserve">left</w:t>
      </w:r>
    </w:p>
    <w:p w:rsidR="00000000" w:rsidDel="00000000" w:rsidP="00000000" w:rsidRDefault="00000000" w:rsidRPr="00000000" w14:paraId="00001A33">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bits left.</w:t>
      </w:r>
    </w:p>
    <w:p w:rsidR="00000000" w:rsidDel="00000000" w:rsidP="00000000" w:rsidRDefault="00000000" w:rsidRPr="00000000" w14:paraId="00001A34">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ROL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A35">
      <w:pPr>
        <w:spacing w:before="40" w:lineRule="auto"/>
        <w:rPr/>
      </w:pPr>
      <w:r w:rsidDel="00000000" w:rsidR="00000000" w:rsidRPr="00000000">
        <w:rPr>
          <w:b w:val="1"/>
          <w:rtl w:val="0"/>
        </w:rPr>
        <w:t xml:space="preserve">Result:</w:t>
      </w:r>
      <w:r w:rsidDel="00000000" w:rsidR="00000000" w:rsidRPr="00000000">
        <w:rPr>
          <w:rtl w:val="0"/>
        </w:rPr>
        <w:t xml:space="preserve"> The bits of Dest are rotated left by Src bits; any departing MSBs are moved into LSBs.</w:t>
      </w:r>
    </w:p>
    <w:p w:rsidR="00000000" w:rsidDel="00000000" w:rsidP="00000000" w:rsidRDefault="00000000" w:rsidRPr="00000000" w14:paraId="00001A36">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rotate left by Src bits.</w:t>
      </w:r>
    </w:p>
    <w:p w:rsidR="00000000" w:rsidDel="00000000" w:rsidP="00000000" w:rsidRDefault="00000000" w:rsidRPr="00000000" w14:paraId="00001A37">
      <w:pPr>
        <w:numPr>
          <w:ilvl w:val="0"/>
          <w:numId w:val="1"/>
        </w:numPr>
        <w:spacing w:after="0" w:afterAutospacing="0"/>
        <w:ind w:left="720" w:hanging="360"/>
        <w:rPr/>
      </w:pPr>
      <w:r w:rsidDel="00000000" w:rsidR="00000000" w:rsidRPr="00000000">
        <w:rPr>
          <w:rtl w:val="0"/>
        </w:rPr>
        <w:t xml:space="preserve">Src is a register or 5-bit literal whose value indicates the number of bit positions to rotate.</w:t>
      </w:r>
    </w:p>
    <w:p w:rsidR="00000000" w:rsidDel="00000000" w:rsidP="00000000" w:rsidRDefault="00000000" w:rsidRPr="00000000" w14:paraId="00001A3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4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3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4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4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7">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8">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9">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4A">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A4B">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rotated out if Src[4:0] &gt; 0, else C = Dest[31].</w:t>
      </w:r>
      <w:r w:rsidDel="00000000" w:rsidR="00000000" w:rsidRPr="00000000">
        <w:rPr>
          <w:rtl w:val="0"/>
        </w:rPr>
      </w:r>
    </w:p>
    <w:p w:rsidR="00000000" w:rsidDel="00000000" w:rsidP="00000000" w:rsidRDefault="00000000" w:rsidRPr="00000000" w14:paraId="00001A4C">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A4D">
      <w:pPr>
        <w:rPr/>
      </w:pPr>
      <w:r w:rsidDel="00000000" w:rsidR="00000000" w:rsidRPr="00000000">
        <w:rPr>
          <w:rFonts w:ascii="Roboto Mono Medium" w:cs="Roboto Mono Medium" w:eastAsia="Roboto Mono Medium" w:hAnsi="Roboto Mono Medium"/>
          <w:rtl w:val="0"/>
        </w:rPr>
        <w:t xml:space="preserve">ROL</w:t>
      </w:r>
      <w:r w:rsidDel="00000000" w:rsidR="00000000" w:rsidRPr="00000000">
        <w:rPr>
          <w:rtl w:val="0"/>
        </w:rPr>
        <w:t xml:space="preserve"> </w:t>
      </w:r>
      <w:r w:rsidDel="00000000" w:rsidR="00000000" w:rsidRPr="00000000">
        <w:rPr>
          <w:rtl w:val="0"/>
        </w:rPr>
        <w:t xml:space="preserve">rotates Dest's</w:t>
      </w:r>
      <w:r w:rsidDel="00000000" w:rsidR="00000000" w:rsidRPr="00000000">
        <w:rPr>
          <w:rtl w:val="0"/>
        </w:rPr>
        <w:t xml:space="preserve"> binary value left by Src places (0–31 bits).  All MSBs rotated </w:t>
      </w:r>
      <w:r w:rsidDel="00000000" w:rsidR="00000000" w:rsidRPr="00000000">
        <w:rPr>
          <w:rtl w:val="0"/>
        </w:rPr>
        <w:t xml:space="preserve">out are</w:t>
      </w:r>
      <w:r w:rsidDel="00000000" w:rsidR="00000000" w:rsidRPr="00000000">
        <w:rPr>
          <w:rtl w:val="0"/>
        </w:rPr>
        <w:t xml:space="preserve"> moved into the new LSBs.</w:t>
      </w:r>
    </w:p>
    <w:p w:rsidR="00000000" w:rsidDel="00000000" w:rsidP="00000000" w:rsidRDefault="00000000" w:rsidRPr="00000000" w14:paraId="00001A4E">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rotated out (effectively C = result bit "0") if Src is 1–31, or to Dest[31] if Src is 0.</w:t>
      </w:r>
    </w:p>
    <w:p w:rsidR="00000000" w:rsidDel="00000000" w:rsidP="00000000" w:rsidRDefault="00000000" w:rsidRPr="00000000" w14:paraId="00001A4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  Since no bits are lost by this operation, the result will only be zero if Dest </w:t>
      </w:r>
      <w:r w:rsidDel="00000000" w:rsidR="00000000" w:rsidRPr="00000000">
        <w:rPr>
          <w:rtl w:val="0"/>
        </w:rPr>
        <w:t xml:space="preserve">started</w:t>
      </w:r>
      <w:r w:rsidDel="00000000" w:rsidR="00000000" w:rsidRPr="00000000">
        <w:rPr>
          <w:rtl w:val="0"/>
        </w:rPr>
        <w:t xml:space="preserve"> at zero.</w:t>
      </w:r>
    </w:p>
    <w:p w:rsidR="00000000" w:rsidDel="00000000" w:rsidP="00000000" w:rsidRDefault="00000000" w:rsidRPr="00000000" w14:paraId="00001A50">
      <w:pPr>
        <w:pStyle w:val="Heading2"/>
        <w:rPr>
          <w:i w:val="1"/>
          <w:highlight w:val="yellow"/>
        </w:rPr>
      </w:pPr>
      <w:bookmarkStart w:colFirst="0" w:colLast="0" w:name="_9ruumu1gk11b" w:id="322"/>
      <w:bookmarkEnd w:id="322"/>
      <w:r w:rsidDel="00000000" w:rsidR="00000000" w:rsidRPr="00000000">
        <w:rPr>
          <w:rtl w:val="0"/>
        </w:rPr>
        <w:t xml:space="preserve">ROLBYTE</w:t>
      </w:r>
      <w:r w:rsidDel="00000000" w:rsidR="00000000" w:rsidRPr="00000000">
        <w:rPr>
          <w:rtl w:val="0"/>
        </w:rPr>
      </w:r>
    </w:p>
    <w:p w:rsidR="00000000" w:rsidDel="00000000" w:rsidP="00000000" w:rsidRDefault="00000000" w:rsidRPr="00000000" w14:paraId="00001A51">
      <w:pPr>
        <w:spacing w:after="0" w:lineRule="auto"/>
        <w:rPr/>
      </w:pPr>
      <w:r w:rsidDel="00000000" w:rsidR="00000000" w:rsidRPr="00000000">
        <w:rPr>
          <w:rtl w:val="0"/>
        </w:rPr>
        <w:t xml:space="preserve">Rotate left byte</w:t>
      </w:r>
      <w:r w:rsidDel="00000000" w:rsidR="00000000" w:rsidRPr="00000000">
        <w:rPr>
          <w:rtl w:val="0"/>
        </w:rPr>
      </w:r>
    </w:p>
    <w:p w:rsidR="00000000" w:rsidDel="00000000" w:rsidP="00000000" w:rsidRDefault="00000000" w:rsidRPr="00000000" w14:paraId="00001A52">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a byte left into a value.</w:t>
      </w:r>
    </w:p>
    <w:p w:rsidR="00000000" w:rsidDel="00000000" w:rsidP="00000000" w:rsidRDefault="00000000" w:rsidRPr="00000000" w14:paraId="00001A53">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ROLBYTE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A54">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B</w:t>
      </w:r>
      <w:r w:rsidDel="00000000" w:rsidR="00000000" w:rsidRPr="00000000">
        <w:rPr>
          <w:rFonts w:ascii="Roboto Mono Medium" w:cs="Roboto Mono Medium" w:eastAsia="Roboto Mono Medium" w:hAnsi="Roboto Mono Medium"/>
          <w:rtl w:val="0"/>
        </w:rPr>
        <w:t xml:space="preserve">YTE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A55">
      <w:pPr>
        <w:spacing w:before="40" w:lineRule="auto"/>
        <w:rPr/>
      </w:pPr>
      <w:r w:rsidDel="00000000" w:rsidR="00000000" w:rsidRPr="00000000">
        <w:rPr>
          <w:b w:val="1"/>
          <w:rtl w:val="0"/>
        </w:rPr>
        <w:t xml:space="preserve">Result:</w:t>
      </w:r>
      <w:r w:rsidDel="00000000" w:rsidR="00000000" w:rsidRPr="00000000">
        <w:rPr>
          <w:rtl w:val="0"/>
        </w:rPr>
        <w:t xml:space="preserve"> Byte</w:t>
      </w:r>
      <w:r w:rsidDel="00000000" w:rsidR="00000000" w:rsidRPr="00000000">
        <w:rPr>
          <w:rtl w:val="0"/>
        </w:rPr>
        <w:t xml:space="preserve"> Num</w:t>
      </w:r>
      <w:r w:rsidDel="00000000" w:rsidR="00000000" w:rsidRPr="00000000">
        <w:rPr>
          <w:rtl w:val="0"/>
        </w:rPr>
        <w:t xml:space="preserve"> (0–3) of Src, or a byte from a source described by prior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is </w:t>
      </w:r>
      <w:r w:rsidDel="00000000" w:rsidR="00000000" w:rsidRPr="00000000">
        <w:rPr>
          <w:rtl w:val="0"/>
        </w:rPr>
        <w:t xml:space="preserve">rotated left</w:t>
      </w:r>
      <w:r w:rsidDel="00000000" w:rsidR="00000000" w:rsidRPr="00000000">
        <w:rPr>
          <w:rtl w:val="0"/>
        </w:rPr>
        <w:t xml:space="preserve"> into Dest.</w:t>
      </w:r>
    </w:p>
    <w:p w:rsidR="00000000" w:rsidDel="00000000" w:rsidP="00000000" w:rsidRDefault="00000000" w:rsidRPr="00000000" w14:paraId="00001A56">
      <w:pPr>
        <w:numPr>
          <w:ilvl w:val="0"/>
          <w:numId w:val="1"/>
        </w:numPr>
        <w:spacing w:after="0" w:afterAutospacing="0"/>
        <w:ind w:left="720" w:hanging="360"/>
        <w:rPr/>
      </w:pPr>
      <w:r w:rsidDel="00000000" w:rsidR="00000000" w:rsidRPr="00000000">
        <w:rPr>
          <w:rtl w:val="0"/>
        </w:rPr>
        <w:t xml:space="preserve">Dest is the register in which to rotate the byte into.</w:t>
      </w:r>
    </w:p>
    <w:p w:rsidR="00000000" w:rsidDel="00000000" w:rsidP="00000000" w:rsidRDefault="00000000" w:rsidRPr="00000000" w14:paraId="00001A57">
      <w:pPr>
        <w:numPr>
          <w:ilvl w:val="0"/>
          <w:numId w:val="1"/>
        </w:numPr>
        <w:spacing w:after="0" w:afterAutospacing="0"/>
        <w:ind w:left="720" w:hanging="360"/>
        <w:rPr/>
      </w:pPr>
      <w:r w:rsidDel="00000000" w:rsidR="00000000" w:rsidRPr="00000000">
        <w:rPr>
          <w:rtl w:val="0"/>
        </w:rPr>
        <w:t xml:space="preserve">Src is a register, 9-bit literal, or 32-bit augmented literal whose value contains the target byte to read.</w:t>
      </w:r>
    </w:p>
    <w:p w:rsidR="00000000" w:rsidDel="00000000" w:rsidP="00000000" w:rsidRDefault="00000000" w:rsidRPr="00000000" w14:paraId="00001A58">
      <w:pPr>
        <w:numPr>
          <w:ilvl w:val="0"/>
          <w:numId w:val="1"/>
        </w:numPr>
        <w:ind w:left="720" w:hanging="360"/>
        <w:rPr/>
      </w:pPr>
      <w:r w:rsidDel="00000000" w:rsidR="00000000" w:rsidRPr="00000000">
        <w:rPr>
          <w:rtl w:val="0"/>
        </w:rPr>
        <w:t xml:space="preserve">Num is a 2-bit literal identifying the nibble ID (0–3) of Src to read.</w:t>
      </w:r>
    </w:p>
    <w:tbl>
      <w:tblPr>
        <w:tblStyle w:val="Table14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5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6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6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7">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8">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9">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A">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6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70">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71">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72">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73">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A74">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q234901aifm8">
        <w:r w:rsidDel="00000000" w:rsidR="00000000" w:rsidRPr="00000000">
          <w:rPr>
            <w:rFonts w:ascii="Roboto Mono Medium" w:cs="Roboto Mono Medium" w:eastAsia="Roboto Mono Medium" w:hAnsi="Roboto Mono Medium"/>
            <w:color w:val="1155cc"/>
            <w:u w:val="single"/>
            <w:rtl w:val="0"/>
          </w:rPr>
          <w:t xml:space="preserve">ALTGB</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and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r>
    </w:p>
    <w:p w:rsidR="00000000" w:rsidDel="00000000" w:rsidP="00000000" w:rsidRDefault="00000000" w:rsidRPr="00000000" w14:paraId="00001A7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A76">
      <w:pPr>
        <w:rPr/>
      </w:pP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reads the byte</w:t>
      </w:r>
      <w:r w:rsidDel="00000000" w:rsidR="00000000" w:rsidRPr="00000000">
        <w:rPr>
          <w:rtl w:val="0"/>
        </w:rPr>
        <w:t xml:space="preserve"> identified by Num</w:t>
      </w:r>
      <w:r w:rsidDel="00000000" w:rsidR="00000000" w:rsidRPr="00000000">
        <w:rPr>
          <w:rtl w:val="0"/>
        </w:rPr>
        <w:t xml:space="preserve"> (0–3) from Src, or a byte from the source described by a prior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instruction, and rotates </w:t>
      </w:r>
      <w:r w:rsidDel="00000000" w:rsidR="00000000" w:rsidRPr="00000000">
        <w:rPr>
          <w:rtl w:val="0"/>
        </w:rPr>
        <w:t xml:space="preserve">it left into</w:t>
      </w:r>
      <w:r w:rsidDel="00000000" w:rsidR="00000000" w:rsidRPr="00000000">
        <w:rPr>
          <w:rtl w:val="0"/>
        </w:rPr>
        <w:t xml:space="preserve"> Dest.  </w:t>
      </w:r>
    </w:p>
    <w:p w:rsidR="00000000" w:rsidDel="00000000" w:rsidP="00000000" w:rsidRDefault="00000000" w:rsidRPr="00000000" w14:paraId="00001A77">
      <w:pPr>
        <w:rPr/>
      </w:pPr>
      <w:r w:rsidDel="00000000" w:rsidR="00000000" w:rsidRPr="00000000">
        <w:rPr>
          <w:rFonts w:ascii="Roboto Mono Medium" w:cs="Roboto Mono Medium" w:eastAsia="Roboto Mono Medium" w:hAnsi="Roboto Mono Medium"/>
          <w:rtl w:val="0"/>
        </w:rPr>
        <w:t xml:space="preserve">ROLBYTE</w:t>
      </w:r>
      <w:r w:rsidDel="00000000" w:rsidR="00000000" w:rsidRPr="00000000">
        <w:rPr>
          <w:rtl w:val="0"/>
        </w:rPr>
        <w:t xml:space="preserve"> achieves the same effect as two instructions— an 8-bit </w:t>
      </w:r>
      <w:r w:rsidDel="00000000" w:rsidR="00000000" w:rsidRPr="00000000">
        <w:rPr>
          <w:rFonts w:ascii="Roboto Mono Medium" w:cs="Roboto Mono Medium" w:eastAsia="Roboto Mono Medium" w:hAnsi="Roboto Mono Medium"/>
          <w:rtl w:val="0"/>
        </w:rPr>
        <w:t xml:space="preserve">SHL</w:t>
      </w:r>
      <w:r w:rsidDel="00000000" w:rsidR="00000000" w:rsidRPr="00000000">
        <w:rPr>
          <w:rtl w:val="0"/>
        </w:rPr>
        <w:t xml:space="preserve"> followed by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into byte 0.</w:t>
      </w:r>
    </w:p>
    <w:p w:rsidR="00000000" w:rsidDel="00000000" w:rsidP="00000000" w:rsidRDefault="00000000" w:rsidRPr="00000000" w14:paraId="00001A78">
      <w:pPr>
        <w:rPr/>
      </w:pPr>
      <w:r w:rsidDel="00000000" w:rsidR="00000000" w:rsidRPr="00000000">
        <w:rPr>
          <w:rtl w:val="0"/>
        </w:rPr>
        <w:t xml:space="preserve">Num (0–3) </w:t>
      </w:r>
      <w:r w:rsidDel="00000000" w:rsidR="00000000" w:rsidRPr="00000000">
        <w:rPr>
          <w:rtl w:val="0"/>
        </w:rPr>
        <w:t xml:space="preserve">identifies a value's </w:t>
      </w:r>
      <w:r w:rsidDel="00000000" w:rsidR="00000000" w:rsidRPr="00000000">
        <w:rPr>
          <w:rtl w:val="0"/>
        </w:rPr>
        <w:t xml:space="preserve">individual byte</w:t>
      </w:r>
      <w:r w:rsidDel="00000000" w:rsidR="00000000" w:rsidRPr="00000000">
        <w:rPr>
          <w:rtl w:val="0"/>
        </w:rPr>
        <w:t xml:space="preserve">s</w:t>
      </w:r>
      <w:r w:rsidDel="00000000" w:rsidR="00000000" w:rsidRPr="00000000">
        <w:rPr>
          <w:rtl w:val="0"/>
        </w:rPr>
        <w:t xml:space="preserve">, by position, in least-significant byte order.</w:t>
      </w:r>
    </w:p>
    <w:p w:rsidR="00000000" w:rsidDel="00000000" w:rsidP="00000000" w:rsidRDefault="00000000" w:rsidRPr="00000000" w14:paraId="00001A79">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ALTGB</w:t>
      </w:r>
      <w:r w:rsidDel="00000000" w:rsidR="00000000" w:rsidRPr="00000000">
        <w:rPr>
          <w:rtl w:val="0"/>
        </w:rPr>
        <w:t xml:space="preserve"> instruction; i.e. in a loop to iteratively read a series of byte values within contiguous long registers.</w:t>
      </w:r>
    </w:p>
    <w:p w:rsidR="00000000" w:rsidDel="00000000" w:rsidP="00000000" w:rsidRDefault="00000000" w:rsidRPr="00000000" w14:paraId="00001A7A">
      <w:pPr>
        <w:pStyle w:val="Heading2"/>
        <w:rPr>
          <w:i w:val="1"/>
          <w:highlight w:val="yellow"/>
        </w:rPr>
      </w:pPr>
      <w:bookmarkStart w:colFirst="0" w:colLast="0" w:name="_5imtv7yml80t" w:id="323"/>
      <w:bookmarkEnd w:id="323"/>
      <w:r w:rsidDel="00000000" w:rsidR="00000000" w:rsidRPr="00000000">
        <w:rPr>
          <w:rtl w:val="0"/>
        </w:rPr>
        <w:t xml:space="preserve">ROLNIB</w:t>
      </w:r>
      <w:r w:rsidDel="00000000" w:rsidR="00000000" w:rsidRPr="00000000">
        <w:rPr>
          <w:rtl w:val="0"/>
        </w:rPr>
      </w:r>
    </w:p>
    <w:p w:rsidR="00000000" w:rsidDel="00000000" w:rsidP="00000000" w:rsidRDefault="00000000" w:rsidRPr="00000000" w14:paraId="00001A7B">
      <w:pPr>
        <w:spacing w:after="0" w:lineRule="auto"/>
        <w:rPr/>
      </w:pPr>
      <w:r w:rsidDel="00000000" w:rsidR="00000000" w:rsidRPr="00000000">
        <w:rPr>
          <w:rtl w:val="0"/>
        </w:rPr>
        <w:t xml:space="preserve">Rotate left nibble</w:t>
      </w:r>
      <w:r w:rsidDel="00000000" w:rsidR="00000000" w:rsidRPr="00000000">
        <w:rPr>
          <w:rtl w:val="0"/>
        </w:rPr>
      </w:r>
    </w:p>
    <w:p w:rsidR="00000000" w:rsidDel="00000000" w:rsidP="00000000" w:rsidRDefault="00000000" w:rsidRPr="00000000" w14:paraId="00001A7C">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a nibble left into a value.</w:t>
      </w:r>
    </w:p>
    <w:p w:rsidR="00000000" w:rsidDel="00000000" w:rsidP="00000000" w:rsidRDefault="00000000" w:rsidRPr="00000000" w14:paraId="00001A7D">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ROLNIB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A7E">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NIB</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A7F">
      <w:pPr>
        <w:spacing w:before="40" w:lineRule="auto"/>
        <w:rPr/>
      </w:pPr>
      <w:r w:rsidDel="00000000" w:rsidR="00000000" w:rsidRPr="00000000">
        <w:rPr>
          <w:b w:val="1"/>
          <w:rtl w:val="0"/>
        </w:rPr>
        <w:t xml:space="preserve">Result:</w:t>
      </w:r>
      <w:r w:rsidDel="00000000" w:rsidR="00000000" w:rsidRPr="00000000">
        <w:rPr>
          <w:rtl w:val="0"/>
        </w:rPr>
        <w:t xml:space="preserve"> N</w:t>
      </w:r>
      <w:r w:rsidDel="00000000" w:rsidR="00000000" w:rsidRPr="00000000">
        <w:rPr>
          <w:rtl w:val="0"/>
        </w:rPr>
        <w:t xml:space="preserve">ibble Num</w:t>
      </w:r>
      <w:r w:rsidDel="00000000" w:rsidR="00000000" w:rsidRPr="00000000">
        <w:rPr>
          <w:rtl w:val="0"/>
        </w:rPr>
        <w:t xml:space="preserve"> (0–7) of Src, or a nibble from a source described by prior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is rotated left into Dest.</w:t>
      </w:r>
    </w:p>
    <w:p w:rsidR="00000000" w:rsidDel="00000000" w:rsidP="00000000" w:rsidRDefault="00000000" w:rsidRPr="00000000" w14:paraId="00001A80">
      <w:pPr>
        <w:numPr>
          <w:ilvl w:val="0"/>
          <w:numId w:val="1"/>
        </w:numPr>
        <w:spacing w:after="0" w:afterAutospacing="0"/>
        <w:ind w:left="720" w:hanging="360"/>
        <w:rPr/>
      </w:pPr>
      <w:r w:rsidDel="00000000" w:rsidR="00000000" w:rsidRPr="00000000">
        <w:rPr>
          <w:rtl w:val="0"/>
        </w:rPr>
        <w:t xml:space="preserve">Dest is the register in which to rotate the nibble into.</w:t>
      </w:r>
    </w:p>
    <w:p w:rsidR="00000000" w:rsidDel="00000000" w:rsidP="00000000" w:rsidRDefault="00000000" w:rsidRPr="00000000" w14:paraId="00001A81">
      <w:pPr>
        <w:numPr>
          <w:ilvl w:val="0"/>
          <w:numId w:val="1"/>
        </w:numPr>
        <w:spacing w:after="0" w:afterAutospacing="0"/>
        <w:ind w:left="720" w:hanging="360"/>
        <w:rPr/>
      </w:pPr>
      <w:r w:rsidDel="00000000" w:rsidR="00000000" w:rsidRPr="00000000">
        <w:rPr>
          <w:rtl w:val="0"/>
        </w:rPr>
        <w:t xml:space="preserve">Src is a register, 9-bit literal, or 32-bit augmented literal whose value contains the target nibble to read.</w:t>
      </w:r>
    </w:p>
    <w:p w:rsidR="00000000" w:rsidDel="00000000" w:rsidP="00000000" w:rsidRDefault="00000000" w:rsidRPr="00000000" w14:paraId="00001A82">
      <w:pPr>
        <w:numPr>
          <w:ilvl w:val="0"/>
          <w:numId w:val="1"/>
        </w:numPr>
        <w:ind w:left="720" w:hanging="360"/>
        <w:rPr/>
      </w:pPr>
      <w:r w:rsidDel="00000000" w:rsidR="00000000" w:rsidRPr="00000000">
        <w:rPr>
          <w:rtl w:val="0"/>
        </w:rPr>
        <w:t xml:space="preserve">Num is a 3-bit literal identifying the nibble ID (0–7) of Src to read.</w:t>
      </w:r>
    </w:p>
    <w:tbl>
      <w:tblPr>
        <w:tblStyle w:val="Table14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8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8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8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100010N</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8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8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1">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2">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3">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4">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A">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9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A9E">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asw5rsrcqtpn">
        <w:r w:rsidDel="00000000" w:rsidR="00000000" w:rsidRPr="00000000">
          <w:rPr>
            <w:rFonts w:ascii="Roboto Mono Medium" w:cs="Roboto Mono Medium" w:eastAsia="Roboto Mono Medium" w:hAnsi="Roboto Mono Medium"/>
            <w:color w:val="1155cc"/>
            <w:u w:val="single"/>
            <w:rtl w:val="0"/>
          </w:rPr>
          <w:t xml:space="preserve">ALTGN</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and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r>
    </w:p>
    <w:p w:rsidR="00000000" w:rsidDel="00000000" w:rsidP="00000000" w:rsidRDefault="00000000" w:rsidRPr="00000000" w14:paraId="00001A9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AA0">
      <w:pPr>
        <w:rPr/>
      </w:pP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reads the </w:t>
      </w:r>
      <w:r w:rsidDel="00000000" w:rsidR="00000000" w:rsidRPr="00000000">
        <w:rPr>
          <w:rtl w:val="0"/>
        </w:rPr>
        <w:t xml:space="preserve">nibble identified by Num</w:t>
      </w:r>
      <w:r w:rsidDel="00000000" w:rsidR="00000000" w:rsidRPr="00000000">
        <w:rPr>
          <w:rtl w:val="0"/>
        </w:rPr>
        <w:t xml:space="preserve"> (0–7) from Src, or a nibble from the source described by a prior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instruction, and rotates it left into Dest.  </w:t>
      </w:r>
    </w:p>
    <w:p w:rsidR="00000000" w:rsidDel="00000000" w:rsidP="00000000" w:rsidRDefault="00000000" w:rsidRPr="00000000" w14:paraId="00001AA1">
      <w:pPr>
        <w:rPr/>
      </w:pPr>
      <w:r w:rsidDel="00000000" w:rsidR="00000000" w:rsidRPr="00000000">
        <w:rPr>
          <w:rFonts w:ascii="Roboto Mono Medium" w:cs="Roboto Mono Medium" w:eastAsia="Roboto Mono Medium" w:hAnsi="Roboto Mono Medium"/>
          <w:rtl w:val="0"/>
        </w:rPr>
        <w:t xml:space="preserve">ROLNIB</w:t>
      </w:r>
      <w:r w:rsidDel="00000000" w:rsidR="00000000" w:rsidRPr="00000000">
        <w:rPr>
          <w:rtl w:val="0"/>
        </w:rPr>
        <w:t xml:space="preserve"> achieves the same effect as two instructions— a 4-bit </w:t>
      </w:r>
      <w:r w:rsidDel="00000000" w:rsidR="00000000" w:rsidRPr="00000000">
        <w:rPr>
          <w:rFonts w:ascii="Roboto Mono Medium" w:cs="Roboto Mono Medium" w:eastAsia="Roboto Mono Medium" w:hAnsi="Roboto Mono Medium"/>
          <w:rtl w:val="0"/>
        </w:rPr>
        <w:t xml:space="preserve">SHL</w:t>
      </w:r>
      <w:r w:rsidDel="00000000" w:rsidR="00000000" w:rsidRPr="00000000">
        <w:rPr>
          <w:rtl w:val="0"/>
        </w:rPr>
        <w:t xml:space="preserve"> followed by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into nibble 0.</w:t>
      </w:r>
    </w:p>
    <w:p w:rsidR="00000000" w:rsidDel="00000000" w:rsidP="00000000" w:rsidRDefault="00000000" w:rsidRPr="00000000" w14:paraId="00001AA2">
      <w:pPr>
        <w:rPr/>
      </w:pPr>
      <w:r w:rsidDel="00000000" w:rsidR="00000000" w:rsidRPr="00000000">
        <w:rPr>
          <w:rtl w:val="0"/>
        </w:rPr>
        <w:t xml:space="preserve">Num (0–7) </w:t>
      </w:r>
      <w:r w:rsidDel="00000000" w:rsidR="00000000" w:rsidRPr="00000000">
        <w:rPr>
          <w:rtl w:val="0"/>
        </w:rPr>
        <w:t xml:space="preserve">identifies a value's </w:t>
      </w:r>
      <w:r w:rsidDel="00000000" w:rsidR="00000000" w:rsidRPr="00000000">
        <w:rPr>
          <w:rtl w:val="0"/>
        </w:rPr>
        <w:t xml:space="preserve">individual </w:t>
      </w:r>
      <w:r w:rsidDel="00000000" w:rsidR="00000000" w:rsidRPr="00000000">
        <w:rPr>
          <w:rtl w:val="0"/>
        </w:rPr>
        <w:t xml:space="preserve">nibbles</w:t>
      </w:r>
      <w:r w:rsidDel="00000000" w:rsidR="00000000" w:rsidRPr="00000000">
        <w:rPr>
          <w:rtl w:val="0"/>
        </w:rPr>
        <w:t xml:space="preserve">, by position, in least-significant nibble order.</w:t>
      </w:r>
    </w:p>
    <w:p w:rsidR="00000000" w:rsidDel="00000000" w:rsidP="00000000" w:rsidRDefault="00000000" w:rsidRPr="00000000" w14:paraId="00001AA3">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ALTGN</w:t>
      </w:r>
      <w:r w:rsidDel="00000000" w:rsidR="00000000" w:rsidRPr="00000000">
        <w:rPr>
          <w:rtl w:val="0"/>
        </w:rPr>
        <w:t xml:space="preserve"> instruction; i.e. in a loop to iteratively read a series of nibble values within contiguous long registers.</w:t>
      </w:r>
    </w:p>
    <w:p w:rsidR="00000000" w:rsidDel="00000000" w:rsidP="00000000" w:rsidRDefault="00000000" w:rsidRPr="00000000" w14:paraId="00001AA4">
      <w:pPr>
        <w:pStyle w:val="Heading2"/>
        <w:rPr>
          <w:i w:val="1"/>
          <w:highlight w:val="yellow"/>
        </w:rPr>
      </w:pPr>
      <w:bookmarkStart w:colFirst="0" w:colLast="0" w:name="_lhi32k9v1cp3" w:id="324"/>
      <w:bookmarkEnd w:id="324"/>
      <w:r w:rsidDel="00000000" w:rsidR="00000000" w:rsidRPr="00000000">
        <w:rPr>
          <w:rtl w:val="0"/>
        </w:rPr>
        <w:t xml:space="preserve">ROLWORD</w:t>
      </w:r>
      <w:r w:rsidDel="00000000" w:rsidR="00000000" w:rsidRPr="00000000">
        <w:rPr>
          <w:rtl w:val="0"/>
        </w:rPr>
      </w:r>
    </w:p>
    <w:p w:rsidR="00000000" w:rsidDel="00000000" w:rsidP="00000000" w:rsidRDefault="00000000" w:rsidRPr="00000000" w14:paraId="00001AA5">
      <w:pPr>
        <w:spacing w:after="0" w:lineRule="auto"/>
        <w:rPr/>
      </w:pPr>
      <w:r w:rsidDel="00000000" w:rsidR="00000000" w:rsidRPr="00000000">
        <w:rPr>
          <w:rtl w:val="0"/>
        </w:rPr>
        <w:t xml:space="preserve">Rotate left word</w:t>
      </w:r>
      <w:r w:rsidDel="00000000" w:rsidR="00000000" w:rsidRPr="00000000">
        <w:rPr>
          <w:rtl w:val="0"/>
        </w:rPr>
      </w:r>
    </w:p>
    <w:p w:rsidR="00000000" w:rsidDel="00000000" w:rsidP="00000000" w:rsidRDefault="00000000" w:rsidRPr="00000000" w14:paraId="00001AA6">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a word left into a value.</w:t>
      </w:r>
    </w:p>
    <w:p w:rsidR="00000000" w:rsidDel="00000000" w:rsidP="00000000" w:rsidRDefault="00000000" w:rsidRPr="00000000" w14:paraId="00001AA7">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ROLWORD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AA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ROLWORD </w:t>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1AA9">
      <w:pPr>
        <w:spacing w:before="40" w:lineRule="auto"/>
        <w:rPr/>
      </w:pPr>
      <w:r w:rsidDel="00000000" w:rsidR="00000000" w:rsidRPr="00000000">
        <w:rPr>
          <w:b w:val="1"/>
          <w:rtl w:val="0"/>
        </w:rPr>
        <w:t xml:space="preserve">Result:</w:t>
      </w:r>
      <w:r w:rsidDel="00000000" w:rsidR="00000000" w:rsidRPr="00000000">
        <w:rPr>
          <w:rtl w:val="0"/>
        </w:rPr>
        <w:t xml:space="preserve"> Word</w:t>
      </w:r>
      <w:r w:rsidDel="00000000" w:rsidR="00000000" w:rsidRPr="00000000">
        <w:rPr>
          <w:rtl w:val="0"/>
        </w:rPr>
        <w:t xml:space="preserve"> Num</w:t>
      </w:r>
      <w:r w:rsidDel="00000000" w:rsidR="00000000" w:rsidRPr="00000000">
        <w:rPr>
          <w:rtl w:val="0"/>
        </w:rPr>
        <w:t xml:space="preserve"> (0–1) of Src, or a word from a source described by prior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is </w:t>
      </w:r>
      <w:r w:rsidDel="00000000" w:rsidR="00000000" w:rsidRPr="00000000">
        <w:rPr>
          <w:rtl w:val="0"/>
        </w:rPr>
        <w:t xml:space="preserve">rotated left</w:t>
      </w:r>
      <w:r w:rsidDel="00000000" w:rsidR="00000000" w:rsidRPr="00000000">
        <w:rPr>
          <w:rtl w:val="0"/>
        </w:rPr>
        <w:t xml:space="preserve"> into Dest.</w:t>
      </w:r>
    </w:p>
    <w:p w:rsidR="00000000" w:rsidDel="00000000" w:rsidP="00000000" w:rsidRDefault="00000000" w:rsidRPr="00000000" w14:paraId="00001AAA">
      <w:pPr>
        <w:numPr>
          <w:ilvl w:val="0"/>
          <w:numId w:val="1"/>
        </w:numPr>
        <w:spacing w:after="0" w:afterAutospacing="0"/>
        <w:ind w:left="720" w:hanging="360"/>
        <w:rPr/>
      </w:pPr>
      <w:r w:rsidDel="00000000" w:rsidR="00000000" w:rsidRPr="00000000">
        <w:rPr>
          <w:rtl w:val="0"/>
        </w:rPr>
        <w:t xml:space="preserve">Dest is the register in which to rotate the word into.</w:t>
      </w:r>
    </w:p>
    <w:p w:rsidR="00000000" w:rsidDel="00000000" w:rsidP="00000000" w:rsidRDefault="00000000" w:rsidRPr="00000000" w14:paraId="00001AAB">
      <w:pPr>
        <w:numPr>
          <w:ilvl w:val="0"/>
          <w:numId w:val="1"/>
        </w:numPr>
        <w:spacing w:after="0" w:afterAutospacing="0"/>
        <w:ind w:left="720" w:hanging="360"/>
        <w:rPr/>
      </w:pPr>
      <w:r w:rsidDel="00000000" w:rsidR="00000000" w:rsidRPr="00000000">
        <w:rPr>
          <w:rtl w:val="0"/>
        </w:rPr>
        <w:t xml:space="preserve">Src is a register, 9-bit literal, or 32-bit augmented literal whose value contains the target word to read.</w:t>
      </w:r>
    </w:p>
    <w:p w:rsidR="00000000" w:rsidDel="00000000" w:rsidP="00000000" w:rsidRDefault="00000000" w:rsidRPr="00000000" w14:paraId="00001AAC">
      <w:pPr>
        <w:numPr>
          <w:ilvl w:val="0"/>
          <w:numId w:val="1"/>
        </w:numPr>
        <w:ind w:left="720" w:hanging="360"/>
        <w:rPr/>
      </w:pPr>
      <w:r w:rsidDel="00000000" w:rsidR="00000000" w:rsidRPr="00000000">
        <w:rPr>
          <w:rtl w:val="0"/>
        </w:rPr>
        <w:t xml:space="preserve">Num is a 1-bit literal identifying the nibble ID (0–1) of Src to read.</w:t>
      </w:r>
    </w:p>
    <w:tbl>
      <w:tblPr>
        <w:tblStyle w:val="Table14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A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A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A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B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B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B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B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B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B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D">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B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4">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C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AC8">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hahk50n443um">
        <w:r w:rsidDel="00000000" w:rsidR="00000000" w:rsidRPr="00000000">
          <w:rPr>
            <w:rFonts w:ascii="Roboto Mono Medium" w:cs="Roboto Mono Medium" w:eastAsia="Roboto Mono Medium" w:hAnsi="Roboto Mono Medium"/>
            <w:color w:val="1155cc"/>
            <w:u w:val="single"/>
            <w:rtl w:val="0"/>
          </w:rPr>
          <w:t xml:space="preserve">ALTGW</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and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r>
    </w:p>
    <w:p w:rsidR="00000000" w:rsidDel="00000000" w:rsidP="00000000" w:rsidRDefault="00000000" w:rsidRPr="00000000" w14:paraId="00001AC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ACA">
      <w:pPr>
        <w:rPr/>
      </w:pPr>
      <w:r w:rsidDel="00000000" w:rsidR="00000000" w:rsidRPr="00000000">
        <w:rPr>
          <w:rFonts w:ascii="Roboto Mono Medium" w:cs="Roboto Mono Medium" w:eastAsia="Roboto Mono Medium" w:hAnsi="Roboto Mono Medium"/>
          <w:rtl w:val="0"/>
        </w:rPr>
        <w:t xml:space="preserve">ROL</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reads the word</w:t>
      </w:r>
      <w:r w:rsidDel="00000000" w:rsidR="00000000" w:rsidRPr="00000000">
        <w:rPr>
          <w:rtl w:val="0"/>
        </w:rPr>
        <w:t xml:space="preserve"> identified by Num</w:t>
      </w:r>
      <w:r w:rsidDel="00000000" w:rsidR="00000000" w:rsidRPr="00000000">
        <w:rPr>
          <w:rtl w:val="0"/>
        </w:rPr>
        <w:t xml:space="preserve"> (0–1) from Src, or a word from the source described by a prior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instruction, and rotates </w:t>
      </w:r>
      <w:r w:rsidDel="00000000" w:rsidR="00000000" w:rsidRPr="00000000">
        <w:rPr>
          <w:rtl w:val="0"/>
        </w:rPr>
        <w:t xml:space="preserve">it left into</w:t>
      </w:r>
      <w:r w:rsidDel="00000000" w:rsidR="00000000" w:rsidRPr="00000000">
        <w:rPr>
          <w:rtl w:val="0"/>
        </w:rPr>
        <w:t xml:space="preserve"> Dest.  </w:t>
      </w:r>
    </w:p>
    <w:p w:rsidR="00000000" w:rsidDel="00000000" w:rsidP="00000000" w:rsidRDefault="00000000" w:rsidRPr="00000000" w14:paraId="00001ACB">
      <w:pPr>
        <w:rPr/>
      </w:pPr>
      <w:r w:rsidDel="00000000" w:rsidR="00000000" w:rsidRPr="00000000">
        <w:rPr>
          <w:rFonts w:ascii="Roboto Mono Medium" w:cs="Roboto Mono Medium" w:eastAsia="Roboto Mono Medium" w:hAnsi="Roboto Mono Medium"/>
          <w:rtl w:val="0"/>
        </w:rPr>
        <w:t xml:space="preserve">ROLWORD</w:t>
      </w:r>
      <w:r w:rsidDel="00000000" w:rsidR="00000000" w:rsidRPr="00000000">
        <w:rPr>
          <w:rtl w:val="0"/>
        </w:rPr>
        <w:t xml:space="preserve"> achieves the same effect as two instructions— a 16-bit </w:t>
      </w:r>
      <w:r w:rsidDel="00000000" w:rsidR="00000000" w:rsidRPr="00000000">
        <w:rPr>
          <w:rFonts w:ascii="Roboto Mono Medium" w:cs="Roboto Mono Medium" w:eastAsia="Roboto Mono Medium" w:hAnsi="Roboto Mono Medium"/>
          <w:rtl w:val="0"/>
        </w:rPr>
        <w:t xml:space="preserve">SHL</w:t>
      </w:r>
      <w:r w:rsidDel="00000000" w:rsidR="00000000" w:rsidRPr="00000000">
        <w:rPr>
          <w:rtl w:val="0"/>
        </w:rPr>
        <w:t xml:space="preserve"> followed by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t xml:space="preserve"> into word 0.</w:t>
      </w:r>
    </w:p>
    <w:p w:rsidR="00000000" w:rsidDel="00000000" w:rsidP="00000000" w:rsidRDefault="00000000" w:rsidRPr="00000000" w14:paraId="00001ACC">
      <w:pPr>
        <w:rPr/>
      </w:pPr>
      <w:r w:rsidDel="00000000" w:rsidR="00000000" w:rsidRPr="00000000">
        <w:rPr>
          <w:rtl w:val="0"/>
        </w:rPr>
        <w:t xml:space="preserve">Num (0–1) </w:t>
      </w:r>
      <w:r w:rsidDel="00000000" w:rsidR="00000000" w:rsidRPr="00000000">
        <w:rPr>
          <w:rtl w:val="0"/>
        </w:rPr>
        <w:t xml:space="preserve">identifies a value's </w:t>
      </w:r>
      <w:r w:rsidDel="00000000" w:rsidR="00000000" w:rsidRPr="00000000">
        <w:rPr>
          <w:rtl w:val="0"/>
        </w:rPr>
        <w:t xml:space="preserve">individual words, by position, in least-significant word order.</w:t>
      </w:r>
    </w:p>
    <w:p w:rsidR="00000000" w:rsidDel="00000000" w:rsidP="00000000" w:rsidRDefault="00000000" w:rsidRPr="00000000" w14:paraId="00001ACD">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ALTGW</w:t>
      </w:r>
      <w:r w:rsidDel="00000000" w:rsidR="00000000" w:rsidRPr="00000000">
        <w:rPr>
          <w:rtl w:val="0"/>
        </w:rPr>
        <w:t xml:space="preserve"> instruction; i.e. in a loop to iteratively read a series of word values within contiguous long registers.</w:t>
      </w:r>
    </w:p>
    <w:p w:rsidR="00000000" w:rsidDel="00000000" w:rsidP="00000000" w:rsidRDefault="00000000" w:rsidRPr="00000000" w14:paraId="00001ACE">
      <w:pPr>
        <w:pStyle w:val="Heading2"/>
        <w:rPr>
          <w:i w:val="1"/>
        </w:rPr>
      </w:pPr>
      <w:bookmarkStart w:colFirst="0" w:colLast="0" w:name="_urnydzozfyv8" w:id="325"/>
      <w:bookmarkEnd w:id="325"/>
      <w:r w:rsidDel="00000000" w:rsidR="00000000" w:rsidRPr="00000000">
        <w:rPr>
          <w:rtl w:val="0"/>
        </w:rPr>
        <w:t xml:space="preserve">ROR</w:t>
      </w:r>
      <w:r w:rsidDel="00000000" w:rsidR="00000000" w:rsidRPr="00000000">
        <w:rPr>
          <w:rtl w:val="0"/>
        </w:rPr>
      </w:r>
    </w:p>
    <w:p w:rsidR="00000000" w:rsidDel="00000000" w:rsidP="00000000" w:rsidRDefault="00000000" w:rsidRPr="00000000" w14:paraId="00001ACF">
      <w:pPr>
        <w:spacing w:after="0" w:lineRule="auto"/>
        <w:rPr/>
      </w:pPr>
      <w:r w:rsidDel="00000000" w:rsidR="00000000" w:rsidRPr="00000000">
        <w:rPr>
          <w:rtl w:val="0"/>
        </w:rPr>
        <w:t xml:space="preserve">Rotate right</w:t>
      </w:r>
    </w:p>
    <w:p w:rsidR="00000000" w:rsidDel="00000000" w:rsidP="00000000" w:rsidRDefault="00000000" w:rsidRPr="00000000" w14:paraId="00001AD0">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Rotate bits right.</w:t>
      </w:r>
    </w:p>
    <w:p w:rsidR="00000000" w:rsidDel="00000000" w:rsidP="00000000" w:rsidRDefault="00000000" w:rsidRPr="00000000" w14:paraId="00001AD1">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ROR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AD2">
      <w:pPr>
        <w:spacing w:before="40" w:lineRule="auto"/>
        <w:rPr/>
      </w:pPr>
      <w:r w:rsidDel="00000000" w:rsidR="00000000" w:rsidRPr="00000000">
        <w:rPr>
          <w:b w:val="1"/>
          <w:rtl w:val="0"/>
        </w:rPr>
        <w:t xml:space="preserve">Result:</w:t>
      </w:r>
      <w:r w:rsidDel="00000000" w:rsidR="00000000" w:rsidRPr="00000000">
        <w:rPr>
          <w:rtl w:val="0"/>
        </w:rPr>
        <w:t xml:space="preserve"> The bits of Dest are rotated right by Src bits; any departing LSBs are moved into MSBs.</w:t>
      </w:r>
    </w:p>
    <w:p w:rsidR="00000000" w:rsidDel="00000000" w:rsidP="00000000" w:rsidRDefault="00000000" w:rsidRPr="00000000" w14:paraId="00001AD3">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w:t>
      </w:r>
      <w:r w:rsidDel="00000000" w:rsidR="00000000" w:rsidRPr="00000000">
        <w:rPr>
          <w:rtl w:val="0"/>
        </w:rPr>
        <w:t xml:space="preserve">rotate right by Src bits.</w:t>
      </w:r>
    </w:p>
    <w:p w:rsidR="00000000" w:rsidDel="00000000" w:rsidP="00000000" w:rsidRDefault="00000000" w:rsidRPr="00000000" w14:paraId="00001AD4">
      <w:pPr>
        <w:numPr>
          <w:ilvl w:val="0"/>
          <w:numId w:val="1"/>
        </w:numPr>
        <w:spacing w:after="0" w:afterAutospacing="0"/>
        <w:ind w:left="720" w:hanging="360"/>
        <w:rPr/>
      </w:pPr>
      <w:r w:rsidDel="00000000" w:rsidR="00000000" w:rsidRPr="00000000">
        <w:rPr>
          <w:rtl w:val="0"/>
        </w:rPr>
        <w:t xml:space="preserve">Src is a register or 5-bit literal whose value indicates the number of bit positions to rotate.</w:t>
      </w:r>
    </w:p>
    <w:p w:rsidR="00000000" w:rsidDel="00000000" w:rsidP="00000000" w:rsidRDefault="00000000" w:rsidRPr="00000000" w14:paraId="00001AD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4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D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D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4">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5">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6">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E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AE8">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rotated out if Src[4:0] &gt; 0, else C = Dest[0].</w:t>
      </w:r>
      <w:r w:rsidDel="00000000" w:rsidR="00000000" w:rsidRPr="00000000">
        <w:rPr>
          <w:rtl w:val="0"/>
        </w:rPr>
      </w:r>
    </w:p>
    <w:p w:rsidR="00000000" w:rsidDel="00000000" w:rsidP="00000000" w:rsidRDefault="00000000" w:rsidRPr="00000000" w14:paraId="00001AE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AEA">
      <w:pPr>
        <w:rPr/>
      </w:pPr>
      <w:r w:rsidDel="00000000" w:rsidR="00000000" w:rsidRPr="00000000">
        <w:rPr>
          <w:rFonts w:ascii="Roboto Mono Medium" w:cs="Roboto Mono Medium" w:eastAsia="Roboto Mono Medium" w:hAnsi="Roboto Mono Medium"/>
          <w:rtl w:val="0"/>
        </w:rPr>
        <w:t xml:space="preserve">ROR</w:t>
      </w:r>
      <w:r w:rsidDel="00000000" w:rsidR="00000000" w:rsidRPr="00000000">
        <w:rPr>
          <w:rtl w:val="0"/>
        </w:rPr>
        <w:t xml:space="preserve"> </w:t>
      </w:r>
      <w:r w:rsidDel="00000000" w:rsidR="00000000" w:rsidRPr="00000000">
        <w:rPr>
          <w:rtl w:val="0"/>
        </w:rPr>
        <w:t xml:space="preserve">rotates Dest's</w:t>
      </w:r>
      <w:r w:rsidDel="00000000" w:rsidR="00000000" w:rsidRPr="00000000">
        <w:rPr>
          <w:rtl w:val="0"/>
        </w:rPr>
        <w:t xml:space="preserve"> binary value right by Src places (0–31 bits).  All LSBs rotated </w:t>
      </w:r>
      <w:r w:rsidDel="00000000" w:rsidR="00000000" w:rsidRPr="00000000">
        <w:rPr>
          <w:rtl w:val="0"/>
        </w:rPr>
        <w:t xml:space="preserve">out are</w:t>
      </w:r>
      <w:r w:rsidDel="00000000" w:rsidR="00000000" w:rsidRPr="00000000">
        <w:rPr>
          <w:rtl w:val="0"/>
        </w:rPr>
        <w:t xml:space="preserve"> moved into the new MSBs.</w:t>
      </w:r>
    </w:p>
    <w:p w:rsidR="00000000" w:rsidDel="00000000" w:rsidP="00000000" w:rsidRDefault="00000000" w:rsidRPr="00000000" w14:paraId="00001AE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rotated out (effectively C = result bit "31") if Src is 1–31, or to Dest[0] if Src is 0.</w:t>
      </w:r>
    </w:p>
    <w:p w:rsidR="00000000" w:rsidDel="00000000" w:rsidP="00000000" w:rsidRDefault="00000000" w:rsidRPr="00000000" w14:paraId="00001AE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  Since no bits are lost by this operation, the result will only be zero if Dest </w:t>
      </w:r>
      <w:r w:rsidDel="00000000" w:rsidR="00000000" w:rsidRPr="00000000">
        <w:rPr>
          <w:rtl w:val="0"/>
        </w:rPr>
        <w:t xml:space="preserve">started</w:t>
      </w:r>
      <w:r w:rsidDel="00000000" w:rsidR="00000000" w:rsidRPr="00000000">
        <w:rPr>
          <w:rtl w:val="0"/>
        </w:rPr>
        <w:t xml:space="preserve"> at zero.</w:t>
      </w:r>
    </w:p>
    <w:p w:rsidR="00000000" w:rsidDel="00000000" w:rsidP="00000000" w:rsidRDefault="00000000" w:rsidRPr="00000000" w14:paraId="00001AED">
      <w:pPr>
        <w:pStyle w:val="Heading2"/>
        <w:rPr>
          <w:i w:val="1"/>
        </w:rPr>
      </w:pPr>
      <w:bookmarkStart w:colFirst="0" w:colLast="0" w:name="_dflmaw9re4j" w:id="326"/>
      <w:bookmarkEnd w:id="326"/>
      <w:r w:rsidDel="00000000" w:rsidR="00000000" w:rsidRPr="00000000">
        <w:rPr>
          <w:rtl w:val="0"/>
        </w:rPr>
        <w:t xml:space="preserve">SAL</w:t>
      </w:r>
      <w:r w:rsidDel="00000000" w:rsidR="00000000" w:rsidRPr="00000000">
        <w:rPr>
          <w:rtl w:val="0"/>
        </w:rPr>
      </w:r>
    </w:p>
    <w:p w:rsidR="00000000" w:rsidDel="00000000" w:rsidP="00000000" w:rsidRDefault="00000000" w:rsidRPr="00000000" w14:paraId="00001AEE">
      <w:pPr>
        <w:spacing w:after="0" w:lineRule="auto"/>
        <w:rPr/>
      </w:pPr>
      <w:r w:rsidDel="00000000" w:rsidR="00000000" w:rsidRPr="00000000">
        <w:rPr>
          <w:rtl w:val="0"/>
        </w:rPr>
        <w:t xml:space="preserve">Shift arithmetic left</w:t>
      </w:r>
      <w:r w:rsidDel="00000000" w:rsidR="00000000" w:rsidRPr="00000000">
        <w:rPr>
          <w:rtl w:val="0"/>
        </w:rPr>
      </w:r>
    </w:p>
    <w:p w:rsidR="00000000" w:rsidDel="00000000" w:rsidP="00000000" w:rsidRDefault="00000000" w:rsidRPr="00000000" w14:paraId="00001AEF">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Shift bits left, extending the LSB.</w:t>
      </w:r>
    </w:p>
    <w:p w:rsidR="00000000" w:rsidDel="00000000" w:rsidP="00000000" w:rsidRDefault="00000000" w:rsidRPr="00000000" w14:paraId="00001AF0">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SAL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AF1">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left by Src bits, extending Dest[0] into new rightmost bits.</w:t>
      </w:r>
    </w:p>
    <w:p w:rsidR="00000000" w:rsidDel="00000000" w:rsidP="00000000" w:rsidRDefault="00000000" w:rsidRPr="00000000" w14:paraId="00001AF2">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arithmetically</w:t>
      </w:r>
      <w:r w:rsidDel="00000000" w:rsidR="00000000" w:rsidRPr="00000000">
        <w:rPr>
          <w:rtl w:val="0"/>
        </w:rPr>
        <w:t xml:space="preserve"> left</w:t>
      </w:r>
      <w:r w:rsidDel="00000000" w:rsidR="00000000" w:rsidRPr="00000000">
        <w:rPr>
          <w:rtl w:val="0"/>
        </w:rPr>
        <w:t xml:space="preserve"> shift by Src bits.</w:t>
      </w:r>
    </w:p>
    <w:p w:rsidR="00000000" w:rsidDel="00000000" w:rsidP="00000000" w:rsidRDefault="00000000" w:rsidRPr="00000000" w14:paraId="00001AF3">
      <w:pPr>
        <w:numPr>
          <w:ilvl w:val="0"/>
          <w:numId w:val="1"/>
        </w:numPr>
        <w:spacing w:after="0" w:afterAutospacing="0"/>
        <w:ind w:left="720" w:hanging="360"/>
        <w:rPr/>
      </w:pPr>
      <w:r w:rsidDel="00000000" w:rsidR="00000000" w:rsidRPr="00000000">
        <w:rPr>
          <w:rtl w:val="0"/>
        </w:rPr>
        <w:t xml:space="preserve">Src is a register or 5-bit literal whose value indicates the number of bits to arithmetically shift left.</w:t>
      </w:r>
    </w:p>
    <w:p w:rsidR="00000000" w:rsidDel="00000000" w:rsidP="00000000" w:rsidRDefault="00000000" w:rsidRPr="00000000" w14:paraId="00001AF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4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AF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F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A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3">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4">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5">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0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07">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shifted out if Src[4:0] &gt; 0, else C = Dest[31].</w:t>
      </w:r>
      <w:r w:rsidDel="00000000" w:rsidR="00000000" w:rsidRPr="00000000">
        <w:rPr>
          <w:rtl w:val="0"/>
        </w:rPr>
      </w:r>
    </w:p>
    <w:p w:rsidR="00000000" w:rsidDel="00000000" w:rsidP="00000000" w:rsidRDefault="00000000" w:rsidRPr="00000000" w14:paraId="00001B0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SAL</w:t>
      </w:r>
      <w:r w:rsidDel="00000000" w:rsidR="00000000" w:rsidRPr="00000000">
        <w:rPr>
          <w:rtl w:val="0"/>
        </w:rPr>
        <w:t xml:space="preserve"> shifts Dest's binary value left by Src places (0–31 bits) and sets the new LSBs to that of the original Dest[0].  </w:t>
      </w:r>
      <w:r w:rsidDel="00000000" w:rsidR="00000000" w:rsidRPr="00000000">
        <w:rPr>
          <w:rFonts w:ascii="Roboto Mono Medium" w:cs="Roboto Mono Medium" w:eastAsia="Roboto Mono Medium" w:hAnsi="Roboto Mono Medium"/>
          <w:rtl w:val="0"/>
        </w:rPr>
        <w:t xml:space="preserve">SAL</w:t>
      </w:r>
      <w:r w:rsidDel="00000000" w:rsidR="00000000" w:rsidRPr="00000000">
        <w:rPr>
          <w:rtl w:val="0"/>
        </w:rPr>
        <w:t xml:space="preserve"> is the complement of </w:t>
      </w:r>
      <w:r w:rsidDel="00000000" w:rsidR="00000000" w:rsidRPr="00000000">
        <w:rPr>
          <w:rFonts w:ascii="Roboto Mono Medium" w:cs="Roboto Mono Medium" w:eastAsia="Roboto Mono Medium" w:hAnsi="Roboto Mono Medium"/>
          <w:rtl w:val="0"/>
        </w:rPr>
        <w:t xml:space="preserve">SAR</w:t>
      </w:r>
      <w:r w:rsidDel="00000000" w:rsidR="00000000" w:rsidRPr="00000000">
        <w:rPr>
          <w:rtl w:val="0"/>
        </w:rPr>
        <w:t xml:space="preserve"> for bit streams but not for math operations— use </w:t>
      </w:r>
      <w:r w:rsidDel="00000000" w:rsidR="00000000" w:rsidRPr="00000000">
        <w:rPr>
          <w:rFonts w:ascii="Roboto Mono Medium" w:cs="Roboto Mono Medium" w:eastAsia="Roboto Mono Medium" w:hAnsi="Roboto Mono Medium"/>
          <w:rtl w:val="0"/>
        </w:rPr>
        <w:t xml:space="preserve">SHL</w:t>
      </w:r>
      <w:r w:rsidDel="00000000" w:rsidR="00000000" w:rsidRPr="00000000">
        <w:rPr>
          <w:rtl w:val="0"/>
        </w:rPr>
        <w:t xml:space="preserve"> instead for swift 32-bit integer multiplication by a power-of-two.</w:t>
      </w:r>
    </w:p>
    <w:p w:rsidR="00000000" w:rsidDel="00000000" w:rsidP="00000000" w:rsidRDefault="00000000" w:rsidRPr="00000000" w14:paraId="00001B0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shifted out (effectively C = result bit "32") if Src is 1–31, or to Dest[31] if Src is 0.</w:t>
      </w:r>
    </w:p>
    <w:p w:rsidR="00000000" w:rsidDel="00000000" w:rsidP="00000000" w:rsidRDefault="00000000" w:rsidRPr="00000000" w14:paraId="00001B0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B0C">
      <w:pPr>
        <w:pStyle w:val="Heading2"/>
        <w:rPr>
          <w:i w:val="1"/>
        </w:rPr>
      </w:pPr>
      <w:bookmarkStart w:colFirst="0" w:colLast="0" w:name="_er4hl0kfn1wn" w:id="327"/>
      <w:bookmarkEnd w:id="327"/>
      <w:r w:rsidDel="00000000" w:rsidR="00000000" w:rsidRPr="00000000">
        <w:rPr>
          <w:rtl w:val="0"/>
        </w:rPr>
        <w:t xml:space="preserve">SAR</w:t>
      </w:r>
      <w:r w:rsidDel="00000000" w:rsidR="00000000" w:rsidRPr="00000000">
        <w:rPr>
          <w:rtl w:val="0"/>
        </w:rPr>
      </w:r>
    </w:p>
    <w:p w:rsidR="00000000" w:rsidDel="00000000" w:rsidP="00000000" w:rsidRDefault="00000000" w:rsidRPr="00000000" w14:paraId="00001B0D">
      <w:pPr>
        <w:spacing w:after="0" w:lineRule="auto"/>
        <w:rPr/>
      </w:pPr>
      <w:r w:rsidDel="00000000" w:rsidR="00000000" w:rsidRPr="00000000">
        <w:rPr>
          <w:rtl w:val="0"/>
        </w:rPr>
        <w:t xml:space="preserve">Shift arithmetic right</w:t>
      </w:r>
    </w:p>
    <w:p w:rsidR="00000000" w:rsidDel="00000000" w:rsidP="00000000" w:rsidRDefault="00000000" w:rsidRPr="00000000" w14:paraId="00001B0E">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Divide signed 32-bit </w:t>
      </w:r>
      <w:r w:rsidDel="00000000" w:rsidR="00000000" w:rsidRPr="00000000">
        <w:rPr>
          <w:rtl w:val="0"/>
        </w:rPr>
        <w:t xml:space="preserve">integer</w:t>
      </w:r>
      <w:r w:rsidDel="00000000" w:rsidR="00000000" w:rsidRPr="00000000">
        <w:rPr>
          <w:rtl w:val="0"/>
        </w:rPr>
        <w:t xml:space="preserve"> by power-of-two; a.k.a s</w:t>
      </w:r>
      <w:r w:rsidDel="00000000" w:rsidR="00000000" w:rsidRPr="00000000">
        <w:rPr>
          <w:rtl w:val="0"/>
        </w:rPr>
        <w:t xml:space="preserve">hift bits right, extending the MSB</w:t>
      </w:r>
      <w:r w:rsidDel="00000000" w:rsidR="00000000" w:rsidRPr="00000000">
        <w:rPr>
          <w:rtl w:val="0"/>
        </w:rPr>
        <w:t xml:space="preserve">.</w:t>
      </w:r>
    </w:p>
    <w:p w:rsidR="00000000" w:rsidDel="00000000" w:rsidP="00000000" w:rsidRDefault="00000000" w:rsidRPr="00000000" w14:paraId="00001B0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SAR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B10">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right by Src bits, extending Dest[31] (the sign bit) into new leftmost bits.</w:t>
      </w:r>
    </w:p>
    <w:p w:rsidR="00000000" w:rsidDel="00000000" w:rsidP="00000000" w:rsidRDefault="00000000" w:rsidRPr="00000000" w14:paraId="00001B11">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arithmetically</w:t>
      </w:r>
      <w:r w:rsidDel="00000000" w:rsidR="00000000" w:rsidRPr="00000000">
        <w:rPr>
          <w:rtl w:val="0"/>
        </w:rPr>
        <w:t xml:space="preserve"> </w:t>
      </w:r>
      <w:r w:rsidDel="00000000" w:rsidR="00000000" w:rsidRPr="00000000">
        <w:rPr>
          <w:rtl w:val="0"/>
        </w:rPr>
        <w:t xml:space="preserve">right shift by Src bits.</w:t>
      </w:r>
    </w:p>
    <w:p w:rsidR="00000000" w:rsidDel="00000000" w:rsidP="00000000" w:rsidRDefault="00000000" w:rsidRPr="00000000" w14:paraId="00001B12">
      <w:pPr>
        <w:numPr>
          <w:ilvl w:val="0"/>
          <w:numId w:val="1"/>
        </w:numPr>
        <w:spacing w:after="0" w:afterAutospacing="0"/>
        <w:ind w:left="720" w:hanging="360"/>
        <w:rPr/>
      </w:pPr>
      <w:r w:rsidDel="00000000" w:rsidR="00000000" w:rsidRPr="00000000">
        <w:rPr>
          <w:rtl w:val="0"/>
        </w:rPr>
        <w:t xml:space="preserve">Src is a register or 5-bit literal whose value indicates the number of bits to arithmetically shift right.</w:t>
      </w:r>
    </w:p>
    <w:p w:rsidR="00000000" w:rsidDel="00000000" w:rsidP="00000000" w:rsidRDefault="00000000" w:rsidRPr="00000000" w14:paraId="00001B13">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5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1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1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22">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23">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24">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25">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26">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shifted out if Src[4:0] &gt; 0, else C = Dest[0].</w:t>
      </w:r>
      <w:r w:rsidDel="00000000" w:rsidR="00000000" w:rsidRPr="00000000">
        <w:rPr>
          <w:rtl w:val="0"/>
        </w:rPr>
      </w:r>
    </w:p>
    <w:p w:rsidR="00000000" w:rsidDel="00000000" w:rsidP="00000000" w:rsidRDefault="00000000" w:rsidRPr="00000000" w14:paraId="00001B27">
      <w:pPr>
        <w:spacing w:after="0" w:before="200" w:lineRule="auto"/>
        <w:rPr/>
      </w:pPr>
      <w:r w:rsidDel="00000000" w:rsidR="00000000" w:rsidRPr="00000000">
        <w:rPr>
          <w:b w:val="1"/>
          <w:rtl w:val="0"/>
        </w:rPr>
        <w:t xml:space="preserve">Related:</w:t>
      </w:r>
      <w:r w:rsidDel="00000000" w:rsidR="00000000" w:rsidRPr="00000000">
        <w:rPr>
          <w:rtl w:val="0"/>
        </w:rPr>
        <w:t xml:space="preserve"> SHR, SH</w:t>
      </w:r>
    </w:p>
    <w:p w:rsidR="00000000" w:rsidDel="00000000" w:rsidP="00000000" w:rsidRDefault="00000000" w:rsidRPr="00000000" w14:paraId="00001B28">
      <w:pPr>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1B2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SAR</w:t>
      </w:r>
      <w:r w:rsidDel="00000000" w:rsidR="00000000" w:rsidRPr="00000000">
        <w:rPr>
          <w:rtl w:val="0"/>
        </w:rPr>
        <w:t xml:space="preserve"> shifts Dest's binary value right by Src places (0–31 bits) and sets the new MSBs to that of the original Dest[31]; preserving the sign of a signed integer.  This is useful for bit stream manipulation and for swift division— it is similar to </w:t>
      </w:r>
      <w:r w:rsidDel="00000000" w:rsidR="00000000" w:rsidRPr="00000000">
        <w:rPr>
          <w:rFonts w:ascii="Roboto Mono Medium" w:cs="Roboto Mono Medium" w:eastAsia="Roboto Mono Medium" w:hAnsi="Roboto Mono Medium"/>
          <w:rtl w:val="0"/>
        </w:rPr>
        <w:t xml:space="preserve">SHR</w:t>
      </w:r>
      <w:r w:rsidDel="00000000" w:rsidR="00000000" w:rsidRPr="00000000">
        <w:rPr>
          <w:rtl w:val="0"/>
        </w:rPr>
        <w:t xml:space="preserve"> for swift division by a power-of-two, but is safe for both signed and unsigned integers. </w:t>
      </w:r>
    </w:p>
    <w:p w:rsidR="00000000" w:rsidDel="00000000" w:rsidP="00000000" w:rsidRDefault="00000000" w:rsidRPr="00000000" w14:paraId="00001B2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shifted out (effectively C = result bit "-1") if Src is 1–31, or to Dest[0] if Src is 0.</w:t>
      </w:r>
    </w:p>
    <w:p w:rsidR="00000000" w:rsidDel="00000000" w:rsidP="00000000" w:rsidRDefault="00000000" w:rsidRPr="00000000" w14:paraId="00001B2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B2D">
      <w:pPr>
        <w:pStyle w:val="Heading2"/>
        <w:rPr>
          <w:i w:val="1"/>
          <w:highlight w:val="yellow"/>
        </w:rPr>
      </w:pPr>
      <w:bookmarkStart w:colFirst="0" w:colLast="0" w:name="_72dwpag2ycaq" w:id="328"/>
      <w:bookmarkEnd w:id="328"/>
      <w:r w:rsidDel="00000000" w:rsidR="00000000" w:rsidRPr="00000000">
        <w:rPr>
          <w:rtl w:val="0"/>
        </w:rPr>
        <w:t xml:space="preserve">SCA</w:t>
      </w:r>
      <w:r w:rsidDel="00000000" w:rsidR="00000000" w:rsidRPr="00000000">
        <w:rPr>
          <w:rtl w:val="0"/>
        </w:rPr>
      </w:r>
    </w:p>
    <w:p w:rsidR="00000000" w:rsidDel="00000000" w:rsidP="00000000" w:rsidRDefault="00000000" w:rsidRPr="00000000" w14:paraId="00001B2E">
      <w:pPr>
        <w:spacing w:after="0" w:lineRule="auto"/>
        <w:rPr/>
      </w:pPr>
      <w:r w:rsidDel="00000000" w:rsidR="00000000" w:rsidRPr="00000000">
        <w:rPr>
          <w:rtl w:val="0"/>
        </w:rPr>
        <w:t xml:space="preserve">Scale</w:t>
      </w:r>
      <w:r w:rsidDel="00000000" w:rsidR="00000000" w:rsidRPr="00000000">
        <w:rPr>
          <w:rtl w:val="0"/>
        </w:rPr>
      </w:r>
    </w:p>
    <w:p w:rsidR="00000000" w:rsidDel="00000000" w:rsidP="00000000" w:rsidRDefault="00000000" w:rsidRPr="00000000" w14:paraId="00001B2F">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Create unsigned 16-bit scale value for next instruction's S value.</w:t>
      </w:r>
    </w:p>
    <w:p w:rsidR="00000000" w:rsidDel="00000000" w:rsidP="00000000" w:rsidRDefault="00000000" w:rsidRPr="00000000" w14:paraId="00001B30">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SCA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p>
    <w:p w:rsidR="00000000" w:rsidDel="00000000" w:rsidP="00000000" w:rsidRDefault="00000000" w:rsidRPr="00000000" w14:paraId="00001B31">
      <w:pPr>
        <w:spacing w:before="40" w:lineRule="auto"/>
        <w:rPr/>
      </w:pPr>
      <w:r w:rsidDel="00000000" w:rsidR="00000000" w:rsidRPr="00000000">
        <w:rPr>
          <w:b w:val="1"/>
          <w:rtl w:val="0"/>
        </w:rPr>
        <w:t xml:space="preserve">Result:</w:t>
      </w:r>
      <w:r w:rsidDel="00000000" w:rsidR="00000000" w:rsidRPr="00000000">
        <w:rPr>
          <w:rtl w:val="0"/>
        </w:rPr>
        <w:t xml:space="preserve"> The upper 16 bits of the unsigned product from the 16-bit Dest and Src multiplication </w:t>
      </w:r>
      <w:r w:rsidDel="00000000" w:rsidR="00000000" w:rsidRPr="00000000">
        <w:rPr>
          <w:rtl w:val="0"/>
        </w:rPr>
        <w:t xml:space="preserve">is substituted</w:t>
      </w:r>
      <w:r w:rsidDel="00000000" w:rsidR="00000000" w:rsidRPr="00000000">
        <w:rPr>
          <w:rtl w:val="0"/>
        </w:rPr>
        <w:t xml:space="preserve"> as the next instruction's Src value and optionally the Z flag is updated to the zero status.</w:t>
      </w:r>
    </w:p>
    <w:p w:rsidR="00000000" w:rsidDel="00000000" w:rsidP="00000000" w:rsidRDefault="00000000" w:rsidRPr="00000000" w14:paraId="00001B32">
      <w:pPr>
        <w:numPr>
          <w:ilvl w:val="0"/>
          <w:numId w:val="1"/>
        </w:numPr>
        <w:spacing w:after="0" w:afterAutospacing="0"/>
        <w:ind w:left="720" w:hanging="360"/>
        <w:rPr/>
      </w:pPr>
      <w:r w:rsidDel="00000000" w:rsidR="00000000" w:rsidRPr="00000000">
        <w:rPr>
          <w:rtl w:val="0"/>
        </w:rPr>
        <w:t xml:space="preserve">Dest is a register containing the 16-bit value to multiply with Src.</w:t>
      </w:r>
    </w:p>
    <w:p w:rsidR="00000000" w:rsidDel="00000000" w:rsidP="00000000" w:rsidRDefault="00000000" w:rsidRPr="00000000" w14:paraId="00001B33">
      <w:pPr>
        <w:numPr>
          <w:ilvl w:val="0"/>
          <w:numId w:val="1"/>
        </w:numPr>
        <w:spacing w:after="0" w:afterAutospacing="0"/>
        <w:ind w:left="720" w:hanging="360"/>
        <w:rPr/>
      </w:pPr>
      <w:r w:rsidDel="00000000" w:rsidR="00000000" w:rsidRPr="00000000">
        <w:rPr>
          <w:rtl w:val="0"/>
        </w:rPr>
        <w:t xml:space="preserve">Src is a register, 9-bit literal, or 16-bit augmented literal whose value is multiplied with Dest.</w:t>
      </w:r>
    </w:p>
    <w:p w:rsidR="00000000" w:rsidDel="00000000" w:rsidP="00000000" w:rsidRDefault="00000000" w:rsidRPr="00000000" w14:paraId="00001B3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is an optional effect to update the Z flag.</w:t>
      </w:r>
    </w:p>
    <w:tbl>
      <w:tblPr>
        <w:tblStyle w:val="Table15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3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3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3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5">
            <w:pPr>
              <w:widowControl w:val="0"/>
              <w:spacing w:after="0" w:line="240" w:lineRule="auto"/>
              <w:jc w:val="center"/>
              <w:rPr>
                <w:sz w:val="18"/>
                <w:szCs w:val="18"/>
              </w:rPr>
            </w:pPr>
            <w:r w:rsidDel="00000000" w:rsidR="00000000" w:rsidRPr="00000000">
              <w:rPr>
                <w:sz w:val="18"/>
                <w:szCs w:val="18"/>
                <w:rtl w:val="0"/>
              </w:rPr>
              <w:t xml:space="preserve">Product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4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47">
      <w:pPr>
        <w:spacing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SCAS</w:t>
      </w:r>
      <w:r w:rsidDel="00000000" w:rsidR="00000000" w:rsidRPr="00000000">
        <w:rPr>
          <w:rtl w:val="0"/>
        </w:rPr>
      </w:r>
    </w:p>
    <w:p w:rsidR="00000000" w:rsidDel="00000000" w:rsidP="00000000" w:rsidRDefault="00000000" w:rsidRPr="00000000" w14:paraId="00001B4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49">
      <w:pPr>
        <w:rPr/>
      </w:pPr>
      <w:r w:rsidDel="00000000" w:rsidR="00000000" w:rsidRPr="00000000">
        <w:rPr>
          <w:rFonts w:ascii="Roboto Mono Medium" w:cs="Roboto Mono Medium" w:eastAsia="Roboto Mono Medium" w:hAnsi="Roboto Mono Medium"/>
          <w:rtl w:val="0"/>
        </w:rPr>
        <w:t xml:space="preserve">SCA</w:t>
      </w:r>
      <w:r w:rsidDel="00000000" w:rsidR="00000000" w:rsidRPr="00000000">
        <w:rPr>
          <w:rtl w:val="0"/>
        </w:rPr>
        <w:t xml:space="preserve"> multiplies the lower 16-bits of each of Dest and Src together, right shifts the 32-bit product by 16 (to </w:t>
      </w:r>
      <w:r w:rsidDel="00000000" w:rsidR="00000000" w:rsidRPr="00000000">
        <w:rPr>
          <w:rtl w:val="0"/>
        </w:rPr>
        <w:t xml:space="preserve">scale </w:t>
      </w:r>
      <w:r w:rsidDel="00000000" w:rsidR="00000000" w:rsidRPr="00000000">
        <w:rPr>
          <w:rtl w:val="0"/>
        </w:rPr>
        <w:t xml:space="preserve">down the result), and substitutes this value as the next instruction's Src value.</w:t>
      </w:r>
    </w:p>
    <w:p w:rsidR="00000000" w:rsidDel="00000000" w:rsidP="00000000" w:rsidRDefault="00000000" w:rsidRPr="00000000" w14:paraId="00001B4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effect is specified, the Z flag is set (1) if the product (before scaling down) is zero, or is cleared (0) if non-zero.</w:t>
      </w:r>
    </w:p>
    <w:p w:rsidR="00000000" w:rsidDel="00000000" w:rsidP="00000000" w:rsidRDefault="00000000" w:rsidRPr="00000000" w14:paraId="00001B4B">
      <w:pPr>
        <w:spacing w:after="0" w:before="200" w:lineRule="auto"/>
        <w:rPr/>
      </w:pPr>
      <w:r w:rsidDel="00000000" w:rsidR="00000000" w:rsidRPr="00000000">
        <w:rPr>
          <w:b w:val="1"/>
          <w:rtl w:val="0"/>
        </w:rPr>
        <w:t xml:space="preserve">Note:  </w:t>
      </w: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SCA</w:t>
      </w:r>
      <w:r w:rsidDel="00000000" w:rsidR="00000000" w:rsidRPr="00000000">
        <w:rPr>
          <w:rtl w:val="0"/>
        </w:rPr>
        <w:t xml:space="preserve"> is shielded from interrupt.</w:t>
      </w:r>
    </w:p>
    <w:p w:rsidR="00000000" w:rsidDel="00000000" w:rsidP="00000000" w:rsidRDefault="00000000" w:rsidRPr="00000000" w14:paraId="00001B4C">
      <w:pPr>
        <w:pStyle w:val="Heading2"/>
        <w:spacing w:after="0" w:before="200" w:lineRule="auto"/>
        <w:rPr>
          <w:i w:val="1"/>
          <w:highlight w:val="yellow"/>
        </w:rPr>
      </w:pPr>
      <w:bookmarkStart w:colFirst="0" w:colLast="0" w:name="_eh4usclguwow" w:id="329"/>
      <w:bookmarkEnd w:id="329"/>
      <w:r w:rsidDel="00000000" w:rsidR="00000000" w:rsidRPr="00000000">
        <w:rPr>
          <w:rtl w:val="0"/>
        </w:rPr>
        <w:t xml:space="preserve">SCAS</w:t>
      </w:r>
      <w:r w:rsidDel="00000000" w:rsidR="00000000" w:rsidRPr="00000000">
        <w:rPr>
          <w:rtl w:val="0"/>
        </w:rPr>
      </w:r>
    </w:p>
    <w:p w:rsidR="00000000" w:rsidDel="00000000" w:rsidP="00000000" w:rsidRDefault="00000000" w:rsidRPr="00000000" w14:paraId="00001B4D">
      <w:pPr>
        <w:spacing w:after="0" w:lineRule="auto"/>
        <w:rPr/>
      </w:pPr>
      <w:r w:rsidDel="00000000" w:rsidR="00000000" w:rsidRPr="00000000">
        <w:rPr>
          <w:rtl w:val="0"/>
        </w:rPr>
        <w:t xml:space="preserve">Scale, signed</w:t>
      </w:r>
    </w:p>
    <w:p w:rsidR="00000000" w:rsidDel="00000000" w:rsidP="00000000" w:rsidRDefault="00000000" w:rsidRPr="00000000" w14:paraId="00001B4E">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Create signed 18-bit scale value for next instruction's S value.</w:t>
      </w:r>
    </w:p>
    <w:p w:rsidR="00000000" w:rsidDel="00000000" w:rsidP="00000000" w:rsidRDefault="00000000" w:rsidRPr="00000000" w14:paraId="00001B4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SCAS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p>
    <w:p w:rsidR="00000000" w:rsidDel="00000000" w:rsidP="00000000" w:rsidRDefault="00000000" w:rsidRPr="00000000" w14:paraId="00001B50">
      <w:pPr>
        <w:spacing w:before="40" w:lineRule="auto"/>
        <w:rPr/>
      </w:pPr>
      <w:r w:rsidDel="00000000" w:rsidR="00000000" w:rsidRPr="00000000">
        <w:rPr>
          <w:b w:val="1"/>
          <w:rtl w:val="0"/>
        </w:rPr>
        <w:t xml:space="preserve">Result:</w:t>
      </w:r>
      <w:r w:rsidDel="00000000" w:rsidR="00000000" w:rsidRPr="00000000">
        <w:rPr>
          <w:rtl w:val="0"/>
        </w:rPr>
        <w:t xml:space="preserve"> The upper 18 bits of the signed product from the 16-bit Dest and Src multiplication </w:t>
      </w:r>
      <w:r w:rsidDel="00000000" w:rsidR="00000000" w:rsidRPr="00000000">
        <w:rPr>
          <w:rtl w:val="0"/>
        </w:rPr>
        <w:t xml:space="preserve">is substituted</w:t>
      </w:r>
      <w:r w:rsidDel="00000000" w:rsidR="00000000" w:rsidRPr="00000000">
        <w:rPr>
          <w:rtl w:val="0"/>
        </w:rPr>
        <w:t xml:space="preserve"> as the next instruction's Src value and optionally the Z flag is updated to the zero status.</w:t>
      </w:r>
    </w:p>
    <w:p w:rsidR="00000000" w:rsidDel="00000000" w:rsidP="00000000" w:rsidRDefault="00000000" w:rsidRPr="00000000" w14:paraId="00001B51">
      <w:pPr>
        <w:numPr>
          <w:ilvl w:val="0"/>
          <w:numId w:val="1"/>
        </w:numPr>
        <w:spacing w:after="0" w:afterAutospacing="0"/>
        <w:ind w:left="720" w:hanging="360"/>
        <w:rPr/>
      </w:pPr>
      <w:r w:rsidDel="00000000" w:rsidR="00000000" w:rsidRPr="00000000">
        <w:rPr>
          <w:rtl w:val="0"/>
        </w:rPr>
        <w:t xml:space="preserve">Dest is a register containing the signed 16-bit value to multiply with Src.</w:t>
      </w:r>
    </w:p>
    <w:p w:rsidR="00000000" w:rsidDel="00000000" w:rsidP="00000000" w:rsidRDefault="00000000" w:rsidRPr="00000000" w14:paraId="00001B52">
      <w:pPr>
        <w:numPr>
          <w:ilvl w:val="0"/>
          <w:numId w:val="1"/>
        </w:numPr>
        <w:spacing w:after="0" w:afterAutospacing="0"/>
        <w:ind w:left="720" w:hanging="360"/>
        <w:rPr/>
      </w:pPr>
      <w:r w:rsidDel="00000000" w:rsidR="00000000" w:rsidRPr="00000000">
        <w:rPr>
          <w:rtl w:val="0"/>
        </w:rPr>
        <w:t xml:space="preserve">Src is a register, 9-bit literal, or signed 16-bit augmented literal whose value is multiplied with Dest.</w:t>
      </w:r>
    </w:p>
    <w:p w:rsidR="00000000" w:rsidDel="00000000" w:rsidP="00000000" w:rsidRDefault="00000000" w:rsidRPr="00000000" w14:paraId="00001B53">
      <w:pPr>
        <w:numPr>
          <w:ilvl w:val="0"/>
          <w:numId w:val="1"/>
        </w:numPr>
        <w:ind w:left="720" w:hanging="360"/>
        <w:rPr/>
        <w:sectPr>
          <w:type w:val="nextPage"/>
          <w:pgSz w:h="15840" w:w="12240" w:orient="portrait"/>
          <w:pgMar w:bottom="720" w:top="720" w:left="1080" w:right="1080" w:header="720" w:footer="720"/>
        </w:sectPr>
      </w:pP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is an optional effect to update the Z flag.</w:t>
      </w:r>
    </w:p>
    <w:p w:rsidR="00000000" w:rsidDel="00000000" w:rsidP="00000000" w:rsidRDefault="00000000" w:rsidRPr="00000000" w14:paraId="00001B54">
      <w:pPr>
        <w:rPr/>
      </w:pPr>
      <w:r w:rsidDel="00000000" w:rsidR="00000000" w:rsidRPr="00000000">
        <w:rPr>
          <w:rtl w:val="0"/>
        </w:rPr>
      </w:r>
    </w:p>
    <w:tbl>
      <w:tblPr>
        <w:tblStyle w:val="Table15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5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1010001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5">
            <w:pPr>
              <w:widowControl w:val="0"/>
              <w:spacing w:after="0" w:line="240" w:lineRule="auto"/>
              <w:jc w:val="center"/>
              <w:rPr>
                <w:sz w:val="18"/>
                <w:szCs w:val="18"/>
              </w:rPr>
            </w:pPr>
            <w:r w:rsidDel="00000000" w:rsidR="00000000" w:rsidRPr="00000000">
              <w:rPr>
                <w:sz w:val="18"/>
                <w:szCs w:val="18"/>
                <w:rtl w:val="0"/>
              </w:rPr>
              <w:t xml:space="preserve">Product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6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67">
      <w:pPr>
        <w:spacing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SCA</w:t>
      </w:r>
      <w:r w:rsidDel="00000000" w:rsidR="00000000" w:rsidRPr="00000000">
        <w:rPr>
          <w:rtl w:val="0"/>
        </w:rPr>
      </w:r>
    </w:p>
    <w:p w:rsidR="00000000" w:rsidDel="00000000" w:rsidP="00000000" w:rsidRDefault="00000000" w:rsidRPr="00000000" w14:paraId="00001B6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69">
      <w:pPr>
        <w:rPr/>
      </w:pPr>
      <w:r w:rsidDel="00000000" w:rsidR="00000000" w:rsidRPr="00000000">
        <w:rPr>
          <w:rFonts w:ascii="Roboto Mono Medium" w:cs="Roboto Mono Medium" w:eastAsia="Roboto Mono Medium" w:hAnsi="Roboto Mono Medium"/>
          <w:rtl w:val="0"/>
        </w:rPr>
        <w:t xml:space="preserve">SCAS</w:t>
      </w:r>
      <w:r w:rsidDel="00000000" w:rsidR="00000000" w:rsidRPr="00000000">
        <w:rPr>
          <w:rtl w:val="0"/>
        </w:rPr>
        <w:t xml:space="preserve"> multiplies the lower, signed 16-bits of each of Dest and Src together, right shifts the 32-bit product by 14 (to </w:t>
      </w:r>
      <w:r w:rsidDel="00000000" w:rsidR="00000000" w:rsidRPr="00000000">
        <w:rPr>
          <w:rtl w:val="0"/>
        </w:rPr>
        <w:t xml:space="preserve">scale </w:t>
      </w:r>
      <w:r w:rsidDel="00000000" w:rsidR="00000000" w:rsidRPr="00000000">
        <w:rPr>
          <w:rtl w:val="0"/>
        </w:rPr>
        <w:t xml:space="preserve">down the result), and substitutes this value as the next instruction's Src value.</w:t>
      </w:r>
    </w:p>
    <w:p w:rsidR="00000000" w:rsidDel="00000000" w:rsidP="00000000" w:rsidRDefault="00000000" w:rsidRPr="00000000" w14:paraId="00001B6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effect is specified, the Z flag is set (1) if the product (before scaling down) is zero, or is cleared (0) if non-zero.</w:t>
      </w:r>
    </w:p>
    <w:p w:rsidR="00000000" w:rsidDel="00000000" w:rsidP="00000000" w:rsidRDefault="00000000" w:rsidRPr="00000000" w14:paraId="00001B6B">
      <w:pPr>
        <w:spacing w:after="0" w:before="200" w:lineRule="auto"/>
        <w:rPr/>
      </w:pPr>
      <w:r w:rsidDel="00000000" w:rsidR="00000000" w:rsidRPr="00000000">
        <w:rPr>
          <w:b w:val="1"/>
          <w:rtl w:val="0"/>
        </w:rPr>
        <w:t xml:space="preserve">Note:  </w:t>
      </w:r>
      <w:r w:rsidDel="00000000" w:rsidR="00000000" w:rsidRPr="00000000">
        <w:rPr>
          <w:rtl w:val="0"/>
        </w:rPr>
        <w:t xml:space="preserve">The instruction following </w:t>
      </w:r>
      <w:r w:rsidDel="00000000" w:rsidR="00000000" w:rsidRPr="00000000">
        <w:rPr>
          <w:rFonts w:ascii="Roboto Mono Medium" w:cs="Roboto Mono Medium" w:eastAsia="Roboto Mono Medium" w:hAnsi="Roboto Mono Medium"/>
          <w:rtl w:val="0"/>
        </w:rPr>
        <w:t xml:space="preserve">SCAS</w:t>
      </w:r>
      <w:r w:rsidDel="00000000" w:rsidR="00000000" w:rsidRPr="00000000">
        <w:rPr>
          <w:rtl w:val="0"/>
        </w:rPr>
        <w:t xml:space="preserve"> is shielded from interrupt.</w:t>
      </w:r>
    </w:p>
    <w:p w:rsidR="00000000" w:rsidDel="00000000" w:rsidP="00000000" w:rsidRDefault="00000000" w:rsidRPr="00000000" w14:paraId="00001B6C">
      <w:pPr>
        <w:pStyle w:val="Heading2"/>
        <w:rPr>
          <w:i w:val="1"/>
          <w:highlight w:val="yellow"/>
        </w:rPr>
      </w:pPr>
      <w:bookmarkStart w:colFirst="0" w:colLast="0" w:name="_f8filcyhyg4l" w:id="330"/>
      <w:bookmarkEnd w:id="330"/>
      <w:r w:rsidDel="00000000" w:rsidR="00000000" w:rsidRPr="00000000">
        <w:rPr>
          <w:rtl w:val="0"/>
        </w:rPr>
        <w:t xml:space="preserve">SETBY</w:t>
      </w:r>
      <w:r w:rsidDel="00000000" w:rsidR="00000000" w:rsidRPr="00000000">
        <w:rPr>
          <w:rtl w:val="0"/>
        </w:rPr>
        <w:t xml:space="preserve">TE</w:t>
      </w:r>
      <w:r w:rsidDel="00000000" w:rsidR="00000000" w:rsidRPr="00000000">
        <w:rPr>
          <w:rtl w:val="0"/>
        </w:rPr>
      </w:r>
    </w:p>
    <w:p w:rsidR="00000000" w:rsidDel="00000000" w:rsidP="00000000" w:rsidRDefault="00000000" w:rsidRPr="00000000" w14:paraId="00001B6D">
      <w:pPr>
        <w:spacing w:after="0" w:lineRule="auto"/>
        <w:rPr/>
      </w:pPr>
      <w:r w:rsidDel="00000000" w:rsidR="00000000" w:rsidRPr="00000000">
        <w:rPr>
          <w:rtl w:val="0"/>
        </w:rPr>
        <w:t xml:space="preserve">Set byte</w:t>
      </w:r>
      <w:r w:rsidDel="00000000" w:rsidR="00000000" w:rsidRPr="00000000">
        <w:rPr>
          <w:rtl w:val="0"/>
        </w:rPr>
      </w:r>
    </w:p>
    <w:p w:rsidR="00000000" w:rsidDel="00000000" w:rsidP="00000000" w:rsidRDefault="00000000" w:rsidRPr="00000000" w14:paraId="00001B6E">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a byte to new value.</w:t>
      </w:r>
    </w:p>
    <w:p w:rsidR="00000000" w:rsidDel="00000000" w:rsidP="00000000" w:rsidRDefault="00000000" w:rsidRPr="00000000" w14:paraId="00001B6F">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SETBYTE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B70">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SETBYTE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B71">
      <w:pPr>
        <w:spacing w:before="40" w:lineRule="auto"/>
        <w:rPr/>
      </w:pPr>
      <w:r w:rsidDel="00000000" w:rsidR="00000000" w:rsidRPr="00000000">
        <w:rPr>
          <w:b w:val="1"/>
          <w:rtl w:val="0"/>
        </w:rPr>
        <w:t xml:space="preserve">Result:</w:t>
      </w:r>
      <w:r w:rsidDel="00000000" w:rsidR="00000000" w:rsidRPr="00000000">
        <w:rPr>
          <w:rtl w:val="0"/>
        </w:rPr>
        <w:t xml:space="preserve"> Src[7:0] is written </w:t>
      </w:r>
      <w:r w:rsidDel="00000000" w:rsidR="00000000" w:rsidRPr="00000000">
        <w:rPr>
          <w:rtl w:val="0"/>
        </w:rPr>
        <w:t xml:space="preserve">to byte</w:t>
      </w:r>
      <w:r w:rsidDel="00000000" w:rsidR="00000000" w:rsidRPr="00000000">
        <w:rPr>
          <w:rtl w:val="0"/>
        </w:rPr>
        <w:t xml:space="preserve"> </w:t>
      </w:r>
      <w:r w:rsidDel="00000000" w:rsidR="00000000" w:rsidRPr="00000000">
        <w:rPr>
          <w:rtl w:val="0"/>
        </w:rPr>
        <w:t xml:space="preserve">Num</w:t>
      </w:r>
      <w:r w:rsidDel="00000000" w:rsidR="00000000" w:rsidRPr="00000000">
        <w:rPr>
          <w:rtl w:val="0"/>
        </w:rPr>
        <w:t xml:space="preserve"> (0–3) of Dest, or to another register byte described by prior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instruction.</w:t>
      </w:r>
    </w:p>
    <w:p w:rsidR="00000000" w:rsidDel="00000000" w:rsidP="00000000" w:rsidRDefault="00000000" w:rsidRPr="00000000" w14:paraId="00001B72">
      <w:pPr>
        <w:numPr>
          <w:ilvl w:val="0"/>
          <w:numId w:val="1"/>
        </w:numPr>
        <w:spacing w:after="0" w:afterAutospacing="0"/>
        <w:ind w:left="720" w:hanging="360"/>
        <w:rPr/>
      </w:pPr>
      <w:r w:rsidDel="00000000" w:rsidR="00000000" w:rsidRPr="00000000">
        <w:rPr>
          <w:rtl w:val="0"/>
        </w:rPr>
        <w:t xml:space="preserve">Dest is the register in which to modify a byte.</w:t>
      </w:r>
    </w:p>
    <w:p w:rsidR="00000000" w:rsidDel="00000000" w:rsidP="00000000" w:rsidRDefault="00000000" w:rsidRPr="00000000" w14:paraId="00001B73">
      <w:pPr>
        <w:numPr>
          <w:ilvl w:val="0"/>
          <w:numId w:val="1"/>
        </w:numPr>
        <w:spacing w:after="0" w:afterAutospacing="0"/>
        <w:ind w:left="720" w:hanging="360"/>
        <w:rPr/>
      </w:pPr>
      <w:r w:rsidDel="00000000" w:rsidR="00000000" w:rsidRPr="00000000">
        <w:rPr>
          <w:rtl w:val="0"/>
        </w:rPr>
        <w:t xml:space="preserve">Src is a register or 8-bit literal whose bits [7:0] will be stored in the designated location.</w:t>
      </w:r>
    </w:p>
    <w:p w:rsidR="00000000" w:rsidDel="00000000" w:rsidP="00000000" w:rsidRDefault="00000000" w:rsidRPr="00000000" w14:paraId="00001B74">
      <w:pPr>
        <w:numPr>
          <w:ilvl w:val="0"/>
          <w:numId w:val="1"/>
        </w:numPr>
        <w:ind w:left="720" w:hanging="360"/>
        <w:rPr/>
      </w:pPr>
      <w:r w:rsidDel="00000000" w:rsidR="00000000" w:rsidRPr="00000000">
        <w:rPr>
          <w:rtl w:val="0"/>
        </w:rPr>
        <w:t xml:space="preserve">Num is a 2-bit literal identifying the nibble ID (0–3) of Dest to modify.</w:t>
      </w:r>
    </w:p>
    <w:tbl>
      <w:tblPr>
        <w:tblStyle w:val="Table15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7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3">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4">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5">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C">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8F">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90">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and the target byte ID, is specified by a prior </w:t>
      </w:r>
      <w:r w:rsidDel="00000000" w:rsidR="00000000" w:rsidRPr="00000000">
        <w:rPr>
          <w:rFonts w:ascii="Roboto Mono Medium" w:cs="Roboto Mono Medium" w:eastAsia="Roboto Mono Medium" w:hAnsi="Roboto Mono Medium"/>
          <w:sz w:val="18"/>
          <w:szCs w:val="18"/>
          <w:rtl w:val="0"/>
        </w:rPr>
        <w:t xml:space="preserve">ALTSB</w:t>
      </w:r>
      <w:r w:rsidDel="00000000" w:rsidR="00000000" w:rsidRPr="00000000">
        <w:rPr>
          <w:sz w:val="18"/>
          <w:szCs w:val="18"/>
          <w:rtl w:val="0"/>
        </w:rPr>
        <w:t xml:space="preserve"> instruction.</w:t>
      </w:r>
    </w:p>
    <w:p w:rsidR="00000000" w:rsidDel="00000000" w:rsidP="00000000" w:rsidRDefault="00000000" w:rsidRPr="00000000" w14:paraId="00001B91">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2jkx93n2978v">
        <w:r w:rsidDel="00000000" w:rsidR="00000000" w:rsidRPr="00000000">
          <w:rPr>
            <w:rFonts w:ascii="Roboto Mono Medium" w:cs="Roboto Mono Medium" w:eastAsia="Roboto Mono Medium" w:hAnsi="Roboto Mono Medium"/>
            <w:color w:val="1155cc"/>
            <w:u w:val="single"/>
            <w:rtl w:val="0"/>
          </w:rPr>
          <w:t xml:space="preserve">ALTSB</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and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r>
    </w:p>
    <w:p w:rsidR="00000000" w:rsidDel="00000000" w:rsidP="00000000" w:rsidRDefault="00000000" w:rsidRPr="00000000" w14:paraId="00001B9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93">
      <w:pPr>
        <w:rPr/>
      </w:pP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BYTE</w:t>
      </w:r>
      <w:r w:rsidDel="00000000" w:rsidR="00000000" w:rsidRPr="00000000">
        <w:rPr>
          <w:rtl w:val="0"/>
        </w:rPr>
        <w:t xml:space="preserve"> stores Src[7:0] into the byte</w:t>
      </w:r>
      <w:r w:rsidDel="00000000" w:rsidR="00000000" w:rsidRPr="00000000">
        <w:rPr>
          <w:rtl w:val="0"/>
        </w:rPr>
        <w:t xml:space="preserve"> identified by Num</w:t>
      </w:r>
      <w:r w:rsidDel="00000000" w:rsidR="00000000" w:rsidRPr="00000000">
        <w:rPr>
          <w:rtl w:val="0"/>
        </w:rPr>
        <w:t xml:space="preserve"> within Dest, or the byte and register described by a prior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instruction.  No other bits are modified.</w:t>
      </w:r>
    </w:p>
    <w:p w:rsidR="00000000" w:rsidDel="00000000" w:rsidP="00000000" w:rsidRDefault="00000000" w:rsidRPr="00000000" w14:paraId="00001B94">
      <w:pPr>
        <w:rPr/>
      </w:pPr>
      <w:r w:rsidDel="00000000" w:rsidR="00000000" w:rsidRPr="00000000">
        <w:rPr>
          <w:rtl w:val="0"/>
        </w:rPr>
        <w:t xml:space="preserve">Num (0–3) </w:t>
      </w:r>
      <w:r w:rsidDel="00000000" w:rsidR="00000000" w:rsidRPr="00000000">
        <w:rPr>
          <w:rtl w:val="0"/>
        </w:rPr>
        <w:t xml:space="preserve">identifies a value's </w:t>
      </w:r>
      <w:r w:rsidDel="00000000" w:rsidR="00000000" w:rsidRPr="00000000">
        <w:rPr>
          <w:rtl w:val="0"/>
        </w:rPr>
        <w:t xml:space="preserve">individual </w:t>
      </w:r>
      <w:r w:rsidDel="00000000" w:rsidR="00000000" w:rsidRPr="00000000">
        <w:rPr>
          <w:rtl w:val="0"/>
        </w:rPr>
        <w:t xml:space="preserve">bytes</w:t>
      </w:r>
      <w:r w:rsidDel="00000000" w:rsidR="00000000" w:rsidRPr="00000000">
        <w:rPr>
          <w:rtl w:val="0"/>
        </w:rPr>
        <w:t xml:space="preserve">, by position, in least-significant byte order.</w:t>
      </w:r>
    </w:p>
    <w:p w:rsidR="00000000" w:rsidDel="00000000" w:rsidP="00000000" w:rsidRDefault="00000000" w:rsidRPr="00000000" w14:paraId="00001B95">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ALTSB</w:t>
      </w:r>
      <w:r w:rsidDel="00000000" w:rsidR="00000000" w:rsidRPr="00000000">
        <w:rPr>
          <w:rtl w:val="0"/>
        </w:rPr>
        <w:t xml:space="preserve"> instruction; i.e. in a loop to iteratively affect a series of byte values within contiguous long registers.</w:t>
      </w:r>
    </w:p>
    <w:p w:rsidR="00000000" w:rsidDel="00000000" w:rsidP="00000000" w:rsidRDefault="00000000" w:rsidRPr="00000000" w14:paraId="00001B96">
      <w:pPr>
        <w:pStyle w:val="Heading2"/>
        <w:rPr>
          <w:i w:val="1"/>
          <w:highlight w:val="yellow"/>
        </w:rPr>
      </w:pPr>
      <w:bookmarkStart w:colFirst="0" w:colLast="0" w:name="_jw7izhflytke" w:id="331"/>
      <w:bookmarkEnd w:id="331"/>
      <w:r w:rsidDel="00000000" w:rsidR="00000000" w:rsidRPr="00000000">
        <w:rPr>
          <w:rtl w:val="0"/>
        </w:rPr>
        <w:t xml:space="preserve">SETD</w:t>
      </w:r>
      <w:r w:rsidDel="00000000" w:rsidR="00000000" w:rsidRPr="00000000">
        <w:rPr>
          <w:rtl w:val="0"/>
        </w:rPr>
      </w:r>
    </w:p>
    <w:p w:rsidR="00000000" w:rsidDel="00000000" w:rsidP="00000000" w:rsidRDefault="00000000" w:rsidRPr="00000000" w14:paraId="00001B97">
      <w:pPr>
        <w:spacing w:after="0" w:lineRule="auto"/>
        <w:rPr/>
      </w:pPr>
      <w:r w:rsidDel="00000000" w:rsidR="00000000" w:rsidRPr="00000000">
        <w:rPr>
          <w:rtl w:val="0"/>
        </w:rPr>
        <w:t xml:space="preserve">Set destination</w:t>
      </w:r>
    </w:p>
    <w:p w:rsidR="00000000" w:rsidDel="00000000" w:rsidP="00000000" w:rsidRDefault="00000000" w:rsidRPr="00000000" w14:paraId="00001B98">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Set </w:t>
      </w:r>
      <w:r w:rsidDel="00000000" w:rsidR="00000000" w:rsidRPr="00000000">
        <w:rPr>
          <w:rtl w:val="0"/>
        </w:rPr>
        <w:t xml:space="preserve">template </w:t>
      </w:r>
      <w:r w:rsidDel="00000000" w:rsidR="00000000" w:rsidRPr="00000000">
        <w:rPr>
          <w:rtl w:val="0"/>
        </w:rPr>
        <w:t xml:space="preserve">D field</w:t>
      </w:r>
      <w:r w:rsidDel="00000000" w:rsidR="00000000" w:rsidRPr="00000000">
        <w:rPr>
          <w:rtl w:val="0"/>
        </w:rPr>
        <w:t xml:space="preserve"> for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w:t>
      </w:r>
    </w:p>
    <w:p w:rsidR="00000000" w:rsidDel="00000000" w:rsidP="00000000" w:rsidRDefault="00000000" w:rsidRPr="00000000" w14:paraId="00001B99">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SETD</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B9A">
      <w:pPr>
        <w:spacing w:before="40" w:lineRule="auto"/>
        <w:rPr/>
      </w:pPr>
      <w:r w:rsidDel="00000000" w:rsidR="00000000" w:rsidRPr="00000000">
        <w:rPr>
          <w:b w:val="1"/>
          <w:rtl w:val="0"/>
        </w:rPr>
        <w:t xml:space="preserve">Result:</w:t>
      </w:r>
      <w:r w:rsidDel="00000000" w:rsidR="00000000" w:rsidRPr="00000000">
        <w:rPr>
          <w:rtl w:val="0"/>
        </w:rPr>
        <w:t xml:space="preserve"> The </w:t>
      </w:r>
      <w:r w:rsidDel="00000000" w:rsidR="00000000" w:rsidRPr="00000000">
        <w:rPr>
          <w:i w:val="1"/>
          <w:rtl w:val="0"/>
        </w:rPr>
        <w:t xml:space="preserve">D field</w:t>
      </w:r>
      <w:r w:rsidDel="00000000" w:rsidR="00000000" w:rsidRPr="00000000">
        <w:rPr>
          <w:rtl w:val="0"/>
        </w:rPr>
        <w:t xml:space="preserve"> [17:9] of template Dest is set to Src[8:0].</w:t>
      </w:r>
    </w:p>
    <w:p w:rsidR="00000000" w:rsidDel="00000000" w:rsidP="00000000" w:rsidRDefault="00000000" w:rsidRPr="00000000" w14:paraId="00001B9B">
      <w:pPr>
        <w:numPr>
          <w:ilvl w:val="0"/>
          <w:numId w:val="1"/>
        </w:numPr>
        <w:spacing w:after="0" w:afterAutospacing="0"/>
        <w:ind w:left="720" w:hanging="360"/>
        <w:rPr/>
      </w:pPr>
      <w:r w:rsidDel="00000000" w:rsidR="00000000" w:rsidRPr="00000000">
        <w:rPr>
          <w:rtl w:val="0"/>
        </w:rPr>
        <w:t xml:space="preserve">Dest is the register whose 32-bit value is a template for use with an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instruction.</w:t>
      </w:r>
    </w:p>
    <w:p w:rsidR="00000000" w:rsidDel="00000000" w:rsidP="00000000" w:rsidRDefault="00000000" w:rsidRPr="00000000" w14:paraId="00001B9C">
      <w:pPr>
        <w:numPr>
          <w:ilvl w:val="0"/>
          <w:numId w:val="1"/>
        </w:numPr>
        <w:ind w:left="720" w:hanging="360"/>
        <w:rPr/>
      </w:pPr>
      <w:r w:rsidDel="00000000" w:rsidR="00000000" w:rsidRPr="00000000">
        <w:rPr>
          <w:rtl w:val="0"/>
        </w:rPr>
        <w:t xml:space="preserve">Src is a register or 9-bit literal whose value (Src[8:0]) is copied to the D field of Dest.</w:t>
      </w:r>
    </w:p>
    <w:tbl>
      <w:tblPr>
        <w:tblStyle w:val="Table15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9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9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9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A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A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A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A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A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A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B">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D">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A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AF">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94hz48griij7">
        <w:r w:rsidDel="00000000" w:rsidR="00000000" w:rsidRPr="00000000">
          <w:rPr>
            <w:rFonts w:ascii="Roboto Mono Medium" w:cs="Roboto Mono Medium" w:eastAsia="Roboto Mono Medium" w:hAnsi="Roboto Mono Medium"/>
            <w:color w:val="1155cc"/>
            <w:u w:val="single"/>
            <w:rtl w:val="0"/>
          </w:rPr>
          <w:t xml:space="preserve">SETS</w:t>
        </w:r>
      </w:hyperlink>
      <w:r w:rsidDel="00000000" w:rsidR="00000000" w:rsidRPr="00000000">
        <w:rPr>
          <w:rtl w:val="0"/>
        </w:rPr>
        <w:t xml:space="preserve">, </w:t>
      </w:r>
      <w:hyperlink w:anchor="_brza01jtowzy">
        <w:r w:rsidDel="00000000" w:rsidR="00000000" w:rsidRPr="00000000">
          <w:rPr>
            <w:rFonts w:ascii="Roboto Mono Medium" w:cs="Roboto Mono Medium" w:eastAsia="Roboto Mono Medium" w:hAnsi="Roboto Mono Medium"/>
            <w:color w:val="1155cc"/>
            <w:u w:val="single"/>
            <w:rtl w:val="0"/>
          </w:rPr>
          <w:t xml:space="preserve">SETR</w:t>
        </w:r>
      </w:hyperlink>
      <w:r w:rsidDel="00000000" w:rsidR="00000000" w:rsidRPr="00000000">
        <w:rPr>
          <w:rtl w:val="0"/>
        </w:rPr>
        <w:t xml:space="preserve">, and </w:t>
      </w:r>
      <w:hyperlink w:anchor="_ok3etaj2mvuf">
        <w:r w:rsidDel="00000000" w:rsidR="00000000" w:rsidRPr="00000000">
          <w:rPr>
            <w:rFonts w:ascii="Roboto Mono Medium" w:cs="Roboto Mono Medium" w:eastAsia="Roboto Mono Medium" w:hAnsi="Roboto Mono Medium"/>
            <w:color w:val="1155cc"/>
            <w:u w:val="single"/>
            <w:rtl w:val="0"/>
          </w:rPr>
          <w:t xml:space="preserve">ALTI</w:t>
        </w:r>
      </w:hyperlink>
      <w:r w:rsidDel="00000000" w:rsidR="00000000" w:rsidRPr="00000000">
        <w:rPr>
          <w:rtl w:val="0"/>
        </w:rPr>
      </w:r>
    </w:p>
    <w:p w:rsidR="00000000" w:rsidDel="00000000" w:rsidP="00000000" w:rsidRDefault="00000000" w:rsidRPr="00000000" w14:paraId="00001BB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SETD</w:t>
      </w:r>
      <w:r w:rsidDel="00000000" w:rsidR="00000000" w:rsidRPr="00000000">
        <w:rPr>
          <w:rtl w:val="0"/>
        </w:rPr>
        <w:t xml:space="preserve"> copies Src[8:0] to the </w:t>
      </w:r>
      <w:r w:rsidDel="00000000" w:rsidR="00000000" w:rsidRPr="00000000">
        <w:rPr>
          <w:i w:val="1"/>
          <w:rtl w:val="0"/>
        </w:rPr>
        <w:t xml:space="preserve">D field</w:t>
      </w:r>
      <w:r w:rsidDel="00000000" w:rsidR="00000000" w:rsidRPr="00000000">
        <w:rPr>
          <w:rtl w:val="0"/>
        </w:rPr>
        <w:t xml:space="preserve"> of the template, Dest, to be used with an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instruction.  Bits outside the D field remain unaffected.  The D field (or Dest field) holds the address of a register (or sometimes a literal value) for the instruction to use as it's </w:t>
      </w:r>
      <w:r w:rsidDel="00000000" w:rsidR="00000000" w:rsidRPr="00000000">
        <w:rPr>
          <w:i w:val="1"/>
          <w:rtl w:val="0"/>
        </w:rPr>
        <w:t xml:space="preserve">destination</w:t>
      </w:r>
      <w:r w:rsidDel="00000000" w:rsidR="00000000" w:rsidRPr="00000000">
        <w:rPr>
          <w:rtl w:val="0"/>
        </w:rPr>
        <w:t xml:space="preserve"> value, and usually as its result destination, during its execution.</w:t>
      </w:r>
    </w:p>
    <w:p w:rsidR="00000000" w:rsidDel="00000000" w:rsidP="00000000" w:rsidRDefault="00000000" w:rsidRPr="00000000" w14:paraId="00001B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template is a 32-bit value with the following format:</w:t>
      </w:r>
    </w:p>
    <w:tbl>
      <w:tblPr>
        <w:tblStyle w:val="Table15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80"/>
        <w:gridCol w:w="1680"/>
        <w:tblGridChange w:id="0">
          <w:tblGrid>
            <w:gridCol w:w="1680"/>
            <w:gridCol w:w="1680"/>
            <w:gridCol w:w="1680"/>
            <w:gridCol w:w="1680"/>
            <w:gridCol w:w="1680"/>
            <w:gridCol w:w="16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Bits</w:t>
            </w:r>
          </w:p>
        </w:tc>
        <w:tc>
          <w:tcPr>
            <w:shd w:fill="auto" w:val="clear"/>
            <w:tcMar>
              <w:top w:w="43.2" w:type="dxa"/>
              <w:left w:w="43.2" w:type="dxa"/>
              <w:bottom w:w="43.2" w:type="dxa"/>
              <w:right w:w="43.2" w:type="dxa"/>
            </w:tcMar>
            <w:vAlign w:val="top"/>
          </w:tcPr>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31:28  (4 bits)</w:t>
            </w:r>
          </w:p>
        </w:tc>
        <w:tc>
          <w:tcPr>
            <w:shd w:fill="auto" w:val="clear"/>
            <w:tcMar>
              <w:top w:w="43.2" w:type="dxa"/>
              <w:left w:w="43.2" w:type="dxa"/>
              <w:bottom w:w="43.2" w:type="dxa"/>
              <w:right w:w="43.2" w:type="dxa"/>
            </w:tcMar>
            <w:vAlign w:val="top"/>
          </w:tcPr>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27:19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shd w:fill="auto" w:val="clear"/>
            <w:tcMar>
              <w:top w:w="43.2" w:type="dxa"/>
              <w:left w:w="43.2" w:type="dxa"/>
              <w:bottom w:w="43.2" w:type="dxa"/>
              <w:right w:w="43.2" w:type="dxa"/>
            </w:tcMar>
            <w:vAlign w:val="top"/>
          </w:tcPr>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8:0  (9 bits)</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1BB9">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Field Description</w:t>
            </w:r>
          </w:p>
        </w:tc>
        <w:tc>
          <w:tcPr>
            <w:shd w:fill="auto" w:val="clear"/>
            <w:tcMar>
              <w:top w:w="43.2" w:type="dxa"/>
              <w:left w:w="43.2" w:type="dxa"/>
              <w:bottom w:w="43.2" w:type="dxa"/>
              <w:right w:w="43.2" w:type="dxa"/>
            </w:tcMar>
            <w:vAlign w:val="top"/>
          </w:tcPr>
          <w:p w:rsidR="00000000" w:rsidDel="00000000" w:rsidP="00000000" w:rsidRDefault="00000000" w:rsidRPr="00000000" w14:paraId="00001BBA">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Condition Field</w:t>
            </w:r>
          </w:p>
        </w:tc>
        <w:tc>
          <w:tcPr>
            <w:shd w:fill="auto" w:val="clear"/>
            <w:tcMar>
              <w:top w:w="43.2" w:type="dxa"/>
              <w:left w:w="43.2" w:type="dxa"/>
              <w:bottom w:w="43.2" w:type="dxa"/>
              <w:right w:w="43.2" w:type="dxa"/>
            </w:tcMar>
            <w:vAlign w:val="top"/>
          </w:tcPr>
          <w:p w:rsidR="00000000" w:rsidDel="00000000" w:rsidP="00000000" w:rsidRDefault="00000000" w:rsidRPr="00000000" w14:paraId="00001BBB">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1BBC">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Indirect "I" Field</w:t>
            </w:r>
          </w:p>
        </w:tc>
        <w:tc>
          <w:tcPr>
            <w:shd w:fill="auto" w:val="clear"/>
            <w:tcMar>
              <w:top w:w="43.2" w:type="dxa"/>
              <w:left w:w="43.2" w:type="dxa"/>
              <w:bottom w:w="43.2" w:type="dxa"/>
              <w:right w:w="43.2" w:type="dxa"/>
            </w:tcMar>
            <w:vAlign w:val="top"/>
          </w:tcPr>
          <w:p w:rsidR="00000000" w:rsidDel="00000000" w:rsidP="00000000" w:rsidRDefault="00000000" w:rsidRPr="00000000" w14:paraId="00001BBD">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Dest "D" Field</w:t>
            </w:r>
          </w:p>
        </w:tc>
        <w:tc>
          <w:tcPr>
            <w:shd w:fill="auto" w:val="clear"/>
            <w:tcMar>
              <w:top w:w="43.2" w:type="dxa"/>
              <w:left w:w="43.2" w:type="dxa"/>
              <w:bottom w:w="43.2" w:type="dxa"/>
              <w:right w:w="43.2" w:type="dxa"/>
            </w:tcMar>
            <w:vAlign w:val="top"/>
          </w:tcPr>
          <w:p w:rsidR="00000000" w:rsidDel="00000000" w:rsidP="00000000" w:rsidRDefault="00000000" w:rsidRPr="00000000" w14:paraId="00001BBE">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Source "S" </w:t>
            </w:r>
            <w:r w:rsidDel="00000000" w:rsidR="00000000" w:rsidRPr="00000000">
              <w:rPr>
                <w:rFonts w:ascii="Arial" w:cs="Arial" w:eastAsia="Arial" w:hAnsi="Arial"/>
                <w:sz w:val="18"/>
                <w:szCs w:val="18"/>
                <w:rtl w:val="0"/>
              </w:rPr>
              <w:t xml:space="preserve">Field</w:t>
            </w:r>
            <w:r w:rsidDel="00000000" w:rsidR="00000000" w:rsidRPr="00000000">
              <w:rPr>
                <w:rtl w:val="0"/>
              </w:rPr>
            </w:r>
          </w:p>
        </w:tc>
      </w:tr>
    </w:tbl>
    <w:p w:rsidR="00000000" w:rsidDel="00000000" w:rsidP="00000000" w:rsidRDefault="00000000" w:rsidRPr="00000000" w14:paraId="00001B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SETD</w:t>
      </w:r>
      <w:r w:rsidDel="00000000" w:rsidR="00000000" w:rsidRPr="00000000">
        <w:rPr>
          <w:rtl w:val="0"/>
        </w:rPr>
        <w:t xml:space="preserve"> can also be used in self-modifying </w:t>
      </w:r>
      <w:r w:rsidDel="00000000" w:rsidR="00000000" w:rsidRPr="00000000">
        <w:rPr>
          <w:rtl w:val="0"/>
        </w:rPr>
        <w:t xml:space="preserve">Reg RAM</w:t>
      </w:r>
      <w:r w:rsidDel="00000000" w:rsidR="00000000" w:rsidRPr="00000000">
        <w:rPr>
          <w:rtl w:val="0"/>
        </w:rPr>
        <w:t xml:space="preserve"> code.  Unlike with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when used this way, field value modification occurs in the program code itself (not the instruction pipeline); code is altered, values persist.  Due to the instruction pipeline nature, after modifying a code register, it is necessary to elapse at least two instructions before executing the modified register.</w:t>
      </w:r>
    </w:p>
    <w:p w:rsidR="00000000" w:rsidDel="00000000" w:rsidP="00000000" w:rsidRDefault="00000000" w:rsidRPr="00000000" w14:paraId="00001B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        SETD    inst, op</w:t>
      </w:r>
      <w:r w:rsidDel="00000000" w:rsidR="00000000" w:rsidRPr="00000000">
        <w:rPr>
          <w:rtl w:val="0"/>
        </w:rPr>
        <w:tab/>
      </w:r>
      <w:r w:rsidDel="00000000" w:rsidR="00000000" w:rsidRPr="00000000">
        <w:rPr>
          <w:rtl w:val="0"/>
        </w:rPr>
        <w:t xml:space="preserve">'set "inst" register[17:9] to op[8:0]</w:t>
      </w:r>
    </w:p>
    <w:p w:rsidR="00000000" w:rsidDel="00000000" w:rsidP="00000000" w:rsidRDefault="00000000" w:rsidRPr="00000000" w14:paraId="00001BC1">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'first spacer instruction, could be anything</w:t>
      </w:r>
    </w:p>
    <w:p w:rsidR="00000000" w:rsidDel="00000000" w:rsidP="00000000" w:rsidRDefault="00000000" w:rsidRPr="00000000" w14:paraId="00001BC2">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'second spacer instruction, could be anything</w:t>
      </w:r>
    </w:p>
    <w:p w:rsidR="00000000" w:rsidDel="00000000" w:rsidP="00000000" w:rsidRDefault="00000000" w:rsidRPr="00000000" w14:paraId="00001BC3">
      <w:pPr>
        <w:tabs>
          <w:tab w:val="left" w:leader="none" w:pos="4320"/>
        </w:tabs>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inst  MOV     x, y</w:t>
      </w:r>
      <w:r w:rsidDel="00000000" w:rsidR="00000000" w:rsidRPr="00000000">
        <w:rPr>
          <w:rtl w:val="0"/>
        </w:rPr>
        <w:tab/>
      </w:r>
      <w:r w:rsidDel="00000000" w:rsidR="00000000" w:rsidRPr="00000000">
        <w:rPr>
          <w:rtl w:val="0"/>
        </w:rPr>
        <w:t xml:space="preserve">'operate on x using y; x may become any register per </w:t>
      </w:r>
      <w:r w:rsidDel="00000000" w:rsidR="00000000" w:rsidRPr="00000000">
        <w:rPr>
          <w:rFonts w:ascii="Roboto Mono Medium" w:cs="Roboto Mono Medium" w:eastAsia="Roboto Mono Medium" w:hAnsi="Roboto Mono Medium"/>
          <w:rtl w:val="0"/>
        </w:rPr>
        <w:t xml:space="preserve">SETD</w:t>
      </w:r>
      <w:r w:rsidDel="00000000" w:rsidR="00000000" w:rsidRPr="00000000">
        <w:rPr>
          <w:rtl w:val="0"/>
        </w:rPr>
      </w:r>
    </w:p>
    <w:p w:rsidR="00000000" w:rsidDel="00000000" w:rsidP="00000000" w:rsidRDefault="00000000" w:rsidRPr="00000000" w14:paraId="00001BC4">
      <w:pPr>
        <w:pStyle w:val="Heading2"/>
        <w:rPr>
          <w:i w:val="1"/>
          <w:highlight w:val="yellow"/>
        </w:rPr>
      </w:pPr>
      <w:bookmarkStart w:colFirst="0" w:colLast="0" w:name="_dtkktvehwfob" w:id="332"/>
      <w:bookmarkEnd w:id="332"/>
      <w:r w:rsidDel="00000000" w:rsidR="00000000" w:rsidRPr="00000000">
        <w:rPr>
          <w:rtl w:val="0"/>
        </w:rPr>
        <w:t xml:space="preserve">SETNIB</w:t>
      </w:r>
      <w:r w:rsidDel="00000000" w:rsidR="00000000" w:rsidRPr="00000000">
        <w:rPr>
          <w:rtl w:val="0"/>
        </w:rPr>
      </w:r>
    </w:p>
    <w:p w:rsidR="00000000" w:rsidDel="00000000" w:rsidP="00000000" w:rsidRDefault="00000000" w:rsidRPr="00000000" w14:paraId="00001BC5">
      <w:pPr>
        <w:spacing w:after="0" w:lineRule="auto"/>
        <w:rPr/>
      </w:pPr>
      <w:r w:rsidDel="00000000" w:rsidR="00000000" w:rsidRPr="00000000">
        <w:rPr>
          <w:rtl w:val="0"/>
        </w:rPr>
        <w:t xml:space="preserve">Set nibble</w:t>
      </w:r>
      <w:r w:rsidDel="00000000" w:rsidR="00000000" w:rsidRPr="00000000">
        <w:rPr>
          <w:rtl w:val="0"/>
        </w:rPr>
      </w:r>
    </w:p>
    <w:p w:rsidR="00000000" w:rsidDel="00000000" w:rsidP="00000000" w:rsidRDefault="00000000" w:rsidRPr="00000000" w14:paraId="00001BC6">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a nibble </w:t>
      </w:r>
      <w:r w:rsidDel="00000000" w:rsidR="00000000" w:rsidRPr="00000000">
        <w:rPr>
          <w:rtl w:val="0"/>
        </w:rPr>
        <w:t xml:space="preserve">to new</w:t>
      </w:r>
      <w:r w:rsidDel="00000000" w:rsidR="00000000" w:rsidRPr="00000000">
        <w:rPr>
          <w:rtl w:val="0"/>
        </w:rPr>
        <w:t xml:space="preserve"> value.</w:t>
      </w:r>
    </w:p>
    <w:p w:rsidR="00000000" w:rsidDel="00000000" w:rsidP="00000000" w:rsidRDefault="00000000" w:rsidRPr="00000000" w14:paraId="00001BC7">
      <w:pPr>
        <w:keepNext w:val="0"/>
        <w:keepLines w:val="0"/>
        <w:pageBreakBefore w:val="0"/>
        <w:widowControl w:val="1"/>
        <w:pBdr>
          <w:top w:space="0" w:sz="0" w:val="nil"/>
          <w:left w:space="0" w:sz="0" w:val="nil"/>
          <w:bottom w:color="b7b7b7" w:space="2" w:sz="8" w:val="single"/>
          <w:right w:space="0" w:sz="0" w:val="nil"/>
          <w:between w:space="0" w:sz="0" w:val="nil"/>
        </w:pBdr>
        <w:shd w:fill="auto" w:val="clear"/>
        <w:tabs>
          <w:tab w:val="left" w:leader="none" w:pos="1620"/>
        </w:tabs>
        <w:spacing w:after="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SETNIB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BC8">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SETNIB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BC9">
      <w:pPr>
        <w:spacing w:before="40" w:lineRule="auto"/>
        <w:rPr/>
      </w:pPr>
      <w:r w:rsidDel="00000000" w:rsidR="00000000" w:rsidRPr="00000000">
        <w:rPr>
          <w:b w:val="1"/>
          <w:rtl w:val="0"/>
        </w:rPr>
        <w:t xml:space="preserve">Result:</w:t>
      </w:r>
      <w:r w:rsidDel="00000000" w:rsidR="00000000" w:rsidRPr="00000000">
        <w:rPr>
          <w:rtl w:val="0"/>
        </w:rPr>
        <w:t xml:space="preserve"> Src[3:0] is written to </w:t>
      </w:r>
      <w:r w:rsidDel="00000000" w:rsidR="00000000" w:rsidRPr="00000000">
        <w:rPr>
          <w:rtl w:val="0"/>
        </w:rPr>
        <w:t xml:space="preserve">nibble Num</w:t>
      </w:r>
      <w:r w:rsidDel="00000000" w:rsidR="00000000" w:rsidRPr="00000000">
        <w:rPr>
          <w:rtl w:val="0"/>
        </w:rPr>
        <w:t xml:space="preserve"> (0–7) of Dest, or to another register nibble described by prior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instruction.</w:t>
      </w:r>
    </w:p>
    <w:p w:rsidR="00000000" w:rsidDel="00000000" w:rsidP="00000000" w:rsidRDefault="00000000" w:rsidRPr="00000000" w14:paraId="00001BCA">
      <w:pPr>
        <w:numPr>
          <w:ilvl w:val="0"/>
          <w:numId w:val="1"/>
        </w:numPr>
        <w:spacing w:after="0" w:afterAutospacing="0"/>
        <w:ind w:left="720" w:hanging="360"/>
        <w:rPr/>
      </w:pPr>
      <w:r w:rsidDel="00000000" w:rsidR="00000000" w:rsidRPr="00000000">
        <w:rPr>
          <w:rtl w:val="0"/>
        </w:rPr>
        <w:t xml:space="preserve">Dest is the register in which to modify a nibble.</w:t>
      </w:r>
    </w:p>
    <w:p w:rsidR="00000000" w:rsidDel="00000000" w:rsidP="00000000" w:rsidRDefault="00000000" w:rsidRPr="00000000" w14:paraId="00001BCB">
      <w:pPr>
        <w:numPr>
          <w:ilvl w:val="0"/>
          <w:numId w:val="1"/>
        </w:numPr>
        <w:spacing w:after="0" w:afterAutospacing="0"/>
        <w:ind w:left="720" w:hanging="360"/>
        <w:rPr/>
      </w:pPr>
      <w:r w:rsidDel="00000000" w:rsidR="00000000" w:rsidRPr="00000000">
        <w:rPr>
          <w:rtl w:val="0"/>
        </w:rPr>
        <w:t xml:space="preserve">Src is a register or 4-bit literal whose bits [3:0] will be stored in the designated location.</w:t>
      </w:r>
    </w:p>
    <w:p w:rsidR="00000000" w:rsidDel="00000000" w:rsidP="00000000" w:rsidRDefault="00000000" w:rsidRPr="00000000" w14:paraId="00001BCC">
      <w:pPr>
        <w:numPr>
          <w:ilvl w:val="0"/>
          <w:numId w:val="1"/>
        </w:numPr>
        <w:ind w:left="720" w:hanging="360"/>
        <w:rPr/>
      </w:pPr>
      <w:r w:rsidDel="00000000" w:rsidR="00000000" w:rsidRPr="00000000">
        <w:rPr>
          <w:rtl w:val="0"/>
        </w:rPr>
        <w:t xml:space="preserve">Num is a 3-bit literal identifying the nibble ID (0–7) of Dest to modify.</w:t>
      </w:r>
    </w:p>
    <w:tbl>
      <w:tblPr>
        <w:tblStyle w:val="Table15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C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C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C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D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D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D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D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D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D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100000N</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C">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D">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D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4">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E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BE8">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and the target nibble ID, is specified by a prior </w:t>
      </w:r>
      <w:r w:rsidDel="00000000" w:rsidR="00000000" w:rsidRPr="00000000">
        <w:rPr>
          <w:rFonts w:ascii="Roboto Mono Medium" w:cs="Roboto Mono Medium" w:eastAsia="Roboto Mono Medium" w:hAnsi="Roboto Mono Medium"/>
          <w:sz w:val="18"/>
          <w:szCs w:val="18"/>
          <w:rtl w:val="0"/>
        </w:rPr>
        <w:t xml:space="preserve">ALTSN</w:t>
      </w:r>
      <w:r w:rsidDel="00000000" w:rsidR="00000000" w:rsidRPr="00000000">
        <w:rPr>
          <w:sz w:val="18"/>
          <w:szCs w:val="18"/>
          <w:rtl w:val="0"/>
        </w:rPr>
        <w:t xml:space="preserve"> instruction.</w:t>
      </w:r>
      <w:r w:rsidDel="00000000" w:rsidR="00000000" w:rsidRPr="00000000">
        <w:rPr>
          <w:rtl w:val="0"/>
        </w:rPr>
      </w:r>
    </w:p>
    <w:p w:rsidR="00000000" w:rsidDel="00000000" w:rsidP="00000000" w:rsidRDefault="00000000" w:rsidRPr="00000000" w14:paraId="00001BE9">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o72f3jsaebvh">
        <w:r w:rsidDel="00000000" w:rsidR="00000000" w:rsidRPr="00000000">
          <w:rPr>
            <w:rFonts w:ascii="Roboto Mono Medium" w:cs="Roboto Mono Medium" w:eastAsia="Roboto Mono Medium" w:hAnsi="Roboto Mono Medium"/>
            <w:color w:val="1155cc"/>
            <w:u w:val="single"/>
            <w:rtl w:val="0"/>
          </w:rPr>
          <w:t xml:space="preserve">ALTSN</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w:t>
      </w:r>
      <w:hyperlink w:anchor="_9gwjt0ijlutf">
        <w:r w:rsidDel="00000000" w:rsidR="00000000" w:rsidRPr="00000000">
          <w:rPr>
            <w:rFonts w:ascii="Roboto Mono Medium" w:cs="Roboto Mono Medium" w:eastAsia="Roboto Mono Medium" w:hAnsi="Roboto Mono Medium"/>
            <w:color w:val="1155cc"/>
            <w:u w:val="single"/>
            <w:rtl w:val="0"/>
          </w:rPr>
          <w:t xml:space="preserve">SETWORD</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and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r>
    </w:p>
    <w:p w:rsidR="00000000" w:rsidDel="00000000" w:rsidP="00000000" w:rsidRDefault="00000000" w:rsidRPr="00000000" w14:paraId="00001BEA">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BEB">
      <w:pPr>
        <w:rPr/>
      </w:pPr>
      <w:r w:rsidDel="00000000" w:rsidR="00000000" w:rsidRPr="00000000">
        <w:rPr>
          <w:rFonts w:ascii="Roboto Mono Medium" w:cs="Roboto Mono Medium" w:eastAsia="Roboto Mono Medium" w:hAnsi="Roboto Mono Medium"/>
          <w:rtl w:val="0"/>
        </w:rPr>
        <w:t xml:space="preserve">SETNIB</w:t>
      </w:r>
      <w:r w:rsidDel="00000000" w:rsidR="00000000" w:rsidRPr="00000000">
        <w:rPr>
          <w:rtl w:val="0"/>
        </w:rPr>
        <w:t xml:space="preserve"> stores Src[3:0] into the </w:t>
      </w:r>
      <w:r w:rsidDel="00000000" w:rsidR="00000000" w:rsidRPr="00000000">
        <w:rPr>
          <w:rtl w:val="0"/>
        </w:rPr>
        <w:t xml:space="preserve">nibble identified by Num</w:t>
      </w:r>
      <w:r w:rsidDel="00000000" w:rsidR="00000000" w:rsidRPr="00000000">
        <w:rPr>
          <w:rtl w:val="0"/>
        </w:rPr>
        <w:t xml:space="preserve"> within Dest, or the nibble and register described by a prior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instruction.  No other bits are modified.</w:t>
      </w:r>
    </w:p>
    <w:p w:rsidR="00000000" w:rsidDel="00000000" w:rsidP="00000000" w:rsidRDefault="00000000" w:rsidRPr="00000000" w14:paraId="00001BEC">
      <w:pPr>
        <w:rPr/>
      </w:pPr>
      <w:r w:rsidDel="00000000" w:rsidR="00000000" w:rsidRPr="00000000">
        <w:rPr>
          <w:rtl w:val="0"/>
        </w:rPr>
        <w:t xml:space="preserve">Num (0–7) </w:t>
      </w:r>
      <w:r w:rsidDel="00000000" w:rsidR="00000000" w:rsidRPr="00000000">
        <w:rPr>
          <w:rtl w:val="0"/>
        </w:rPr>
        <w:t xml:space="preserve">identifies a value's </w:t>
      </w:r>
      <w:r w:rsidDel="00000000" w:rsidR="00000000" w:rsidRPr="00000000">
        <w:rPr>
          <w:rtl w:val="0"/>
        </w:rPr>
        <w:t xml:space="preserve">individual </w:t>
      </w:r>
      <w:r w:rsidDel="00000000" w:rsidR="00000000" w:rsidRPr="00000000">
        <w:rPr>
          <w:rtl w:val="0"/>
        </w:rPr>
        <w:t xml:space="preserve">nibbles</w:t>
      </w:r>
      <w:r w:rsidDel="00000000" w:rsidR="00000000" w:rsidRPr="00000000">
        <w:rPr>
          <w:rtl w:val="0"/>
        </w:rPr>
        <w:t xml:space="preserve">, by position, in least-significant nibble order.</w:t>
      </w:r>
    </w:p>
    <w:p w:rsidR="00000000" w:rsidDel="00000000" w:rsidP="00000000" w:rsidRDefault="00000000" w:rsidRPr="00000000" w14:paraId="00001B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ALTSN</w:t>
      </w:r>
      <w:r w:rsidDel="00000000" w:rsidR="00000000" w:rsidRPr="00000000">
        <w:rPr>
          <w:rtl w:val="0"/>
        </w:rPr>
        <w:t xml:space="preserve"> instruction; i.e. in a loop to iteratively affect a series of nibble values within contiguous long registers.</w:t>
      </w:r>
    </w:p>
    <w:p w:rsidR="00000000" w:rsidDel="00000000" w:rsidP="00000000" w:rsidRDefault="00000000" w:rsidRPr="00000000" w14:paraId="00001BEE">
      <w:pPr>
        <w:pStyle w:val="Heading2"/>
        <w:rPr>
          <w:i w:val="1"/>
          <w:highlight w:val="yellow"/>
        </w:rPr>
      </w:pPr>
      <w:bookmarkStart w:colFirst="0" w:colLast="0" w:name="_brza01jtowzy" w:id="333"/>
      <w:bookmarkEnd w:id="333"/>
      <w:r w:rsidDel="00000000" w:rsidR="00000000" w:rsidRPr="00000000">
        <w:rPr>
          <w:rtl w:val="0"/>
        </w:rPr>
        <w:t xml:space="preserve">SETR</w:t>
      </w:r>
      <w:r w:rsidDel="00000000" w:rsidR="00000000" w:rsidRPr="00000000">
        <w:rPr>
          <w:rtl w:val="0"/>
        </w:rPr>
      </w:r>
    </w:p>
    <w:p w:rsidR="00000000" w:rsidDel="00000000" w:rsidP="00000000" w:rsidRDefault="00000000" w:rsidRPr="00000000" w14:paraId="00001BEF">
      <w:pPr>
        <w:spacing w:after="0" w:lineRule="auto"/>
        <w:rPr/>
      </w:pPr>
      <w:r w:rsidDel="00000000" w:rsidR="00000000" w:rsidRPr="00000000">
        <w:rPr>
          <w:rtl w:val="0"/>
        </w:rPr>
        <w:t xml:space="preserve">Set result</w:t>
      </w:r>
    </w:p>
    <w:p w:rsidR="00000000" w:rsidDel="00000000" w:rsidP="00000000" w:rsidRDefault="00000000" w:rsidRPr="00000000" w14:paraId="00001BF0">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Set </w:t>
      </w:r>
      <w:r w:rsidDel="00000000" w:rsidR="00000000" w:rsidRPr="00000000">
        <w:rPr>
          <w:rtl w:val="0"/>
        </w:rPr>
        <w:t xml:space="preserve">template Result</w:t>
      </w:r>
      <w:r w:rsidDel="00000000" w:rsidR="00000000" w:rsidRPr="00000000">
        <w:rPr>
          <w:rtl w:val="0"/>
        </w:rPr>
        <w:t xml:space="preserve"> field</w:t>
      </w:r>
      <w:r w:rsidDel="00000000" w:rsidR="00000000" w:rsidRPr="00000000">
        <w:rPr>
          <w:rtl w:val="0"/>
        </w:rPr>
        <w:t xml:space="preserve"> for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w:t>
      </w:r>
    </w:p>
    <w:p w:rsidR="00000000" w:rsidDel="00000000" w:rsidP="00000000" w:rsidRDefault="00000000" w:rsidRPr="00000000" w14:paraId="00001BF1">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BF2">
      <w:pPr>
        <w:spacing w:before="40" w:lineRule="auto"/>
        <w:rPr/>
      </w:pPr>
      <w:r w:rsidDel="00000000" w:rsidR="00000000" w:rsidRPr="00000000">
        <w:rPr>
          <w:b w:val="1"/>
          <w:rtl w:val="0"/>
        </w:rPr>
        <w:t xml:space="preserve">Result:</w:t>
      </w:r>
      <w:r w:rsidDel="00000000" w:rsidR="00000000" w:rsidRPr="00000000">
        <w:rPr>
          <w:rtl w:val="0"/>
        </w:rPr>
        <w:t xml:space="preserve"> The </w:t>
      </w:r>
      <w:r w:rsidDel="00000000" w:rsidR="00000000" w:rsidRPr="00000000">
        <w:rPr>
          <w:i w:val="1"/>
          <w:rtl w:val="0"/>
        </w:rPr>
        <w:t xml:space="preserve">Result field</w:t>
      </w:r>
      <w:r w:rsidDel="00000000" w:rsidR="00000000" w:rsidRPr="00000000">
        <w:rPr>
          <w:rtl w:val="0"/>
        </w:rPr>
        <w:t xml:space="preserve"> [27:19] of template Dest is set to Src[8:0].</w:t>
      </w:r>
    </w:p>
    <w:p w:rsidR="00000000" w:rsidDel="00000000" w:rsidP="00000000" w:rsidRDefault="00000000" w:rsidRPr="00000000" w14:paraId="00001BF3">
      <w:pPr>
        <w:numPr>
          <w:ilvl w:val="0"/>
          <w:numId w:val="1"/>
        </w:numPr>
        <w:spacing w:after="0" w:afterAutospacing="0"/>
        <w:ind w:left="720" w:hanging="360"/>
        <w:rPr/>
      </w:pPr>
      <w:r w:rsidDel="00000000" w:rsidR="00000000" w:rsidRPr="00000000">
        <w:rPr>
          <w:rtl w:val="0"/>
        </w:rPr>
        <w:t xml:space="preserve">Dest is the register whose 32-bit value is a template for use with an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instruction.</w:t>
      </w:r>
    </w:p>
    <w:p w:rsidR="00000000" w:rsidDel="00000000" w:rsidP="00000000" w:rsidRDefault="00000000" w:rsidRPr="00000000" w14:paraId="00001BF4">
      <w:pPr>
        <w:numPr>
          <w:ilvl w:val="0"/>
          <w:numId w:val="1"/>
        </w:numPr>
        <w:ind w:left="720" w:hanging="360"/>
        <w:rPr/>
      </w:pPr>
      <w:r w:rsidDel="00000000" w:rsidR="00000000" w:rsidRPr="00000000">
        <w:rPr>
          <w:rtl w:val="0"/>
        </w:rPr>
        <w:t xml:space="preserve">Src is a register or 9-bit literal whose value (Src[8:0]) is copied to the D field of Dest.</w:t>
      </w:r>
    </w:p>
    <w:tbl>
      <w:tblPr>
        <w:tblStyle w:val="Table15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BF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F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B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3">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06">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07">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izhflytke">
        <w:r w:rsidDel="00000000" w:rsidR="00000000" w:rsidRPr="00000000">
          <w:rPr>
            <w:rFonts w:ascii="Roboto Mono Medium" w:cs="Roboto Mono Medium" w:eastAsia="Roboto Mono Medium" w:hAnsi="Roboto Mono Medium"/>
            <w:color w:val="1155cc"/>
            <w:u w:val="single"/>
            <w:rtl w:val="0"/>
          </w:rPr>
          <w:t xml:space="preserve">SETD</w:t>
        </w:r>
      </w:hyperlink>
      <w:r w:rsidDel="00000000" w:rsidR="00000000" w:rsidRPr="00000000">
        <w:rPr>
          <w:rtl w:val="0"/>
        </w:rPr>
        <w:t xml:space="preserve">, </w:t>
      </w:r>
      <w:hyperlink w:anchor="_94hz48griij7">
        <w:r w:rsidDel="00000000" w:rsidR="00000000" w:rsidRPr="00000000">
          <w:rPr>
            <w:rFonts w:ascii="Roboto Mono Medium" w:cs="Roboto Mono Medium" w:eastAsia="Roboto Mono Medium" w:hAnsi="Roboto Mono Medium"/>
            <w:color w:val="1155cc"/>
            <w:u w:val="single"/>
            <w:rtl w:val="0"/>
          </w:rPr>
          <w:t xml:space="preserve">SETS</w:t>
        </w:r>
      </w:hyperlink>
      <w:r w:rsidDel="00000000" w:rsidR="00000000" w:rsidRPr="00000000">
        <w:rPr>
          <w:rtl w:val="0"/>
        </w:rPr>
        <w:t xml:space="preserve">, and </w:t>
      </w:r>
      <w:hyperlink w:anchor="_ok3etaj2mvuf">
        <w:r w:rsidDel="00000000" w:rsidR="00000000" w:rsidRPr="00000000">
          <w:rPr>
            <w:rFonts w:ascii="Roboto Mono Medium" w:cs="Roboto Mono Medium" w:eastAsia="Roboto Mono Medium" w:hAnsi="Roboto Mono Medium"/>
            <w:color w:val="1155cc"/>
            <w:u w:val="single"/>
            <w:rtl w:val="0"/>
          </w:rPr>
          <w:t xml:space="preserve">ALTI</w:t>
        </w:r>
      </w:hyperlink>
      <w:r w:rsidDel="00000000" w:rsidR="00000000" w:rsidRPr="00000000">
        <w:rPr>
          <w:rtl w:val="0"/>
        </w:rPr>
      </w:r>
    </w:p>
    <w:p w:rsidR="00000000" w:rsidDel="00000000" w:rsidP="00000000" w:rsidRDefault="00000000" w:rsidRPr="00000000" w14:paraId="00001C08">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09">
      <w:pPr>
        <w:rPr/>
      </w:pPr>
      <w:r w:rsidDel="00000000" w:rsidR="00000000" w:rsidRPr="00000000">
        <w:rPr>
          <w:rFonts w:ascii="Roboto Mono Medium" w:cs="Roboto Mono Medium" w:eastAsia="Roboto Mono Medium" w:hAnsi="Roboto Mono Medium"/>
          <w:rtl w:val="0"/>
        </w:rPr>
        <w:t xml:space="preserve">SETR</w:t>
      </w:r>
      <w:r w:rsidDel="00000000" w:rsidR="00000000" w:rsidRPr="00000000">
        <w:rPr>
          <w:rtl w:val="0"/>
        </w:rPr>
        <w:t xml:space="preserve"> copies Src[8:0] to the </w:t>
      </w:r>
      <w:r w:rsidDel="00000000" w:rsidR="00000000" w:rsidRPr="00000000">
        <w:rPr>
          <w:i w:val="1"/>
          <w:rtl w:val="0"/>
        </w:rPr>
        <w:t xml:space="preserve">Result field</w:t>
      </w:r>
      <w:r w:rsidDel="00000000" w:rsidR="00000000" w:rsidRPr="00000000">
        <w:rPr>
          <w:rtl w:val="0"/>
        </w:rPr>
        <w:t xml:space="preserve"> of the template, Dest, to be used with an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instruction.  Bits outside the Result field remain unaffected.  The Result field does not exist in instruction opcodes, but takes its value from the Dest field, holding the address of a register for the instruction to use as its result destination upon execution.</w:t>
      </w:r>
    </w:p>
    <w:p w:rsidR="00000000" w:rsidDel="00000000" w:rsidP="00000000" w:rsidRDefault="00000000" w:rsidRPr="00000000" w14:paraId="00001C0A">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template is a 32-bit value with the following format:</w:t>
      </w:r>
    </w:p>
    <w:tbl>
      <w:tblPr>
        <w:tblStyle w:val="Table15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80"/>
        <w:gridCol w:w="1680"/>
        <w:tblGridChange w:id="0">
          <w:tblGrid>
            <w:gridCol w:w="1680"/>
            <w:gridCol w:w="1680"/>
            <w:gridCol w:w="1680"/>
            <w:gridCol w:w="1680"/>
            <w:gridCol w:w="1680"/>
            <w:gridCol w:w="16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1C0B">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Bits</w:t>
            </w:r>
          </w:p>
        </w:tc>
        <w:tc>
          <w:tcPr>
            <w:shd w:fill="auto" w:val="clear"/>
            <w:tcMar>
              <w:top w:w="43.2" w:type="dxa"/>
              <w:left w:w="43.2" w:type="dxa"/>
              <w:bottom w:w="43.2" w:type="dxa"/>
              <w:right w:w="43.2" w:type="dxa"/>
            </w:tcMar>
            <w:vAlign w:val="top"/>
          </w:tcPr>
          <w:p w:rsidR="00000000" w:rsidDel="00000000" w:rsidP="00000000" w:rsidRDefault="00000000" w:rsidRPr="00000000" w14:paraId="00001C0C">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31:28  (4 bits)</w:t>
            </w:r>
          </w:p>
        </w:tc>
        <w:tc>
          <w:tcPr>
            <w:shd w:fill="auto" w:val="clear"/>
            <w:tcMar>
              <w:top w:w="43.2" w:type="dxa"/>
              <w:left w:w="43.2" w:type="dxa"/>
              <w:bottom w:w="43.2" w:type="dxa"/>
              <w:right w:w="43.2" w:type="dxa"/>
            </w:tcMar>
            <w:vAlign w:val="top"/>
          </w:tcPr>
          <w:p w:rsidR="00000000" w:rsidDel="00000000" w:rsidP="00000000" w:rsidRDefault="00000000" w:rsidRPr="00000000" w14:paraId="00001C0D">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27:19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1C0E">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shd w:fill="auto" w:val="clear"/>
            <w:tcMar>
              <w:top w:w="43.2" w:type="dxa"/>
              <w:left w:w="43.2" w:type="dxa"/>
              <w:bottom w:w="43.2" w:type="dxa"/>
              <w:right w:w="43.2" w:type="dxa"/>
            </w:tcMar>
            <w:vAlign w:val="top"/>
          </w:tcPr>
          <w:p w:rsidR="00000000" w:rsidDel="00000000" w:rsidP="00000000" w:rsidRDefault="00000000" w:rsidRPr="00000000" w14:paraId="00001C0F">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1C10">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8:0  (9 bits)</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1C11">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Field Description</w:t>
            </w:r>
          </w:p>
        </w:tc>
        <w:tc>
          <w:tcPr>
            <w:shd w:fill="auto" w:val="clear"/>
            <w:tcMar>
              <w:top w:w="43.2" w:type="dxa"/>
              <w:left w:w="43.2" w:type="dxa"/>
              <w:bottom w:w="43.2" w:type="dxa"/>
              <w:right w:w="43.2" w:type="dxa"/>
            </w:tcMar>
            <w:vAlign w:val="top"/>
          </w:tcPr>
          <w:p w:rsidR="00000000" w:rsidDel="00000000" w:rsidP="00000000" w:rsidRDefault="00000000" w:rsidRPr="00000000" w14:paraId="00001C12">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Condition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13">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14">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Indirect "I"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15">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Dest "D"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16">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Source "S" </w:t>
            </w:r>
            <w:r w:rsidDel="00000000" w:rsidR="00000000" w:rsidRPr="00000000">
              <w:rPr>
                <w:rFonts w:ascii="Arial" w:cs="Arial" w:eastAsia="Arial" w:hAnsi="Arial"/>
                <w:sz w:val="18"/>
                <w:szCs w:val="18"/>
                <w:rtl w:val="0"/>
              </w:rPr>
              <w:t xml:space="preserve">Field</w:t>
            </w:r>
            <w:r w:rsidDel="00000000" w:rsidR="00000000" w:rsidRPr="00000000">
              <w:rPr>
                <w:rtl w:val="0"/>
              </w:rPr>
            </w:r>
          </w:p>
        </w:tc>
      </w:tr>
    </w:tbl>
    <w:p w:rsidR="00000000" w:rsidDel="00000000" w:rsidP="00000000" w:rsidRDefault="00000000" w:rsidRPr="00000000" w14:paraId="00001C17">
      <w:pPr>
        <w:spacing w:before="200" w:lineRule="auto"/>
        <w:rPr/>
      </w:pPr>
      <w:r w:rsidDel="00000000" w:rsidR="00000000" w:rsidRPr="00000000">
        <w:rPr>
          <w:rFonts w:ascii="Roboto Mono Medium" w:cs="Roboto Mono Medium" w:eastAsia="Roboto Mono Medium" w:hAnsi="Roboto Mono Medium"/>
          <w:rtl w:val="0"/>
        </w:rPr>
        <w:t xml:space="preserve">SETR</w:t>
      </w:r>
      <w:r w:rsidDel="00000000" w:rsidR="00000000" w:rsidRPr="00000000">
        <w:rPr>
          <w:rtl w:val="0"/>
        </w:rPr>
        <w:t xml:space="preserve"> can also be used in self-modifying </w:t>
      </w:r>
      <w:r w:rsidDel="00000000" w:rsidR="00000000" w:rsidRPr="00000000">
        <w:rPr>
          <w:rtl w:val="0"/>
        </w:rPr>
        <w:t xml:space="preserve">Reg RAM</w:t>
      </w:r>
      <w:r w:rsidDel="00000000" w:rsidR="00000000" w:rsidRPr="00000000">
        <w:rPr>
          <w:rtl w:val="0"/>
        </w:rPr>
        <w:t xml:space="preserve"> code, though it won't affect the </w:t>
      </w:r>
      <w:r w:rsidDel="00000000" w:rsidR="00000000" w:rsidRPr="00000000">
        <w:rPr>
          <w:i w:val="1"/>
          <w:rtl w:val="0"/>
        </w:rPr>
        <w:t xml:space="preserve">Register field</w:t>
      </w:r>
      <w:r w:rsidDel="00000000" w:rsidR="00000000" w:rsidRPr="00000000">
        <w:rPr>
          <w:rtl w:val="0"/>
        </w:rPr>
        <w:t xml:space="preserve"> (which doesn't exist in instruction opcodes) but rather will affect the </w:t>
      </w:r>
      <w:r w:rsidDel="00000000" w:rsidR="00000000" w:rsidRPr="00000000">
        <w:rPr>
          <w:i w:val="1"/>
          <w:rtl w:val="0"/>
        </w:rPr>
        <w:t xml:space="preserve">Instr</w:t>
      </w:r>
      <w:r w:rsidDel="00000000" w:rsidR="00000000" w:rsidRPr="00000000">
        <w:rPr>
          <w:rtl w:val="0"/>
        </w:rPr>
        <w:t xml:space="preserve"> </w:t>
      </w:r>
      <w:r w:rsidDel="00000000" w:rsidR="00000000" w:rsidRPr="00000000">
        <w:rPr>
          <w:i w:val="1"/>
          <w:rtl w:val="0"/>
        </w:rPr>
        <w:t xml:space="preserve">field</w:t>
      </w:r>
      <w:r w:rsidDel="00000000" w:rsidR="00000000" w:rsidRPr="00000000">
        <w:rPr>
          <w:rtl w:val="0"/>
        </w:rPr>
        <w:t xml:space="preserve"> and the upper two bits of the </w:t>
      </w:r>
      <w:r w:rsidDel="00000000" w:rsidR="00000000" w:rsidRPr="00000000">
        <w:rPr>
          <w:i w:val="1"/>
          <w:rtl w:val="0"/>
        </w:rPr>
        <w:t xml:space="preserve">FX field</w:t>
      </w:r>
      <w:r w:rsidDel="00000000" w:rsidR="00000000" w:rsidRPr="00000000">
        <w:rPr>
          <w:rtl w:val="0"/>
        </w:rPr>
        <w:t xml:space="preserve">.  Unlike with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when used this way, field value modification occurs in the program code itself (not the instruction pipeline); code is altered, values persist.  Due to the instruction pipeline nature, after modifying a code register, it is necessary to elapse at least two instructions before executing the modified register.</w:t>
      </w:r>
    </w:p>
    <w:p w:rsidR="00000000" w:rsidDel="00000000" w:rsidP="00000000" w:rsidRDefault="00000000" w:rsidRPr="00000000" w14:paraId="00001C18">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SETR    inst, op</w:t>
      </w:r>
      <w:r w:rsidDel="00000000" w:rsidR="00000000" w:rsidRPr="00000000">
        <w:rPr>
          <w:rtl w:val="0"/>
        </w:rPr>
        <w:tab/>
        <w:t xml:space="preserve">'set "inst" register[27:19] to op[8:0]</w:t>
      </w:r>
    </w:p>
    <w:p w:rsidR="00000000" w:rsidDel="00000000" w:rsidP="00000000" w:rsidRDefault="00000000" w:rsidRPr="00000000" w14:paraId="00001C19">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'first spacer instruction, could be anything</w:t>
      </w:r>
    </w:p>
    <w:p w:rsidR="00000000" w:rsidDel="00000000" w:rsidP="00000000" w:rsidRDefault="00000000" w:rsidRPr="00000000" w14:paraId="00001C1A">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'second spacer instruction, could be anything</w:t>
      </w:r>
    </w:p>
    <w:p w:rsidR="00000000" w:rsidDel="00000000" w:rsidP="00000000" w:rsidRDefault="00000000" w:rsidRPr="00000000" w14:paraId="00001C1B">
      <w:pPr>
        <w:tabs>
          <w:tab w:val="left" w:leader="none" w:pos="4320"/>
        </w:tabs>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inst  MOV     x, y</w:t>
      </w:r>
      <w:r w:rsidDel="00000000" w:rsidR="00000000" w:rsidRPr="00000000">
        <w:rPr>
          <w:rtl w:val="0"/>
        </w:rPr>
        <w:tab/>
        <w:t xml:space="preserve">'operate on x using y; </w:t>
      </w:r>
      <w:r w:rsidDel="00000000" w:rsidR="00000000" w:rsidRPr="00000000">
        <w:rPr>
          <w:rFonts w:ascii="Roboto Mono Medium" w:cs="Roboto Mono Medium" w:eastAsia="Roboto Mono Medium" w:hAnsi="Roboto Mono Medium"/>
          <w:rtl w:val="0"/>
        </w:rPr>
        <w:t xml:space="preserve">MOV</w:t>
      </w:r>
      <w:r w:rsidDel="00000000" w:rsidR="00000000" w:rsidRPr="00000000">
        <w:rPr>
          <w:rtl w:val="0"/>
        </w:rPr>
        <w:t xml:space="preserve"> can become </w:t>
      </w:r>
      <w:r w:rsidDel="00000000" w:rsidR="00000000" w:rsidRPr="00000000">
        <w:rPr>
          <w:rFonts w:ascii="Roboto Mono Medium" w:cs="Roboto Mono Medium" w:eastAsia="Roboto Mono Medium" w:hAnsi="Roboto Mono Medium"/>
          <w:rtl w:val="0"/>
        </w:rPr>
        <w:t xml:space="preserve">AND</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OR</w:t>
      </w:r>
      <w:r w:rsidDel="00000000" w:rsidR="00000000" w:rsidRPr="00000000">
        <w:rPr>
          <w:rtl w:val="0"/>
        </w:rPr>
        <w:t xml:space="preserve">/etc. per </w:t>
      </w:r>
      <w:r w:rsidDel="00000000" w:rsidR="00000000" w:rsidRPr="00000000">
        <w:rPr>
          <w:rFonts w:ascii="Roboto Mono Medium" w:cs="Roboto Mono Medium" w:eastAsia="Roboto Mono Medium" w:hAnsi="Roboto Mono Medium"/>
          <w:rtl w:val="0"/>
        </w:rPr>
        <w:t xml:space="preserve">SETR</w:t>
      </w:r>
      <w:r w:rsidDel="00000000" w:rsidR="00000000" w:rsidRPr="00000000">
        <w:rPr>
          <w:rtl w:val="0"/>
        </w:rPr>
      </w:r>
    </w:p>
    <w:p w:rsidR="00000000" w:rsidDel="00000000" w:rsidP="00000000" w:rsidRDefault="00000000" w:rsidRPr="00000000" w14:paraId="00001C1C">
      <w:pPr>
        <w:pStyle w:val="Heading2"/>
        <w:rPr>
          <w:i w:val="1"/>
          <w:highlight w:val="yellow"/>
        </w:rPr>
      </w:pPr>
      <w:bookmarkStart w:colFirst="0" w:colLast="0" w:name="_94hz48griij7" w:id="334"/>
      <w:bookmarkEnd w:id="334"/>
      <w:r w:rsidDel="00000000" w:rsidR="00000000" w:rsidRPr="00000000">
        <w:rPr>
          <w:rtl w:val="0"/>
        </w:rPr>
        <w:t xml:space="preserve">SETS</w:t>
      </w:r>
      <w:r w:rsidDel="00000000" w:rsidR="00000000" w:rsidRPr="00000000">
        <w:rPr>
          <w:rtl w:val="0"/>
        </w:rPr>
      </w:r>
    </w:p>
    <w:p w:rsidR="00000000" w:rsidDel="00000000" w:rsidP="00000000" w:rsidRDefault="00000000" w:rsidRPr="00000000" w14:paraId="00001C1D">
      <w:pPr>
        <w:spacing w:after="0" w:lineRule="auto"/>
        <w:rPr/>
      </w:pPr>
      <w:r w:rsidDel="00000000" w:rsidR="00000000" w:rsidRPr="00000000">
        <w:rPr>
          <w:rtl w:val="0"/>
        </w:rPr>
        <w:t xml:space="preserve">Set source</w:t>
      </w:r>
      <w:r w:rsidDel="00000000" w:rsidR="00000000" w:rsidRPr="00000000">
        <w:rPr>
          <w:rtl w:val="0"/>
        </w:rPr>
      </w:r>
    </w:p>
    <w:p w:rsidR="00000000" w:rsidDel="00000000" w:rsidP="00000000" w:rsidRDefault="00000000" w:rsidRPr="00000000" w14:paraId="00001C1E">
      <w:pPr>
        <w:rPr/>
      </w:pPr>
      <w:hyperlink w:anchor="_si46t1tj3ovj">
        <w:r w:rsidDel="00000000" w:rsidR="00000000" w:rsidRPr="00000000">
          <w:rPr>
            <w:b w:val="1"/>
            <w:color w:val="1155cc"/>
            <w:u w:val="single"/>
            <w:rtl w:val="0"/>
          </w:rPr>
          <w:t xml:space="preserve">Indirection</w:t>
        </w:r>
      </w:hyperlink>
      <w:hyperlink w:anchor="_si46t1tj3ovj">
        <w:r w:rsidDel="00000000" w:rsidR="00000000" w:rsidRPr="00000000">
          <w:rPr>
            <w:b w:val="1"/>
            <w:color w:val="1155cc"/>
            <w:u w:val="single"/>
            <w:rtl w:val="0"/>
          </w:rPr>
          <w:t xml:space="preserve"> Instruction</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Set </w:t>
      </w:r>
      <w:r w:rsidDel="00000000" w:rsidR="00000000" w:rsidRPr="00000000">
        <w:rPr>
          <w:rtl w:val="0"/>
        </w:rPr>
        <w:t xml:space="preserve">template S</w:t>
      </w:r>
      <w:r w:rsidDel="00000000" w:rsidR="00000000" w:rsidRPr="00000000">
        <w:rPr>
          <w:rtl w:val="0"/>
        </w:rPr>
        <w:t xml:space="preserve"> field</w:t>
      </w:r>
      <w:r w:rsidDel="00000000" w:rsidR="00000000" w:rsidRPr="00000000">
        <w:rPr>
          <w:rtl w:val="0"/>
        </w:rPr>
        <w:t xml:space="preserve"> for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w:t>
      </w:r>
    </w:p>
    <w:p w:rsidR="00000000" w:rsidDel="00000000" w:rsidP="00000000" w:rsidRDefault="00000000" w:rsidRPr="00000000" w14:paraId="00001C1F">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C20">
      <w:pPr>
        <w:spacing w:before="40" w:lineRule="auto"/>
        <w:rPr/>
      </w:pPr>
      <w:r w:rsidDel="00000000" w:rsidR="00000000" w:rsidRPr="00000000">
        <w:rPr>
          <w:b w:val="1"/>
          <w:rtl w:val="0"/>
        </w:rPr>
        <w:t xml:space="preserve">Result:</w:t>
      </w:r>
      <w:r w:rsidDel="00000000" w:rsidR="00000000" w:rsidRPr="00000000">
        <w:rPr>
          <w:rtl w:val="0"/>
        </w:rPr>
        <w:t xml:space="preserve"> The </w:t>
      </w:r>
      <w:r w:rsidDel="00000000" w:rsidR="00000000" w:rsidRPr="00000000">
        <w:rPr>
          <w:i w:val="1"/>
          <w:rtl w:val="0"/>
        </w:rPr>
        <w:t xml:space="preserve">S field</w:t>
      </w:r>
      <w:r w:rsidDel="00000000" w:rsidR="00000000" w:rsidRPr="00000000">
        <w:rPr>
          <w:rtl w:val="0"/>
        </w:rPr>
        <w:t xml:space="preserve"> [8:0] of template Dest is set to Src[8:0].</w:t>
      </w:r>
    </w:p>
    <w:p w:rsidR="00000000" w:rsidDel="00000000" w:rsidP="00000000" w:rsidRDefault="00000000" w:rsidRPr="00000000" w14:paraId="00001C21">
      <w:pPr>
        <w:numPr>
          <w:ilvl w:val="0"/>
          <w:numId w:val="1"/>
        </w:numPr>
        <w:spacing w:after="0" w:afterAutospacing="0"/>
        <w:ind w:left="720" w:hanging="360"/>
        <w:rPr/>
      </w:pPr>
      <w:r w:rsidDel="00000000" w:rsidR="00000000" w:rsidRPr="00000000">
        <w:rPr>
          <w:rtl w:val="0"/>
        </w:rPr>
        <w:t xml:space="preserve">Dest is the register whose 32-bit value is a template for use with an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instruction.</w:t>
      </w:r>
    </w:p>
    <w:p w:rsidR="00000000" w:rsidDel="00000000" w:rsidP="00000000" w:rsidRDefault="00000000" w:rsidRPr="00000000" w14:paraId="00001C22">
      <w:pPr>
        <w:numPr>
          <w:ilvl w:val="0"/>
          <w:numId w:val="1"/>
        </w:numPr>
        <w:ind w:left="720" w:hanging="360"/>
        <w:rPr/>
      </w:pPr>
      <w:r w:rsidDel="00000000" w:rsidR="00000000" w:rsidRPr="00000000">
        <w:rPr>
          <w:rtl w:val="0"/>
        </w:rPr>
        <w:t xml:space="preserve">Src is a register or 9-bit literal whose value (Src[8:0]) is copied to the S field of Dest.</w:t>
      </w:r>
    </w:p>
    <w:tbl>
      <w:tblPr>
        <w:tblStyle w:val="Table15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2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2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31">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32">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3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3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35">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w7izhflytke">
        <w:r w:rsidDel="00000000" w:rsidR="00000000" w:rsidRPr="00000000">
          <w:rPr>
            <w:rFonts w:ascii="Roboto Mono Medium" w:cs="Roboto Mono Medium" w:eastAsia="Roboto Mono Medium" w:hAnsi="Roboto Mono Medium"/>
            <w:color w:val="1155cc"/>
            <w:u w:val="single"/>
            <w:rtl w:val="0"/>
          </w:rPr>
          <w:t xml:space="preserve">SETD</w:t>
        </w:r>
      </w:hyperlink>
      <w:r w:rsidDel="00000000" w:rsidR="00000000" w:rsidRPr="00000000">
        <w:rPr>
          <w:rtl w:val="0"/>
        </w:rPr>
        <w:t xml:space="preserve">, </w:t>
      </w:r>
      <w:hyperlink w:anchor="_brza01jtowzy">
        <w:r w:rsidDel="00000000" w:rsidR="00000000" w:rsidRPr="00000000">
          <w:rPr>
            <w:rFonts w:ascii="Roboto Mono Medium" w:cs="Roboto Mono Medium" w:eastAsia="Roboto Mono Medium" w:hAnsi="Roboto Mono Medium"/>
            <w:color w:val="1155cc"/>
            <w:u w:val="single"/>
            <w:rtl w:val="0"/>
          </w:rPr>
          <w:t xml:space="preserve">SETR</w:t>
        </w:r>
      </w:hyperlink>
      <w:r w:rsidDel="00000000" w:rsidR="00000000" w:rsidRPr="00000000">
        <w:rPr>
          <w:rtl w:val="0"/>
        </w:rPr>
        <w:t xml:space="preserve">, and </w:t>
      </w:r>
      <w:hyperlink w:anchor="_ok3etaj2mvuf">
        <w:r w:rsidDel="00000000" w:rsidR="00000000" w:rsidRPr="00000000">
          <w:rPr>
            <w:rFonts w:ascii="Roboto Mono Medium" w:cs="Roboto Mono Medium" w:eastAsia="Roboto Mono Medium" w:hAnsi="Roboto Mono Medium"/>
            <w:color w:val="1155cc"/>
            <w:u w:val="single"/>
            <w:rtl w:val="0"/>
          </w:rPr>
          <w:t xml:space="preserve">ALTI</w:t>
        </w:r>
      </w:hyperlink>
      <w:r w:rsidDel="00000000" w:rsidR="00000000" w:rsidRPr="00000000">
        <w:rPr>
          <w:rtl w:val="0"/>
        </w:rPr>
      </w:r>
    </w:p>
    <w:p w:rsidR="00000000" w:rsidDel="00000000" w:rsidP="00000000" w:rsidRDefault="00000000" w:rsidRPr="00000000" w14:paraId="00001C3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37">
      <w:pPr>
        <w:rPr/>
      </w:pPr>
      <w:r w:rsidDel="00000000" w:rsidR="00000000" w:rsidRPr="00000000">
        <w:rPr>
          <w:rFonts w:ascii="Roboto Mono Medium" w:cs="Roboto Mono Medium" w:eastAsia="Roboto Mono Medium" w:hAnsi="Roboto Mono Medium"/>
          <w:rtl w:val="0"/>
        </w:rPr>
        <w:t xml:space="preserve">SETS</w:t>
      </w:r>
      <w:r w:rsidDel="00000000" w:rsidR="00000000" w:rsidRPr="00000000">
        <w:rPr>
          <w:rtl w:val="0"/>
        </w:rPr>
        <w:t xml:space="preserve"> copies Src[8:0] to the </w:t>
      </w:r>
      <w:r w:rsidDel="00000000" w:rsidR="00000000" w:rsidRPr="00000000">
        <w:rPr>
          <w:i w:val="1"/>
          <w:rtl w:val="0"/>
        </w:rPr>
        <w:t xml:space="preserve">S field</w:t>
      </w:r>
      <w:r w:rsidDel="00000000" w:rsidR="00000000" w:rsidRPr="00000000">
        <w:rPr>
          <w:rtl w:val="0"/>
        </w:rPr>
        <w:t xml:space="preserve"> of the template, Dest, to be used with an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instruction.  Bits outside the S field remain unaffected.  The S field (or Src field) holds the address of a register or literal value for an instruction to use as it's </w:t>
      </w:r>
      <w:r w:rsidDel="00000000" w:rsidR="00000000" w:rsidRPr="00000000">
        <w:rPr>
          <w:i w:val="1"/>
          <w:rtl w:val="0"/>
        </w:rPr>
        <w:t xml:space="preserve">source</w:t>
      </w:r>
      <w:r w:rsidDel="00000000" w:rsidR="00000000" w:rsidRPr="00000000">
        <w:rPr>
          <w:rtl w:val="0"/>
        </w:rPr>
        <w:t xml:space="preserve"> value during its execution.</w:t>
      </w:r>
    </w:p>
    <w:p w:rsidR="00000000" w:rsidDel="00000000" w:rsidP="00000000" w:rsidRDefault="00000000" w:rsidRPr="00000000" w14:paraId="00001C38">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ALTI</w:t>
      </w:r>
      <w:r w:rsidDel="00000000" w:rsidR="00000000" w:rsidRPr="00000000">
        <w:rPr>
          <w:rtl w:val="0"/>
        </w:rPr>
        <w:t xml:space="preserve"> template is a 32-bit value with the following format:</w:t>
      </w:r>
    </w:p>
    <w:tbl>
      <w:tblPr>
        <w:tblStyle w:val="Table16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80"/>
        <w:gridCol w:w="1680"/>
        <w:tblGridChange w:id="0">
          <w:tblGrid>
            <w:gridCol w:w="1680"/>
            <w:gridCol w:w="1680"/>
            <w:gridCol w:w="1680"/>
            <w:gridCol w:w="1680"/>
            <w:gridCol w:w="1680"/>
            <w:gridCol w:w="16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1C39">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Bits</w:t>
            </w:r>
          </w:p>
        </w:tc>
        <w:tc>
          <w:tcPr>
            <w:shd w:fill="auto" w:val="clear"/>
            <w:tcMar>
              <w:top w:w="43.2" w:type="dxa"/>
              <w:left w:w="43.2" w:type="dxa"/>
              <w:bottom w:w="43.2" w:type="dxa"/>
              <w:right w:w="43.2" w:type="dxa"/>
            </w:tcMar>
            <w:vAlign w:val="top"/>
          </w:tcPr>
          <w:p w:rsidR="00000000" w:rsidDel="00000000" w:rsidP="00000000" w:rsidRDefault="00000000" w:rsidRPr="00000000" w14:paraId="00001C3A">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31:28  (4 bits)</w:t>
            </w:r>
          </w:p>
        </w:tc>
        <w:tc>
          <w:tcPr>
            <w:shd w:fill="auto" w:val="clear"/>
            <w:tcMar>
              <w:top w:w="43.2" w:type="dxa"/>
              <w:left w:w="43.2" w:type="dxa"/>
              <w:bottom w:w="43.2" w:type="dxa"/>
              <w:right w:w="43.2" w:type="dxa"/>
            </w:tcMar>
            <w:vAlign w:val="top"/>
          </w:tcPr>
          <w:p w:rsidR="00000000" w:rsidDel="00000000" w:rsidP="00000000" w:rsidRDefault="00000000" w:rsidRPr="00000000" w14:paraId="00001C3B">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27:19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1C3C">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shd w:fill="auto" w:val="clear"/>
            <w:tcMar>
              <w:top w:w="43.2" w:type="dxa"/>
              <w:left w:w="43.2" w:type="dxa"/>
              <w:bottom w:w="43.2" w:type="dxa"/>
              <w:right w:w="43.2" w:type="dxa"/>
            </w:tcMar>
            <w:vAlign w:val="top"/>
          </w:tcPr>
          <w:p w:rsidR="00000000" w:rsidDel="00000000" w:rsidP="00000000" w:rsidRDefault="00000000" w:rsidRPr="00000000" w14:paraId="00001C3D">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17:9  (9 bits)</w:t>
            </w:r>
          </w:p>
        </w:tc>
        <w:tc>
          <w:tcPr>
            <w:shd w:fill="auto" w:val="clear"/>
            <w:tcMar>
              <w:top w:w="43.2" w:type="dxa"/>
              <w:left w:w="43.2" w:type="dxa"/>
              <w:bottom w:w="43.2" w:type="dxa"/>
              <w:right w:w="43.2" w:type="dxa"/>
            </w:tcMar>
            <w:vAlign w:val="top"/>
          </w:tcPr>
          <w:p w:rsidR="00000000" w:rsidDel="00000000" w:rsidP="00000000" w:rsidRDefault="00000000" w:rsidRPr="00000000" w14:paraId="00001C3E">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8:0  (9 bits)</w:t>
            </w:r>
          </w:p>
        </w:tc>
      </w:tr>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1C3F">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Field Description</w:t>
            </w:r>
          </w:p>
        </w:tc>
        <w:tc>
          <w:tcPr>
            <w:shd w:fill="auto" w:val="clear"/>
            <w:tcMar>
              <w:top w:w="43.2" w:type="dxa"/>
              <w:left w:w="43.2" w:type="dxa"/>
              <w:bottom w:w="43.2" w:type="dxa"/>
              <w:right w:w="43.2" w:type="dxa"/>
            </w:tcMar>
            <w:vAlign w:val="top"/>
          </w:tcPr>
          <w:p w:rsidR="00000000" w:rsidDel="00000000" w:rsidP="00000000" w:rsidRDefault="00000000" w:rsidRPr="00000000" w14:paraId="00001C40">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Condition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41">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Result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42">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Indirect "I"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43">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Dest "D" Field</w:t>
            </w:r>
          </w:p>
        </w:tc>
        <w:tc>
          <w:tcPr>
            <w:shd w:fill="auto" w:val="clear"/>
            <w:tcMar>
              <w:top w:w="43.2" w:type="dxa"/>
              <w:left w:w="43.2" w:type="dxa"/>
              <w:bottom w:w="43.2" w:type="dxa"/>
              <w:right w:w="43.2" w:type="dxa"/>
            </w:tcMar>
            <w:vAlign w:val="top"/>
          </w:tcPr>
          <w:p w:rsidR="00000000" w:rsidDel="00000000" w:rsidP="00000000" w:rsidRDefault="00000000" w:rsidRPr="00000000" w14:paraId="00001C44">
            <w:pPr>
              <w:widowControl w:val="0"/>
              <w:spacing w:after="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Source "S" </w:t>
            </w:r>
            <w:r w:rsidDel="00000000" w:rsidR="00000000" w:rsidRPr="00000000">
              <w:rPr>
                <w:rFonts w:ascii="Arial" w:cs="Arial" w:eastAsia="Arial" w:hAnsi="Arial"/>
                <w:sz w:val="18"/>
                <w:szCs w:val="18"/>
                <w:rtl w:val="0"/>
              </w:rPr>
              <w:t xml:space="preserve">Field</w:t>
            </w:r>
            <w:r w:rsidDel="00000000" w:rsidR="00000000" w:rsidRPr="00000000">
              <w:rPr>
                <w:rtl w:val="0"/>
              </w:rPr>
            </w:r>
          </w:p>
        </w:tc>
      </w:tr>
    </w:tbl>
    <w:p w:rsidR="00000000" w:rsidDel="00000000" w:rsidP="00000000" w:rsidRDefault="00000000" w:rsidRPr="00000000" w14:paraId="00001C45">
      <w:pPr>
        <w:spacing w:before="200" w:lineRule="auto"/>
        <w:rPr/>
      </w:pPr>
      <w:r w:rsidDel="00000000" w:rsidR="00000000" w:rsidRPr="00000000">
        <w:rPr>
          <w:rFonts w:ascii="Roboto Mono Medium" w:cs="Roboto Mono Medium" w:eastAsia="Roboto Mono Medium" w:hAnsi="Roboto Mono Medium"/>
          <w:rtl w:val="0"/>
        </w:rPr>
        <w:t xml:space="preserve">SETS</w:t>
      </w:r>
      <w:r w:rsidDel="00000000" w:rsidR="00000000" w:rsidRPr="00000000">
        <w:rPr>
          <w:rtl w:val="0"/>
        </w:rPr>
        <w:t xml:space="preserve"> can also be used in self-modifying </w:t>
      </w:r>
      <w:r w:rsidDel="00000000" w:rsidR="00000000" w:rsidRPr="00000000">
        <w:rPr>
          <w:rtl w:val="0"/>
        </w:rPr>
        <w:t xml:space="preserve">Reg RAM</w:t>
      </w:r>
      <w:r w:rsidDel="00000000" w:rsidR="00000000" w:rsidRPr="00000000">
        <w:rPr>
          <w:rtl w:val="0"/>
        </w:rPr>
        <w:t xml:space="preserve"> code.  Unlike with </w:t>
      </w:r>
      <w:r w:rsidDel="00000000" w:rsidR="00000000" w:rsidRPr="00000000">
        <w:rPr>
          <w:rFonts w:ascii="Roboto Mono Medium" w:cs="Roboto Mono Medium" w:eastAsia="Roboto Mono Medium" w:hAnsi="Roboto Mono Medium"/>
          <w:rtl w:val="0"/>
        </w:rPr>
        <w:t xml:space="preserve">ALTx</w:t>
      </w:r>
      <w:r w:rsidDel="00000000" w:rsidR="00000000" w:rsidRPr="00000000">
        <w:rPr>
          <w:rtl w:val="0"/>
        </w:rPr>
        <w:t xml:space="preserve"> instructions, when used this way, field value modification occurs in the program code itself (not the instruction pipeline); code is altered, values persist.  Due to the instruction pipeline nature, after modifying a code register, it is necessary to elapse at least two instructions before executing the modified register.</w:t>
      </w:r>
    </w:p>
    <w:p w:rsidR="00000000" w:rsidDel="00000000" w:rsidP="00000000" w:rsidRDefault="00000000" w:rsidRPr="00000000" w14:paraId="00001C46">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SETS    inst, op</w:t>
      </w:r>
      <w:r w:rsidDel="00000000" w:rsidR="00000000" w:rsidRPr="00000000">
        <w:rPr>
          <w:rtl w:val="0"/>
        </w:rPr>
        <w:tab/>
        <w:t xml:space="preserve">'set "inst" register[8:0] to op[8:0]</w:t>
      </w:r>
    </w:p>
    <w:p w:rsidR="00000000" w:rsidDel="00000000" w:rsidP="00000000" w:rsidRDefault="00000000" w:rsidRPr="00000000" w14:paraId="00001C47">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'first spacer instruction, could be anything</w:t>
      </w:r>
    </w:p>
    <w:p w:rsidR="00000000" w:rsidDel="00000000" w:rsidP="00000000" w:rsidRDefault="00000000" w:rsidRPr="00000000" w14:paraId="00001C48">
      <w:pPr>
        <w:tabs>
          <w:tab w:val="left" w:leader="none" w:pos="4320"/>
        </w:tabs>
        <w:spacing w:after="0" w:lineRule="auto"/>
        <w:rPr/>
      </w:pPr>
      <w:r w:rsidDel="00000000" w:rsidR="00000000" w:rsidRPr="00000000">
        <w:rPr>
          <w:rFonts w:ascii="Roboto Mono Medium" w:cs="Roboto Mono Medium" w:eastAsia="Roboto Mono Medium" w:hAnsi="Roboto Mono Medium"/>
          <w:rtl w:val="0"/>
        </w:rPr>
        <w:t xml:space="preserve">        NOP</w:t>
        <w:tab/>
      </w:r>
      <w:r w:rsidDel="00000000" w:rsidR="00000000" w:rsidRPr="00000000">
        <w:rPr>
          <w:rtl w:val="0"/>
        </w:rPr>
        <w:t xml:space="preserve">'second spacer instruction, could be anything</w:t>
      </w:r>
    </w:p>
    <w:p w:rsidR="00000000" w:rsidDel="00000000" w:rsidP="00000000" w:rsidRDefault="00000000" w:rsidRPr="00000000" w14:paraId="00001C49">
      <w:pPr>
        <w:tabs>
          <w:tab w:val="left" w:leader="none" w:pos="4320"/>
        </w:tabs>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inst  MOV     x, y</w:t>
      </w:r>
      <w:r w:rsidDel="00000000" w:rsidR="00000000" w:rsidRPr="00000000">
        <w:rPr>
          <w:rtl w:val="0"/>
        </w:rPr>
        <w:tab/>
        <w:t xml:space="preserve">'operate on x using y; y may become any register/value per </w:t>
      </w: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S</w:t>
      </w:r>
    </w:p>
    <w:p w:rsidR="00000000" w:rsidDel="00000000" w:rsidP="00000000" w:rsidRDefault="00000000" w:rsidRPr="00000000" w14:paraId="00001C4A">
      <w:pPr>
        <w:pStyle w:val="Heading2"/>
        <w:rPr>
          <w:i w:val="1"/>
          <w:highlight w:val="yellow"/>
        </w:rPr>
      </w:pPr>
      <w:bookmarkStart w:colFirst="0" w:colLast="0" w:name="_9gwjt0ijlutf" w:id="335"/>
      <w:bookmarkEnd w:id="335"/>
      <w:r w:rsidDel="00000000" w:rsidR="00000000" w:rsidRPr="00000000">
        <w:rPr>
          <w:rtl w:val="0"/>
        </w:rPr>
        <w:t xml:space="preserve">SETWORD</w:t>
      </w:r>
      <w:r w:rsidDel="00000000" w:rsidR="00000000" w:rsidRPr="00000000">
        <w:rPr>
          <w:rtl w:val="0"/>
        </w:rPr>
      </w:r>
    </w:p>
    <w:p w:rsidR="00000000" w:rsidDel="00000000" w:rsidP="00000000" w:rsidRDefault="00000000" w:rsidRPr="00000000" w14:paraId="00001C4B">
      <w:pPr>
        <w:spacing w:after="0" w:lineRule="auto"/>
        <w:rPr/>
      </w:pPr>
      <w:r w:rsidDel="00000000" w:rsidR="00000000" w:rsidRPr="00000000">
        <w:rPr>
          <w:rtl w:val="0"/>
        </w:rPr>
        <w:t xml:space="preserve">Set word</w:t>
      </w:r>
      <w:r w:rsidDel="00000000" w:rsidR="00000000" w:rsidRPr="00000000">
        <w:rPr>
          <w:rtl w:val="0"/>
        </w:rPr>
      </w:r>
    </w:p>
    <w:p w:rsidR="00000000" w:rsidDel="00000000" w:rsidP="00000000" w:rsidRDefault="00000000" w:rsidRPr="00000000" w14:paraId="00001C4C">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Set a word to new value.</w:t>
      </w:r>
    </w:p>
    <w:p w:rsidR="00000000" w:rsidDel="00000000" w:rsidP="00000000" w:rsidRDefault="00000000" w:rsidRPr="00000000" w14:paraId="00001C4D">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SETWORD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 </w:t>
      </w:r>
      <w:r w:rsidDel="00000000" w:rsidR="00000000" w:rsidRPr="00000000">
        <w:rPr>
          <w:rFonts w:ascii="Roboto Mono Medium" w:cs="Roboto Mono Medium" w:eastAsia="Roboto Mono Medium" w:hAnsi="Roboto Mono Medium"/>
          <w:rtl w:val="0"/>
        </w:rPr>
        <w:t xml:space="preserve">#</w:t>
      </w:r>
      <w:r w:rsidDel="00000000" w:rsidR="00000000" w:rsidRPr="00000000">
        <w:rPr>
          <w:i w:val="1"/>
          <w:rtl w:val="0"/>
        </w:rPr>
        <w:t xml:space="preserve">Num</w:t>
      </w:r>
      <w:r w:rsidDel="00000000" w:rsidR="00000000" w:rsidRPr="00000000">
        <w:rPr>
          <w:rtl w:val="0"/>
        </w:rPr>
      </w:r>
    </w:p>
    <w:p w:rsidR="00000000" w:rsidDel="00000000" w:rsidP="00000000" w:rsidRDefault="00000000" w:rsidRPr="00000000" w14:paraId="00001C4E">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SETWORD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tl w:val="0"/>
        </w:rPr>
      </w:r>
    </w:p>
    <w:p w:rsidR="00000000" w:rsidDel="00000000" w:rsidP="00000000" w:rsidRDefault="00000000" w:rsidRPr="00000000" w14:paraId="00001C4F">
      <w:pPr>
        <w:spacing w:before="40" w:lineRule="auto"/>
        <w:rPr/>
      </w:pPr>
      <w:r w:rsidDel="00000000" w:rsidR="00000000" w:rsidRPr="00000000">
        <w:rPr>
          <w:b w:val="1"/>
          <w:rtl w:val="0"/>
        </w:rPr>
        <w:t xml:space="preserve">Result:</w:t>
      </w:r>
      <w:r w:rsidDel="00000000" w:rsidR="00000000" w:rsidRPr="00000000">
        <w:rPr>
          <w:rtl w:val="0"/>
        </w:rPr>
        <w:t xml:space="preserve"> Src[15:0] is written </w:t>
      </w:r>
      <w:r w:rsidDel="00000000" w:rsidR="00000000" w:rsidRPr="00000000">
        <w:rPr>
          <w:rtl w:val="0"/>
        </w:rPr>
        <w:t xml:space="preserve">to word</w:t>
      </w:r>
      <w:r w:rsidDel="00000000" w:rsidR="00000000" w:rsidRPr="00000000">
        <w:rPr>
          <w:rtl w:val="0"/>
        </w:rPr>
        <w:t xml:space="preserve"> </w:t>
      </w:r>
      <w:r w:rsidDel="00000000" w:rsidR="00000000" w:rsidRPr="00000000">
        <w:rPr>
          <w:rtl w:val="0"/>
        </w:rPr>
        <w:t xml:space="preserve">Num</w:t>
      </w:r>
      <w:r w:rsidDel="00000000" w:rsidR="00000000" w:rsidRPr="00000000">
        <w:rPr>
          <w:rtl w:val="0"/>
        </w:rPr>
        <w:t xml:space="preserve"> (0–1) of Dest, or to another register word described by prior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instruction.</w:t>
      </w:r>
    </w:p>
    <w:p w:rsidR="00000000" w:rsidDel="00000000" w:rsidP="00000000" w:rsidRDefault="00000000" w:rsidRPr="00000000" w14:paraId="00001C50">
      <w:pPr>
        <w:numPr>
          <w:ilvl w:val="0"/>
          <w:numId w:val="1"/>
        </w:numPr>
        <w:spacing w:after="0" w:afterAutospacing="0"/>
        <w:ind w:left="720" w:hanging="360"/>
        <w:rPr/>
      </w:pPr>
      <w:r w:rsidDel="00000000" w:rsidR="00000000" w:rsidRPr="00000000">
        <w:rPr>
          <w:rtl w:val="0"/>
        </w:rPr>
        <w:t xml:space="preserve">Dest is the register in which to modify a word.</w:t>
      </w:r>
    </w:p>
    <w:p w:rsidR="00000000" w:rsidDel="00000000" w:rsidP="00000000" w:rsidRDefault="00000000" w:rsidRPr="00000000" w14:paraId="00001C51">
      <w:pPr>
        <w:numPr>
          <w:ilvl w:val="0"/>
          <w:numId w:val="1"/>
        </w:numPr>
        <w:spacing w:after="0" w:afterAutospacing="0"/>
        <w:ind w:left="720" w:hanging="360"/>
        <w:rPr/>
      </w:pPr>
      <w:r w:rsidDel="00000000" w:rsidR="00000000" w:rsidRPr="00000000">
        <w:rPr>
          <w:rtl w:val="0"/>
        </w:rPr>
        <w:t xml:space="preserve">Src is a register, 9-bit literal, or 16-bit augmented literal whose bits [15:0] will be stored in the designated location.</w:t>
      </w:r>
    </w:p>
    <w:p w:rsidR="00000000" w:rsidDel="00000000" w:rsidP="00000000" w:rsidRDefault="00000000" w:rsidRPr="00000000" w14:paraId="00001C52">
      <w:pPr>
        <w:numPr>
          <w:ilvl w:val="0"/>
          <w:numId w:val="1"/>
        </w:numPr>
        <w:ind w:left="720" w:hanging="360"/>
        <w:rPr/>
      </w:pPr>
      <w:r w:rsidDel="00000000" w:rsidR="00000000" w:rsidRPr="00000000">
        <w:rPr>
          <w:rtl w:val="0"/>
        </w:rPr>
        <w:t xml:space="preserve">Num is a 1-bit literal identifying the word ID (0–1) of Dest to modify.</w:t>
      </w:r>
    </w:p>
    <w:tbl>
      <w:tblPr>
        <w:tblStyle w:val="Table16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5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5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5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0NI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1">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2">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3">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4">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1001001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A">
            <w:pPr>
              <w:widowControl w:val="0"/>
              <w:spacing w:after="0" w:line="240" w:lineRule="auto"/>
              <w:jc w:val="center"/>
              <w:rPr>
                <w:sz w:val="18"/>
                <w:szCs w:val="18"/>
                <w:vertAlign w:val="superscript"/>
              </w:rPr>
            </w:pPr>
            <w:r w:rsidDel="00000000" w:rsidR="00000000" w:rsidRPr="00000000">
              <w:rPr>
                <w:sz w:val="18"/>
                <w:szCs w:val="18"/>
                <w:rtl w:val="0"/>
              </w:rPr>
              <w:t xml:space="preserve">D</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6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6E">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Dest, and the target word ID, is specified by a prior </w:t>
      </w:r>
      <w:r w:rsidDel="00000000" w:rsidR="00000000" w:rsidRPr="00000000">
        <w:rPr>
          <w:rFonts w:ascii="Roboto Mono Medium" w:cs="Roboto Mono Medium" w:eastAsia="Roboto Mono Medium" w:hAnsi="Roboto Mono Medium"/>
          <w:sz w:val="18"/>
          <w:szCs w:val="18"/>
          <w:rtl w:val="0"/>
        </w:rPr>
        <w:t xml:space="preserve">ALTSW</w:t>
      </w:r>
      <w:r w:rsidDel="00000000" w:rsidR="00000000" w:rsidRPr="00000000">
        <w:rPr>
          <w:sz w:val="18"/>
          <w:szCs w:val="18"/>
          <w:rtl w:val="0"/>
        </w:rPr>
        <w:t xml:space="preserve"> instruction.</w:t>
      </w:r>
    </w:p>
    <w:p w:rsidR="00000000" w:rsidDel="00000000" w:rsidP="00000000" w:rsidRDefault="00000000" w:rsidRPr="00000000" w14:paraId="00001C6F">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90jw6j8128ot">
        <w:r w:rsidDel="00000000" w:rsidR="00000000" w:rsidRPr="00000000">
          <w:rPr>
            <w:rFonts w:ascii="Roboto Mono Medium" w:cs="Roboto Mono Medium" w:eastAsia="Roboto Mono Medium" w:hAnsi="Roboto Mono Medium"/>
            <w:color w:val="1155cc"/>
            <w:u w:val="single"/>
            <w:rtl w:val="0"/>
          </w:rPr>
          <w:t xml:space="preserve">ALTSW</w:t>
        </w:r>
      </w:hyperlink>
      <w:r w:rsidDel="00000000" w:rsidR="00000000" w:rsidRPr="00000000">
        <w:rPr>
          <w:rtl w:val="0"/>
        </w:rPr>
        <w:t xml:space="preserve">, </w:t>
      </w:r>
      <w:hyperlink w:anchor="_dtkktvehwfob">
        <w:r w:rsidDel="00000000" w:rsidR="00000000" w:rsidRPr="00000000">
          <w:rPr>
            <w:rFonts w:ascii="Roboto Mono Medium" w:cs="Roboto Mono Medium" w:eastAsia="Roboto Mono Medium" w:hAnsi="Roboto Mono Medium"/>
            <w:color w:val="1155cc"/>
            <w:u w:val="single"/>
            <w:rtl w:val="0"/>
          </w:rPr>
          <w:t xml:space="preserve">SETNIB</w:t>
        </w:r>
      </w:hyperlink>
      <w:r w:rsidDel="00000000" w:rsidR="00000000" w:rsidRPr="00000000">
        <w:rPr>
          <w:rtl w:val="0"/>
        </w:rPr>
        <w:t xml:space="preserve">, </w:t>
      </w:r>
      <w:hyperlink w:anchor="_f8filcyhyg4l">
        <w:r w:rsidDel="00000000" w:rsidR="00000000" w:rsidRPr="00000000">
          <w:rPr>
            <w:rFonts w:ascii="Roboto Mono Medium" w:cs="Roboto Mono Medium" w:eastAsia="Roboto Mono Medium" w:hAnsi="Roboto Mono Medium"/>
            <w:color w:val="1155cc"/>
            <w:u w:val="single"/>
            <w:rtl w:val="0"/>
          </w:rPr>
          <w:t xml:space="preserve">SETBYTE</w:t>
        </w:r>
      </w:hyperlink>
      <w:r w:rsidDel="00000000" w:rsidR="00000000" w:rsidRPr="00000000">
        <w:rPr>
          <w:rtl w:val="0"/>
        </w:rPr>
        <w:t xml:space="preserve">, </w:t>
      </w:r>
      <w:hyperlink w:anchor="_8yjp9q7d9ncx">
        <w:r w:rsidDel="00000000" w:rsidR="00000000" w:rsidRPr="00000000">
          <w:rPr>
            <w:rFonts w:ascii="Roboto Mono Medium" w:cs="Roboto Mono Medium" w:eastAsia="Roboto Mono Medium" w:hAnsi="Roboto Mono Medium"/>
            <w:color w:val="1155cc"/>
            <w:u w:val="single"/>
            <w:rtl w:val="0"/>
          </w:rPr>
          <w:t xml:space="preserve">GETNIB</w:t>
        </w:r>
      </w:hyperlink>
      <w:r w:rsidDel="00000000" w:rsidR="00000000" w:rsidRPr="00000000">
        <w:rPr>
          <w:rtl w:val="0"/>
        </w:rPr>
        <w:t xml:space="preserve">, </w:t>
      </w:r>
      <w:hyperlink w:anchor="_t84l3o6tozfm">
        <w:r w:rsidDel="00000000" w:rsidR="00000000" w:rsidRPr="00000000">
          <w:rPr>
            <w:rFonts w:ascii="Roboto Mono Medium" w:cs="Roboto Mono Medium" w:eastAsia="Roboto Mono Medium" w:hAnsi="Roboto Mono Medium"/>
            <w:color w:val="1155cc"/>
            <w:u w:val="single"/>
            <w:rtl w:val="0"/>
          </w:rPr>
          <w:t xml:space="preserve">GETBYTE</w:t>
        </w:r>
      </w:hyperlink>
      <w:r w:rsidDel="00000000" w:rsidR="00000000" w:rsidRPr="00000000">
        <w:rPr>
          <w:rtl w:val="0"/>
        </w:rPr>
        <w:t xml:space="preserve">, </w:t>
      </w:r>
      <w:hyperlink w:anchor="_ppayepmbzjsl">
        <w:r w:rsidDel="00000000" w:rsidR="00000000" w:rsidRPr="00000000">
          <w:rPr>
            <w:rFonts w:ascii="Roboto Mono Medium" w:cs="Roboto Mono Medium" w:eastAsia="Roboto Mono Medium" w:hAnsi="Roboto Mono Medium"/>
            <w:color w:val="1155cc"/>
            <w:u w:val="single"/>
            <w:rtl w:val="0"/>
          </w:rPr>
          <w:t xml:space="preserve">GETWORD</w:t>
        </w:r>
      </w:hyperlink>
      <w:r w:rsidDel="00000000" w:rsidR="00000000" w:rsidRPr="00000000">
        <w:rPr>
          <w:rtl w:val="0"/>
        </w:rPr>
        <w:t xml:space="preserve">, </w:t>
      </w:r>
      <w:hyperlink w:anchor="_5imtv7yml80t">
        <w:r w:rsidDel="00000000" w:rsidR="00000000" w:rsidRPr="00000000">
          <w:rPr>
            <w:rFonts w:ascii="Roboto Mono Medium" w:cs="Roboto Mono Medium" w:eastAsia="Roboto Mono Medium" w:hAnsi="Roboto Mono Medium"/>
            <w:color w:val="1155cc"/>
            <w:u w:val="single"/>
            <w:rtl w:val="0"/>
          </w:rPr>
          <w:t xml:space="preserve">ROLNIB</w:t>
        </w:r>
      </w:hyperlink>
      <w:r w:rsidDel="00000000" w:rsidR="00000000" w:rsidRPr="00000000">
        <w:rPr>
          <w:rtl w:val="0"/>
        </w:rPr>
        <w:t xml:space="preserve">, </w:t>
      </w:r>
      <w:hyperlink w:anchor="_8x2v3buaskxv">
        <w:r w:rsidDel="00000000" w:rsidR="00000000" w:rsidRPr="00000000">
          <w:rPr>
            <w:rFonts w:ascii="Roboto Mono Medium" w:cs="Roboto Mono Medium" w:eastAsia="Roboto Mono Medium" w:hAnsi="Roboto Mono Medium"/>
            <w:color w:val="1155cc"/>
            <w:u w:val="single"/>
            <w:rtl w:val="0"/>
          </w:rPr>
          <w:t xml:space="preserve">ROLBYTE</w:t>
        </w:r>
      </w:hyperlink>
      <w:r w:rsidDel="00000000" w:rsidR="00000000" w:rsidRPr="00000000">
        <w:rPr>
          <w:rtl w:val="0"/>
        </w:rPr>
        <w:t xml:space="preserve">, and </w:t>
      </w:r>
      <w:hyperlink w:anchor="_lhi32k9v1cp3">
        <w:r w:rsidDel="00000000" w:rsidR="00000000" w:rsidRPr="00000000">
          <w:rPr>
            <w:rFonts w:ascii="Roboto Mono Medium" w:cs="Roboto Mono Medium" w:eastAsia="Roboto Mono Medium" w:hAnsi="Roboto Mono Medium"/>
            <w:color w:val="1155cc"/>
            <w:u w:val="single"/>
            <w:rtl w:val="0"/>
          </w:rPr>
          <w:t xml:space="preserve">ROLWORD</w:t>
        </w:r>
      </w:hyperlink>
      <w:r w:rsidDel="00000000" w:rsidR="00000000" w:rsidRPr="00000000">
        <w:rPr>
          <w:rtl w:val="0"/>
        </w:rPr>
      </w:r>
    </w:p>
    <w:p w:rsidR="00000000" w:rsidDel="00000000" w:rsidP="00000000" w:rsidRDefault="00000000" w:rsidRPr="00000000" w14:paraId="00001C7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71">
      <w:pPr>
        <w:rPr/>
      </w:pPr>
      <w:r w:rsidDel="00000000" w:rsidR="00000000" w:rsidRPr="00000000">
        <w:rPr>
          <w:rFonts w:ascii="Roboto Mono Medium" w:cs="Roboto Mono Medium" w:eastAsia="Roboto Mono Medium" w:hAnsi="Roboto Mono Medium"/>
          <w:rtl w:val="0"/>
        </w:rPr>
        <w:t xml:space="preserve">SET</w:t>
      </w:r>
      <w:r w:rsidDel="00000000" w:rsidR="00000000" w:rsidRPr="00000000">
        <w:rPr>
          <w:rFonts w:ascii="Roboto Mono Medium" w:cs="Roboto Mono Medium" w:eastAsia="Roboto Mono Medium" w:hAnsi="Roboto Mono Medium"/>
          <w:rtl w:val="0"/>
        </w:rPr>
        <w:t xml:space="preserve">WORD</w:t>
      </w:r>
      <w:r w:rsidDel="00000000" w:rsidR="00000000" w:rsidRPr="00000000">
        <w:rPr>
          <w:rtl w:val="0"/>
        </w:rPr>
        <w:t xml:space="preserve"> stores Src[15:0] into the word</w:t>
      </w:r>
      <w:r w:rsidDel="00000000" w:rsidR="00000000" w:rsidRPr="00000000">
        <w:rPr>
          <w:rtl w:val="0"/>
        </w:rPr>
        <w:t xml:space="preserve"> identified by Num</w:t>
      </w:r>
      <w:r w:rsidDel="00000000" w:rsidR="00000000" w:rsidRPr="00000000">
        <w:rPr>
          <w:rtl w:val="0"/>
        </w:rPr>
        <w:t xml:space="preserve"> within Dest, or the word and register described by a prior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instruction.  No other bits are modified.</w:t>
      </w:r>
    </w:p>
    <w:p w:rsidR="00000000" w:rsidDel="00000000" w:rsidP="00000000" w:rsidRDefault="00000000" w:rsidRPr="00000000" w14:paraId="00001C72">
      <w:pPr>
        <w:rPr/>
      </w:pPr>
      <w:r w:rsidDel="00000000" w:rsidR="00000000" w:rsidRPr="00000000">
        <w:rPr>
          <w:rtl w:val="0"/>
        </w:rPr>
        <w:t xml:space="preserve">Num (0–1) </w:t>
      </w:r>
      <w:r w:rsidDel="00000000" w:rsidR="00000000" w:rsidRPr="00000000">
        <w:rPr>
          <w:rtl w:val="0"/>
        </w:rPr>
        <w:t xml:space="preserve">identifies a value's individual words</w:t>
      </w:r>
      <w:r w:rsidDel="00000000" w:rsidR="00000000" w:rsidRPr="00000000">
        <w:rPr>
          <w:rtl w:val="0"/>
        </w:rPr>
        <w:t xml:space="preserve">, by position, in least-significant word order.</w:t>
      </w:r>
    </w:p>
    <w:p w:rsidR="00000000" w:rsidDel="00000000" w:rsidP="00000000" w:rsidRDefault="00000000" w:rsidRPr="00000000" w14:paraId="00001C73">
      <w:pPr>
        <w:rPr/>
      </w:pPr>
      <w:r w:rsidDel="00000000" w:rsidR="00000000" w:rsidRPr="00000000">
        <w:rPr>
          <w:rtl w:val="0"/>
        </w:rPr>
        <w:t xml:space="preserve">Syntax 2 is intended for use after an </w:t>
      </w:r>
      <w:r w:rsidDel="00000000" w:rsidR="00000000" w:rsidRPr="00000000">
        <w:rPr>
          <w:rFonts w:ascii="Roboto Mono Medium" w:cs="Roboto Mono Medium" w:eastAsia="Roboto Mono Medium" w:hAnsi="Roboto Mono Medium"/>
          <w:rtl w:val="0"/>
        </w:rPr>
        <w:t xml:space="preserve">ALTSW</w:t>
      </w:r>
      <w:r w:rsidDel="00000000" w:rsidR="00000000" w:rsidRPr="00000000">
        <w:rPr>
          <w:rtl w:val="0"/>
        </w:rPr>
        <w:t xml:space="preserve"> instruction; i.e. in a loop to iteratively affect a series of word values within contiguous long registers.</w:t>
      </w:r>
    </w:p>
    <w:p w:rsidR="00000000" w:rsidDel="00000000" w:rsidP="00000000" w:rsidRDefault="00000000" w:rsidRPr="00000000" w14:paraId="00001C74">
      <w:pPr>
        <w:pStyle w:val="Heading2"/>
        <w:rPr>
          <w:i w:val="1"/>
        </w:rPr>
      </w:pPr>
      <w:bookmarkStart w:colFirst="0" w:colLast="0" w:name="_cg4e6rxaezp" w:id="336"/>
      <w:bookmarkEnd w:id="336"/>
      <w:r w:rsidDel="00000000" w:rsidR="00000000" w:rsidRPr="00000000">
        <w:rPr>
          <w:rtl w:val="0"/>
        </w:rPr>
        <w:t xml:space="preserve">SHL</w:t>
      </w:r>
      <w:r w:rsidDel="00000000" w:rsidR="00000000" w:rsidRPr="00000000">
        <w:rPr>
          <w:rtl w:val="0"/>
        </w:rPr>
      </w:r>
    </w:p>
    <w:p w:rsidR="00000000" w:rsidDel="00000000" w:rsidP="00000000" w:rsidRDefault="00000000" w:rsidRPr="00000000" w14:paraId="00001C75">
      <w:pPr>
        <w:spacing w:after="0" w:lineRule="auto"/>
        <w:rPr/>
      </w:pPr>
      <w:r w:rsidDel="00000000" w:rsidR="00000000" w:rsidRPr="00000000">
        <w:rPr>
          <w:rtl w:val="0"/>
        </w:rPr>
        <w:t xml:space="preserve">Shift left</w:t>
      </w:r>
    </w:p>
    <w:p w:rsidR="00000000" w:rsidDel="00000000" w:rsidP="00000000" w:rsidRDefault="00000000" w:rsidRPr="00000000" w14:paraId="00001C76">
      <w:pPr>
        <w:ind w:right="0"/>
        <w:rPr/>
      </w:pPr>
      <w:hyperlink w:anchor="_1ykf5b4dvpz7">
        <w:r w:rsidDel="00000000" w:rsidR="00000000" w:rsidRPr="00000000">
          <w:rPr>
            <w:b w:val="1"/>
            <w:color w:val="1155cc"/>
            <w:u w:val="single"/>
            <w:rtl w:val="0"/>
          </w:rPr>
          <w:t xml:space="preserve">Bit Operation</w:t>
        </w:r>
      </w:hyperlink>
      <w:r w:rsidDel="00000000" w:rsidR="00000000" w:rsidRPr="00000000">
        <w:rPr>
          <w:b w:val="1"/>
          <w:rtl w:val="0"/>
        </w:rPr>
        <w:t xml:space="preserve"> / </w:t>
      </w: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Shift bits left; a.k.a. </w:t>
      </w:r>
      <w:r w:rsidDel="00000000" w:rsidR="00000000" w:rsidRPr="00000000">
        <w:rPr>
          <w:rtl w:val="0"/>
        </w:rPr>
        <w:t xml:space="preserve">multiply</w:t>
      </w:r>
      <w:r w:rsidDel="00000000" w:rsidR="00000000" w:rsidRPr="00000000">
        <w:rPr>
          <w:rtl w:val="0"/>
        </w:rPr>
        <w:t xml:space="preserve"> 32-bit </w:t>
      </w:r>
      <w:r w:rsidDel="00000000" w:rsidR="00000000" w:rsidRPr="00000000">
        <w:rPr>
          <w:rtl w:val="0"/>
        </w:rPr>
        <w:t xml:space="preserve">integer</w:t>
      </w:r>
      <w:r w:rsidDel="00000000" w:rsidR="00000000" w:rsidRPr="00000000">
        <w:rPr>
          <w:rtl w:val="0"/>
        </w:rPr>
        <w:t xml:space="preserve"> by power-of-two.</w:t>
      </w:r>
    </w:p>
    <w:p w:rsidR="00000000" w:rsidDel="00000000" w:rsidP="00000000" w:rsidRDefault="00000000" w:rsidRPr="00000000" w14:paraId="00001C77">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SHL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C78">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left by Src bits, inserting zeros (0) as new rightmost bits.</w:t>
      </w:r>
    </w:p>
    <w:p w:rsidR="00000000" w:rsidDel="00000000" w:rsidP="00000000" w:rsidRDefault="00000000" w:rsidRPr="00000000" w14:paraId="00001C79">
      <w:pPr>
        <w:numPr>
          <w:ilvl w:val="0"/>
          <w:numId w:val="1"/>
        </w:numPr>
        <w:spacing w:after="0" w:afterAutospacing="0"/>
        <w:ind w:left="720" w:hanging="360"/>
        <w:rPr/>
      </w:pPr>
      <w:r w:rsidDel="00000000" w:rsidR="00000000" w:rsidRPr="00000000">
        <w:rPr>
          <w:rtl w:val="0"/>
        </w:rPr>
        <w:t xml:space="preserve">Dest is the register containing the value </w:t>
      </w:r>
      <w:r w:rsidDel="00000000" w:rsidR="00000000" w:rsidRPr="00000000">
        <w:rPr>
          <w:rtl w:val="0"/>
        </w:rPr>
        <w:t xml:space="preserve">to left</w:t>
      </w:r>
      <w:r w:rsidDel="00000000" w:rsidR="00000000" w:rsidRPr="00000000">
        <w:rPr>
          <w:rtl w:val="0"/>
        </w:rPr>
        <w:t xml:space="preserve"> shift by Src bits.</w:t>
      </w:r>
    </w:p>
    <w:p w:rsidR="00000000" w:rsidDel="00000000" w:rsidP="00000000" w:rsidRDefault="00000000" w:rsidRPr="00000000" w14:paraId="00001C7A">
      <w:pPr>
        <w:numPr>
          <w:ilvl w:val="0"/>
          <w:numId w:val="1"/>
        </w:numPr>
        <w:spacing w:after="0" w:afterAutospacing="0"/>
        <w:ind w:left="720" w:hanging="360"/>
        <w:rPr/>
      </w:pPr>
      <w:r w:rsidDel="00000000" w:rsidR="00000000" w:rsidRPr="00000000">
        <w:rPr>
          <w:rtl w:val="0"/>
        </w:rPr>
        <w:t xml:space="preserve">Src is a register or 5-bit literal whose value indicates the number of bits to shift left.</w:t>
      </w:r>
    </w:p>
    <w:p w:rsidR="00000000" w:rsidDel="00000000" w:rsidP="00000000" w:rsidRDefault="00000000" w:rsidRPr="00000000" w14:paraId="00001C7B">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7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7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7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7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8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8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8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8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8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A">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B">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C">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8D">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8E">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shifted out if Src[4:0] &gt; 0, else C = Dest[31].</w:t>
      </w:r>
      <w:r w:rsidDel="00000000" w:rsidR="00000000" w:rsidRPr="00000000">
        <w:rPr>
          <w:rtl w:val="0"/>
        </w:rPr>
      </w:r>
    </w:p>
    <w:p w:rsidR="00000000" w:rsidDel="00000000" w:rsidP="00000000" w:rsidRDefault="00000000" w:rsidRPr="00000000" w14:paraId="00001C8F">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90">
      <w:pPr>
        <w:rPr/>
      </w:pPr>
      <w:r w:rsidDel="00000000" w:rsidR="00000000" w:rsidRPr="00000000">
        <w:rPr>
          <w:rFonts w:ascii="Roboto Mono Medium" w:cs="Roboto Mono Medium" w:eastAsia="Roboto Mono Medium" w:hAnsi="Roboto Mono Medium"/>
          <w:rtl w:val="0"/>
        </w:rPr>
        <w:t xml:space="preserve">SHL</w:t>
      </w:r>
      <w:r w:rsidDel="00000000" w:rsidR="00000000" w:rsidRPr="00000000">
        <w:rPr>
          <w:rtl w:val="0"/>
        </w:rPr>
        <w:t xml:space="preserve"> shifts Dest's binary value left by Src places (0–31 bits) and sets the new LSBs to 0.  This is useful for bit-stream manipulation as well as for swift multiplication; signed or unsigned 32-bit integer multiplication by a power-of-two.  Care must be taken for power-of-two multiplications since upper bits will shift through the MSB (sign bit); mangling large signed values.</w:t>
      </w:r>
    </w:p>
    <w:p w:rsidR="00000000" w:rsidDel="00000000" w:rsidP="00000000" w:rsidRDefault="00000000" w:rsidRPr="00000000" w14:paraId="00001C9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shifted out (effectively C = result bit "32") if Src is 1–31, or to Dest[31] if Src is 0.</w:t>
      </w:r>
    </w:p>
    <w:p w:rsidR="00000000" w:rsidDel="00000000" w:rsidP="00000000" w:rsidRDefault="00000000" w:rsidRPr="00000000" w14:paraId="00001C9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C93">
      <w:pPr>
        <w:pStyle w:val="Heading2"/>
        <w:rPr>
          <w:i w:val="1"/>
          <w:highlight w:val="yellow"/>
        </w:rPr>
      </w:pPr>
      <w:bookmarkStart w:colFirst="0" w:colLast="0" w:name="_y0jm929edm64" w:id="337"/>
      <w:bookmarkEnd w:id="337"/>
      <w:r w:rsidDel="00000000" w:rsidR="00000000" w:rsidRPr="00000000">
        <w:rPr>
          <w:rtl w:val="0"/>
        </w:rPr>
        <w:t xml:space="preserve">SHR</w:t>
      </w:r>
      <w:r w:rsidDel="00000000" w:rsidR="00000000" w:rsidRPr="00000000">
        <w:rPr>
          <w:rtl w:val="0"/>
        </w:rPr>
      </w:r>
    </w:p>
    <w:p w:rsidR="00000000" w:rsidDel="00000000" w:rsidP="00000000" w:rsidRDefault="00000000" w:rsidRPr="00000000" w14:paraId="00001C94">
      <w:pPr>
        <w:spacing w:after="0" w:lineRule="auto"/>
        <w:rPr/>
      </w:pPr>
      <w:r w:rsidDel="00000000" w:rsidR="00000000" w:rsidRPr="00000000">
        <w:rPr>
          <w:rtl w:val="0"/>
        </w:rPr>
        <w:t xml:space="preserve">Shift right</w:t>
      </w:r>
      <w:r w:rsidDel="00000000" w:rsidR="00000000" w:rsidRPr="00000000">
        <w:rPr>
          <w:rtl w:val="0"/>
        </w:rPr>
      </w:r>
    </w:p>
    <w:p w:rsidR="00000000" w:rsidDel="00000000" w:rsidP="00000000" w:rsidRDefault="00000000" w:rsidRPr="00000000" w14:paraId="00001C95">
      <w:pPr>
        <w:rPr/>
      </w:pPr>
      <w:hyperlink w:anchor="_1ykf5b4dvpz7">
        <w:r w:rsidDel="00000000" w:rsidR="00000000" w:rsidRPr="00000000">
          <w:rPr>
            <w:b w:val="1"/>
            <w:color w:val="1155cc"/>
            <w:u w:val="single"/>
            <w:rtl w:val="0"/>
          </w:rPr>
          <w:t xml:space="preserve">Bit Operation</w:t>
        </w:r>
      </w:hyperlink>
      <w:r w:rsidDel="00000000" w:rsidR="00000000" w:rsidRPr="00000000">
        <w:rPr>
          <w:b w:val="1"/>
          <w:rtl w:val="0"/>
        </w:rPr>
        <w:t xml:space="preserve"> / </w:t>
      </w: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Shift bits right; a.k.a. divide unsigned 32-bit </w:t>
      </w:r>
      <w:r w:rsidDel="00000000" w:rsidR="00000000" w:rsidRPr="00000000">
        <w:rPr>
          <w:rtl w:val="0"/>
        </w:rPr>
        <w:t xml:space="preserve">integer</w:t>
      </w:r>
      <w:r w:rsidDel="00000000" w:rsidR="00000000" w:rsidRPr="00000000">
        <w:rPr>
          <w:rtl w:val="0"/>
        </w:rPr>
        <w:t xml:space="preserve"> by power-of-two.</w:t>
      </w:r>
    </w:p>
    <w:p w:rsidR="00000000" w:rsidDel="00000000" w:rsidP="00000000" w:rsidRDefault="00000000" w:rsidRPr="00000000" w14:paraId="00001C96">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SHR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C97">
      <w:pPr>
        <w:spacing w:before="40" w:lineRule="auto"/>
        <w:rPr/>
      </w:pPr>
      <w:r w:rsidDel="00000000" w:rsidR="00000000" w:rsidRPr="00000000">
        <w:rPr>
          <w:b w:val="1"/>
          <w:rtl w:val="0"/>
        </w:rPr>
        <w:t xml:space="preserve">Result:</w:t>
      </w:r>
      <w:r w:rsidDel="00000000" w:rsidR="00000000" w:rsidRPr="00000000">
        <w:rPr>
          <w:rtl w:val="0"/>
        </w:rPr>
        <w:t xml:space="preserve"> The bits of Dest are shifted right by Src bits, inserting zeros (0) as new leftmost bits.</w:t>
      </w:r>
    </w:p>
    <w:p w:rsidR="00000000" w:rsidDel="00000000" w:rsidP="00000000" w:rsidRDefault="00000000" w:rsidRPr="00000000" w14:paraId="00001C98">
      <w:pPr>
        <w:numPr>
          <w:ilvl w:val="0"/>
          <w:numId w:val="1"/>
        </w:numPr>
        <w:spacing w:after="0" w:afterAutospacing="0"/>
        <w:ind w:left="720" w:hanging="360"/>
        <w:rPr>
          <w:b w:val="0"/>
          <w:sz w:val="20"/>
          <w:szCs w:val="20"/>
        </w:rPr>
      </w:pPr>
      <w:r w:rsidDel="00000000" w:rsidR="00000000" w:rsidRPr="00000000">
        <w:rPr>
          <w:rtl w:val="0"/>
        </w:rPr>
        <w:t xml:space="preserve">Dest is the register containing the value </w:t>
      </w:r>
      <w:r w:rsidDel="00000000" w:rsidR="00000000" w:rsidRPr="00000000">
        <w:rPr>
          <w:rtl w:val="0"/>
        </w:rPr>
        <w:t xml:space="preserve">to right</w:t>
      </w:r>
      <w:r w:rsidDel="00000000" w:rsidR="00000000" w:rsidRPr="00000000">
        <w:rPr>
          <w:rtl w:val="0"/>
        </w:rPr>
        <w:t xml:space="preserve"> shift by Src bits.</w:t>
      </w:r>
    </w:p>
    <w:p w:rsidR="00000000" w:rsidDel="00000000" w:rsidP="00000000" w:rsidRDefault="00000000" w:rsidRPr="00000000" w14:paraId="00001C99">
      <w:pPr>
        <w:numPr>
          <w:ilvl w:val="0"/>
          <w:numId w:val="1"/>
        </w:numPr>
        <w:spacing w:after="0" w:afterAutospacing="0"/>
        <w:ind w:left="720" w:hanging="360"/>
        <w:rPr>
          <w:b w:val="0"/>
          <w:sz w:val="20"/>
          <w:szCs w:val="20"/>
        </w:rPr>
      </w:pPr>
      <w:r w:rsidDel="00000000" w:rsidR="00000000" w:rsidRPr="00000000">
        <w:rPr>
          <w:rtl w:val="0"/>
        </w:rPr>
        <w:t xml:space="preserve">Src is a register or 5-bit literal whose value indicates the number of bits to shift right.</w:t>
      </w:r>
    </w:p>
    <w:p w:rsidR="00000000" w:rsidDel="00000000" w:rsidP="00000000" w:rsidRDefault="00000000" w:rsidRPr="00000000" w14:paraId="00001C9A">
      <w:pPr>
        <w:numPr>
          <w:ilvl w:val="0"/>
          <w:numId w:val="1"/>
        </w:numPr>
        <w:ind w:left="720" w:hanging="360"/>
        <w:rPr>
          <w:b w:val="0"/>
          <w:sz w:val="20"/>
          <w:szCs w:val="2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9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9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9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9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9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A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A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A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A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9">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A">
            <w:pPr>
              <w:widowControl w:val="0"/>
              <w:spacing w:after="0" w:line="240" w:lineRule="auto"/>
              <w:jc w:val="center"/>
              <w:rPr>
                <w:sz w:val="18"/>
                <w:szCs w:val="18"/>
                <w:vertAlign w:val="superscript"/>
              </w:rPr>
            </w:pPr>
            <w:r w:rsidDel="00000000" w:rsidR="00000000" w:rsidRPr="00000000">
              <w:rPr>
                <w:sz w:val="18"/>
                <w:szCs w:val="18"/>
                <w:rtl w:val="0"/>
              </w:rPr>
              <w:t xml:space="preserve">Last bit out</w:t>
            </w:r>
            <w:r w:rsidDel="00000000" w:rsidR="00000000" w:rsidRPr="00000000">
              <w:rPr>
                <w:sz w:val="18"/>
                <w:szCs w:val="18"/>
                <w:vertAlign w:val="superscript"/>
                <w:rtl w:val="0"/>
              </w:rPr>
              <w:t xml:space="preserve">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B">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AC">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AD">
      <w:pPr>
        <w:rPr>
          <w:b w:val="1"/>
        </w:rPr>
      </w:pPr>
      <w:r w:rsidDel="00000000" w:rsidR="00000000" w:rsidRPr="00000000">
        <w:rPr>
          <w:sz w:val="18"/>
          <w:szCs w:val="18"/>
          <w:vertAlign w:val="superscript"/>
          <w:rtl w:val="0"/>
        </w:rPr>
        <w:t xml:space="preserve">1</w:t>
      </w:r>
      <w:r w:rsidDel="00000000" w:rsidR="00000000" w:rsidRPr="00000000">
        <w:rPr>
          <w:sz w:val="18"/>
          <w:szCs w:val="18"/>
          <w:rtl w:val="0"/>
        </w:rPr>
        <w:t xml:space="preserve"> C = last bit shifted out if Src[4:0] &gt; 0, else C = Dest[0].</w:t>
      </w:r>
      <w:r w:rsidDel="00000000" w:rsidR="00000000" w:rsidRPr="00000000">
        <w:rPr>
          <w:rtl w:val="0"/>
        </w:rPr>
      </w:r>
    </w:p>
    <w:p w:rsidR="00000000" w:rsidDel="00000000" w:rsidP="00000000" w:rsidRDefault="00000000" w:rsidRPr="00000000" w14:paraId="00001CAE">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SHR</w:t>
      </w:r>
      <w:r w:rsidDel="00000000" w:rsidR="00000000" w:rsidRPr="00000000">
        <w:rPr>
          <w:rtl w:val="0"/>
        </w:rPr>
        <w:t xml:space="preserve"> shifts Dest's binary value right by Src places (0–31 bits) and sets the new MSBs to 0.  This is useful for bit-stream manipulation as well as for swift division; unsigned 32-bit integer division by a power-of-two.  </w:t>
      </w:r>
      <w:r w:rsidDel="00000000" w:rsidR="00000000" w:rsidRPr="00000000">
        <w:rPr>
          <w:rtl w:val="0"/>
        </w:rPr>
        <w:t xml:space="preserve">For similar</w:t>
      </w:r>
      <w:r w:rsidDel="00000000" w:rsidR="00000000" w:rsidRPr="00000000">
        <w:rPr>
          <w:rtl w:val="0"/>
        </w:rPr>
        <w:t xml:space="preserve"> division of a signed value, use </w:t>
      </w:r>
      <w:r w:rsidDel="00000000" w:rsidR="00000000" w:rsidRPr="00000000">
        <w:rPr>
          <w:rFonts w:ascii="Roboto Mono Medium" w:cs="Roboto Mono Medium" w:eastAsia="Roboto Mono Medium" w:hAnsi="Roboto Mono Medium"/>
          <w:rtl w:val="0"/>
        </w:rPr>
        <w:t xml:space="preserve">SAR</w:t>
      </w:r>
      <w:r w:rsidDel="00000000" w:rsidR="00000000" w:rsidRPr="00000000">
        <w:rPr>
          <w:rtl w:val="0"/>
        </w:rPr>
        <w:t xml:space="preserve"> instead.</w:t>
      </w:r>
    </w:p>
    <w:p w:rsidR="00000000" w:rsidDel="00000000" w:rsidP="00000000" w:rsidRDefault="00000000" w:rsidRPr="00000000" w14:paraId="00001CB0">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updated to the value of the last bit shifted out (effectively C = result bit "-1") if Src is 1–31, or to Dest[0] if Src is 0.</w:t>
      </w:r>
    </w:p>
    <w:p w:rsidR="00000000" w:rsidDel="00000000" w:rsidP="00000000" w:rsidRDefault="00000000" w:rsidRPr="00000000" w14:paraId="00001CB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result equals zero, or is cleared (0) if it is non-zero.</w:t>
      </w:r>
    </w:p>
    <w:p w:rsidR="00000000" w:rsidDel="00000000" w:rsidP="00000000" w:rsidRDefault="00000000" w:rsidRPr="00000000" w14:paraId="00001CB2">
      <w:pPr>
        <w:pStyle w:val="Heading2"/>
        <w:rPr>
          <w:i w:val="1"/>
        </w:rPr>
      </w:pPr>
      <w:bookmarkStart w:colFirst="0" w:colLast="0" w:name="_923rdwqvf980" w:id="338"/>
      <w:bookmarkEnd w:id="338"/>
      <w:r w:rsidDel="00000000" w:rsidR="00000000" w:rsidRPr="00000000">
        <w:rPr>
          <w:rtl w:val="0"/>
        </w:rPr>
        <w:t xml:space="preserve">SIGNX</w:t>
      </w:r>
      <w:r w:rsidDel="00000000" w:rsidR="00000000" w:rsidRPr="00000000">
        <w:rPr>
          <w:rtl w:val="0"/>
        </w:rPr>
      </w:r>
    </w:p>
    <w:p w:rsidR="00000000" w:rsidDel="00000000" w:rsidP="00000000" w:rsidRDefault="00000000" w:rsidRPr="00000000" w14:paraId="00001CB3">
      <w:pPr>
        <w:spacing w:after="0" w:lineRule="auto"/>
        <w:rPr/>
      </w:pPr>
      <w:r w:rsidDel="00000000" w:rsidR="00000000" w:rsidRPr="00000000">
        <w:rPr>
          <w:rtl w:val="0"/>
        </w:rPr>
        <w:t xml:space="preserve">Sign </w:t>
      </w:r>
      <w:r w:rsidDel="00000000" w:rsidR="00000000" w:rsidRPr="00000000">
        <w:rPr>
          <w:rtl w:val="0"/>
        </w:rPr>
        <w:t xml:space="preserve">extend</w:t>
      </w:r>
    </w:p>
    <w:p w:rsidR="00000000" w:rsidDel="00000000" w:rsidP="00000000" w:rsidRDefault="00000000" w:rsidRPr="00000000" w14:paraId="00001CB4">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Sign-extend value </w:t>
      </w:r>
      <w:r w:rsidDel="00000000" w:rsidR="00000000" w:rsidRPr="00000000">
        <w:rPr>
          <w:rtl w:val="0"/>
        </w:rPr>
        <w:t xml:space="preserve">beyond designated</w:t>
      </w:r>
      <w:r w:rsidDel="00000000" w:rsidR="00000000" w:rsidRPr="00000000">
        <w:rPr>
          <w:rtl w:val="0"/>
        </w:rPr>
        <w:t xml:space="preserve"> bit.</w:t>
      </w:r>
    </w:p>
    <w:p w:rsidR="00000000" w:rsidDel="00000000" w:rsidP="00000000" w:rsidRDefault="00000000" w:rsidRPr="00000000" w14:paraId="00001CB5">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SIGNX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CB6">
      <w:pPr>
        <w:spacing w:before="40" w:lineRule="auto"/>
        <w:rPr/>
      </w:pPr>
      <w:r w:rsidDel="00000000" w:rsidR="00000000" w:rsidRPr="00000000">
        <w:rPr>
          <w:b w:val="1"/>
          <w:rtl w:val="0"/>
        </w:rPr>
        <w:t xml:space="preserve">Result:</w:t>
      </w:r>
      <w:r w:rsidDel="00000000" w:rsidR="00000000" w:rsidRPr="00000000">
        <w:rPr>
          <w:rtl w:val="0"/>
        </w:rPr>
        <w:t xml:space="preserve"> The Dest value is sign-extended above the bit indicated by Src and is stored in Dest.  Optionally the C and Z flags are updated to the resulting MSB and zero status.</w:t>
      </w:r>
    </w:p>
    <w:p w:rsidR="00000000" w:rsidDel="00000000" w:rsidP="00000000" w:rsidRDefault="00000000" w:rsidRPr="00000000" w14:paraId="00001CB7">
      <w:pPr>
        <w:numPr>
          <w:ilvl w:val="0"/>
          <w:numId w:val="1"/>
        </w:numPr>
        <w:spacing w:after="0" w:afterAutospacing="0"/>
        <w:ind w:left="720" w:hanging="360"/>
        <w:rPr>
          <w:b w:val="0"/>
          <w:sz w:val="20"/>
          <w:szCs w:val="20"/>
        </w:rPr>
      </w:pPr>
      <w:r w:rsidDel="00000000" w:rsidR="00000000" w:rsidRPr="00000000">
        <w:rPr>
          <w:rtl w:val="0"/>
        </w:rPr>
        <w:t xml:space="preserve">Dest is a register containing the value to sign-extend above bit Src[4:0] and is where the result is written.</w:t>
      </w:r>
    </w:p>
    <w:p w:rsidR="00000000" w:rsidDel="00000000" w:rsidP="00000000" w:rsidRDefault="00000000" w:rsidRPr="00000000" w14:paraId="00001CB8">
      <w:pPr>
        <w:numPr>
          <w:ilvl w:val="0"/>
          <w:numId w:val="1"/>
        </w:numPr>
        <w:spacing w:after="0" w:afterAutospacing="0"/>
        <w:ind w:left="720" w:hanging="360"/>
        <w:rPr>
          <w:b w:val="0"/>
          <w:sz w:val="20"/>
          <w:szCs w:val="20"/>
        </w:rPr>
      </w:pPr>
      <w:r w:rsidDel="00000000" w:rsidR="00000000" w:rsidRPr="00000000">
        <w:rPr>
          <w:rtl w:val="0"/>
        </w:rPr>
        <w:t xml:space="preserve">Src is a register or 9-bit literal whose value (lower 5 bits) </w:t>
      </w:r>
      <w:r w:rsidDel="00000000" w:rsidR="00000000" w:rsidRPr="00000000">
        <w:rPr>
          <w:rtl w:val="0"/>
        </w:rPr>
        <w:t xml:space="preserve">identifies</w:t>
      </w:r>
      <w:r w:rsidDel="00000000" w:rsidR="00000000" w:rsidRPr="00000000">
        <w:rPr>
          <w:rtl w:val="0"/>
        </w:rPr>
        <w:t xml:space="preserve"> the bit of Dest to zero-extend beyond.</w:t>
      </w:r>
    </w:p>
    <w:p w:rsidR="00000000" w:rsidDel="00000000" w:rsidP="00000000" w:rsidRDefault="00000000" w:rsidRPr="00000000" w14:paraId="00001CB9">
      <w:pPr>
        <w:numPr>
          <w:ilvl w:val="0"/>
          <w:numId w:val="1"/>
        </w:numPr>
        <w:ind w:left="720" w:hanging="360"/>
        <w:rPr>
          <w:b w:val="0"/>
          <w:sz w:val="20"/>
          <w:szCs w:val="2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B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B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B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B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B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B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C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C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C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8">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9">
            <w:pPr>
              <w:widowControl w:val="0"/>
              <w:spacing w:after="0" w:line="240" w:lineRule="auto"/>
              <w:jc w:val="center"/>
              <w:rPr>
                <w:sz w:val="18"/>
                <w:szCs w:val="18"/>
              </w:rPr>
            </w:pPr>
            <w:r w:rsidDel="00000000" w:rsidR="00000000" w:rsidRPr="00000000">
              <w:rPr>
                <w:sz w:val="18"/>
                <w:szCs w:val="18"/>
                <w:rtl w:val="0"/>
              </w:rPr>
              <w:t xml:space="preserve">MSB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A">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C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CC">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ZEROX</w:t>
      </w:r>
      <w:r w:rsidDel="00000000" w:rsidR="00000000" w:rsidRPr="00000000">
        <w:rPr>
          <w:rtl w:val="0"/>
        </w:rPr>
      </w:r>
    </w:p>
    <w:p w:rsidR="00000000" w:rsidDel="00000000" w:rsidP="00000000" w:rsidRDefault="00000000" w:rsidRPr="00000000" w14:paraId="00001CCD">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CE">
      <w:pPr>
        <w:rPr/>
      </w:pPr>
      <w:r w:rsidDel="00000000" w:rsidR="00000000" w:rsidRPr="00000000">
        <w:rPr>
          <w:rFonts w:ascii="Roboto Mono Medium" w:cs="Roboto Mono Medium" w:eastAsia="Roboto Mono Medium" w:hAnsi="Roboto Mono Medium"/>
          <w:rtl w:val="0"/>
        </w:rPr>
        <w:t xml:space="preserve">SIGNX</w:t>
      </w:r>
      <w:r w:rsidDel="00000000" w:rsidR="00000000" w:rsidRPr="00000000">
        <w:rPr>
          <w:rtl w:val="0"/>
        </w:rPr>
        <w:t xml:space="preserve"> fills the bits of Dest, above the bit indicated by Src[4:0], with the value of that identified bit; i.e. sign-extending the value.  This is handy when converting encoded or received signed values from a small bit width to a large bit with; i.e. 32 bits.</w:t>
      </w:r>
    </w:p>
    <w:p w:rsidR="00000000" w:rsidDel="00000000" w:rsidP="00000000" w:rsidRDefault="00000000" w:rsidRPr="00000000" w14:paraId="00001CC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to the result's MSB value.</w:t>
      </w:r>
    </w:p>
    <w:p w:rsidR="00000000" w:rsidDel="00000000" w:rsidP="00000000" w:rsidRDefault="00000000" w:rsidRPr="00000000" w14:paraId="00001C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b w:val="0"/>
          <w:sz w:val="20"/>
          <w:szCs w:val="20"/>
          <w:rtl w:val="0"/>
        </w:rPr>
        <w:t xml:space="preserve">If the </w:t>
      </w:r>
      <w:r w:rsidDel="00000000" w:rsidR="00000000" w:rsidRPr="00000000">
        <w:rPr>
          <w:rFonts w:ascii="Roboto Mono Medium" w:cs="Roboto Mono Medium" w:eastAsia="Roboto Mono Medium" w:hAnsi="Roboto Mono Medium"/>
          <w:b w:val="0"/>
          <w:sz w:val="20"/>
          <w:szCs w:val="20"/>
          <w:rtl w:val="0"/>
        </w:rPr>
        <w:t xml:space="preserve">WZ</w:t>
      </w:r>
      <w:r w:rsidDel="00000000" w:rsidR="00000000" w:rsidRPr="00000000">
        <w:rPr>
          <w:b w:val="0"/>
          <w:sz w:val="20"/>
          <w:szCs w:val="20"/>
          <w:rtl w:val="0"/>
        </w:rPr>
        <w:t xml:space="preserve"> or </w:t>
      </w:r>
      <w:r w:rsidDel="00000000" w:rsidR="00000000" w:rsidRPr="00000000">
        <w:rPr>
          <w:rFonts w:ascii="Roboto Mono Medium" w:cs="Roboto Mono Medium" w:eastAsia="Roboto Mono Medium" w:hAnsi="Roboto Mono Medium"/>
          <w:b w:val="0"/>
          <w:sz w:val="20"/>
          <w:szCs w:val="20"/>
          <w:rtl w:val="0"/>
        </w:rPr>
        <w:t xml:space="preserve">WCZ</w:t>
      </w:r>
      <w:r w:rsidDel="00000000" w:rsidR="00000000" w:rsidRPr="00000000">
        <w:rPr>
          <w:b w:val="0"/>
          <w:sz w:val="20"/>
          <w:szCs w:val="20"/>
          <w:rtl w:val="0"/>
        </w:rPr>
        <w:t xml:space="preserve"> effect is specified, the Z flag is set (1) if the result is zero, or is cleared (0) if it is non-zero.</w:t>
      </w:r>
      <w:r w:rsidDel="00000000" w:rsidR="00000000" w:rsidRPr="00000000">
        <w:rPr>
          <w:rtl w:val="0"/>
        </w:rPr>
        <w:t xml:space="preserve"> </w:t>
      </w:r>
    </w:p>
    <w:p w:rsidR="00000000" w:rsidDel="00000000" w:rsidP="00000000" w:rsidRDefault="00000000" w:rsidRPr="00000000" w14:paraId="00001CD1">
      <w:pPr>
        <w:pStyle w:val="Heading2"/>
        <w:rPr>
          <w:i w:val="1"/>
          <w:highlight w:val="yellow"/>
        </w:rPr>
      </w:pPr>
      <w:bookmarkStart w:colFirst="0" w:colLast="0" w:name="_4b448hiwgtyc" w:id="339"/>
      <w:bookmarkEnd w:id="339"/>
      <w:r w:rsidDel="00000000" w:rsidR="00000000" w:rsidRPr="00000000">
        <w:rPr>
          <w:rtl w:val="0"/>
        </w:rPr>
        <w:t xml:space="preserve">STALLI</w:t>
      </w:r>
      <w:r w:rsidDel="00000000" w:rsidR="00000000" w:rsidRPr="00000000">
        <w:rPr>
          <w:rtl w:val="0"/>
        </w:rPr>
      </w:r>
    </w:p>
    <w:p w:rsidR="00000000" w:rsidDel="00000000" w:rsidP="00000000" w:rsidRDefault="00000000" w:rsidRPr="00000000" w14:paraId="00001CD2">
      <w:pPr>
        <w:spacing w:after="0" w:lineRule="auto"/>
        <w:rPr/>
      </w:pPr>
      <w:r w:rsidDel="00000000" w:rsidR="00000000" w:rsidRPr="00000000">
        <w:rPr>
          <w:rtl w:val="0"/>
        </w:rPr>
        <w:t xml:space="preserve">Stall </w:t>
      </w:r>
      <w:r w:rsidDel="00000000" w:rsidR="00000000" w:rsidRPr="00000000">
        <w:rPr>
          <w:rtl w:val="0"/>
        </w:rPr>
        <w:t xml:space="preserve">interrupts</w:t>
      </w:r>
    </w:p>
    <w:p w:rsidR="00000000" w:rsidDel="00000000" w:rsidP="00000000" w:rsidRDefault="00000000" w:rsidRPr="00000000" w14:paraId="00001CD3">
      <w:pPr>
        <w:rPr/>
      </w:pPr>
      <w:hyperlink w:anchor="_40bj2qk54rdh">
        <w:r w:rsidDel="00000000" w:rsidR="00000000" w:rsidRPr="00000000">
          <w:rPr>
            <w:b w:val="1"/>
            <w:color w:val="1155cc"/>
            <w:u w:val="single"/>
            <w:rtl w:val="0"/>
          </w:rPr>
          <w:t xml:space="preserve">Interrupt Instruction</w:t>
        </w:r>
      </w:hyperlink>
      <w:r w:rsidDel="00000000" w:rsidR="00000000" w:rsidRPr="00000000">
        <w:rPr>
          <w:b w:val="1"/>
          <w:rtl w:val="0"/>
        </w:rPr>
        <w:t xml:space="preserve"> -</w:t>
      </w:r>
      <w:r w:rsidDel="00000000" w:rsidR="00000000" w:rsidRPr="00000000">
        <w:rPr>
          <w:rtl w:val="0"/>
        </w:rPr>
        <w:t xml:space="preserve"> Prevent further </w:t>
      </w:r>
      <w:r w:rsidDel="00000000" w:rsidR="00000000" w:rsidRPr="00000000">
        <w:rPr>
          <w:rtl w:val="0"/>
        </w:rPr>
        <w:t xml:space="preserve">interrupts</w:t>
      </w:r>
      <w:r w:rsidDel="00000000" w:rsidR="00000000" w:rsidRPr="00000000">
        <w:rPr>
          <w:rtl w:val="0"/>
        </w:rPr>
        <w:t xml:space="preserve">.</w:t>
      </w:r>
    </w:p>
    <w:p w:rsidR="00000000" w:rsidDel="00000000" w:rsidP="00000000" w:rsidRDefault="00000000" w:rsidRPr="00000000" w14:paraId="00001CD4">
      <w:pPr>
        <w:pBdr>
          <w:bottom w:color="b7b7b7" w:space="2" w:sz="8" w:val="single"/>
        </w:pBdr>
        <w:tabs>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r>
    </w:p>
    <w:p w:rsidR="00000000" w:rsidDel="00000000" w:rsidP="00000000" w:rsidRDefault="00000000" w:rsidRPr="00000000" w14:paraId="00001CD5">
      <w:pPr>
        <w:spacing w:before="40" w:lineRule="auto"/>
        <w:rPr/>
      </w:pPr>
      <w:r w:rsidDel="00000000" w:rsidR="00000000" w:rsidRPr="00000000">
        <w:rPr>
          <w:b w:val="1"/>
          <w:rtl w:val="0"/>
        </w:rPr>
        <w:t xml:space="preserve">Result:</w:t>
      </w:r>
      <w:r w:rsidDel="00000000" w:rsidR="00000000" w:rsidRPr="00000000">
        <w:rPr>
          <w:rtl w:val="0"/>
        </w:rPr>
        <w:t xml:space="preserve"> All future interrupts are disallowed. </w:t>
      </w:r>
    </w:p>
    <w:tbl>
      <w:tblPr>
        <w:tblStyle w:val="Table16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D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D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000100001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4">
            <w:pPr>
              <w:widowControl w:val="0"/>
              <w:spacing w:after="0" w:line="240" w:lineRule="auto"/>
              <w:jc w:val="center"/>
              <w:rPr>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6">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E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CE8">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jv88q3ni4hqo">
        <w:r w:rsidDel="00000000" w:rsidR="00000000" w:rsidRPr="00000000">
          <w:rPr>
            <w:rFonts w:ascii="Roboto Mono Medium" w:cs="Roboto Mono Medium" w:eastAsia="Roboto Mono Medium" w:hAnsi="Roboto Mono Medium"/>
            <w:color w:val="1155cc"/>
            <w:u w:val="single"/>
            <w:rtl w:val="0"/>
          </w:rPr>
          <w:t xml:space="preserve">ALLOWI</w:t>
        </w:r>
      </w:hyperlink>
      <w:r w:rsidDel="00000000" w:rsidR="00000000" w:rsidRPr="00000000">
        <w:rPr>
          <w:rtl w:val="0"/>
        </w:rPr>
      </w:r>
    </w:p>
    <w:p w:rsidR="00000000" w:rsidDel="00000000" w:rsidP="00000000" w:rsidRDefault="00000000" w:rsidRPr="00000000" w14:paraId="00001CE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CEA">
      <w:pPr>
        <w:rPr/>
      </w:pP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t xml:space="preserve"> disables interrupt branching.  </w:t>
      </w:r>
      <w:r w:rsidDel="00000000" w:rsidR="00000000" w:rsidRPr="00000000">
        <w:rPr>
          <w:rFonts w:ascii="Roboto Mono Medium" w:cs="Roboto Mono Medium" w:eastAsia="Roboto Mono Medium" w:hAnsi="Roboto Mono Medium"/>
          <w:rtl w:val="0"/>
        </w:rPr>
        <w:t xml:space="preserve">STALLI</w:t>
      </w:r>
      <w:r w:rsidDel="00000000" w:rsidR="00000000" w:rsidRPr="00000000">
        <w:rPr>
          <w:rtl w:val="0"/>
        </w:rPr>
        <w:t xml:space="preserve"> is the complement of the </w:t>
      </w:r>
      <w:r w:rsidDel="00000000" w:rsidR="00000000" w:rsidRPr="00000000">
        <w:rPr>
          <w:rFonts w:ascii="Roboto Mono Medium" w:cs="Roboto Mono Medium" w:eastAsia="Roboto Mono Medium" w:hAnsi="Roboto Mono Medium"/>
          <w:rtl w:val="0"/>
        </w:rPr>
        <w:t xml:space="preserve">ALLOWI</w:t>
      </w:r>
      <w:r w:rsidDel="00000000" w:rsidR="00000000" w:rsidRPr="00000000">
        <w:rPr>
          <w:rtl w:val="0"/>
        </w:rPr>
        <w:t xml:space="preserve"> instruction— both are used to protect short, vital sections of main code from timing jitter or state loss caused by asynchronous interrupt handling.</w:t>
      </w:r>
    </w:p>
    <w:p w:rsidR="00000000" w:rsidDel="00000000" w:rsidP="00000000" w:rsidRDefault="00000000" w:rsidRPr="00000000" w14:paraId="00001CEB">
      <w:pPr>
        <w:pStyle w:val="Heading2"/>
        <w:rPr/>
        <w:sectPr>
          <w:type w:val="nextPage"/>
          <w:pgSz w:h="15840" w:w="12240" w:orient="portrait"/>
          <w:pgMar w:bottom="720" w:top="720" w:left="1080" w:right="1080" w:header="720" w:footer="720"/>
        </w:sectPr>
      </w:pPr>
      <w:bookmarkStart w:colFirst="0" w:colLast="0" w:name="_q0s2vcp5e3i5" w:id="340"/>
      <w:bookmarkEnd w:id="340"/>
      <w:r w:rsidDel="00000000" w:rsidR="00000000" w:rsidRPr="00000000">
        <w:rPr>
          <w:rtl w:val="0"/>
        </w:rPr>
      </w:r>
    </w:p>
    <w:p w:rsidR="00000000" w:rsidDel="00000000" w:rsidP="00000000" w:rsidRDefault="00000000" w:rsidRPr="00000000" w14:paraId="00001CEC">
      <w:pPr>
        <w:pStyle w:val="Heading2"/>
        <w:rPr>
          <w:i w:val="1"/>
          <w:highlight w:val="yellow"/>
        </w:rPr>
      </w:pPr>
      <w:bookmarkStart w:colFirst="0" w:colLast="0" w:name="_n28wi9jpddia" w:id="341"/>
      <w:bookmarkEnd w:id="341"/>
      <w:r w:rsidDel="00000000" w:rsidR="00000000" w:rsidRPr="00000000">
        <w:rPr>
          <w:rtl w:val="0"/>
        </w:rPr>
        <w:t xml:space="preserve">SUB</w:t>
      </w:r>
      <w:r w:rsidDel="00000000" w:rsidR="00000000" w:rsidRPr="00000000">
        <w:rPr>
          <w:rtl w:val="0"/>
        </w:rPr>
      </w:r>
    </w:p>
    <w:p w:rsidR="00000000" w:rsidDel="00000000" w:rsidP="00000000" w:rsidRDefault="00000000" w:rsidRPr="00000000" w14:paraId="00001CED">
      <w:pPr>
        <w:spacing w:after="0" w:lineRule="auto"/>
        <w:rPr/>
      </w:pPr>
      <w:r w:rsidDel="00000000" w:rsidR="00000000" w:rsidRPr="00000000">
        <w:rPr>
          <w:rtl w:val="0"/>
        </w:rPr>
        <w:t xml:space="preserve">Subtract</w:t>
      </w:r>
      <w:r w:rsidDel="00000000" w:rsidR="00000000" w:rsidRPr="00000000">
        <w:rPr>
          <w:rtl w:val="0"/>
        </w:rPr>
      </w:r>
    </w:p>
    <w:p w:rsidR="00000000" w:rsidDel="00000000" w:rsidP="00000000" w:rsidRDefault="00000000" w:rsidRPr="00000000" w14:paraId="00001CEE">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Subtract one unsigned value from another.</w:t>
      </w:r>
    </w:p>
    <w:p w:rsidR="00000000" w:rsidDel="00000000" w:rsidP="00000000" w:rsidRDefault="00000000" w:rsidRPr="00000000" w14:paraId="00001CE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SUB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CF0">
      <w:pPr>
        <w:spacing w:before="40" w:lineRule="auto"/>
        <w:rPr/>
      </w:pPr>
      <w:r w:rsidDel="00000000" w:rsidR="00000000" w:rsidRPr="00000000">
        <w:rPr>
          <w:b w:val="1"/>
          <w:rtl w:val="0"/>
        </w:rPr>
        <w:t xml:space="preserve">Result:</w:t>
      </w:r>
      <w:r w:rsidDel="00000000" w:rsidR="00000000" w:rsidRPr="00000000">
        <w:rPr>
          <w:rtl w:val="0"/>
        </w:rPr>
        <w:t xml:space="preserve"> Difference </w:t>
      </w:r>
      <w:r w:rsidDel="00000000" w:rsidR="00000000" w:rsidRPr="00000000">
        <w:rPr>
          <w:rtl w:val="0"/>
        </w:rPr>
        <w:t xml:space="preserve">of unsigned</w:t>
      </w:r>
      <w:r w:rsidDel="00000000" w:rsidR="00000000" w:rsidRPr="00000000">
        <w:rPr>
          <w:rtl w:val="0"/>
        </w:rPr>
        <w:t xml:space="preserve"> Dest and unsigned Src is stored in Dest and optionally the C and Z flags are updated to the borrow and zero status.</w:t>
      </w:r>
    </w:p>
    <w:p w:rsidR="00000000" w:rsidDel="00000000" w:rsidP="00000000" w:rsidRDefault="00000000" w:rsidRPr="00000000" w14:paraId="00001CF1">
      <w:pPr>
        <w:numPr>
          <w:ilvl w:val="0"/>
          <w:numId w:val="1"/>
        </w:numPr>
        <w:spacing w:after="0" w:afterAutospacing="0"/>
        <w:ind w:left="720" w:hanging="360"/>
        <w:rPr/>
      </w:pPr>
      <w:r w:rsidDel="00000000" w:rsidR="00000000" w:rsidRPr="00000000">
        <w:rPr>
          <w:rtl w:val="0"/>
        </w:rPr>
        <w:t xml:space="preserve">Dest is a register containing the value to subtract Src from, and is where the result is written.</w:t>
      </w:r>
    </w:p>
    <w:p w:rsidR="00000000" w:rsidDel="00000000" w:rsidP="00000000" w:rsidRDefault="00000000" w:rsidRPr="00000000" w14:paraId="00001CF2">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subtracted from Dest.</w:t>
      </w:r>
    </w:p>
    <w:p w:rsidR="00000000" w:rsidDel="00000000" w:rsidP="00000000" w:rsidRDefault="00000000" w:rsidRPr="00000000" w14:paraId="00001CF3">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CF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F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F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C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0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0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02">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03">
            <w:pPr>
              <w:widowControl w:val="0"/>
              <w:spacing w:after="0" w:line="240" w:lineRule="auto"/>
              <w:jc w:val="center"/>
              <w:rPr>
                <w:sz w:val="18"/>
                <w:szCs w:val="18"/>
              </w:rPr>
            </w:pPr>
            <w:r w:rsidDel="00000000" w:rsidR="00000000" w:rsidRPr="00000000">
              <w:rPr>
                <w:sz w:val="18"/>
                <w:szCs w:val="18"/>
                <w:rtl w:val="0"/>
              </w:rPr>
              <w:t xml:space="preserve">borrow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04">
            <w:pPr>
              <w:widowControl w:val="0"/>
              <w:spacing w:after="0" w:line="240" w:lineRule="auto"/>
              <w:jc w:val="center"/>
              <w:rPr>
                <w:sz w:val="18"/>
                <w:szCs w:val="18"/>
              </w:rPr>
            </w:pPr>
            <w:r w:rsidDel="00000000" w:rsidR="00000000" w:rsidRPr="00000000">
              <w:rPr>
                <w:sz w:val="18"/>
                <w:szCs w:val="18"/>
                <w:rtl w:val="0"/>
              </w:rPr>
              <w:t xml:space="preserve">Result = 0</w:t>
            </w:r>
            <w:r w:rsidDel="00000000" w:rsidR="00000000" w:rsidRPr="00000000">
              <w:rPr>
                <w:rtl w:val="0"/>
              </w:rPr>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05">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4wyzstsl5slq">
        <w:r w:rsidDel="00000000" w:rsidR="00000000" w:rsidRPr="00000000">
          <w:rPr>
            <w:rFonts w:ascii="Roboto Mono Medium" w:cs="Roboto Mono Medium" w:eastAsia="Roboto Mono Medium" w:hAnsi="Roboto Mono Medium"/>
            <w:color w:val="1155cc"/>
            <w:u w:val="single"/>
            <w:rtl w:val="0"/>
          </w:rPr>
          <w:t xml:space="preserve">SUBX</w:t>
        </w:r>
      </w:hyperlink>
      <w:r w:rsidDel="00000000" w:rsidR="00000000" w:rsidRPr="00000000">
        <w:rPr>
          <w:rtl w:val="0"/>
        </w:rPr>
        <w:t xml:space="preserve">, </w:t>
      </w:r>
      <w:hyperlink w:anchor="_phb5pufpspb9">
        <w:r w:rsidDel="00000000" w:rsidR="00000000" w:rsidRPr="00000000">
          <w:rPr>
            <w:rFonts w:ascii="Roboto Mono Medium" w:cs="Roboto Mono Medium" w:eastAsia="Roboto Mono Medium" w:hAnsi="Roboto Mono Medium"/>
            <w:color w:val="1155cc"/>
            <w:u w:val="single"/>
            <w:rtl w:val="0"/>
          </w:rPr>
          <w:t xml:space="preserve">SUBS</w:t>
        </w:r>
      </w:hyperlink>
      <w:r w:rsidDel="00000000" w:rsidR="00000000" w:rsidRPr="00000000">
        <w:rPr>
          <w:rtl w:val="0"/>
        </w:rPr>
        <w:t xml:space="preserve">, </w:t>
      </w:r>
      <w:hyperlink w:anchor="_fwvdz7pvnpz3">
        <w:r w:rsidDel="00000000" w:rsidR="00000000" w:rsidRPr="00000000">
          <w:rPr>
            <w:rFonts w:ascii="Roboto Mono Medium" w:cs="Roboto Mono Medium" w:eastAsia="Roboto Mono Medium" w:hAnsi="Roboto Mono Medium"/>
            <w:color w:val="1155cc"/>
            <w:u w:val="single"/>
            <w:rtl w:val="0"/>
          </w:rPr>
          <w:t xml:space="preserve">SUBSX</w:t>
        </w:r>
      </w:hyperlink>
      <w:r w:rsidDel="00000000" w:rsidR="00000000" w:rsidRPr="00000000">
        <w:rPr>
          <w:rtl w:val="0"/>
        </w:rPr>
        <w:t xml:space="preserve">, </w:t>
      </w:r>
      <w:hyperlink w:anchor="_qhneb9rqvxbb">
        <w:r w:rsidDel="00000000" w:rsidR="00000000" w:rsidRPr="00000000">
          <w:rPr>
            <w:rFonts w:ascii="Roboto Mono Medium" w:cs="Roboto Mono Medium" w:eastAsia="Roboto Mono Medium" w:hAnsi="Roboto Mono Medium"/>
            <w:color w:val="1155cc"/>
            <w:u w:val="single"/>
            <w:rtl w:val="0"/>
          </w:rPr>
          <w:t xml:space="preserve">ADD</w:t>
        </w:r>
      </w:hyperlink>
      <w:r w:rsidDel="00000000" w:rsidR="00000000" w:rsidRPr="00000000">
        <w:rPr>
          <w:rtl w:val="0"/>
        </w:rPr>
        <w:t xml:space="preserve">, and </w:t>
      </w:r>
      <w:hyperlink w:anchor="_ss3vapy9cq1h">
        <w:r w:rsidDel="00000000" w:rsidR="00000000" w:rsidRPr="00000000">
          <w:rPr>
            <w:color w:val="1155cc"/>
            <w:u w:val="single"/>
            <w:rtl w:val="0"/>
          </w:rPr>
          <w:t xml:space="preserve">SUBR</w:t>
        </w:r>
      </w:hyperlink>
      <w:r w:rsidDel="00000000" w:rsidR="00000000" w:rsidRPr="00000000">
        <w:rPr>
          <w:rtl w:val="0"/>
        </w:rPr>
      </w:r>
    </w:p>
    <w:p w:rsidR="00000000" w:rsidDel="00000000" w:rsidP="00000000" w:rsidRDefault="00000000" w:rsidRPr="00000000" w14:paraId="00001D07">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08">
      <w:pPr>
        <w:rPr/>
      </w:pP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subtracts the unsigned Src from the unsigned Dest and stores the result into the Dest register.</w:t>
      </w:r>
    </w:p>
    <w:p w:rsidR="00000000" w:rsidDel="00000000" w:rsidP="00000000" w:rsidRDefault="00000000" w:rsidRPr="00000000" w14:paraId="00001D0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subtraction results in a 32-bit underflow (unsigned borrow), or is cleared (0) if no borrow.</w:t>
      </w:r>
    </w:p>
    <w:p w:rsidR="00000000" w:rsidDel="00000000" w:rsidP="00000000" w:rsidRDefault="00000000" w:rsidRPr="00000000" w14:paraId="00001D0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1D0B">
      <w:pPr>
        <w:rPr/>
      </w:pPr>
      <w:r w:rsidDel="00000000" w:rsidR="00000000" w:rsidRPr="00000000">
        <w:rPr>
          <w:rtl w:val="0"/>
        </w:rPr>
        <w:t xml:space="preserve">To subtract unsigned, multi-long values, use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followed by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as described in </w:t>
      </w:r>
      <w:hyperlink w:anchor="_19e0pvyp0h0x">
        <w:r w:rsidDel="00000000" w:rsidR="00000000" w:rsidRPr="00000000">
          <w:rPr>
            <w:color w:val="1155cc"/>
            <w:u w:val="single"/>
            <w:rtl w:val="0"/>
          </w:rPr>
          <w:t xml:space="preserve">Subtracting Two Multi-Long Values</w:t>
        </w:r>
      </w:hyperlink>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are also used in subtracting signed, multi-long values with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SX</w:t>
      </w:r>
      <w:r w:rsidDel="00000000" w:rsidR="00000000" w:rsidRPr="00000000">
        <w:rPr>
          <w:rtl w:val="0"/>
        </w:rPr>
        <w:t xml:space="preserve"> ending the sequence.</w:t>
      </w:r>
    </w:p>
    <w:p w:rsidR="00000000" w:rsidDel="00000000" w:rsidP="00000000" w:rsidRDefault="00000000" w:rsidRPr="00000000" w14:paraId="00001D0C">
      <w:pPr>
        <w:pStyle w:val="Heading2"/>
        <w:rPr>
          <w:i w:val="1"/>
        </w:rPr>
      </w:pPr>
      <w:bookmarkStart w:colFirst="0" w:colLast="0" w:name="_ss3vapy9cq1h" w:id="342"/>
      <w:bookmarkEnd w:id="342"/>
      <w:r w:rsidDel="00000000" w:rsidR="00000000" w:rsidRPr="00000000">
        <w:rPr>
          <w:rtl w:val="0"/>
        </w:rPr>
        <w:t xml:space="preserve">SUBR</w:t>
      </w:r>
      <w:r w:rsidDel="00000000" w:rsidR="00000000" w:rsidRPr="00000000">
        <w:rPr>
          <w:rtl w:val="0"/>
        </w:rPr>
      </w:r>
    </w:p>
    <w:p w:rsidR="00000000" w:rsidDel="00000000" w:rsidP="00000000" w:rsidRDefault="00000000" w:rsidRPr="00000000" w14:paraId="00001D0D">
      <w:pPr>
        <w:spacing w:after="0" w:lineRule="auto"/>
        <w:rPr/>
      </w:pPr>
      <w:r w:rsidDel="00000000" w:rsidR="00000000" w:rsidRPr="00000000">
        <w:rPr>
          <w:rtl w:val="0"/>
        </w:rPr>
        <w:t xml:space="preserve">Subtract reverse</w:t>
      </w:r>
    </w:p>
    <w:p w:rsidR="00000000" w:rsidDel="00000000" w:rsidP="00000000" w:rsidRDefault="00000000" w:rsidRPr="00000000" w14:paraId="00001D0E">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Subtract one unsigned value from another (in reverse order to SUB).</w:t>
      </w:r>
    </w:p>
    <w:p w:rsidR="00000000" w:rsidDel="00000000" w:rsidP="00000000" w:rsidRDefault="00000000" w:rsidRPr="00000000" w14:paraId="00001D0F">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SUBR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10">
      <w:pPr>
        <w:spacing w:before="40" w:lineRule="auto"/>
        <w:rPr/>
      </w:pPr>
      <w:r w:rsidDel="00000000" w:rsidR="00000000" w:rsidRPr="00000000">
        <w:rPr>
          <w:b w:val="1"/>
          <w:rtl w:val="0"/>
        </w:rPr>
        <w:t xml:space="preserve">Result:</w:t>
      </w:r>
      <w:r w:rsidDel="00000000" w:rsidR="00000000" w:rsidRPr="00000000">
        <w:rPr>
          <w:rtl w:val="0"/>
        </w:rPr>
        <w:t xml:space="preserve"> Difference </w:t>
      </w:r>
      <w:r w:rsidDel="00000000" w:rsidR="00000000" w:rsidRPr="00000000">
        <w:rPr>
          <w:rtl w:val="0"/>
        </w:rPr>
        <w:t xml:space="preserve">of unsigned</w:t>
      </w:r>
      <w:r w:rsidDel="00000000" w:rsidR="00000000" w:rsidRPr="00000000">
        <w:rPr>
          <w:rtl w:val="0"/>
        </w:rPr>
        <w:t xml:space="preserve"> Src and unsigned Dest is stored in Dest and optionally the C and Z flags are updated to the borrow and zero status.</w:t>
      </w:r>
    </w:p>
    <w:p w:rsidR="00000000" w:rsidDel="00000000" w:rsidP="00000000" w:rsidRDefault="00000000" w:rsidRPr="00000000" w14:paraId="00001D11">
      <w:pPr>
        <w:numPr>
          <w:ilvl w:val="0"/>
          <w:numId w:val="1"/>
        </w:numPr>
        <w:spacing w:after="0" w:afterAutospacing="0"/>
        <w:ind w:left="720" w:hanging="360"/>
        <w:rPr/>
      </w:pPr>
      <w:r w:rsidDel="00000000" w:rsidR="00000000" w:rsidRPr="00000000">
        <w:rPr>
          <w:rtl w:val="0"/>
        </w:rPr>
        <w:t xml:space="preserve">Dest is a register containing the value to subtract from Src, and is where the result is written.</w:t>
      </w:r>
    </w:p>
    <w:p w:rsidR="00000000" w:rsidDel="00000000" w:rsidP="00000000" w:rsidRDefault="00000000" w:rsidRPr="00000000" w14:paraId="00001D12">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subtracted by Dest.</w:t>
      </w:r>
    </w:p>
    <w:p w:rsidR="00000000" w:rsidDel="00000000" w:rsidP="00000000" w:rsidRDefault="00000000" w:rsidRPr="00000000" w14:paraId="00001D13">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1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1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22">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23">
            <w:pPr>
              <w:widowControl w:val="0"/>
              <w:spacing w:after="0" w:line="240" w:lineRule="auto"/>
              <w:jc w:val="center"/>
              <w:rPr>
                <w:sz w:val="18"/>
                <w:szCs w:val="18"/>
              </w:rPr>
            </w:pPr>
            <w:r w:rsidDel="00000000" w:rsidR="00000000" w:rsidRPr="00000000">
              <w:rPr>
                <w:sz w:val="18"/>
                <w:szCs w:val="18"/>
                <w:rtl w:val="0"/>
              </w:rPr>
              <w:t xml:space="preserve">borrow of (S - 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24">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25">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26">
      <w:pPr>
        <w:spacing w:before="200" w:lineRule="auto"/>
        <w:rPr/>
      </w:pPr>
      <w:r w:rsidDel="00000000" w:rsidR="00000000" w:rsidRPr="00000000">
        <w:rPr>
          <w:b w:val="1"/>
          <w:rtl w:val="0"/>
        </w:rPr>
        <w:t xml:space="preserve">Related:</w:t>
      </w:r>
      <w:r w:rsidDel="00000000" w:rsidR="00000000" w:rsidRPr="00000000">
        <w:rPr>
          <w:rtl w:val="0"/>
        </w:rPr>
        <w:t xml:space="preserve"> </w:t>
      </w: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tl w:val="0"/>
        </w:rPr>
      </w:r>
    </w:p>
    <w:p w:rsidR="00000000" w:rsidDel="00000000" w:rsidP="00000000" w:rsidRDefault="00000000" w:rsidRPr="00000000" w14:paraId="00001D27">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SUBR</w:t>
      </w:r>
      <w:r w:rsidDel="00000000" w:rsidR="00000000" w:rsidRPr="00000000">
        <w:rPr>
          <w:rtl w:val="0"/>
        </w:rPr>
        <w:t xml:space="preserve"> subtracts the unsigned Dest from the unsigned Src and stores the result into the Dest register.  This is the reverse of the subtraction order of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w:t>
      </w:r>
    </w:p>
    <w:p w:rsidR="00000000" w:rsidDel="00000000" w:rsidP="00000000" w:rsidRDefault="00000000" w:rsidRPr="00000000" w14:paraId="00001D2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subtraction results in a 32-bit underflow (unsigned borrow), or is cleared (0) if no borrow.</w:t>
      </w:r>
    </w:p>
    <w:p w:rsidR="00000000" w:rsidDel="00000000" w:rsidP="00000000" w:rsidRDefault="00000000" w:rsidRPr="00000000" w14:paraId="00001D2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1D2B">
      <w:pPr>
        <w:pStyle w:val="Heading2"/>
        <w:rPr>
          <w:i w:val="1"/>
          <w:highlight w:val="yellow"/>
        </w:rPr>
      </w:pPr>
      <w:bookmarkStart w:colFirst="0" w:colLast="0" w:name="_phb5pufpspb9" w:id="343"/>
      <w:bookmarkEnd w:id="343"/>
      <w:r w:rsidDel="00000000" w:rsidR="00000000" w:rsidRPr="00000000">
        <w:rPr>
          <w:rtl w:val="0"/>
        </w:rPr>
        <w:t xml:space="preserve">SUBS</w:t>
      </w:r>
      <w:r w:rsidDel="00000000" w:rsidR="00000000" w:rsidRPr="00000000">
        <w:rPr>
          <w:rtl w:val="0"/>
        </w:rPr>
      </w:r>
    </w:p>
    <w:p w:rsidR="00000000" w:rsidDel="00000000" w:rsidP="00000000" w:rsidRDefault="00000000" w:rsidRPr="00000000" w14:paraId="00001D2C">
      <w:pPr>
        <w:spacing w:after="0" w:lineRule="auto"/>
        <w:rPr/>
      </w:pPr>
      <w:r w:rsidDel="00000000" w:rsidR="00000000" w:rsidRPr="00000000">
        <w:rPr>
          <w:rtl w:val="0"/>
        </w:rPr>
        <w:t xml:space="preserve">Subtract </w:t>
      </w:r>
      <w:r w:rsidDel="00000000" w:rsidR="00000000" w:rsidRPr="00000000">
        <w:rPr>
          <w:rtl w:val="0"/>
        </w:rPr>
        <w:t xml:space="preserve">signed</w:t>
      </w:r>
      <w:r w:rsidDel="00000000" w:rsidR="00000000" w:rsidRPr="00000000">
        <w:rPr>
          <w:rtl w:val="0"/>
        </w:rPr>
      </w:r>
    </w:p>
    <w:p w:rsidR="00000000" w:rsidDel="00000000" w:rsidP="00000000" w:rsidRDefault="00000000" w:rsidRPr="00000000" w14:paraId="00001D2D">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Subtract one signed value from another.</w:t>
      </w:r>
    </w:p>
    <w:p w:rsidR="00000000" w:rsidDel="00000000" w:rsidP="00000000" w:rsidRDefault="00000000" w:rsidRPr="00000000" w14:paraId="00001D2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SUBS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2F">
      <w:pPr>
        <w:spacing w:before="40" w:lineRule="auto"/>
        <w:rPr/>
      </w:pPr>
      <w:r w:rsidDel="00000000" w:rsidR="00000000" w:rsidRPr="00000000">
        <w:rPr>
          <w:b w:val="1"/>
          <w:rtl w:val="0"/>
        </w:rPr>
        <w:t xml:space="preserve">Result:</w:t>
      </w:r>
      <w:r w:rsidDel="00000000" w:rsidR="00000000" w:rsidRPr="00000000">
        <w:rPr>
          <w:rtl w:val="0"/>
        </w:rPr>
        <w:t xml:space="preserve"> Difference </w:t>
      </w:r>
      <w:r w:rsidDel="00000000" w:rsidR="00000000" w:rsidRPr="00000000">
        <w:rPr>
          <w:rtl w:val="0"/>
        </w:rPr>
        <w:t xml:space="preserve">of signed</w:t>
      </w:r>
      <w:r w:rsidDel="00000000" w:rsidR="00000000" w:rsidRPr="00000000">
        <w:rPr>
          <w:rtl w:val="0"/>
        </w:rPr>
        <w:t xml:space="preserve"> Dest and signed Src is stored in Dest and optionally the C and Z flags are updated to the sign and zero status.</w:t>
      </w:r>
    </w:p>
    <w:p w:rsidR="00000000" w:rsidDel="00000000" w:rsidP="00000000" w:rsidRDefault="00000000" w:rsidRPr="00000000" w14:paraId="00001D30">
      <w:pPr>
        <w:numPr>
          <w:ilvl w:val="0"/>
          <w:numId w:val="1"/>
        </w:numPr>
        <w:spacing w:after="0" w:afterAutospacing="0"/>
        <w:ind w:left="720" w:hanging="360"/>
        <w:rPr/>
      </w:pPr>
      <w:r w:rsidDel="00000000" w:rsidR="00000000" w:rsidRPr="00000000">
        <w:rPr>
          <w:rtl w:val="0"/>
        </w:rPr>
        <w:t xml:space="preserve">Dest is a register containing the value to subtract Src from, and is where the result is written.</w:t>
      </w:r>
    </w:p>
    <w:p w:rsidR="00000000" w:rsidDel="00000000" w:rsidP="00000000" w:rsidRDefault="00000000" w:rsidRPr="00000000" w14:paraId="00001D31">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is subtracted from Dest.</w:t>
      </w:r>
    </w:p>
    <w:p w:rsidR="00000000" w:rsidDel="00000000" w:rsidP="00000000" w:rsidRDefault="00000000" w:rsidRPr="00000000" w14:paraId="00001D3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3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3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3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3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3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4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4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42">
            <w:pPr>
              <w:widowControl w:val="0"/>
              <w:spacing w:after="0" w:line="240" w:lineRule="auto"/>
              <w:jc w:val="center"/>
              <w:rPr>
                <w:sz w:val="18"/>
                <w:szCs w:val="18"/>
              </w:rPr>
            </w:pPr>
            <w:r w:rsidDel="00000000" w:rsidR="00000000" w:rsidRPr="00000000">
              <w:rPr>
                <w:sz w:val="18"/>
                <w:szCs w:val="18"/>
                <w:rtl w:val="0"/>
              </w:rPr>
              <w:t xml:space="preserve">sign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43">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4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tl w:val="0"/>
        </w:rPr>
        <w:t xml:space="preserve">, </w:t>
      </w:r>
      <w:hyperlink w:anchor="_4wyzstsl5slq">
        <w:r w:rsidDel="00000000" w:rsidR="00000000" w:rsidRPr="00000000">
          <w:rPr>
            <w:rFonts w:ascii="Roboto Mono Medium" w:cs="Roboto Mono Medium" w:eastAsia="Roboto Mono Medium" w:hAnsi="Roboto Mono Medium"/>
            <w:color w:val="1155cc"/>
            <w:u w:val="single"/>
            <w:rtl w:val="0"/>
          </w:rPr>
          <w:t xml:space="preserve">SUBX</w:t>
        </w:r>
      </w:hyperlink>
      <w:r w:rsidDel="00000000" w:rsidR="00000000" w:rsidRPr="00000000">
        <w:rPr>
          <w:rtl w:val="0"/>
        </w:rPr>
        <w:t xml:space="preserve">, </w:t>
      </w:r>
      <w:hyperlink w:anchor="_fwvdz7pvnpz3">
        <w:r w:rsidDel="00000000" w:rsidR="00000000" w:rsidRPr="00000000">
          <w:rPr>
            <w:rFonts w:ascii="Roboto Mono Medium" w:cs="Roboto Mono Medium" w:eastAsia="Roboto Mono Medium" w:hAnsi="Roboto Mono Medium"/>
            <w:color w:val="1155cc"/>
            <w:u w:val="single"/>
            <w:rtl w:val="0"/>
          </w:rPr>
          <w:t xml:space="preserve">SUBSX</w:t>
        </w:r>
      </w:hyperlink>
      <w:r w:rsidDel="00000000" w:rsidR="00000000" w:rsidRPr="00000000">
        <w:rPr>
          <w:rtl w:val="0"/>
        </w:rPr>
        <w:t xml:space="preserve">, and </w:t>
      </w:r>
      <w:hyperlink w:anchor="_566nu7hwsj0f">
        <w:r w:rsidDel="00000000" w:rsidR="00000000" w:rsidRPr="00000000">
          <w:rPr>
            <w:rFonts w:ascii="Roboto Mono Medium" w:cs="Roboto Mono Medium" w:eastAsia="Roboto Mono Medium" w:hAnsi="Roboto Mono Medium"/>
            <w:color w:val="1155cc"/>
            <w:u w:val="single"/>
            <w:rtl w:val="0"/>
          </w:rPr>
          <w:t xml:space="preserve">ADDS</w:t>
        </w:r>
      </w:hyperlink>
      <w:r w:rsidDel="00000000" w:rsidR="00000000" w:rsidRPr="00000000">
        <w:rPr>
          <w:rtl w:val="0"/>
        </w:rPr>
      </w:r>
    </w:p>
    <w:p w:rsidR="00000000" w:rsidDel="00000000" w:rsidP="00000000" w:rsidRDefault="00000000" w:rsidRPr="00000000" w14:paraId="00001D4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47">
      <w:pPr>
        <w:rPr/>
      </w:pPr>
      <w:r w:rsidDel="00000000" w:rsidR="00000000" w:rsidRPr="00000000">
        <w:rPr>
          <w:rFonts w:ascii="Roboto Mono Medium" w:cs="Roboto Mono Medium" w:eastAsia="Roboto Mono Medium" w:hAnsi="Roboto Mono Medium"/>
          <w:rtl w:val="0"/>
        </w:rPr>
        <w:t xml:space="preserve">SUBS</w:t>
      </w:r>
      <w:r w:rsidDel="00000000" w:rsidR="00000000" w:rsidRPr="00000000">
        <w:rPr>
          <w:rtl w:val="0"/>
        </w:rPr>
        <w:t xml:space="preserve"> subtracts the signed Src from the signed Dest and stores the result into the Dest register.  If Src is a 9-bit literal, its value is interpreted as positive (0-511; it is not sign-extended) — use ##Value (or insert a prior AUGS instruction) for a 32-bit signed value; negative or positive.</w:t>
      </w:r>
    </w:p>
    <w:p w:rsidR="00000000" w:rsidDel="00000000" w:rsidP="00000000" w:rsidRDefault="00000000" w:rsidRPr="00000000" w14:paraId="00001D4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subtraction results in a signed underflow (signed borrow), or is cleared (0) if no </w:t>
      </w:r>
      <w:r w:rsidDel="00000000" w:rsidR="00000000" w:rsidRPr="00000000">
        <w:rPr>
          <w:rtl w:val="0"/>
        </w:rPr>
        <w:t xml:space="preserve">underflow</w:t>
      </w:r>
      <w:r w:rsidDel="00000000" w:rsidR="00000000" w:rsidRPr="00000000">
        <w:rPr>
          <w:rtl w:val="0"/>
        </w:rPr>
        <w:t xml:space="preserve">.</w:t>
      </w:r>
    </w:p>
    <w:p w:rsidR="00000000" w:rsidDel="00000000" w:rsidP="00000000" w:rsidRDefault="00000000" w:rsidRPr="00000000" w14:paraId="00001D4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1D4A">
      <w:pPr>
        <w:rPr/>
      </w:pPr>
      <w:r w:rsidDel="00000000" w:rsidR="00000000" w:rsidRPr="00000000">
        <w:rPr>
          <w:rtl w:val="0"/>
        </w:rPr>
        <w:t xml:space="preserve">To subtract signed, multi-long values, use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(not </w:t>
      </w:r>
      <w:r w:rsidDel="00000000" w:rsidR="00000000" w:rsidRPr="00000000">
        <w:rPr>
          <w:rFonts w:ascii="Roboto Mono Medium" w:cs="Roboto Mono Medium" w:eastAsia="Roboto Mono Medium" w:hAnsi="Roboto Mono Medium"/>
          <w:rtl w:val="0"/>
        </w:rPr>
        <w:t xml:space="preserve">SUBS</w:t>
      </w:r>
      <w:r w:rsidDel="00000000" w:rsidR="00000000" w:rsidRPr="00000000">
        <w:rPr>
          <w:rtl w:val="0"/>
        </w:rPr>
        <w:t xml:space="preserve">) followed possibly by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and finally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SX</w:t>
      </w:r>
      <w:r w:rsidDel="00000000" w:rsidR="00000000" w:rsidRPr="00000000">
        <w:rPr>
          <w:rtl w:val="0"/>
        </w:rPr>
        <w:t xml:space="preserve"> as described in </w:t>
      </w:r>
      <w:hyperlink w:anchor="_19e0pvyp0h0x">
        <w:r w:rsidDel="00000000" w:rsidR="00000000" w:rsidRPr="00000000">
          <w:rPr>
            <w:color w:val="1155cc"/>
            <w:u w:val="single"/>
            <w:rtl w:val="0"/>
          </w:rPr>
          <w:t xml:space="preserve">Subtracting Two Multi-Long Values</w:t>
        </w:r>
      </w:hyperlink>
      <w:r w:rsidDel="00000000" w:rsidR="00000000" w:rsidRPr="00000000">
        <w:rPr>
          <w:shd w:fill="fff2cc" w:val="clear"/>
          <w:rtl w:val="0"/>
        </w:rPr>
        <w:t xml:space="preserve">.</w:t>
      </w:r>
      <w:r w:rsidDel="00000000" w:rsidR="00000000" w:rsidRPr="00000000">
        <w:rPr>
          <w:rtl w:val="0"/>
        </w:rPr>
        <w:t xml:space="preserve"> </w:t>
      </w:r>
    </w:p>
    <w:p w:rsidR="00000000" w:rsidDel="00000000" w:rsidP="00000000" w:rsidRDefault="00000000" w:rsidRPr="00000000" w14:paraId="00001D4B">
      <w:pPr>
        <w:pStyle w:val="Heading2"/>
        <w:rPr>
          <w:i w:val="1"/>
          <w:highlight w:val="yellow"/>
        </w:rPr>
      </w:pPr>
      <w:bookmarkStart w:colFirst="0" w:colLast="0" w:name="_fwvdz7pvnpz3" w:id="344"/>
      <w:bookmarkEnd w:id="344"/>
      <w:r w:rsidDel="00000000" w:rsidR="00000000" w:rsidRPr="00000000">
        <w:rPr>
          <w:rtl w:val="0"/>
        </w:rPr>
        <w:t xml:space="preserve">SUBSX</w:t>
      </w:r>
      <w:r w:rsidDel="00000000" w:rsidR="00000000" w:rsidRPr="00000000">
        <w:rPr>
          <w:rtl w:val="0"/>
        </w:rPr>
      </w:r>
    </w:p>
    <w:p w:rsidR="00000000" w:rsidDel="00000000" w:rsidP="00000000" w:rsidRDefault="00000000" w:rsidRPr="00000000" w14:paraId="00001D4C">
      <w:pPr>
        <w:spacing w:after="0" w:lineRule="auto"/>
        <w:rPr/>
      </w:pPr>
      <w:r w:rsidDel="00000000" w:rsidR="00000000" w:rsidRPr="00000000">
        <w:rPr>
          <w:rtl w:val="0"/>
        </w:rPr>
        <w:t xml:space="preserve">Subtract</w:t>
      </w:r>
      <w:r w:rsidDel="00000000" w:rsidR="00000000" w:rsidRPr="00000000">
        <w:rPr>
          <w:rtl w:val="0"/>
        </w:rPr>
        <w:t xml:space="preserve"> signed, extended</w:t>
      </w:r>
    </w:p>
    <w:p w:rsidR="00000000" w:rsidDel="00000000" w:rsidP="00000000" w:rsidRDefault="00000000" w:rsidRPr="00000000" w14:paraId="00001D4D">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Subtract one signed extended value from another.</w:t>
      </w:r>
    </w:p>
    <w:p w:rsidR="00000000" w:rsidDel="00000000" w:rsidP="00000000" w:rsidRDefault="00000000" w:rsidRPr="00000000" w14:paraId="00001D4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SUBSX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4F">
      <w:pPr>
        <w:spacing w:before="40" w:lineRule="auto"/>
        <w:rPr/>
      </w:pPr>
      <w:r w:rsidDel="00000000" w:rsidR="00000000" w:rsidRPr="00000000">
        <w:rPr>
          <w:b w:val="1"/>
          <w:rtl w:val="0"/>
        </w:rPr>
        <w:t xml:space="preserve">Result:</w:t>
      </w:r>
      <w:r w:rsidDel="00000000" w:rsidR="00000000" w:rsidRPr="00000000">
        <w:rPr>
          <w:rtl w:val="0"/>
        </w:rPr>
        <w:t xml:space="preserve"> Difference </w:t>
      </w:r>
      <w:r w:rsidDel="00000000" w:rsidR="00000000" w:rsidRPr="00000000">
        <w:rPr>
          <w:rtl w:val="0"/>
        </w:rPr>
        <w:t xml:space="preserve">of signed</w:t>
      </w:r>
      <w:r w:rsidDel="00000000" w:rsidR="00000000" w:rsidRPr="00000000">
        <w:rPr>
          <w:rtl w:val="0"/>
        </w:rPr>
        <w:t xml:space="preserve"> Dest and signed Src (plus C) is stored in Dest and optionally the C and Z flags are updated to the extended sign and zero status.</w:t>
      </w:r>
    </w:p>
    <w:p w:rsidR="00000000" w:rsidDel="00000000" w:rsidP="00000000" w:rsidRDefault="00000000" w:rsidRPr="00000000" w14:paraId="00001D50">
      <w:pPr>
        <w:numPr>
          <w:ilvl w:val="0"/>
          <w:numId w:val="1"/>
        </w:numPr>
        <w:spacing w:after="0" w:afterAutospacing="0"/>
        <w:ind w:left="720" w:hanging="360"/>
        <w:rPr/>
      </w:pPr>
      <w:r w:rsidDel="00000000" w:rsidR="00000000" w:rsidRPr="00000000">
        <w:rPr>
          <w:rtl w:val="0"/>
        </w:rPr>
        <w:t xml:space="preserve">Dest is a register containing the value to subtract Src plus C from, and is where the result is written.</w:t>
      </w:r>
    </w:p>
    <w:p w:rsidR="00000000" w:rsidDel="00000000" w:rsidP="00000000" w:rsidRDefault="00000000" w:rsidRPr="00000000" w14:paraId="00001D51">
      <w:pPr>
        <w:numPr>
          <w:ilvl w:val="0"/>
          <w:numId w:val="1"/>
        </w:numPr>
        <w:spacing w:after="0" w:afterAutospacing="0"/>
        <w:ind w:left="720" w:hanging="360"/>
        <w:rPr/>
      </w:pPr>
      <w:r w:rsidDel="00000000" w:rsidR="00000000" w:rsidRPr="00000000">
        <w:rPr>
          <w:rtl w:val="0"/>
        </w:rPr>
        <w:t xml:space="preserve">Src is a register, 9-bit literal, or 32-bit augmented literal whose value plus C is subtracted from Dest.</w:t>
      </w:r>
    </w:p>
    <w:p w:rsidR="00000000" w:rsidDel="00000000" w:rsidP="00000000" w:rsidRDefault="00000000" w:rsidRPr="00000000" w14:paraId="00001D52">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6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5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5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5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6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6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62">
            <w:pPr>
              <w:widowControl w:val="0"/>
              <w:spacing w:after="0" w:line="240" w:lineRule="auto"/>
              <w:jc w:val="center"/>
              <w:rPr>
                <w:sz w:val="18"/>
                <w:szCs w:val="18"/>
              </w:rPr>
            </w:pPr>
            <w:r w:rsidDel="00000000" w:rsidR="00000000" w:rsidRPr="00000000">
              <w:rPr>
                <w:sz w:val="18"/>
                <w:szCs w:val="18"/>
                <w:rtl w:val="0"/>
              </w:rPr>
              <w:t xml:space="preserve">sign of D-(S+C)</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63">
            <w:pPr>
              <w:widowControl w:val="0"/>
              <w:spacing w:after="0" w:line="240" w:lineRule="auto"/>
              <w:jc w:val="center"/>
              <w:rPr>
                <w:sz w:val="18"/>
                <w:szCs w:val="18"/>
              </w:rPr>
            </w:pPr>
            <w:r w:rsidDel="00000000" w:rsidR="00000000" w:rsidRPr="00000000">
              <w:rPr>
                <w:sz w:val="18"/>
                <w:szCs w:val="18"/>
                <w:rtl w:val="0"/>
              </w:rPr>
              <w:t xml:space="preserve">Z AND (Result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6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tl w:val="0"/>
        </w:rPr>
        <w:t xml:space="preserve">, </w:t>
      </w:r>
      <w:hyperlink w:anchor="_4wyzstsl5slq">
        <w:r w:rsidDel="00000000" w:rsidR="00000000" w:rsidRPr="00000000">
          <w:rPr>
            <w:rFonts w:ascii="Roboto Mono Medium" w:cs="Roboto Mono Medium" w:eastAsia="Roboto Mono Medium" w:hAnsi="Roboto Mono Medium"/>
            <w:color w:val="1155cc"/>
            <w:u w:val="single"/>
            <w:rtl w:val="0"/>
          </w:rPr>
          <w:t xml:space="preserve">SUBX</w:t>
        </w:r>
      </w:hyperlink>
      <w:r w:rsidDel="00000000" w:rsidR="00000000" w:rsidRPr="00000000">
        <w:rPr>
          <w:rtl w:val="0"/>
        </w:rPr>
        <w:t xml:space="preserve">, </w:t>
      </w:r>
      <w:hyperlink w:anchor="_fwvdz7pvnpz3">
        <w:r w:rsidDel="00000000" w:rsidR="00000000" w:rsidRPr="00000000">
          <w:rPr>
            <w:rFonts w:ascii="Roboto Mono Medium" w:cs="Roboto Mono Medium" w:eastAsia="Roboto Mono Medium" w:hAnsi="Roboto Mono Medium"/>
            <w:color w:val="1155cc"/>
            <w:u w:val="single"/>
            <w:rtl w:val="0"/>
          </w:rPr>
          <w:t xml:space="preserve">SUBSX</w:t>
        </w:r>
      </w:hyperlink>
      <w:r w:rsidDel="00000000" w:rsidR="00000000" w:rsidRPr="00000000">
        <w:rPr>
          <w:rtl w:val="0"/>
        </w:rPr>
        <w:t xml:space="preserve">, and </w:t>
      </w:r>
      <w:hyperlink w:anchor="_23s34xc9b4y1">
        <w:r w:rsidDel="00000000" w:rsidR="00000000" w:rsidRPr="00000000">
          <w:rPr>
            <w:rFonts w:ascii="Roboto Mono Medium" w:cs="Roboto Mono Medium" w:eastAsia="Roboto Mono Medium" w:hAnsi="Roboto Mono Medium"/>
            <w:color w:val="1155cc"/>
            <w:u w:val="single"/>
            <w:rtl w:val="0"/>
          </w:rPr>
          <w:t xml:space="preserve">ADDSX</w:t>
        </w:r>
      </w:hyperlink>
      <w:r w:rsidDel="00000000" w:rsidR="00000000" w:rsidRPr="00000000">
        <w:rPr>
          <w:rtl w:val="0"/>
        </w:rPr>
      </w:r>
    </w:p>
    <w:p w:rsidR="00000000" w:rsidDel="00000000" w:rsidP="00000000" w:rsidRDefault="00000000" w:rsidRPr="00000000" w14:paraId="00001D6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SUBSX</w:t>
      </w:r>
      <w:r w:rsidDel="00000000" w:rsidR="00000000" w:rsidRPr="00000000">
        <w:rPr>
          <w:rtl w:val="0"/>
        </w:rPr>
        <w:t xml:space="preserve"> subtracts the signed value of Src plus C from the signed Dest and stores the result into the Dest register.  The </w:t>
      </w:r>
      <w:r w:rsidDel="00000000" w:rsidR="00000000" w:rsidRPr="00000000">
        <w:rPr>
          <w:rFonts w:ascii="Roboto Mono Medium" w:cs="Roboto Mono Medium" w:eastAsia="Roboto Mono Medium" w:hAnsi="Roboto Mono Medium"/>
          <w:rtl w:val="0"/>
        </w:rPr>
        <w:t xml:space="preserve">SUBSX</w:t>
      </w:r>
      <w:r w:rsidDel="00000000" w:rsidR="00000000" w:rsidRPr="00000000">
        <w:rPr>
          <w:rtl w:val="0"/>
        </w:rPr>
        <w:t xml:space="preserve"> instruction is used to perform signed multi-long (extended) subtraction, such as 64-bit subtraction.</w:t>
      </w:r>
    </w:p>
    <w:p w:rsidR="00000000" w:rsidDel="00000000" w:rsidP="00000000" w:rsidRDefault="00000000" w:rsidRPr="00000000" w14:paraId="00001D68">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(Result[31] = 1), or is cleared (0) if positive.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instructions for proper final C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1D6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Z was previously set and the result of Dest - (Src + C) is zero, or it is cleared (0) if non-zero.  Use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instructions for proper final Z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1D6A">
      <w:pPr>
        <w:rPr/>
      </w:pPr>
      <w:r w:rsidDel="00000000" w:rsidR="00000000" w:rsidRPr="00000000">
        <w:rPr>
          <w:rtl w:val="0"/>
        </w:rPr>
        <w:t xml:space="preserve">To subtract signed multi-long values, use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(not </w:t>
      </w:r>
      <w:r w:rsidDel="00000000" w:rsidR="00000000" w:rsidRPr="00000000">
        <w:rPr>
          <w:rFonts w:ascii="Roboto Mono Medium" w:cs="Roboto Mono Medium" w:eastAsia="Roboto Mono Medium" w:hAnsi="Roboto Mono Medium"/>
          <w:rtl w:val="0"/>
        </w:rPr>
        <w:t xml:space="preserve">SUBS</w:t>
      </w:r>
      <w:r w:rsidDel="00000000" w:rsidR="00000000" w:rsidRPr="00000000">
        <w:rPr>
          <w:rtl w:val="0"/>
        </w:rPr>
        <w:t xml:space="preserve">) followed possibly by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and finally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rtl w:val="0"/>
        </w:rPr>
        <w:t xml:space="preserve">SX</w:t>
      </w:r>
      <w:r w:rsidDel="00000000" w:rsidR="00000000" w:rsidRPr="00000000">
        <w:rPr>
          <w:rtl w:val="0"/>
        </w:rPr>
        <w:t xml:space="preserve"> as described in </w:t>
      </w:r>
      <w:hyperlink w:anchor="_19e0pvyp0h0x">
        <w:r w:rsidDel="00000000" w:rsidR="00000000" w:rsidRPr="00000000">
          <w:rPr>
            <w:color w:val="1155cc"/>
            <w:u w:val="single"/>
            <w:rtl w:val="0"/>
          </w:rPr>
          <w:t xml:space="preserve">Subtracting Two Multi-Long Values</w:t>
        </w:r>
      </w:hyperlink>
      <w:r w:rsidDel="00000000" w:rsidR="00000000" w:rsidRPr="00000000">
        <w:rPr>
          <w:rtl w:val="0"/>
        </w:rPr>
        <w:t xml:space="preserve">.</w:t>
      </w:r>
    </w:p>
    <w:p w:rsidR="00000000" w:rsidDel="00000000" w:rsidP="00000000" w:rsidRDefault="00000000" w:rsidRPr="00000000" w14:paraId="00001D6B">
      <w:pPr>
        <w:pStyle w:val="Heading2"/>
        <w:rPr>
          <w:i w:val="1"/>
          <w:highlight w:val="yellow"/>
        </w:rPr>
      </w:pPr>
      <w:bookmarkStart w:colFirst="0" w:colLast="0" w:name="_4wyzstsl5slq" w:id="345"/>
      <w:bookmarkEnd w:id="345"/>
      <w:r w:rsidDel="00000000" w:rsidR="00000000" w:rsidRPr="00000000">
        <w:rPr>
          <w:rtl w:val="0"/>
        </w:rPr>
        <w:t xml:space="preserve">SUBX</w:t>
      </w:r>
      <w:r w:rsidDel="00000000" w:rsidR="00000000" w:rsidRPr="00000000">
        <w:rPr>
          <w:rtl w:val="0"/>
        </w:rPr>
      </w:r>
    </w:p>
    <w:p w:rsidR="00000000" w:rsidDel="00000000" w:rsidP="00000000" w:rsidRDefault="00000000" w:rsidRPr="00000000" w14:paraId="00001D6C">
      <w:pPr>
        <w:spacing w:after="0" w:lineRule="auto"/>
        <w:rPr/>
      </w:pPr>
      <w:r w:rsidDel="00000000" w:rsidR="00000000" w:rsidRPr="00000000">
        <w:rPr>
          <w:rtl w:val="0"/>
        </w:rPr>
        <w:t xml:space="preserve">Subtract</w:t>
      </w:r>
      <w:r w:rsidDel="00000000" w:rsidR="00000000" w:rsidRPr="00000000">
        <w:rPr>
          <w:rtl w:val="0"/>
        </w:rPr>
        <w:t xml:space="preserve"> extended</w:t>
      </w:r>
    </w:p>
    <w:p w:rsidR="00000000" w:rsidDel="00000000" w:rsidP="00000000" w:rsidRDefault="00000000" w:rsidRPr="00000000" w14:paraId="00001D6D">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Subtract one unsigned extended value from another.</w:t>
      </w:r>
    </w:p>
    <w:p w:rsidR="00000000" w:rsidDel="00000000" w:rsidP="00000000" w:rsidRDefault="00000000" w:rsidRPr="00000000" w14:paraId="00001D6E">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SUBX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6F">
      <w:pPr>
        <w:spacing w:before="40" w:lineRule="auto"/>
        <w:rPr/>
      </w:pPr>
      <w:r w:rsidDel="00000000" w:rsidR="00000000" w:rsidRPr="00000000">
        <w:rPr>
          <w:b w:val="1"/>
          <w:rtl w:val="0"/>
        </w:rPr>
        <w:t xml:space="preserve">Result:</w:t>
      </w:r>
      <w:r w:rsidDel="00000000" w:rsidR="00000000" w:rsidRPr="00000000">
        <w:rPr>
          <w:rtl w:val="0"/>
        </w:rPr>
        <w:t xml:space="preserve"> Difference </w:t>
      </w:r>
      <w:r w:rsidDel="00000000" w:rsidR="00000000" w:rsidRPr="00000000">
        <w:rPr>
          <w:rtl w:val="0"/>
        </w:rPr>
        <w:t xml:space="preserve">of unsigned</w:t>
      </w:r>
      <w:r w:rsidDel="00000000" w:rsidR="00000000" w:rsidRPr="00000000">
        <w:rPr>
          <w:rtl w:val="0"/>
        </w:rPr>
        <w:t xml:space="preserve"> Dest and unsigned Src (plus C) is stored in Dest and optionally the C and Z flags are updated to the extended borrow and zero status.</w:t>
      </w:r>
    </w:p>
    <w:p w:rsidR="00000000" w:rsidDel="00000000" w:rsidP="00000000" w:rsidRDefault="00000000" w:rsidRPr="00000000" w14:paraId="00001D70">
      <w:pPr>
        <w:numPr>
          <w:ilvl w:val="0"/>
          <w:numId w:val="1"/>
        </w:numPr>
        <w:spacing w:after="0" w:afterAutospacing="0"/>
        <w:ind w:left="720" w:hanging="360"/>
        <w:rPr>
          <w:b w:val="0"/>
          <w:sz w:val="20"/>
          <w:szCs w:val="20"/>
        </w:rPr>
      </w:pPr>
      <w:r w:rsidDel="00000000" w:rsidR="00000000" w:rsidRPr="00000000">
        <w:rPr>
          <w:rtl w:val="0"/>
        </w:rPr>
        <w:t xml:space="preserve">Dest is a register containing the value to subtract Src plus C from, and is where the result is written.</w:t>
      </w:r>
    </w:p>
    <w:p w:rsidR="00000000" w:rsidDel="00000000" w:rsidP="00000000" w:rsidRDefault="00000000" w:rsidRPr="00000000" w14:paraId="00001D71">
      <w:pPr>
        <w:numPr>
          <w:ilvl w:val="0"/>
          <w:numId w:val="1"/>
        </w:numPr>
        <w:spacing w:after="0" w:afterAutospacing="0"/>
        <w:ind w:left="720" w:hanging="360"/>
        <w:rPr>
          <w:b w:val="0"/>
          <w:sz w:val="20"/>
          <w:szCs w:val="20"/>
        </w:rPr>
      </w:pPr>
      <w:r w:rsidDel="00000000" w:rsidR="00000000" w:rsidRPr="00000000">
        <w:rPr>
          <w:rtl w:val="0"/>
        </w:rPr>
        <w:t xml:space="preserve">Src is a register, 9-bit literal, or 32-bit augmented literal whose value plus C is subtracted from Dest.</w:t>
      </w:r>
    </w:p>
    <w:p w:rsidR="00000000" w:rsidDel="00000000" w:rsidP="00000000" w:rsidRDefault="00000000" w:rsidRPr="00000000" w14:paraId="00001D72">
      <w:pPr>
        <w:numPr>
          <w:ilvl w:val="0"/>
          <w:numId w:val="1"/>
        </w:numPr>
        <w:ind w:left="720" w:hanging="360"/>
        <w:rPr>
          <w:b w:val="0"/>
          <w:sz w:val="20"/>
          <w:szCs w:val="2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7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7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7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7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7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8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8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82">
            <w:pPr>
              <w:widowControl w:val="0"/>
              <w:spacing w:after="0" w:line="240" w:lineRule="auto"/>
              <w:jc w:val="center"/>
              <w:rPr>
                <w:sz w:val="18"/>
                <w:szCs w:val="18"/>
              </w:rPr>
            </w:pPr>
            <w:r w:rsidDel="00000000" w:rsidR="00000000" w:rsidRPr="00000000">
              <w:rPr>
                <w:sz w:val="18"/>
                <w:szCs w:val="18"/>
                <w:rtl w:val="0"/>
              </w:rPr>
              <w:t xml:space="preserve">borrow of D-(S+C)</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83">
            <w:pPr>
              <w:widowControl w:val="0"/>
              <w:spacing w:after="0" w:line="240" w:lineRule="auto"/>
              <w:jc w:val="center"/>
              <w:rPr>
                <w:sz w:val="18"/>
                <w:szCs w:val="18"/>
              </w:rPr>
            </w:pPr>
            <w:r w:rsidDel="00000000" w:rsidR="00000000" w:rsidRPr="00000000">
              <w:rPr>
                <w:sz w:val="18"/>
                <w:szCs w:val="18"/>
                <w:rtl w:val="0"/>
              </w:rPr>
              <w:t xml:space="preserve">Z AND (Result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8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b w:val="1"/>
          <w:rtl w:val="0"/>
        </w:rPr>
        <w:t xml:space="preserve">Related:</w:t>
      </w:r>
      <w:r w:rsidDel="00000000" w:rsidR="00000000" w:rsidRPr="00000000">
        <w:rPr>
          <w:rtl w:val="0"/>
        </w:rPr>
        <w:t xml:space="preserve"> </w:t>
      </w:r>
      <w:hyperlink w:anchor="_q0s2vcp5e3i5">
        <w:r w:rsidDel="00000000" w:rsidR="00000000" w:rsidRPr="00000000">
          <w:rPr>
            <w:rFonts w:ascii="Roboto Mono Medium" w:cs="Roboto Mono Medium" w:eastAsia="Roboto Mono Medium" w:hAnsi="Roboto Mono Medium"/>
            <w:color w:val="1155cc"/>
            <w:u w:val="single"/>
            <w:rtl w:val="0"/>
          </w:rPr>
          <w:t xml:space="preserve">SUB</w:t>
        </w:r>
      </w:hyperlink>
      <w:r w:rsidDel="00000000" w:rsidR="00000000" w:rsidRPr="00000000">
        <w:rPr>
          <w:rtl w:val="0"/>
        </w:rPr>
        <w:t xml:space="preserve">,</w:t>
      </w:r>
      <w:r w:rsidDel="00000000" w:rsidR="00000000" w:rsidRPr="00000000">
        <w:rPr>
          <w:rtl w:val="0"/>
        </w:rPr>
        <w:t xml:space="preserve"> </w:t>
      </w:r>
      <w:hyperlink w:anchor="_fwvdz7pvnpz3">
        <w:r w:rsidDel="00000000" w:rsidR="00000000" w:rsidRPr="00000000">
          <w:rPr>
            <w:rFonts w:ascii="Roboto Mono Medium" w:cs="Roboto Mono Medium" w:eastAsia="Roboto Mono Medium" w:hAnsi="Roboto Mono Medium"/>
            <w:color w:val="1155cc"/>
            <w:u w:val="single"/>
            <w:rtl w:val="0"/>
          </w:rPr>
          <w:t xml:space="preserve">SUB</w:t>
        </w:r>
      </w:hyperlink>
      <w:hyperlink w:anchor="_fwvdz7pvnpz3">
        <w:r w:rsidDel="00000000" w:rsidR="00000000" w:rsidRPr="00000000">
          <w:rPr>
            <w:rFonts w:ascii="Roboto Mono Medium" w:cs="Roboto Mono Medium" w:eastAsia="Roboto Mono Medium" w:hAnsi="Roboto Mono Medium"/>
            <w:color w:val="1155cc"/>
            <w:u w:val="single"/>
            <w:rtl w:val="0"/>
          </w:rPr>
          <w:t xml:space="preserve">SX</w:t>
        </w:r>
      </w:hyperlink>
      <w:r w:rsidDel="00000000" w:rsidR="00000000" w:rsidRPr="00000000">
        <w:rPr>
          <w:rtl w:val="0"/>
        </w:rPr>
        <w:t xml:space="preserve">, and </w:t>
      </w:r>
      <w:hyperlink w:anchor="_vhdbx9ift4rv">
        <w:r w:rsidDel="00000000" w:rsidR="00000000" w:rsidRPr="00000000">
          <w:rPr>
            <w:rFonts w:ascii="Roboto Mono Medium" w:cs="Roboto Mono Medium" w:eastAsia="Roboto Mono Medium" w:hAnsi="Roboto Mono Medium"/>
            <w:color w:val="1155cc"/>
            <w:u w:val="single"/>
            <w:rtl w:val="0"/>
          </w:rPr>
          <w:t xml:space="preserve">ADDX</w:t>
        </w:r>
      </w:hyperlink>
      <w:r w:rsidDel="00000000" w:rsidR="00000000" w:rsidRPr="00000000">
        <w:rPr>
          <w:rtl w:val="0"/>
        </w:rPr>
      </w:r>
    </w:p>
    <w:p w:rsidR="00000000" w:rsidDel="00000000" w:rsidP="00000000" w:rsidRDefault="00000000" w:rsidRPr="00000000" w14:paraId="00001D86">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87">
      <w:pPr>
        <w:rPr/>
      </w:pP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subtracts the unsigned value of Src plus C from the unsigned Dest and stores the result into the Dest register.  The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 is used to perform unsigned multi-long (extended) subtraction, such as 64-bit subtraction.</w:t>
      </w:r>
    </w:p>
    <w:p w:rsidR="00000000" w:rsidDel="00000000" w:rsidP="00000000" w:rsidRDefault="00000000" w:rsidRPr="00000000" w14:paraId="00001D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subtraction results in an unsigned borrow, or is cleared (0) if no borrow.  Use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instructions </w:t>
      </w:r>
      <w:r w:rsidDel="00000000" w:rsidR="00000000" w:rsidRPr="00000000">
        <w:rPr>
          <w:rtl w:val="0"/>
        </w:rPr>
        <w:t xml:space="preserve">for proper</w:t>
      </w:r>
      <w:r w:rsidDel="00000000" w:rsidR="00000000" w:rsidRPr="00000000">
        <w:rPr>
          <w:rtl w:val="0"/>
        </w:rPr>
        <w:t xml:space="preserve"> final C </w:t>
      </w:r>
      <w:r w:rsidDel="00000000" w:rsidR="00000000" w:rsidRPr="00000000">
        <w:rPr>
          <w:rtl w:val="0"/>
        </w:rPr>
        <w:t xml:space="preserve">flag</w:t>
      </w:r>
      <w:r w:rsidDel="00000000" w:rsidR="00000000" w:rsidRPr="00000000">
        <w:rPr>
          <w:rtl w:val="0"/>
        </w:rPr>
        <w:t xml:space="preserve">.  If C is set after the last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 a multi-long subtraction, it indicates unsigned underflow.</w:t>
      </w:r>
    </w:p>
    <w:p w:rsidR="00000000" w:rsidDel="00000000" w:rsidP="00000000" w:rsidRDefault="00000000" w:rsidRPr="00000000" w14:paraId="00001D89">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Z was previously set and the result of Dest - (Src + C) is zero, or it is cleared (0) if non-zero.  Use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w:t>
      </w:r>
      <w:r w:rsidDel="00000000" w:rsidR="00000000" w:rsidRPr="00000000">
        <w:rPr>
          <w:rtl w:val="0"/>
        </w:rPr>
        <w:t xml:space="preserve">on preceding</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SUBX</w:t>
      </w:r>
      <w:r w:rsidDel="00000000" w:rsidR="00000000" w:rsidRPr="00000000">
        <w:rPr>
          <w:rtl w:val="0"/>
        </w:rPr>
        <w:t xml:space="preserve"> instructions </w:t>
      </w:r>
      <w:r w:rsidDel="00000000" w:rsidR="00000000" w:rsidRPr="00000000">
        <w:rPr>
          <w:rtl w:val="0"/>
        </w:rPr>
        <w:t xml:space="preserve">for proper</w:t>
      </w:r>
      <w:r w:rsidDel="00000000" w:rsidR="00000000" w:rsidRPr="00000000">
        <w:rPr>
          <w:rtl w:val="0"/>
        </w:rPr>
        <w:t xml:space="preserve"> final Z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1D8A">
      <w:pPr>
        <w:rPr>
          <w:b w:val="0"/>
          <w:sz w:val="20"/>
          <w:szCs w:val="20"/>
          <w:shd w:fill="fff2cc" w:val="clear"/>
        </w:rPr>
      </w:pPr>
      <w:r w:rsidDel="00000000" w:rsidR="00000000" w:rsidRPr="00000000">
        <w:rPr>
          <w:b w:val="0"/>
          <w:sz w:val="20"/>
          <w:szCs w:val="20"/>
          <w:rtl w:val="0"/>
        </w:rPr>
        <w:t xml:space="preserve">To subtract unsigned multi-long values, use </w:t>
      </w:r>
      <w:r w:rsidDel="00000000" w:rsidR="00000000" w:rsidRPr="00000000">
        <w:rPr>
          <w:rFonts w:ascii="Roboto Mono Medium" w:cs="Roboto Mono Medium" w:eastAsia="Roboto Mono Medium" w:hAnsi="Roboto Mono Medium"/>
          <w:rtl w:val="0"/>
        </w:rPr>
        <w:t xml:space="preserve">SUB</w:t>
      </w:r>
      <w:r w:rsidDel="00000000" w:rsidR="00000000" w:rsidRPr="00000000">
        <w:rPr>
          <w:b w:val="0"/>
          <w:sz w:val="20"/>
          <w:szCs w:val="20"/>
          <w:rtl w:val="0"/>
        </w:rPr>
        <w:t xml:space="preserve"> followed by one or more </w:t>
      </w:r>
      <w:r w:rsidDel="00000000" w:rsidR="00000000" w:rsidRPr="00000000">
        <w:rPr>
          <w:rFonts w:ascii="Roboto Mono Medium" w:cs="Roboto Mono Medium" w:eastAsia="Roboto Mono Medium" w:hAnsi="Roboto Mono Medium"/>
          <w:rtl w:val="0"/>
        </w:rPr>
        <w:t xml:space="preserve">SUB</w:t>
      </w:r>
      <w:r w:rsidDel="00000000" w:rsidR="00000000" w:rsidRPr="00000000">
        <w:rPr>
          <w:rFonts w:ascii="Roboto Mono Medium" w:cs="Roboto Mono Medium" w:eastAsia="Roboto Mono Medium" w:hAnsi="Roboto Mono Medium"/>
          <w:b w:val="0"/>
          <w:sz w:val="20"/>
          <w:szCs w:val="20"/>
          <w:rtl w:val="0"/>
        </w:rPr>
        <w:t xml:space="preserve">X</w:t>
      </w:r>
      <w:r w:rsidDel="00000000" w:rsidR="00000000" w:rsidRPr="00000000">
        <w:rPr>
          <w:b w:val="0"/>
          <w:sz w:val="20"/>
          <w:szCs w:val="20"/>
          <w:rtl w:val="0"/>
        </w:rPr>
        <w:t xml:space="preserve"> instructions as described in </w:t>
      </w:r>
      <w:hyperlink w:anchor="_19e0pvyp0h0x">
        <w:r w:rsidDel="00000000" w:rsidR="00000000" w:rsidRPr="00000000">
          <w:rPr>
            <w:color w:val="1155cc"/>
            <w:u w:val="single"/>
            <w:rtl w:val="0"/>
          </w:rPr>
          <w:t xml:space="preserve">Subtracting Two Multi-Long Values</w:t>
        </w:r>
      </w:hyperlink>
      <w:r w:rsidDel="00000000" w:rsidR="00000000" w:rsidRPr="00000000">
        <w:rPr>
          <w:b w:val="0"/>
          <w:sz w:val="20"/>
          <w:szCs w:val="20"/>
          <w:shd w:fill="fff2cc" w:val="clear"/>
          <w:rtl w:val="0"/>
        </w:rPr>
        <w:t xml:space="preserve">.</w:t>
      </w:r>
    </w:p>
    <w:p w:rsidR="00000000" w:rsidDel="00000000" w:rsidP="00000000" w:rsidRDefault="00000000" w:rsidRPr="00000000" w14:paraId="00001D8B">
      <w:pPr>
        <w:pStyle w:val="Heading2"/>
        <w:rPr>
          <w:i w:val="1"/>
        </w:rPr>
      </w:pPr>
      <w:bookmarkStart w:colFirst="0" w:colLast="0" w:name="_8370tvf23i61" w:id="346"/>
      <w:bookmarkEnd w:id="346"/>
      <w:r w:rsidDel="00000000" w:rsidR="00000000" w:rsidRPr="00000000">
        <w:rPr>
          <w:rtl w:val="0"/>
        </w:rPr>
        <w:t xml:space="preserve">SUMC / SUMNC</w:t>
      </w:r>
      <w:r w:rsidDel="00000000" w:rsidR="00000000" w:rsidRPr="00000000">
        <w:rPr>
          <w:rtl w:val="0"/>
        </w:rPr>
      </w:r>
    </w:p>
    <w:p w:rsidR="00000000" w:rsidDel="00000000" w:rsidP="00000000" w:rsidRDefault="00000000" w:rsidRPr="00000000" w14:paraId="00001D8C">
      <w:pPr>
        <w:spacing w:after="0" w:lineRule="auto"/>
        <w:rPr/>
      </w:pPr>
      <w:r w:rsidDel="00000000" w:rsidR="00000000" w:rsidRPr="00000000">
        <w:rPr>
          <w:rtl w:val="0"/>
        </w:rPr>
        <w:t xml:space="preserve">Sum C or Sum not C</w:t>
      </w:r>
      <w:r w:rsidDel="00000000" w:rsidR="00000000" w:rsidRPr="00000000">
        <w:rPr>
          <w:rtl w:val="0"/>
        </w:rPr>
      </w:r>
    </w:p>
    <w:p w:rsidR="00000000" w:rsidDel="00000000" w:rsidP="00000000" w:rsidRDefault="00000000" w:rsidRPr="00000000" w14:paraId="00001D8D">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Adjust signed value by other C-negated or !C-negated value.</w:t>
      </w:r>
    </w:p>
    <w:p w:rsidR="00000000" w:rsidDel="00000000" w:rsidP="00000000" w:rsidRDefault="00000000" w:rsidRPr="00000000" w14:paraId="00001D8E">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SUMC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8F">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SUMNC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90">
      <w:pPr>
        <w:spacing w:before="40" w:lineRule="auto"/>
        <w:rPr/>
      </w:pPr>
      <w:r w:rsidDel="00000000" w:rsidR="00000000" w:rsidRPr="00000000">
        <w:rPr>
          <w:b w:val="1"/>
          <w:rtl w:val="0"/>
        </w:rPr>
        <w:t xml:space="preserve">Result:</w:t>
      </w:r>
      <w:r w:rsidDel="00000000" w:rsidR="00000000" w:rsidRPr="00000000">
        <w:rPr>
          <w:rtl w:val="0"/>
        </w:rPr>
        <w:t xml:space="preserve"> The sum of signed Dest and either Src or -Src (according to C) is stored in Dest and optionally the C and Z flags are updated to the sign and zero status.</w:t>
      </w:r>
    </w:p>
    <w:p w:rsidR="00000000" w:rsidDel="00000000" w:rsidP="00000000" w:rsidRDefault="00000000" w:rsidRPr="00000000" w14:paraId="00001D91">
      <w:pPr>
        <w:numPr>
          <w:ilvl w:val="0"/>
          <w:numId w:val="1"/>
        </w:numPr>
        <w:spacing w:after="0" w:afterAutospacing="0"/>
        <w:ind w:left="720" w:hanging="360"/>
        <w:rPr>
          <w:b w:val="0"/>
          <w:sz w:val="20"/>
          <w:szCs w:val="20"/>
        </w:rPr>
      </w:pPr>
      <w:r w:rsidDel="00000000" w:rsidR="00000000" w:rsidRPr="00000000">
        <w:rPr>
          <w:rtl w:val="0"/>
        </w:rPr>
        <w:t xml:space="preserve">Dest is a register containing the signed value to adjust by Src or -Src, and is where the result is written.</w:t>
      </w:r>
    </w:p>
    <w:p w:rsidR="00000000" w:rsidDel="00000000" w:rsidP="00000000" w:rsidRDefault="00000000" w:rsidRPr="00000000" w14:paraId="00001D92">
      <w:pPr>
        <w:numPr>
          <w:ilvl w:val="0"/>
          <w:numId w:val="1"/>
        </w:numPr>
        <w:spacing w:after="0" w:afterAutospacing="0"/>
        <w:ind w:left="720" w:hanging="360"/>
        <w:rPr>
          <w:b w:val="0"/>
          <w:sz w:val="20"/>
          <w:szCs w:val="20"/>
        </w:rPr>
      </w:pPr>
      <w:r w:rsidDel="00000000" w:rsidR="00000000" w:rsidRPr="00000000">
        <w:rPr>
          <w:rtl w:val="0"/>
        </w:rPr>
        <w:t xml:space="preserve">Src is a register, 9-bit literal, or 32-bit augmented literal whose value (if C=0 or !C=0) or negated value (if C=1 or !C=1) is added into Dest.</w:t>
      </w:r>
    </w:p>
    <w:p w:rsidR="00000000" w:rsidDel="00000000" w:rsidP="00000000" w:rsidRDefault="00000000" w:rsidRPr="00000000" w14:paraId="00001D93">
      <w:pPr>
        <w:numPr>
          <w:ilvl w:val="0"/>
          <w:numId w:val="1"/>
        </w:numPr>
        <w:ind w:left="720" w:hanging="360"/>
        <w:rPr>
          <w:b w:val="0"/>
          <w:sz w:val="20"/>
          <w:szCs w:val="2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7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4">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5">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6">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7">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8">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9">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A">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B">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9C">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9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9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9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2">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3">
            <w:pPr>
              <w:widowControl w:val="0"/>
              <w:spacing w:after="0" w:line="240" w:lineRule="auto"/>
              <w:jc w:val="center"/>
              <w:rPr>
                <w:sz w:val="18"/>
                <w:szCs w:val="18"/>
              </w:rPr>
            </w:pPr>
            <w:r w:rsidDel="00000000" w:rsidR="00000000" w:rsidRPr="00000000">
              <w:rPr>
                <w:sz w:val="18"/>
                <w:szCs w:val="18"/>
                <w:rtl w:val="0"/>
              </w:rPr>
              <w:t xml:space="preserve">sign of (D +/- 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4">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C">
            <w:pPr>
              <w:widowControl w:val="0"/>
              <w:spacing w:after="0" w:line="240" w:lineRule="auto"/>
              <w:jc w:val="center"/>
              <w:rPr>
                <w:sz w:val="18"/>
                <w:szCs w:val="18"/>
              </w:rPr>
            </w:pPr>
            <w:r w:rsidDel="00000000" w:rsidR="00000000" w:rsidRPr="00000000">
              <w:rPr>
                <w:sz w:val="18"/>
                <w:szCs w:val="18"/>
                <w:rtl w:val="0"/>
              </w:rPr>
              <w:t xml:space="preserve">sign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A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AF">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5u8few7uaee4">
        <w:r w:rsidDel="00000000" w:rsidR="00000000" w:rsidRPr="00000000">
          <w:rPr>
            <w:rFonts w:ascii="Roboto Mono Medium" w:cs="Roboto Mono Medium" w:eastAsia="Roboto Mono Medium" w:hAnsi="Roboto Mono Medium"/>
            <w:color w:val="1155cc"/>
            <w:u w:val="single"/>
            <w:rtl w:val="0"/>
          </w:rPr>
          <w:t xml:space="preserve">SUMZ</w:t>
        </w:r>
      </w:hyperlink>
      <w:r w:rsidDel="00000000" w:rsidR="00000000" w:rsidRPr="00000000">
        <w:rPr>
          <w:rtl w:val="0"/>
        </w:rPr>
        <w:t xml:space="preserve"> and </w:t>
      </w:r>
      <w:hyperlink w:anchor="_5u8few7uaee4">
        <w:r w:rsidDel="00000000" w:rsidR="00000000" w:rsidRPr="00000000">
          <w:rPr>
            <w:rFonts w:ascii="Roboto Mono Medium" w:cs="Roboto Mono Medium" w:eastAsia="Roboto Mono Medium" w:hAnsi="Roboto Mono Medium"/>
            <w:color w:val="1155cc"/>
            <w:u w:val="single"/>
            <w:rtl w:val="0"/>
          </w:rPr>
          <w:t xml:space="preserve">SUMNZ</w:t>
        </w:r>
      </w:hyperlink>
      <w:r w:rsidDel="00000000" w:rsidR="00000000" w:rsidRPr="00000000">
        <w:rPr>
          <w:rtl w:val="0"/>
        </w:rPr>
      </w:r>
    </w:p>
    <w:p w:rsidR="00000000" w:rsidDel="00000000" w:rsidP="00000000" w:rsidRDefault="00000000" w:rsidRPr="00000000" w14:paraId="00001DB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SUMC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SUMNC</w:t>
      </w:r>
      <w:r w:rsidDel="00000000" w:rsidR="00000000" w:rsidRPr="00000000">
        <w:rPr>
          <w:rtl w:val="0"/>
        </w:rPr>
        <w:t xml:space="preserve"> adjusts the signed Dest value by Src or -Src (depending on C or !C) and stores the result into the Dest register.  Prior to adding to Dest, the Src value is negated if C (</w:t>
      </w:r>
      <w:r w:rsidDel="00000000" w:rsidR="00000000" w:rsidRPr="00000000">
        <w:rPr>
          <w:rFonts w:ascii="Roboto Mono Medium" w:cs="Roboto Mono Medium" w:eastAsia="Roboto Mono Medium" w:hAnsi="Roboto Mono Medium"/>
          <w:rtl w:val="0"/>
        </w:rPr>
        <w:t xml:space="preserve">SUMC</w:t>
      </w:r>
      <w:r w:rsidDel="00000000" w:rsidR="00000000" w:rsidRPr="00000000">
        <w:rPr>
          <w:rtl w:val="0"/>
        </w:rPr>
        <w:t xml:space="preserve">) or !C (</w:t>
      </w:r>
      <w:r w:rsidDel="00000000" w:rsidR="00000000" w:rsidRPr="00000000">
        <w:rPr>
          <w:rFonts w:ascii="Roboto Mono Medium" w:cs="Roboto Mono Medium" w:eastAsia="Roboto Mono Medium" w:hAnsi="Roboto Mono Medium"/>
          <w:rtl w:val="0"/>
        </w:rPr>
        <w:t xml:space="preserve">SUMNC</w:t>
      </w:r>
      <w:r w:rsidDel="00000000" w:rsidR="00000000" w:rsidRPr="00000000">
        <w:rPr>
          <w:rtl w:val="0"/>
        </w:rPr>
        <w:t xml:space="preserve">) is 1.</w:t>
      </w:r>
    </w:p>
    <w:p w:rsidR="00000000" w:rsidDel="00000000" w:rsidP="00000000" w:rsidRDefault="00000000" w:rsidRPr="00000000" w14:paraId="00001DB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DB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1DB4">
      <w:pPr>
        <w:pStyle w:val="Heading2"/>
        <w:rPr>
          <w:i w:val="1"/>
        </w:rPr>
      </w:pPr>
      <w:bookmarkStart w:colFirst="0" w:colLast="0" w:name="_5u8few7uaee4" w:id="347"/>
      <w:bookmarkEnd w:id="347"/>
      <w:r w:rsidDel="00000000" w:rsidR="00000000" w:rsidRPr="00000000">
        <w:rPr>
          <w:rtl w:val="0"/>
        </w:rPr>
        <w:t xml:space="preserve">SUMZ / SUMNZ</w:t>
      </w:r>
      <w:r w:rsidDel="00000000" w:rsidR="00000000" w:rsidRPr="00000000">
        <w:rPr>
          <w:rtl w:val="0"/>
        </w:rPr>
      </w:r>
    </w:p>
    <w:p w:rsidR="00000000" w:rsidDel="00000000" w:rsidP="00000000" w:rsidRDefault="00000000" w:rsidRPr="00000000" w14:paraId="00001DB5">
      <w:pPr>
        <w:spacing w:after="0" w:lineRule="auto"/>
        <w:rPr/>
      </w:pPr>
      <w:r w:rsidDel="00000000" w:rsidR="00000000" w:rsidRPr="00000000">
        <w:rPr>
          <w:rtl w:val="0"/>
        </w:rPr>
        <w:t xml:space="preserve">Sum Z or Sum not Z</w:t>
      </w:r>
    </w:p>
    <w:p w:rsidR="00000000" w:rsidDel="00000000" w:rsidP="00000000" w:rsidRDefault="00000000" w:rsidRPr="00000000" w14:paraId="00001DB6">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Adjust signed</w:t>
      </w:r>
      <w:r w:rsidDel="00000000" w:rsidR="00000000" w:rsidRPr="00000000">
        <w:rPr>
          <w:rtl w:val="0"/>
        </w:rPr>
        <w:t xml:space="preserve"> value by </w:t>
      </w:r>
      <w:r w:rsidDel="00000000" w:rsidR="00000000" w:rsidRPr="00000000">
        <w:rPr>
          <w:rtl w:val="0"/>
        </w:rPr>
        <w:t xml:space="preserve">other</w:t>
      </w:r>
      <w:r w:rsidDel="00000000" w:rsidR="00000000" w:rsidRPr="00000000">
        <w:rPr>
          <w:rtl w:val="0"/>
        </w:rPr>
        <w:t xml:space="preserve"> Z-negated or !Z-negated value.</w:t>
      </w:r>
    </w:p>
    <w:p w:rsidR="00000000" w:rsidDel="00000000" w:rsidP="00000000" w:rsidRDefault="00000000" w:rsidRPr="00000000" w14:paraId="00001DB7">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SUMZ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B8">
      <w:pPr>
        <w:pBdr>
          <w:bottom w:color="b7b7b7" w:space="2" w:sz="8" w:val="single"/>
        </w:pBdr>
        <w:tabs>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SUMNZ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DB9">
      <w:pPr>
        <w:spacing w:before="40" w:lineRule="auto"/>
        <w:rPr/>
      </w:pPr>
      <w:r w:rsidDel="00000000" w:rsidR="00000000" w:rsidRPr="00000000">
        <w:rPr>
          <w:b w:val="1"/>
          <w:rtl w:val="0"/>
        </w:rPr>
        <w:t xml:space="preserve">Result:</w:t>
      </w:r>
      <w:r w:rsidDel="00000000" w:rsidR="00000000" w:rsidRPr="00000000">
        <w:rPr>
          <w:rtl w:val="0"/>
        </w:rPr>
        <w:t xml:space="preserve"> The sum of signed Dest and either Src or -Src (according to Z) is stored in Dest and optionally the C and Z flags are updated to the sign and zero status.</w:t>
      </w:r>
    </w:p>
    <w:p w:rsidR="00000000" w:rsidDel="00000000" w:rsidP="00000000" w:rsidRDefault="00000000" w:rsidRPr="00000000" w14:paraId="00001DBA">
      <w:pPr>
        <w:numPr>
          <w:ilvl w:val="0"/>
          <w:numId w:val="1"/>
        </w:numPr>
        <w:spacing w:after="0" w:afterAutospacing="0"/>
        <w:ind w:left="720" w:hanging="360"/>
        <w:rPr/>
      </w:pPr>
      <w:r w:rsidDel="00000000" w:rsidR="00000000" w:rsidRPr="00000000">
        <w:rPr>
          <w:rtl w:val="0"/>
        </w:rPr>
        <w:t xml:space="preserve">Dest is a register containing the signed value to adjust by Src or -Src, and is where the result is written.</w:t>
      </w:r>
    </w:p>
    <w:p w:rsidR="00000000" w:rsidDel="00000000" w:rsidP="00000000" w:rsidRDefault="00000000" w:rsidRPr="00000000" w14:paraId="00001DBB">
      <w:pPr>
        <w:numPr>
          <w:ilvl w:val="0"/>
          <w:numId w:val="1"/>
        </w:numPr>
        <w:spacing w:after="0" w:afterAutospacing="0"/>
        <w:ind w:left="720" w:hanging="360"/>
        <w:rPr/>
      </w:pPr>
      <w:r w:rsidDel="00000000" w:rsidR="00000000" w:rsidRPr="00000000">
        <w:rPr>
          <w:rtl w:val="0"/>
        </w:rPr>
        <w:t xml:space="preserve">Src is a register, 9-bit literal, or 32-bit augmented literal whose value (if Z=0 or !Z=0) or negated value (if Z=1 or !Z=1) is added into Dest.</w:t>
      </w:r>
    </w:p>
    <w:p w:rsidR="00000000" w:rsidDel="00000000" w:rsidP="00000000" w:rsidRDefault="00000000" w:rsidRPr="00000000" w14:paraId="00001DB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7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B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B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B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C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C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C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C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C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C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B">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C">
            <w:pPr>
              <w:widowControl w:val="0"/>
              <w:spacing w:after="0" w:line="240" w:lineRule="auto"/>
              <w:jc w:val="center"/>
              <w:rPr>
                <w:sz w:val="18"/>
                <w:szCs w:val="18"/>
              </w:rPr>
            </w:pPr>
            <w:r w:rsidDel="00000000" w:rsidR="00000000" w:rsidRPr="00000000">
              <w:rPr>
                <w:sz w:val="18"/>
                <w:szCs w:val="18"/>
                <w:rtl w:val="0"/>
              </w:rPr>
              <w:t xml:space="preserve">sign of (D +/- 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C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4">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5">
            <w:pPr>
              <w:widowControl w:val="0"/>
              <w:spacing w:after="0" w:line="240" w:lineRule="auto"/>
              <w:jc w:val="center"/>
              <w:rPr>
                <w:sz w:val="18"/>
                <w:szCs w:val="18"/>
              </w:rPr>
            </w:pPr>
            <w:r w:rsidDel="00000000" w:rsidR="00000000" w:rsidRPr="00000000">
              <w:rPr>
                <w:sz w:val="18"/>
                <w:szCs w:val="18"/>
                <w:rtl w:val="0"/>
              </w:rPr>
              <w:t xml:space="preserve">sign of (D +/- 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6">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D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DD8">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8370tvf23i61">
        <w:r w:rsidDel="00000000" w:rsidR="00000000" w:rsidRPr="00000000">
          <w:rPr>
            <w:rFonts w:ascii="Roboto Mono Medium" w:cs="Roboto Mono Medium" w:eastAsia="Roboto Mono Medium" w:hAnsi="Roboto Mono Medium"/>
            <w:color w:val="1155cc"/>
            <w:u w:val="single"/>
            <w:rtl w:val="0"/>
          </w:rPr>
          <w:t xml:space="preserve">SUMC</w:t>
        </w:r>
      </w:hyperlink>
      <w:r w:rsidDel="00000000" w:rsidR="00000000" w:rsidRPr="00000000">
        <w:rPr>
          <w:rtl w:val="0"/>
        </w:rPr>
        <w:t xml:space="preserve"> and </w:t>
      </w:r>
      <w:hyperlink w:anchor="_8370tvf23i61">
        <w:r w:rsidDel="00000000" w:rsidR="00000000" w:rsidRPr="00000000">
          <w:rPr>
            <w:rFonts w:ascii="Roboto Mono Medium" w:cs="Roboto Mono Medium" w:eastAsia="Roboto Mono Medium" w:hAnsi="Roboto Mono Medium"/>
            <w:color w:val="1155cc"/>
            <w:u w:val="single"/>
            <w:rtl w:val="0"/>
          </w:rPr>
          <w:t xml:space="preserve">SUMNC</w:t>
        </w:r>
      </w:hyperlink>
      <w:r w:rsidDel="00000000" w:rsidR="00000000" w:rsidRPr="00000000">
        <w:rPr>
          <w:rtl w:val="0"/>
        </w:rPr>
      </w:r>
    </w:p>
    <w:p w:rsidR="00000000" w:rsidDel="00000000" w:rsidP="00000000" w:rsidRDefault="00000000" w:rsidRPr="00000000" w14:paraId="00001DD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DDA">
      <w:pPr>
        <w:rPr/>
      </w:pPr>
      <w:r w:rsidDel="00000000" w:rsidR="00000000" w:rsidRPr="00000000">
        <w:rPr>
          <w:rFonts w:ascii="Roboto Mono Medium" w:cs="Roboto Mono Medium" w:eastAsia="Roboto Mono Medium" w:hAnsi="Roboto Mono Medium"/>
          <w:rtl w:val="0"/>
        </w:rPr>
        <w:t xml:space="preserve">SUMZ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SUMNZ</w:t>
      </w:r>
      <w:r w:rsidDel="00000000" w:rsidR="00000000" w:rsidRPr="00000000">
        <w:rPr>
          <w:rtl w:val="0"/>
        </w:rPr>
        <w:t xml:space="preserve"> adjusts the signed Dest value by Src or -Src (depending on Z or !Z) and stores the result into the Dest register.  Prior to adding to Dest, the Src value is negated if Z (</w:t>
      </w:r>
      <w:r w:rsidDel="00000000" w:rsidR="00000000" w:rsidRPr="00000000">
        <w:rPr>
          <w:rFonts w:ascii="Roboto Mono Medium" w:cs="Roboto Mono Medium" w:eastAsia="Roboto Mono Medium" w:hAnsi="Roboto Mono Medium"/>
          <w:rtl w:val="0"/>
        </w:rPr>
        <w:t xml:space="preserve">SUMZ</w:t>
      </w:r>
      <w:r w:rsidDel="00000000" w:rsidR="00000000" w:rsidRPr="00000000">
        <w:rPr>
          <w:rtl w:val="0"/>
        </w:rPr>
        <w:t xml:space="preserve">) or !Z (</w:t>
      </w:r>
      <w:r w:rsidDel="00000000" w:rsidR="00000000" w:rsidRPr="00000000">
        <w:rPr>
          <w:rFonts w:ascii="Roboto Mono Medium" w:cs="Roboto Mono Medium" w:eastAsia="Roboto Mono Medium" w:hAnsi="Roboto Mono Medium"/>
          <w:rtl w:val="0"/>
        </w:rPr>
        <w:t xml:space="preserve">SUMNZ</w:t>
      </w:r>
      <w:r w:rsidDel="00000000" w:rsidR="00000000" w:rsidRPr="00000000">
        <w:rPr>
          <w:rtl w:val="0"/>
        </w:rPr>
        <w:t xml:space="preserve">) is 1.</w:t>
      </w:r>
    </w:p>
    <w:p w:rsidR="00000000" w:rsidDel="00000000" w:rsidP="00000000" w:rsidRDefault="00000000" w:rsidRPr="00000000" w14:paraId="00001DD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is negative, or is cleared (0) if positive.</w:t>
      </w:r>
    </w:p>
    <w:p w:rsidR="00000000" w:rsidDel="00000000" w:rsidP="00000000" w:rsidRDefault="00000000" w:rsidRPr="00000000" w14:paraId="00001DD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of Dest +/- Src is zero, or is cleared (0) if it is non-zero.</w:t>
      </w:r>
    </w:p>
    <w:p w:rsidR="00000000" w:rsidDel="00000000" w:rsidP="00000000" w:rsidRDefault="00000000" w:rsidRPr="00000000" w14:paraId="00001DDD">
      <w:pPr>
        <w:pStyle w:val="Heading2"/>
        <w:rPr>
          <w:i w:val="1"/>
          <w:highlight w:val="yellow"/>
        </w:rPr>
      </w:pPr>
      <w:bookmarkStart w:colFirst="0" w:colLast="0" w:name="_6m4jc27v9rub" w:id="348"/>
      <w:bookmarkEnd w:id="348"/>
      <w:r w:rsidDel="00000000" w:rsidR="00000000" w:rsidRPr="00000000">
        <w:rPr>
          <w:rtl w:val="0"/>
        </w:rPr>
        <w:t xml:space="preserve">TEST</w:t>
      </w:r>
      <w:r w:rsidDel="00000000" w:rsidR="00000000" w:rsidRPr="00000000">
        <w:rPr>
          <w:rtl w:val="0"/>
        </w:rPr>
      </w:r>
    </w:p>
    <w:p w:rsidR="00000000" w:rsidDel="00000000" w:rsidP="00000000" w:rsidRDefault="00000000" w:rsidRPr="00000000" w14:paraId="00001DDE">
      <w:pPr>
        <w:spacing w:after="0" w:lineRule="auto"/>
        <w:rPr/>
      </w:pPr>
      <w:r w:rsidDel="00000000" w:rsidR="00000000" w:rsidRPr="00000000">
        <w:rPr>
          <w:rtl w:val="0"/>
        </w:rPr>
        <w:t xml:space="preserve">Test</w:t>
      </w:r>
      <w:r w:rsidDel="00000000" w:rsidR="00000000" w:rsidRPr="00000000">
        <w:rPr>
          <w:rtl w:val="0"/>
        </w:rPr>
      </w:r>
    </w:p>
    <w:p w:rsidR="00000000" w:rsidDel="00000000" w:rsidP="00000000" w:rsidRDefault="00000000" w:rsidRPr="00000000" w14:paraId="00001DDF">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Test D, or bitwise AND D with S, to affect flags.</w:t>
      </w:r>
    </w:p>
    <w:p w:rsidR="00000000" w:rsidDel="00000000" w:rsidP="00000000" w:rsidRDefault="00000000" w:rsidRPr="00000000" w14:paraId="00001DE0">
      <w:pPr>
        <w:pBdr>
          <w:bottom w:color="b7b7b7" w:space="2" w:sz="8" w:val="single"/>
        </w:pBdr>
        <w:tabs>
          <w:tab w:val="left" w:leader="none" w:pos="1800"/>
        </w:tabs>
        <w:spacing w:after="0" w:lineRule="auto"/>
        <w:rPr/>
      </w:pPr>
      <w:r w:rsidDel="00000000" w:rsidR="00000000" w:rsidRPr="00000000">
        <w:rPr>
          <w:rFonts w:ascii="Roboto Mono Medium" w:cs="Roboto Mono Medium" w:eastAsia="Roboto Mono Medium" w:hAnsi="Roboto Mono Medium"/>
          <w:rtl w:val="0"/>
        </w:rPr>
        <w:t xml:space="preserve">TEST</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DE1">
      <w:pPr>
        <w:pBdr>
          <w:bottom w:color="b7b7b7" w:space="2" w:sz="8" w:val="single"/>
        </w:pBdr>
        <w:tabs>
          <w:tab w:val="left" w:leader="none" w:pos="1800"/>
        </w:tabs>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TEST</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DE2">
      <w:pPr>
        <w:spacing w:before="40" w:lineRule="auto"/>
        <w:rPr/>
      </w:pPr>
      <w:r w:rsidDel="00000000" w:rsidR="00000000" w:rsidRPr="00000000">
        <w:rPr>
          <w:b w:val="1"/>
          <w:rtl w:val="0"/>
        </w:rPr>
        <w:t xml:space="preserve">Result:</w:t>
      </w:r>
      <w:r w:rsidDel="00000000" w:rsidR="00000000" w:rsidRPr="00000000">
        <w:rPr>
          <w:rtl w:val="0"/>
        </w:rPr>
        <w:t xml:space="preserve"> The parity and zero-state of Dest, or of Dest bitwise ANDed with Src, is stored in the C and Z flags.</w:t>
      </w:r>
    </w:p>
    <w:p w:rsidR="00000000" w:rsidDel="00000000" w:rsidP="00000000" w:rsidRDefault="00000000" w:rsidRPr="00000000" w14:paraId="00001DE3">
      <w:pPr>
        <w:numPr>
          <w:ilvl w:val="0"/>
          <w:numId w:val="1"/>
        </w:numPr>
        <w:spacing w:after="0" w:afterAutospacing="0"/>
        <w:ind w:left="720" w:hanging="360"/>
        <w:rPr/>
      </w:pPr>
      <w:r w:rsidDel="00000000" w:rsidR="00000000" w:rsidRPr="00000000">
        <w:rPr>
          <w:rtl w:val="0"/>
        </w:rPr>
        <w:t xml:space="preserve">Dest is the register whose value will be tested.</w:t>
      </w:r>
    </w:p>
    <w:p w:rsidR="00000000" w:rsidDel="00000000" w:rsidP="00000000" w:rsidRDefault="00000000" w:rsidRPr="00000000" w14:paraId="00001DE4">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value is ANDed with Dest.</w:t>
      </w:r>
    </w:p>
    <w:p w:rsidR="00000000" w:rsidDel="00000000" w:rsidP="00000000" w:rsidRDefault="00000000" w:rsidRPr="00000000" w14:paraId="00001DE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w:t>
      </w:r>
      <w:r w:rsidDel="00000000" w:rsidR="00000000" w:rsidRPr="00000000">
        <w:rPr>
          <w:rtl w:val="0"/>
        </w:rPr>
        <w:t xml:space="preserve"> effects to</w:t>
      </w:r>
      <w:r w:rsidDel="00000000" w:rsidR="00000000" w:rsidRPr="00000000">
        <w:rPr>
          <w:rtl w:val="0"/>
        </w:rPr>
        <w:t xml:space="preserve"> update flags.</w:t>
      </w:r>
    </w:p>
    <w:tbl>
      <w:tblPr>
        <w:tblStyle w:val="Table17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DE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E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4">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5">
            <w:pPr>
              <w:widowControl w:val="0"/>
              <w:spacing w:after="0" w:line="240" w:lineRule="auto"/>
              <w:jc w:val="center"/>
              <w:rPr>
                <w:sz w:val="18"/>
                <w:szCs w:val="18"/>
              </w:rPr>
            </w:pPr>
            <w:r w:rsidDel="00000000" w:rsidR="00000000" w:rsidRPr="00000000">
              <w:rPr>
                <w:rtl w:val="0"/>
              </w:rPr>
              <w:t xml:space="preserve">Parity of D</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6">
            <w:pPr>
              <w:widowControl w:val="0"/>
              <w:spacing w:after="0" w:line="240" w:lineRule="auto"/>
              <w:jc w:val="center"/>
              <w:rPr>
                <w:sz w:val="18"/>
                <w:szCs w:val="18"/>
              </w:rPr>
            </w:pPr>
            <w:r w:rsidDel="00000000" w:rsidR="00000000" w:rsidRPr="00000000">
              <w:rPr>
                <w:rtl w:val="0"/>
              </w:rPr>
              <w:t xml:space="preserve">D = 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7">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D">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E">
            <w:pPr>
              <w:widowControl w:val="0"/>
              <w:spacing w:after="0" w:line="240" w:lineRule="auto"/>
              <w:jc w:val="center"/>
              <w:rPr>
                <w:sz w:val="18"/>
                <w:szCs w:val="18"/>
              </w:rPr>
            </w:pPr>
            <w:r w:rsidDel="00000000" w:rsidR="00000000" w:rsidRPr="00000000">
              <w:rPr>
                <w:rtl w:val="0"/>
              </w:rPr>
              <w:t xml:space="preserve">Parity of (D &amp; S)</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DFF">
            <w:pPr>
              <w:widowControl w:val="0"/>
              <w:spacing w:after="0" w:line="240" w:lineRule="auto"/>
              <w:jc w:val="center"/>
              <w:rPr>
                <w:sz w:val="18"/>
                <w:szCs w:val="18"/>
              </w:rPr>
            </w:pPr>
            <w:r w:rsidDel="00000000" w:rsidR="00000000" w:rsidRPr="00000000">
              <w:rPr>
                <w:rtl w:val="0"/>
              </w:rPr>
              <w:t xml:space="preserve">(D &amp; S) = 0</w:t>
            </w:r>
            <w:r w:rsidDel="00000000" w:rsidR="00000000" w:rsidRPr="00000000">
              <w:rPr>
                <w:rtl w:val="0"/>
              </w:rPr>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0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E01">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q7r5myfbnfk5">
        <w:r w:rsidDel="00000000" w:rsidR="00000000" w:rsidRPr="00000000">
          <w:rPr>
            <w:rFonts w:ascii="Roboto Mono Medium" w:cs="Roboto Mono Medium" w:eastAsia="Roboto Mono Medium" w:hAnsi="Roboto Mono Medium"/>
            <w:color w:val="1155cc"/>
            <w:u w:val="single"/>
            <w:rtl w:val="0"/>
          </w:rPr>
          <w:t xml:space="preserve">TESTN</w:t>
        </w:r>
      </w:hyperlink>
      <w:r w:rsidDel="00000000" w:rsidR="00000000" w:rsidRPr="00000000">
        <w:rPr>
          <w:rtl w:val="0"/>
        </w:rPr>
      </w:r>
    </w:p>
    <w:p w:rsidR="00000000" w:rsidDel="00000000" w:rsidP="00000000" w:rsidRDefault="00000000" w:rsidRPr="00000000" w14:paraId="00001E02">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E03">
      <w:pPr>
        <w:rPr/>
      </w:pPr>
      <w:r w:rsidDel="00000000" w:rsidR="00000000" w:rsidRPr="00000000">
        <w:rPr>
          <w:rFonts w:ascii="Roboto Mono Medium" w:cs="Roboto Mono Medium" w:eastAsia="Roboto Mono Medium" w:hAnsi="Roboto Mono Medium"/>
          <w:rtl w:val="0"/>
        </w:rPr>
        <w:t xml:space="preserve">TEST</w:t>
      </w:r>
      <w:r w:rsidDel="00000000" w:rsidR="00000000" w:rsidRPr="00000000">
        <w:rPr>
          <w:rtl w:val="0"/>
        </w:rPr>
        <w:t xml:space="preserve"> determines the parity (number of high (1) bits) and the zero or non-zero state of Dest, or of Dest bitwise ANDed with Src, and stores the results in the C and/or Z flag.  </w:t>
      </w:r>
    </w:p>
    <w:p w:rsidR="00000000" w:rsidDel="00000000" w:rsidP="00000000" w:rsidRDefault="00000000" w:rsidRPr="00000000" w14:paraId="00001E0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number of high (1) bits in Dest (or Dest ANDed with Src) is odd, or is cleared (0) if it is even.</w:t>
      </w:r>
    </w:p>
    <w:p w:rsidR="00000000" w:rsidDel="00000000" w:rsidP="00000000" w:rsidRDefault="00000000" w:rsidRPr="00000000" w14:paraId="00001E05">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Dest (or Dest ANDed with Src) is zero, or is cleared (0) if it is not zero.</w:t>
      </w:r>
    </w:p>
    <w:p w:rsidR="00000000" w:rsidDel="00000000" w:rsidP="00000000" w:rsidRDefault="00000000" w:rsidRPr="00000000" w14:paraId="00001E06">
      <w:pPr>
        <w:pStyle w:val="Heading2"/>
        <w:rPr>
          <w:i w:val="1"/>
          <w:highlight w:val="yellow"/>
        </w:rPr>
      </w:pPr>
      <w:bookmarkStart w:colFirst="0" w:colLast="0" w:name="_sjy72z2klc7g" w:id="349"/>
      <w:bookmarkEnd w:id="349"/>
      <w:r w:rsidDel="00000000" w:rsidR="00000000" w:rsidRPr="00000000">
        <w:rPr>
          <w:rtl w:val="0"/>
        </w:rPr>
        <w:t xml:space="preserve">TESTB</w:t>
      </w:r>
      <w:r w:rsidDel="00000000" w:rsidR="00000000" w:rsidRPr="00000000">
        <w:rPr>
          <w:rtl w:val="0"/>
        </w:rPr>
        <w:t xml:space="preserve"> / </w:t>
      </w:r>
      <w:r w:rsidDel="00000000" w:rsidR="00000000" w:rsidRPr="00000000">
        <w:rPr>
          <w:rtl w:val="0"/>
        </w:rPr>
        <w:t xml:space="preserve">TESTBN</w:t>
      </w:r>
      <w:r w:rsidDel="00000000" w:rsidR="00000000" w:rsidRPr="00000000">
        <w:rPr>
          <w:rtl w:val="0"/>
        </w:rPr>
      </w:r>
    </w:p>
    <w:p w:rsidR="00000000" w:rsidDel="00000000" w:rsidP="00000000" w:rsidRDefault="00000000" w:rsidRPr="00000000" w14:paraId="00001E07">
      <w:pPr>
        <w:spacing w:after="0" w:lineRule="auto"/>
        <w:rPr/>
      </w:pPr>
      <w:r w:rsidDel="00000000" w:rsidR="00000000" w:rsidRPr="00000000">
        <w:rPr>
          <w:rtl w:val="0"/>
        </w:rPr>
        <w:t xml:space="preserve">Test bit or bit not</w:t>
      </w:r>
      <w:r w:rsidDel="00000000" w:rsidR="00000000" w:rsidRPr="00000000">
        <w:rPr>
          <w:rtl w:val="0"/>
        </w:rPr>
      </w:r>
    </w:p>
    <w:p w:rsidR="00000000" w:rsidDel="00000000" w:rsidP="00000000" w:rsidRDefault="00000000" w:rsidRPr="00000000" w14:paraId="00001E08">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Test bit of D or !D and either store, AND, OR, or XOR the result into flags.</w:t>
      </w:r>
    </w:p>
    <w:p w:rsidR="00000000" w:rsidDel="00000000" w:rsidP="00000000" w:rsidRDefault="00000000" w:rsidRPr="00000000" w14:paraId="00001E09">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r>
    </w:p>
    <w:p w:rsidR="00000000" w:rsidDel="00000000" w:rsidP="00000000" w:rsidRDefault="00000000" w:rsidRPr="00000000" w14:paraId="00001E0A">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r>
    </w:p>
    <w:p w:rsidR="00000000" w:rsidDel="00000000" w:rsidP="00000000" w:rsidRDefault="00000000" w:rsidRPr="00000000" w14:paraId="00001E0B">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ORZ</w:t>
      </w:r>
      <w:r w:rsidDel="00000000" w:rsidR="00000000" w:rsidRPr="00000000">
        <w:rPr>
          <w:rtl w:val="0"/>
        </w:rPr>
      </w:r>
    </w:p>
    <w:p w:rsidR="00000000" w:rsidDel="00000000" w:rsidP="00000000" w:rsidRDefault="00000000" w:rsidRPr="00000000" w14:paraId="00001E0C">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XORC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XORZ</w:t>
      </w:r>
      <w:r w:rsidDel="00000000" w:rsidR="00000000" w:rsidRPr="00000000">
        <w:rPr>
          <w:rtl w:val="0"/>
        </w:rPr>
      </w:r>
    </w:p>
    <w:p w:rsidR="00000000" w:rsidDel="00000000" w:rsidP="00000000" w:rsidRDefault="00000000" w:rsidRPr="00000000" w14:paraId="00001E0D">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TESTBN</w:t>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r>
    </w:p>
    <w:p w:rsidR="00000000" w:rsidDel="00000000" w:rsidP="00000000" w:rsidRDefault="00000000" w:rsidRPr="00000000" w14:paraId="00001E0E">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TESTBN</w:t>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r>
    </w:p>
    <w:p w:rsidR="00000000" w:rsidDel="00000000" w:rsidP="00000000" w:rsidRDefault="00000000" w:rsidRPr="00000000" w14:paraId="00001E0F">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TESTBN</w:t>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ORZ</w:t>
      </w:r>
      <w:r w:rsidDel="00000000" w:rsidR="00000000" w:rsidRPr="00000000">
        <w:rPr>
          <w:rtl w:val="0"/>
        </w:rPr>
      </w:r>
    </w:p>
    <w:p w:rsidR="00000000" w:rsidDel="00000000" w:rsidP="00000000" w:rsidRDefault="00000000" w:rsidRPr="00000000" w14:paraId="00001E10">
      <w:pPr>
        <w:pBdr>
          <w:bottom w:color="b7b7b7" w:space="2" w:sz="8" w:val="single"/>
        </w:pBdr>
        <w:tabs>
          <w:tab w:val="left" w:leader="none" w:pos="810"/>
          <w:tab w:val="left" w:leader="none" w:pos="1980"/>
        </w:tabs>
        <w:spacing w:after="0" w:lineRule="auto"/>
        <w:rPr/>
      </w:pPr>
      <w:r w:rsidDel="00000000" w:rsidR="00000000" w:rsidRPr="00000000">
        <w:rPr>
          <w:rFonts w:ascii="Roboto Mono Medium" w:cs="Roboto Mono Medium" w:eastAsia="Roboto Mono Medium" w:hAnsi="Roboto Mono Medium"/>
          <w:rtl w:val="0"/>
        </w:rPr>
        <w:t xml:space="preserve">TESTBN</w:t>
        <w:tab/>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XORC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XORZ</w:t>
      </w:r>
      <w:r w:rsidDel="00000000" w:rsidR="00000000" w:rsidRPr="00000000">
        <w:rPr>
          <w:rtl w:val="0"/>
        </w:rPr>
      </w:r>
    </w:p>
    <w:p w:rsidR="00000000" w:rsidDel="00000000" w:rsidP="00000000" w:rsidRDefault="00000000" w:rsidRPr="00000000" w14:paraId="00001E11">
      <w:pPr>
        <w:spacing w:before="40" w:lineRule="auto"/>
        <w:rPr/>
      </w:pPr>
      <w:r w:rsidDel="00000000" w:rsidR="00000000" w:rsidRPr="00000000">
        <w:rPr>
          <w:b w:val="1"/>
          <w:rtl w:val="0"/>
        </w:rPr>
        <w:t xml:space="preserve">Result:</w:t>
      </w:r>
      <w:r w:rsidDel="00000000" w:rsidR="00000000" w:rsidRPr="00000000">
        <w:rPr>
          <w:rtl w:val="0"/>
        </w:rPr>
        <w:t xml:space="preserve"> The state of Dest's bit Src is read, possibly inverted, and either stored as-is, or bitwise ANDed, ORed, or XORed into C or Z.</w:t>
      </w:r>
    </w:p>
    <w:p w:rsidR="00000000" w:rsidDel="00000000" w:rsidP="00000000" w:rsidRDefault="00000000" w:rsidRPr="00000000" w14:paraId="00001E12">
      <w:pPr>
        <w:numPr>
          <w:ilvl w:val="0"/>
          <w:numId w:val="1"/>
        </w:numPr>
        <w:spacing w:after="0" w:afterAutospacing="0"/>
        <w:ind w:left="720" w:hanging="360"/>
        <w:rPr/>
      </w:pPr>
      <w:r w:rsidDel="00000000" w:rsidR="00000000" w:rsidRPr="00000000">
        <w:rPr>
          <w:rtl w:val="0"/>
        </w:rPr>
        <w:t xml:space="preserve">Dest is the register whose value will have a single bit tested.</w:t>
      </w:r>
    </w:p>
    <w:p w:rsidR="00000000" w:rsidDel="00000000" w:rsidP="00000000" w:rsidRDefault="00000000" w:rsidRPr="00000000" w14:paraId="00001E13">
      <w:pPr>
        <w:numPr>
          <w:ilvl w:val="0"/>
          <w:numId w:val="1"/>
        </w:numPr>
        <w:spacing w:after="0" w:afterAutospacing="0"/>
        <w:ind w:left="720" w:hanging="360"/>
        <w:rPr/>
      </w:pPr>
      <w:r w:rsidDel="00000000" w:rsidR="00000000" w:rsidRPr="00000000">
        <w:rPr>
          <w:rtl w:val="0"/>
        </w:rPr>
        <w:t xml:space="preserve">Src is a register or 5-bit literal whose value identifies the bit (0–31) of Dest to test.</w:t>
      </w:r>
    </w:p>
    <w:p w:rsidR="00000000" w:rsidDel="00000000" w:rsidP="00000000" w:rsidRDefault="00000000" w:rsidRPr="00000000" w14:paraId="00001E14">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ORC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ORZ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XORC</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XORZ</w:t>
      </w:r>
      <w:r w:rsidDel="00000000" w:rsidR="00000000" w:rsidRPr="00000000">
        <w:rPr>
          <w:rtl w:val="0"/>
        </w:rPr>
        <w:t xml:space="preserve"> </w:t>
      </w:r>
      <w:r w:rsidDel="00000000" w:rsidR="00000000" w:rsidRPr="00000000">
        <w:rPr>
          <w:rtl w:val="0"/>
        </w:rPr>
        <w:t xml:space="preserve">is a</w:t>
      </w:r>
      <w:r w:rsidDel="00000000" w:rsidR="00000000" w:rsidRPr="00000000">
        <w:rPr>
          <w:rtl w:val="0"/>
        </w:rPr>
        <w:t xml:space="preserve"> </w:t>
      </w:r>
      <w:r w:rsidDel="00000000" w:rsidR="00000000" w:rsidRPr="00000000">
        <w:rPr>
          <w:rtl w:val="0"/>
        </w:rPr>
        <w:t xml:space="preserve">required effect to</w:t>
      </w:r>
      <w:r w:rsidDel="00000000" w:rsidR="00000000" w:rsidRPr="00000000">
        <w:rPr>
          <w:rtl w:val="0"/>
        </w:rPr>
        <w:t xml:space="preserve"> update or bitwise manipulate the C or Z flag.</w:t>
      </w:r>
    </w:p>
    <w:tbl>
      <w:tblPr>
        <w:tblStyle w:val="Table17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5">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6">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7">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8">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9">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A">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B">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C">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1D">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1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1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3">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4">
            <w:pPr>
              <w:widowControl w:val="0"/>
              <w:spacing w:after="0" w:line="240" w:lineRule="auto"/>
              <w:jc w:val="center"/>
              <w:rPr>
                <w:sz w:val="18"/>
                <w:szCs w:val="18"/>
              </w:rPr>
            </w:pPr>
            <w:r w:rsidDel="00000000" w:rsidR="00000000" w:rsidRPr="00000000">
              <w:rPr>
                <w:rtl w:val="0"/>
              </w:rPr>
              <w:t xml:space="preserve">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5">
            <w:pPr>
              <w:widowControl w:val="0"/>
              <w:spacing w:after="0" w:line="240" w:lineRule="auto"/>
              <w:jc w:val="center"/>
              <w:rPr>
                <w:sz w:val="18"/>
                <w:szCs w:val="18"/>
              </w:rPr>
            </w:pPr>
            <w:r w:rsidDel="00000000" w:rsidR="00000000" w:rsidRPr="00000000">
              <w:rPr>
                <w:rtl w:val="0"/>
              </w:rPr>
              <w:t xml:space="preserve">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6">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C">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D">
            <w:pPr>
              <w:widowControl w:val="0"/>
              <w:spacing w:after="0" w:line="240" w:lineRule="auto"/>
              <w:jc w:val="center"/>
              <w:rPr>
                <w:sz w:val="18"/>
                <w:szCs w:val="18"/>
              </w:rPr>
            </w:pPr>
            <w:r w:rsidDel="00000000" w:rsidR="00000000" w:rsidRPr="00000000">
              <w:rPr>
                <w:rtl w:val="0"/>
              </w:rPr>
              <w:t xml:space="preserve">C AND 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E">
            <w:pPr>
              <w:widowControl w:val="0"/>
              <w:spacing w:after="0" w:line="240" w:lineRule="auto"/>
              <w:jc w:val="center"/>
              <w:rPr>
                <w:sz w:val="18"/>
                <w:szCs w:val="18"/>
              </w:rPr>
            </w:pPr>
            <w:r w:rsidDel="00000000" w:rsidR="00000000" w:rsidRPr="00000000">
              <w:rPr>
                <w:rtl w:val="0"/>
              </w:rPr>
              <w:t xml:space="preserve">Z AND 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2F">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5">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6">
            <w:pPr>
              <w:widowControl w:val="0"/>
              <w:spacing w:after="0" w:line="240" w:lineRule="auto"/>
              <w:jc w:val="center"/>
              <w:rPr>
                <w:sz w:val="18"/>
                <w:szCs w:val="18"/>
              </w:rPr>
            </w:pPr>
            <w:r w:rsidDel="00000000" w:rsidR="00000000" w:rsidRPr="00000000">
              <w:rPr>
                <w:rtl w:val="0"/>
              </w:rPr>
              <w:t xml:space="preserve">C OR 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7">
            <w:pPr>
              <w:widowControl w:val="0"/>
              <w:spacing w:after="0" w:line="240" w:lineRule="auto"/>
              <w:jc w:val="center"/>
              <w:rPr>
                <w:sz w:val="18"/>
                <w:szCs w:val="18"/>
              </w:rPr>
            </w:pPr>
            <w:r w:rsidDel="00000000" w:rsidR="00000000" w:rsidRPr="00000000">
              <w:rPr>
                <w:rtl w:val="0"/>
              </w:rPr>
              <w:t xml:space="preserve">Z OR 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8">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0100110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E">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3F">
            <w:pPr>
              <w:widowControl w:val="0"/>
              <w:spacing w:after="0" w:line="240" w:lineRule="auto"/>
              <w:jc w:val="center"/>
              <w:rPr>
                <w:sz w:val="18"/>
                <w:szCs w:val="18"/>
              </w:rPr>
            </w:pPr>
            <w:r w:rsidDel="00000000" w:rsidR="00000000" w:rsidRPr="00000000">
              <w:rPr>
                <w:rtl w:val="0"/>
              </w:rPr>
              <w:t xml:space="preserve">C XOR 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0">
            <w:pPr>
              <w:widowControl w:val="0"/>
              <w:spacing w:after="0" w:line="240" w:lineRule="auto"/>
              <w:jc w:val="center"/>
              <w:rPr>
                <w:sz w:val="18"/>
                <w:szCs w:val="18"/>
              </w:rPr>
            </w:pPr>
            <w:r w:rsidDel="00000000" w:rsidR="00000000" w:rsidRPr="00000000">
              <w:rPr>
                <w:rtl w:val="0"/>
              </w:rPr>
              <w:t xml:space="preserve">Z XOR 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1">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7">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8">
            <w:pPr>
              <w:widowControl w:val="0"/>
              <w:spacing w:after="0" w:line="240" w:lineRule="auto"/>
              <w:jc w:val="center"/>
              <w:rPr>
                <w:sz w:val="18"/>
                <w:szCs w:val="18"/>
              </w:rPr>
            </w:pPr>
            <w:r w:rsidDel="00000000" w:rsidR="00000000" w:rsidRPr="00000000">
              <w:rPr>
                <w:rtl w:val="0"/>
              </w:rPr>
              <w:t xml:space="preserve">!IN[D[4:0]]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9">
            <w:pPr>
              <w:widowControl w:val="0"/>
              <w:spacing w:after="0" w:line="240" w:lineRule="auto"/>
              <w:jc w:val="center"/>
              <w:rPr>
                <w:sz w:val="18"/>
                <w:szCs w:val="18"/>
              </w:rPr>
            </w:pPr>
            <w:r w:rsidDel="00000000" w:rsidR="00000000" w:rsidRPr="00000000">
              <w:rPr>
                <w:rtl w:val="0"/>
              </w:rPr>
              <w:t xml:space="preserve">!IN[D[4:0]]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A">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4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0">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1">
            <w:pPr>
              <w:widowControl w:val="0"/>
              <w:spacing w:after="0" w:line="240" w:lineRule="auto"/>
              <w:jc w:val="center"/>
              <w:rPr>
                <w:sz w:val="18"/>
                <w:szCs w:val="18"/>
              </w:rPr>
            </w:pPr>
            <w:r w:rsidDel="00000000" w:rsidR="00000000" w:rsidRPr="00000000">
              <w:rPr>
                <w:rtl w:val="0"/>
              </w:rPr>
              <w:t xml:space="preserve">C AND !IN[D[4:0]]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2">
            <w:pPr>
              <w:widowControl w:val="0"/>
              <w:spacing w:after="0" w:line="240" w:lineRule="auto"/>
              <w:jc w:val="center"/>
              <w:rPr>
                <w:sz w:val="18"/>
                <w:szCs w:val="18"/>
              </w:rPr>
            </w:pPr>
            <w:r w:rsidDel="00000000" w:rsidR="00000000" w:rsidRPr="00000000">
              <w:rPr>
                <w:rtl w:val="0"/>
              </w:rPr>
              <w:t xml:space="preserve">Z AND !IN[D[4:0]]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3">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9">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A">
            <w:pPr>
              <w:widowControl w:val="0"/>
              <w:spacing w:after="0" w:line="240" w:lineRule="auto"/>
              <w:jc w:val="center"/>
              <w:rPr>
                <w:sz w:val="18"/>
                <w:szCs w:val="18"/>
              </w:rPr>
            </w:pPr>
            <w:r w:rsidDel="00000000" w:rsidR="00000000" w:rsidRPr="00000000">
              <w:rPr>
                <w:rtl w:val="0"/>
              </w:rPr>
              <w:t xml:space="preserve">C OR !IN[D[4:0]]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B">
            <w:pPr>
              <w:widowControl w:val="0"/>
              <w:spacing w:after="0" w:line="240" w:lineRule="auto"/>
              <w:jc w:val="center"/>
              <w:rPr>
                <w:sz w:val="18"/>
                <w:szCs w:val="18"/>
              </w:rPr>
            </w:pPr>
            <w:r w:rsidDel="00000000" w:rsidR="00000000" w:rsidRPr="00000000">
              <w:rPr>
                <w:rtl w:val="0"/>
              </w:rPr>
              <w:t xml:space="preserve">Z OR !IN[D[4:0]]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C">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0100111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5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6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6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62">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63">
            <w:pPr>
              <w:widowControl w:val="0"/>
              <w:spacing w:after="0" w:line="240" w:lineRule="auto"/>
              <w:jc w:val="center"/>
              <w:rPr>
                <w:sz w:val="18"/>
                <w:szCs w:val="18"/>
              </w:rPr>
            </w:pPr>
            <w:r w:rsidDel="00000000" w:rsidR="00000000" w:rsidRPr="00000000">
              <w:rPr>
                <w:rtl w:val="0"/>
              </w:rPr>
              <w:t xml:space="preserve">C XOR !IN[D[4:0]]</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64">
            <w:pPr>
              <w:widowControl w:val="0"/>
              <w:spacing w:after="0" w:line="240" w:lineRule="auto"/>
              <w:jc w:val="center"/>
              <w:rPr>
                <w:sz w:val="18"/>
                <w:szCs w:val="18"/>
              </w:rPr>
            </w:pPr>
            <w:r w:rsidDel="00000000" w:rsidR="00000000" w:rsidRPr="00000000">
              <w:rPr>
                <w:rtl w:val="0"/>
              </w:rPr>
              <w:t xml:space="preserve">Z XOR !IN[D[4:0]]</w:t>
            </w:r>
            <w:r w:rsidDel="00000000" w:rsidR="00000000" w:rsidRPr="00000000">
              <w:rPr>
                <w:rtl w:val="0"/>
              </w:rPr>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65">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E66">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d2afnf6ec911">
        <w:r w:rsidDel="00000000" w:rsidR="00000000" w:rsidRPr="00000000">
          <w:rPr>
            <w:rFonts w:ascii="Roboto Mono Medium" w:cs="Roboto Mono Medium" w:eastAsia="Roboto Mono Medium" w:hAnsi="Roboto Mono Medium"/>
            <w:color w:val="1155cc"/>
            <w:u w:val="single"/>
            <w:rtl w:val="0"/>
          </w:rPr>
          <w:t xml:space="preserve">TESTP</w:t>
        </w:r>
      </w:hyperlink>
      <w:r w:rsidDel="00000000" w:rsidR="00000000" w:rsidRPr="00000000">
        <w:rPr>
          <w:rtl w:val="0"/>
        </w:rPr>
        <w:t xml:space="preserve"> and </w:t>
      </w:r>
      <w:hyperlink w:anchor="_d2afnf6ec911">
        <w:r w:rsidDel="00000000" w:rsidR="00000000" w:rsidRPr="00000000">
          <w:rPr>
            <w:rFonts w:ascii="Roboto Mono Medium" w:cs="Roboto Mono Medium" w:eastAsia="Roboto Mono Medium" w:hAnsi="Roboto Mono Medium"/>
            <w:color w:val="1155cc"/>
            <w:u w:val="single"/>
            <w:rtl w:val="0"/>
          </w:rPr>
          <w:t xml:space="preserve">TESTPN</w:t>
        </w:r>
      </w:hyperlink>
      <w:r w:rsidDel="00000000" w:rsidR="00000000" w:rsidRPr="00000000">
        <w:rPr>
          <w:rtl w:val="0"/>
        </w:rPr>
      </w:r>
    </w:p>
    <w:p w:rsidR="00000000" w:rsidDel="00000000" w:rsidP="00000000" w:rsidRDefault="00000000" w:rsidRPr="00000000" w14:paraId="00001E67">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E68">
      <w:pPr>
        <w:rPr/>
      </w:pPr>
      <w:r w:rsidDel="00000000" w:rsidR="00000000" w:rsidRPr="00000000">
        <w:rPr>
          <w:rFonts w:ascii="Roboto Mono Medium" w:cs="Roboto Mono Medium" w:eastAsia="Roboto Mono Medium" w:hAnsi="Roboto Mono Medium"/>
          <w:rtl w:val="0"/>
        </w:rPr>
        <w:t xml:space="preserve">TESTB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TESTBN</w:t>
      </w:r>
      <w:r w:rsidDel="00000000" w:rsidR="00000000" w:rsidRPr="00000000">
        <w:rPr>
          <w:rtl w:val="0"/>
        </w:rPr>
        <w:t xml:space="preserve"> reads the state (0/1) of a bit in Dest designated by Src, possibly inverts that result, and either stores it as-is, or bitwise ANDs, ORs, or XORs it into the C or Z flag.  </w:t>
      </w:r>
    </w:p>
    <w:p w:rsidR="00000000" w:rsidDel="00000000" w:rsidP="00000000" w:rsidRDefault="00000000" w:rsidRPr="00000000" w14:paraId="00001E69">
      <w:pPr>
        <w:rPr/>
      </w:pPr>
      <w:r w:rsidDel="00000000" w:rsidR="00000000" w:rsidRPr="00000000">
        <w:rPr>
          <w:rtl w:val="0"/>
        </w:rPr>
        <w:t xml:space="preserve">Src[4:0] indicates the bit number (0–31) to test.</w:t>
      </w:r>
    </w:p>
    <w:p w:rsidR="00000000" w:rsidDel="00000000" w:rsidP="00000000" w:rsidRDefault="00000000" w:rsidRPr="00000000" w14:paraId="00001E6A">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effect is specified, the C or Z flag is overwritten with the state or inverse state of the bit.</w:t>
      </w:r>
    </w:p>
    <w:p w:rsidR="00000000" w:rsidDel="00000000" w:rsidP="00000000" w:rsidRDefault="00000000" w:rsidRPr="00000000" w14:paraId="00001E6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t xml:space="preserve"> effect is specified, the C or Z flag is bitwise ANDed with the state or inverse state of the bit.</w:t>
      </w:r>
    </w:p>
    <w:p w:rsidR="00000000" w:rsidDel="00000000" w:rsidP="00000000" w:rsidRDefault="00000000" w:rsidRPr="00000000" w14:paraId="00001E6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OR</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OR</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effect is specified, the C or Z flag is bitwise ORed with the state or inverse state of the bit.</w:t>
      </w:r>
    </w:p>
    <w:p w:rsidR="00000000" w:rsidDel="00000000" w:rsidP="00000000" w:rsidRDefault="00000000" w:rsidRPr="00000000" w14:paraId="00001E6D">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XOR</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XOR</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effect is specified, the C or Z flag is bitwise XORed with the state or inverse state of the bit.</w:t>
      </w:r>
    </w:p>
    <w:p w:rsidR="00000000" w:rsidDel="00000000" w:rsidP="00000000" w:rsidRDefault="00000000" w:rsidRPr="00000000" w14:paraId="00001E6E">
      <w:pPr>
        <w:pStyle w:val="Heading2"/>
        <w:rPr>
          <w:i w:val="1"/>
          <w:highlight w:val="yellow"/>
        </w:rPr>
      </w:pPr>
      <w:bookmarkStart w:colFirst="0" w:colLast="0" w:name="_q7r5myfbnfk5" w:id="350"/>
      <w:bookmarkEnd w:id="350"/>
      <w:r w:rsidDel="00000000" w:rsidR="00000000" w:rsidRPr="00000000">
        <w:rPr>
          <w:rtl w:val="0"/>
        </w:rPr>
        <w:t xml:space="preserve">TESTN</w:t>
      </w:r>
      <w:r w:rsidDel="00000000" w:rsidR="00000000" w:rsidRPr="00000000">
        <w:rPr>
          <w:rtl w:val="0"/>
        </w:rPr>
      </w:r>
    </w:p>
    <w:p w:rsidR="00000000" w:rsidDel="00000000" w:rsidP="00000000" w:rsidRDefault="00000000" w:rsidRPr="00000000" w14:paraId="00001E6F">
      <w:pPr>
        <w:spacing w:after="0" w:lineRule="auto"/>
        <w:rPr/>
      </w:pPr>
      <w:r w:rsidDel="00000000" w:rsidR="00000000" w:rsidRPr="00000000">
        <w:rPr>
          <w:rtl w:val="0"/>
        </w:rPr>
        <w:t xml:space="preserve">Test not</w:t>
      </w:r>
      <w:r w:rsidDel="00000000" w:rsidR="00000000" w:rsidRPr="00000000">
        <w:rPr>
          <w:rtl w:val="0"/>
        </w:rPr>
      </w:r>
    </w:p>
    <w:p w:rsidR="00000000" w:rsidDel="00000000" w:rsidP="00000000" w:rsidRDefault="00000000" w:rsidRPr="00000000" w14:paraId="00001E70">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Test D by bitwise ANDing with !S to affect flags only.</w:t>
      </w:r>
    </w:p>
    <w:p w:rsidR="00000000" w:rsidDel="00000000" w:rsidP="00000000" w:rsidRDefault="00000000" w:rsidRPr="00000000" w14:paraId="00001E71">
      <w:pPr>
        <w:pBdr>
          <w:bottom w:color="b7b7b7" w:space="2" w:sz="8" w:val="single"/>
        </w:pBdr>
        <w:spacing w:after="0" w:lineRule="auto"/>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TESTN</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E72">
      <w:pPr>
        <w:spacing w:before="40" w:lineRule="auto"/>
        <w:rPr/>
      </w:pPr>
      <w:r w:rsidDel="00000000" w:rsidR="00000000" w:rsidRPr="00000000">
        <w:rPr>
          <w:b w:val="1"/>
          <w:rtl w:val="0"/>
        </w:rPr>
        <w:t xml:space="preserve">Result:</w:t>
      </w:r>
      <w:r w:rsidDel="00000000" w:rsidR="00000000" w:rsidRPr="00000000">
        <w:rPr>
          <w:rtl w:val="0"/>
        </w:rPr>
        <w:t xml:space="preserve"> The parity and zero-state of Dest bitwise ANDed with !Src is stored in the C and Z flags.</w:t>
      </w:r>
    </w:p>
    <w:p w:rsidR="00000000" w:rsidDel="00000000" w:rsidP="00000000" w:rsidRDefault="00000000" w:rsidRPr="00000000" w14:paraId="00001E73">
      <w:pPr>
        <w:numPr>
          <w:ilvl w:val="0"/>
          <w:numId w:val="1"/>
        </w:numPr>
        <w:spacing w:after="0" w:afterAutospacing="0"/>
        <w:ind w:left="720" w:hanging="360"/>
        <w:rPr/>
      </w:pPr>
      <w:r w:rsidDel="00000000" w:rsidR="00000000" w:rsidRPr="00000000">
        <w:rPr>
          <w:rtl w:val="0"/>
        </w:rPr>
        <w:t xml:space="preserve">Dest is the register whose value will be tested.</w:t>
      </w:r>
    </w:p>
    <w:p w:rsidR="00000000" w:rsidDel="00000000" w:rsidP="00000000" w:rsidRDefault="00000000" w:rsidRPr="00000000" w14:paraId="00001E74">
      <w:pPr>
        <w:numPr>
          <w:ilvl w:val="0"/>
          <w:numId w:val="1"/>
        </w:numPr>
        <w:spacing w:after="0" w:afterAutospacing="0"/>
        <w:ind w:left="720" w:hanging="360"/>
        <w:rPr/>
      </w:pPr>
      <w:r w:rsidDel="00000000" w:rsidR="00000000" w:rsidRPr="00000000">
        <w:rPr>
          <w:rtl w:val="0"/>
        </w:rPr>
        <w:t xml:space="preserve">Src is an optional register, 9-bit literal, or 32-bit augmented literal whose inverse value is ANDed with Dest.</w:t>
      </w:r>
    </w:p>
    <w:p w:rsidR="00000000" w:rsidDel="00000000" w:rsidP="00000000" w:rsidRDefault="00000000" w:rsidRPr="00000000" w14:paraId="00001E7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w:t>
      </w:r>
      <w:r w:rsidDel="00000000" w:rsidR="00000000" w:rsidRPr="00000000">
        <w:rPr>
          <w:rtl w:val="0"/>
        </w:rPr>
        <w:t xml:space="preserve"> effects to</w:t>
      </w:r>
      <w:r w:rsidDel="00000000" w:rsidR="00000000" w:rsidRPr="00000000">
        <w:rPr>
          <w:rtl w:val="0"/>
        </w:rPr>
        <w:t xml:space="preserve"> update flags.</w:t>
      </w:r>
    </w:p>
    <w:tbl>
      <w:tblPr>
        <w:tblStyle w:val="Table17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7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7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0111111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4">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5">
            <w:pPr>
              <w:widowControl w:val="0"/>
              <w:spacing w:after="0" w:line="240" w:lineRule="auto"/>
              <w:jc w:val="center"/>
              <w:rPr>
                <w:sz w:val="18"/>
                <w:szCs w:val="18"/>
              </w:rPr>
            </w:pPr>
            <w:r w:rsidDel="00000000" w:rsidR="00000000" w:rsidRPr="00000000">
              <w:rPr>
                <w:rtl w:val="0"/>
              </w:rPr>
              <w:t xml:space="preserve">Parity of (D &amp; !S)</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6">
            <w:pPr>
              <w:widowControl w:val="0"/>
              <w:spacing w:after="0" w:line="240" w:lineRule="auto"/>
              <w:jc w:val="center"/>
              <w:rPr>
                <w:sz w:val="18"/>
                <w:szCs w:val="18"/>
              </w:rPr>
            </w:pPr>
            <w:r w:rsidDel="00000000" w:rsidR="00000000" w:rsidRPr="00000000">
              <w:rPr>
                <w:rtl w:val="0"/>
              </w:rPr>
              <w:t xml:space="preserve">(D &amp; !S) = 0</w:t>
            </w:r>
            <w:r w:rsidDel="00000000" w:rsidR="00000000" w:rsidRPr="00000000">
              <w:rPr>
                <w:rtl w:val="0"/>
              </w:rPr>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87">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E88">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6m4jc27v9rub">
        <w:r w:rsidDel="00000000" w:rsidR="00000000" w:rsidRPr="00000000">
          <w:rPr>
            <w:rFonts w:ascii="Roboto Mono Medium" w:cs="Roboto Mono Medium" w:eastAsia="Roboto Mono Medium" w:hAnsi="Roboto Mono Medium"/>
            <w:color w:val="1155cc"/>
            <w:u w:val="single"/>
            <w:rtl w:val="0"/>
          </w:rPr>
          <w:t xml:space="preserve">TEST</w:t>
        </w:r>
      </w:hyperlink>
      <w:r w:rsidDel="00000000" w:rsidR="00000000" w:rsidRPr="00000000">
        <w:rPr>
          <w:rtl w:val="0"/>
        </w:rPr>
      </w:r>
    </w:p>
    <w:p w:rsidR="00000000" w:rsidDel="00000000" w:rsidP="00000000" w:rsidRDefault="00000000" w:rsidRPr="00000000" w14:paraId="00001E89">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E8A">
      <w:pPr>
        <w:rPr/>
      </w:pPr>
      <w:r w:rsidDel="00000000" w:rsidR="00000000" w:rsidRPr="00000000">
        <w:rPr>
          <w:rFonts w:ascii="Roboto Mono Medium" w:cs="Roboto Mono Medium" w:eastAsia="Roboto Mono Medium" w:hAnsi="Roboto Mono Medium"/>
          <w:rtl w:val="0"/>
        </w:rPr>
        <w:t xml:space="preserve">TEST</w:t>
      </w:r>
      <w:r w:rsidDel="00000000" w:rsidR="00000000" w:rsidRPr="00000000">
        <w:rPr>
          <w:rFonts w:ascii="Roboto Mono Medium" w:cs="Roboto Mono Medium" w:eastAsia="Roboto Mono Medium" w:hAnsi="Roboto Mono Medium"/>
          <w:rtl w:val="0"/>
        </w:rPr>
        <w:t xml:space="preserve">N</w:t>
      </w:r>
      <w:r w:rsidDel="00000000" w:rsidR="00000000" w:rsidRPr="00000000">
        <w:rPr>
          <w:rtl w:val="0"/>
        </w:rPr>
        <w:t xml:space="preserve"> determines the parity (number of high (1) bits) and the zero or non-zero state of Dest bitwise ANDed with !</w:t>
      </w:r>
      <w:r w:rsidDel="00000000" w:rsidR="00000000" w:rsidRPr="00000000">
        <w:rPr>
          <w:rtl w:val="0"/>
        </w:rPr>
        <w:t xml:space="preserve">Src and stores</w:t>
      </w:r>
      <w:r w:rsidDel="00000000" w:rsidR="00000000" w:rsidRPr="00000000">
        <w:rPr>
          <w:rtl w:val="0"/>
        </w:rPr>
        <w:t xml:space="preserve"> the results in the C and/or Z flag.  </w:t>
      </w:r>
    </w:p>
    <w:p w:rsidR="00000000" w:rsidDel="00000000" w:rsidP="00000000" w:rsidRDefault="00000000" w:rsidRPr="00000000" w14:paraId="00001E8B">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number of high (1) bits in Dest ANDed with !Src is odd, or is cleared (0) if it is even.</w:t>
      </w:r>
    </w:p>
    <w:p w:rsidR="00000000" w:rsidDel="00000000" w:rsidP="00000000" w:rsidRDefault="00000000" w:rsidRPr="00000000" w14:paraId="00001E8C">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Dest ANDed with !Src is zero, or is cleared (0) if it is not zero.</w:t>
      </w:r>
    </w:p>
    <w:p w:rsidR="00000000" w:rsidDel="00000000" w:rsidP="00000000" w:rsidRDefault="00000000" w:rsidRPr="00000000" w14:paraId="00001E8D">
      <w:pPr>
        <w:pStyle w:val="Heading2"/>
        <w:rPr>
          <w:i w:val="1"/>
          <w:highlight w:val="yellow"/>
        </w:rPr>
      </w:pPr>
      <w:bookmarkStart w:colFirst="0" w:colLast="0" w:name="_d2afnf6ec911" w:id="351"/>
      <w:bookmarkEnd w:id="351"/>
      <w:r w:rsidDel="00000000" w:rsidR="00000000" w:rsidRPr="00000000">
        <w:rPr>
          <w:rtl w:val="0"/>
        </w:rPr>
        <w:t xml:space="preserve">TESTP</w:t>
      </w:r>
      <w:r w:rsidDel="00000000" w:rsidR="00000000" w:rsidRPr="00000000">
        <w:rPr>
          <w:rtl w:val="0"/>
        </w:rPr>
        <w:t xml:space="preserve"> / </w:t>
      </w:r>
      <w:r w:rsidDel="00000000" w:rsidR="00000000" w:rsidRPr="00000000">
        <w:rPr>
          <w:rtl w:val="0"/>
        </w:rPr>
        <w:t xml:space="preserve">TESTPN</w:t>
      </w:r>
      <w:r w:rsidDel="00000000" w:rsidR="00000000" w:rsidRPr="00000000">
        <w:rPr>
          <w:rtl w:val="0"/>
        </w:rPr>
      </w:r>
    </w:p>
    <w:p w:rsidR="00000000" w:rsidDel="00000000" w:rsidP="00000000" w:rsidRDefault="00000000" w:rsidRPr="00000000" w14:paraId="00001E8E">
      <w:pPr>
        <w:spacing w:after="0" w:lineRule="auto"/>
        <w:rPr/>
      </w:pPr>
      <w:r w:rsidDel="00000000" w:rsidR="00000000" w:rsidRPr="00000000">
        <w:rPr>
          <w:rtl w:val="0"/>
        </w:rPr>
        <w:t xml:space="preserve">Test pin or pin not</w:t>
      </w:r>
      <w:r w:rsidDel="00000000" w:rsidR="00000000" w:rsidRPr="00000000">
        <w:rPr>
          <w:rtl w:val="0"/>
        </w:rPr>
      </w:r>
    </w:p>
    <w:p w:rsidR="00000000" w:rsidDel="00000000" w:rsidP="00000000" w:rsidRDefault="00000000" w:rsidRPr="00000000" w14:paraId="00001E8F">
      <w:pPr>
        <w:rPr/>
      </w:pPr>
      <w:hyperlink w:anchor="_21gxb0rq4onw">
        <w:r w:rsidDel="00000000" w:rsidR="00000000" w:rsidRPr="00000000">
          <w:rPr>
            <w:b w:val="1"/>
            <w:color w:val="1155cc"/>
            <w:u w:val="single"/>
            <w:rtl w:val="0"/>
          </w:rPr>
          <w:t xml:space="preserve">I/O Pin Instruction</w:t>
        </w:r>
      </w:hyperlink>
      <w:r w:rsidDel="00000000" w:rsidR="00000000" w:rsidRPr="00000000">
        <w:rPr>
          <w:b w:val="1"/>
          <w:rtl w:val="0"/>
        </w:rPr>
        <w:t xml:space="preserve"> -</w:t>
      </w:r>
      <w:r w:rsidDel="00000000" w:rsidR="00000000" w:rsidRPr="00000000">
        <w:rPr>
          <w:rtl w:val="0"/>
        </w:rPr>
        <w:t xml:space="preserve"> Test pin and either store, AND, OR, or XOR the result or inverse result into C/Z.</w:t>
      </w:r>
    </w:p>
    <w:p w:rsidR="00000000" w:rsidDel="00000000" w:rsidP="00000000" w:rsidRDefault="00000000" w:rsidRPr="00000000" w14:paraId="00001E90">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r>
    </w:p>
    <w:p w:rsidR="00000000" w:rsidDel="00000000" w:rsidP="00000000" w:rsidRDefault="00000000" w:rsidRPr="00000000" w14:paraId="00001E91">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r>
    </w:p>
    <w:p w:rsidR="00000000" w:rsidDel="00000000" w:rsidP="00000000" w:rsidRDefault="00000000" w:rsidRPr="00000000" w14:paraId="00001E92">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ORZ</w:t>
      </w:r>
      <w:r w:rsidDel="00000000" w:rsidR="00000000" w:rsidRPr="00000000">
        <w:rPr>
          <w:rtl w:val="0"/>
        </w:rPr>
      </w:r>
    </w:p>
    <w:p w:rsidR="00000000" w:rsidDel="00000000" w:rsidP="00000000" w:rsidRDefault="00000000" w:rsidRPr="00000000" w14:paraId="00001E93">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XORC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XORZ</w:t>
      </w:r>
      <w:r w:rsidDel="00000000" w:rsidR="00000000" w:rsidRPr="00000000">
        <w:rPr>
          <w:rtl w:val="0"/>
        </w:rPr>
      </w:r>
    </w:p>
    <w:p w:rsidR="00000000" w:rsidDel="00000000" w:rsidP="00000000" w:rsidRDefault="00000000" w:rsidRPr="00000000" w14:paraId="00001E94">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TESTPN</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r>
    </w:p>
    <w:p w:rsidR="00000000" w:rsidDel="00000000" w:rsidP="00000000" w:rsidRDefault="00000000" w:rsidRPr="00000000" w14:paraId="00001E95">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TESTPN</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r>
    </w:p>
    <w:p w:rsidR="00000000" w:rsidDel="00000000" w:rsidP="00000000" w:rsidRDefault="00000000" w:rsidRPr="00000000" w14:paraId="00001E96">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TESTPN</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ORZ</w:t>
      </w:r>
      <w:r w:rsidDel="00000000" w:rsidR="00000000" w:rsidRPr="00000000">
        <w:rPr>
          <w:rtl w:val="0"/>
        </w:rPr>
      </w:r>
    </w:p>
    <w:p w:rsidR="00000000" w:rsidDel="00000000" w:rsidP="00000000" w:rsidRDefault="00000000" w:rsidRPr="00000000" w14:paraId="00001E97">
      <w:pPr>
        <w:pBdr>
          <w:bottom w:color="b7b7b7" w:space="2" w:sz="8" w:val="single"/>
        </w:pBdr>
        <w:tabs>
          <w:tab w:val="left" w:leader="none" w:pos="810"/>
          <w:tab w:val="left" w:leader="none" w:pos="1620"/>
        </w:tabs>
        <w:spacing w:after="0" w:lineRule="auto"/>
        <w:rPr/>
      </w:pPr>
      <w:r w:rsidDel="00000000" w:rsidR="00000000" w:rsidRPr="00000000">
        <w:rPr>
          <w:rFonts w:ascii="Roboto Mono Medium" w:cs="Roboto Mono Medium" w:eastAsia="Roboto Mono Medium" w:hAnsi="Roboto Mono Medium"/>
          <w:rtl w:val="0"/>
        </w:rPr>
        <w:t xml:space="preserve">TESTPN</w:t>
        <w:tab/>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Dest</w:t>
      </w:r>
      <w:r w:rsidDel="00000000" w:rsidR="00000000" w:rsidRPr="00000000">
        <w:rPr>
          <w:rFonts w:ascii="Roboto Mono Medium" w:cs="Roboto Mono Medium" w:eastAsia="Roboto Mono Medium" w:hAnsi="Roboto Mono Medium"/>
          <w:rtl w:val="0"/>
        </w:rPr>
        <w:tab/>
      </w:r>
      <w:r w:rsidDel="00000000" w:rsidR="00000000" w:rsidRPr="00000000">
        <w:rPr>
          <w:rFonts w:ascii="Roboto Mono Medium" w:cs="Roboto Mono Medium" w:eastAsia="Roboto Mono Medium" w:hAnsi="Roboto Mono Medium"/>
          <w:rtl w:val="0"/>
        </w:rPr>
        <w:t xml:space="preserve">XORC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XORZ</w:t>
      </w:r>
      <w:r w:rsidDel="00000000" w:rsidR="00000000" w:rsidRPr="00000000">
        <w:rPr>
          <w:rtl w:val="0"/>
        </w:rPr>
      </w:r>
    </w:p>
    <w:p w:rsidR="00000000" w:rsidDel="00000000" w:rsidP="00000000" w:rsidRDefault="00000000" w:rsidRPr="00000000" w14:paraId="00001E98">
      <w:pPr>
        <w:spacing w:before="40" w:lineRule="auto"/>
        <w:rPr/>
      </w:pPr>
      <w:r w:rsidDel="00000000" w:rsidR="00000000" w:rsidRPr="00000000">
        <w:rPr>
          <w:b w:val="1"/>
          <w:rtl w:val="0"/>
        </w:rPr>
        <w:t xml:space="preserve">Result:</w:t>
      </w:r>
      <w:r w:rsidDel="00000000" w:rsidR="00000000" w:rsidRPr="00000000">
        <w:rPr>
          <w:rtl w:val="0"/>
        </w:rPr>
        <w:t xml:space="preserve"> The state of the I/O </w:t>
      </w:r>
      <w:r w:rsidDel="00000000" w:rsidR="00000000" w:rsidRPr="00000000">
        <w:rPr>
          <w:rtl w:val="0"/>
        </w:rPr>
        <w:t xml:space="preserve">pin</w:t>
      </w:r>
      <w:r w:rsidDel="00000000" w:rsidR="00000000" w:rsidRPr="00000000">
        <w:rPr>
          <w:rtl w:val="0"/>
        </w:rPr>
        <w:t xml:space="preserve"> described by Dest is read, possibly inverted, and either stored as-is, or bitwise ANDed, ORed, or XORed into C or Z.</w:t>
      </w:r>
    </w:p>
    <w:p w:rsidR="00000000" w:rsidDel="00000000" w:rsidP="00000000" w:rsidRDefault="00000000" w:rsidRPr="00000000" w14:paraId="00001E99">
      <w:pPr>
        <w:numPr>
          <w:ilvl w:val="0"/>
          <w:numId w:val="1"/>
        </w:numPr>
        <w:spacing w:after="0" w:afterAutospacing="0"/>
        <w:ind w:left="720" w:hanging="360"/>
        <w:rPr>
          <w:b w:val="0"/>
          <w:sz w:val="20"/>
          <w:szCs w:val="20"/>
        </w:rPr>
      </w:pPr>
      <w:r w:rsidDel="00000000" w:rsidR="00000000" w:rsidRPr="00000000">
        <w:rPr>
          <w:rtl w:val="0"/>
        </w:rPr>
        <w:t xml:space="preserve">Dest is the register or 6-bit literal whose value identifies the I/O pin to test.</w:t>
      </w:r>
    </w:p>
    <w:p w:rsidR="00000000" w:rsidDel="00000000" w:rsidP="00000000" w:rsidRDefault="00000000" w:rsidRPr="00000000" w14:paraId="00001E9A">
      <w:pPr>
        <w:numPr>
          <w:ilvl w:val="0"/>
          <w:numId w:val="1"/>
        </w:numPr>
        <w:ind w:left="720" w:hanging="360"/>
        <w:rPr>
          <w:b w:val="0"/>
          <w:sz w:val="20"/>
          <w:szCs w:val="2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ORC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ORZ</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XORC</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XORZ</w:t>
      </w:r>
      <w:r w:rsidDel="00000000" w:rsidR="00000000" w:rsidRPr="00000000">
        <w:rPr>
          <w:rtl w:val="0"/>
        </w:rPr>
        <w:t xml:space="preserve"> </w:t>
      </w:r>
      <w:r w:rsidDel="00000000" w:rsidR="00000000" w:rsidRPr="00000000">
        <w:rPr>
          <w:rtl w:val="0"/>
        </w:rPr>
        <w:t xml:space="preserve">is a</w:t>
      </w:r>
      <w:r w:rsidDel="00000000" w:rsidR="00000000" w:rsidRPr="00000000">
        <w:rPr>
          <w:rtl w:val="0"/>
        </w:rPr>
        <w:t xml:space="preserve"> </w:t>
      </w:r>
      <w:r w:rsidDel="00000000" w:rsidR="00000000" w:rsidRPr="00000000">
        <w:rPr>
          <w:rtl w:val="0"/>
        </w:rPr>
        <w:t xml:space="preserve">required effect to</w:t>
      </w:r>
      <w:r w:rsidDel="00000000" w:rsidR="00000000" w:rsidRPr="00000000">
        <w:rPr>
          <w:rtl w:val="0"/>
        </w:rPr>
        <w:t xml:space="preserve"> update or bitwise manipulate the C or Z flag.</w:t>
      </w:r>
    </w:p>
    <w:tbl>
      <w:tblPr>
        <w:tblStyle w:val="Table17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9B">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9C">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9D">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9E">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9F">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A0">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A1">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A2">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A3">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9">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A">
            <w:pPr>
              <w:widowControl w:val="0"/>
              <w:spacing w:after="0" w:line="240" w:lineRule="auto"/>
              <w:jc w:val="center"/>
              <w:rPr>
                <w:sz w:val="18"/>
                <w:szCs w:val="18"/>
              </w:rPr>
            </w:pPr>
            <w:r w:rsidDel="00000000" w:rsidR="00000000" w:rsidRPr="00000000">
              <w:rPr>
                <w:rtl w:val="0"/>
              </w:rPr>
              <w:t xml:space="preserve">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B">
            <w:pPr>
              <w:widowControl w:val="0"/>
              <w:spacing w:after="0" w:line="240" w:lineRule="auto"/>
              <w:jc w:val="center"/>
              <w:rPr>
                <w:sz w:val="18"/>
                <w:szCs w:val="18"/>
              </w:rPr>
            </w:pPr>
            <w:r w:rsidDel="00000000" w:rsidR="00000000" w:rsidRPr="00000000">
              <w:rPr>
                <w:rtl w:val="0"/>
              </w:rPr>
              <w:t xml:space="preserve">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C">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A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2">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3">
            <w:pPr>
              <w:widowControl w:val="0"/>
              <w:spacing w:after="0" w:line="240" w:lineRule="auto"/>
              <w:jc w:val="center"/>
              <w:rPr>
                <w:sz w:val="18"/>
                <w:szCs w:val="18"/>
              </w:rPr>
            </w:pPr>
            <w:r w:rsidDel="00000000" w:rsidR="00000000" w:rsidRPr="00000000">
              <w:rPr>
                <w:rtl w:val="0"/>
              </w:rPr>
              <w:t xml:space="preserve">C AND 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4">
            <w:pPr>
              <w:widowControl w:val="0"/>
              <w:spacing w:after="0" w:line="240" w:lineRule="auto"/>
              <w:jc w:val="center"/>
              <w:rPr>
                <w:sz w:val="18"/>
                <w:szCs w:val="18"/>
              </w:rPr>
            </w:pPr>
            <w:r w:rsidDel="00000000" w:rsidR="00000000" w:rsidRPr="00000000">
              <w:rPr>
                <w:rtl w:val="0"/>
              </w:rPr>
              <w:t xml:space="preserve">Z AND 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5">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B">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C">
            <w:pPr>
              <w:widowControl w:val="0"/>
              <w:spacing w:after="0" w:line="240" w:lineRule="auto"/>
              <w:jc w:val="center"/>
              <w:rPr>
                <w:sz w:val="18"/>
                <w:szCs w:val="18"/>
              </w:rPr>
            </w:pPr>
            <w:r w:rsidDel="00000000" w:rsidR="00000000" w:rsidRPr="00000000">
              <w:rPr>
                <w:rtl w:val="0"/>
              </w:rPr>
              <w:t xml:space="preserve">C OR 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D">
            <w:pPr>
              <w:widowControl w:val="0"/>
              <w:spacing w:after="0" w:line="240" w:lineRule="auto"/>
              <w:jc w:val="center"/>
              <w:rPr>
                <w:sz w:val="18"/>
                <w:szCs w:val="18"/>
              </w:rPr>
            </w:pPr>
            <w:r w:rsidDel="00000000" w:rsidR="00000000" w:rsidRPr="00000000">
              <w:rPr>
                <w:rtl w:val="0"/>
              </w:rPr>
              <w:t xml:space="preserve">Z OR 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E">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B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4">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5">
            <w:pPr>
              <w:widowControl w:val="0"/>
              <w:spacing w:after="0" w:line="240" w:lineRule="auto"/>
              <w:jc w:val="center"/>
              <w:rPr>
                <w:sz w:val="18"/>
                <w:szCs w:val="18"/>
              </w:rPr>
            </w:pPr>
            <w:r w:rsidDel="00000000" w:rsidR="00000000" w:rsidRPr="00000000">
              <w:rPr>
                <w:rtl w:val="0"/>
              </w:rPr>
              <w:t xml:space="preserve">C XOR 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6">
            <w:pPr>
              <w:widowControl w:val="0"/>
              <w:spacing w:after="0" w:line="240" w:lineRule="auto"/>
              <w:jc w:val="center"/>
              <w:rPr>
                <w:sz w:val="18"/>
                <w:szCs w:val="18"/>
              </w:rPr>
            </w:pPr>
            <w:r w:rsidDel="00000000" w:rsidR="00000000" w:rsidRPr="00000000">
              <w:rPr>
                <w:rtl w:val="0"/>
              </w:rPr>
              <w:t xml:space="preserve">Z XOR 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7">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001000001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D">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E">
            <w:pPr>
              <w:widowControl w:val="0"/>
              <w:spacing w:after="0" w:line="240" w:lineRule="auto"/>
              <w:jc w:val="center"/>
              <w:rPr>
                <w:sz w:val="18"/>
                <w:szCs w:val="18"/>
              </w:rPr>
            </w:pPr>
            <w:r w:rsidDel="00000000" w:rsidR="00000000" w:rsidRPr="00000000">
              <w:rPr>
                <w:rtl w:val="0"/>
              </w:rPr>
              <w:t xml:space="preserve">!IN[D[5:0]]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CF">
            <w:pPr>
              <w:widowControl w:val="0"/>
              <w:spacing w:after="0" w:line="240" w:lineRule="auto"/>
              <w:jc w:val="center"/>
              <w:rPr>
                <w:sz w:val="18"/>
                <w:szCs w:val="18"/>
              </w:rPr>
            </w:pPr>
            <w:r w:rsidDel="00000000" w:rsidR="00000000" w:rsidRPr="00000000">
              <w:rPr>
                <w:rtl w:val="0"/>
              </w:rPr>
              <w:t xml:space="preserve">!IN[D[5:0]]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0">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001000011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6">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7">
            <w:pPr>
              <w:widowControl w:val="0"/>
              <w:spacing w:after="0" w:line="240" w:lineRule="auto"/>
              <w:jc w:val="center"/>
              <w:rPr>
                <w:sz w:val="18"/>
                <w:szCs w:val="18"/>
              </w:rPr>
            </w:pPr>
            <w:r w:rsidDel="00000000" w:rsidR="00000000" w:rsidRPr="00000000">
              <w:rPr>
                <w:rtl w:val="0"/>
              </w:rPr>
              <w:t xml:space="preserve">C AND !IN[D[5:0]]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8">
            <w:pPr>
              <w:widowControl w:val="0"/>
              <w:spacing w:after="0" w:line="240" w:lineRule="auto"/>
              <w:jc w:val="center"/>
              <w:rPr>
                <w:sz w:val="18"/>
                <w:szCs w:val="18"/>
              </w:rPr>
            </w:pPr>
            <w:r w:rsidDel="00000000" w:rsidR="00000000" w:rsidRPr="00000000">
              <w:rPr>
                <w:rtl w:val="0"/>
              </w:rPr>
              <w:t xml:space="preserve">Z AND !IN[D[5:0]]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9">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001000101</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DF">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0">
            <w:pPr>
              <w:widowControl w:val="0"/>
              <w:spacing w:after="0" w:line="240" w:lineRule="auto"/>
              <w:jc w:val="center"/>
              <w:rPr>
                <w:sz w:val="18"/>
                <w:szCs w:val="18"/>
              </w:rPr>
            </w:pPr>
            <w:r w:rsidDel="00000000" w:rsidR="00000000" w:rsidRPr="00000000">
              <w:rPr>
                <w:rtl w:val="0"/>
              </w:rPr>
              <w:t xml:space="preserve">C OR !IN[D[5:0]]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1">
            <w:pPr>
              <w:widowControl w:val="0"/>
              <w:spacing w:after="0" w:line="240" w:lineRule="auto"/>
              <w:jc w:val="center"/>
              <w:rPr>
                <w:sz w:val="18"/>
                <w:szCs w:val="18"/>
              </w:rPr>
            </w:pPr>
            <w:r w:rsidDel="00000000" w:rsidR="00000000" w:rsidRPr="00000000">
              <w:rPr>
                <w:rtl w:val="0"/>
              </w:rPr>
              <w:t xml:space="preserve">Z OR !IN[D[5:0]]</w:t>
            </w:r>
            <w:r w:rsidDel="00000000" w:rsidR="00000000" w:rsidRPr="00000000">
              <w:rPr>
                <w:rtl w:val="0"/>
              </w:rPr>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2">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CZL</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001000111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8">
            <w:pPr>
              <w:widowControl w:val="0"/>
              <w:spacing w:after="0" w:line="240" w:lineRule="auto"/>
              <w:jc w:val="center"/>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9">
            <w:pPr>
              <w:widowControl w:val="0"/>
              <w:spacing w:after="0" w:line="240" w:lineRule="auto"/>
              <w:jc w:val="center"/>
              <w:rPr>
                <w:sz w:val="18"/>
                <w:szCs w:val="18"/>
              </w:rPr>
            </w:pPr>
            <w:r w:rsidDel="00000000" w:rsidR="00000000" w:rsidRPr="00000000">
              <w:rPr>
                <w:rtl w:val="0"/>
              </w:rPr>
              <w:t xml:space="preserve">C XOR !IN[D[5:0]]</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A">
            <w:pPr>
              <w:widowControl w:val="0"/>
              <w:spacing w:after="0" w:line="240" w:lineRule="auto"/>
              <w:jc w:val="center"/>
              <w:rPr>
                <w:sz w:val="18"/>
                <w:szCs w:val="18"/>
              </w:rPr>
            </w:pPr>
            <w:r w:rsidDel="00000000" w:rsidR="00000000" w:rsidRPr="00000000">
              <w:rPr>
                <w:rtl w:val="0"/>
              </w:rPr>
              <w:t xml:space="preserve">Z XOR !IN[D[5:0]]</w:t>
            </w:r>
            <w:r w:rsidDel="00000000" w:rsidR="00000000" w:rsidRPr="00000000">
              <w:rPr>
                <w:rtl w:val="0"/>
              </w:rPr>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EEB">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1EEC">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sjy72z2klc7g">
        <w:r w:rsidDel="00000000" w:rsidR="00000000" w:rsidRPr="00000000">
          <w:rPr>
            <w:rFonts w:ascii="Roboto Mono Medium" w:cs="Roboto Mono Medium" w:eastAsia="Roboto Mono Medium" w:hAnsi="Roboto Mono Medium"/>
            <w:color w:val="1155cc"/>
            <w:u w:val="single"/>
            <w:rtl w:val="0"/>
          </w:rPr>
          <w:t xml:space="preserve">TESTB</w:t>
        </w:r>
      </w:hyperlink>
      <w:r w:rsidDel="00000000" w:rsidR="00000000" w:rsidRPr="00000000">
        <w:rPr>
          <w:rtl w:val="0"/>
        </w:rPr>
        <w:t xml:space="preserve"> and </w:t>
      </w:r>
      <w:hyperlink w:anchor="_sjy72z2klc7g">
        <w:r w:rsidDel="00000000" w:rsidR="00000000" w:rsidRPr="00000000">
          <w:rPr>
            <w:rFonts w:ascii="Roboto Mono Medium" w:cs="Roboto Mono Medium" w:eastAsia="Roboto Mono Medium" w:hAnsi="Roboto Mono Medium"/>
            <w:color w:val="1155cc"/>
            <w:u w:val="single"/>
            <w:rtl w:val="0"/>
          </w:rPr>
          <w:t xml:space="preserve">TESTBN</w:t>
        </w:r>
      </w:hyperlink>
      <w:r w:rsidDel="00000000" w:rsidR="00000000" w:rsidRPr="00000000">
        <w:rPr>
          <w:rtl w:val="0"/>
        </w:rPr>
      </w:r>
    </w:p>
    <w:p w:rsidR="00000000" w:rsidDel="00000000" w:rsidP="00000000" w:rsidRDefault="00000000" w:rsidRPr="00000000" w14:paraId="00001EED">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1EEE">
      <w:pPr>
        <w:rPr/>
      </w:pPr>
      <w:r w:rsidDel="00000000" w:rsidR="00000000" w:rsidRPr="00000000">
        <w:rPr>
          <w:rFonts w:ascii="Roboto Mono Medium" w:cs="Roboto Mono Medium" w:eastAsia="Roboto Mono Medium" w:hAnsi="Roboto Mono Medium"/>
          <w:rtl w:val="0"/>
        </w:rPr>
        <w:t xml:space="preserve">TESTP</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TESTPN</w:t>
      </w:r>
      <w:r w:rsidDel="00000000" w:rsidR="00000000" w:rsidRPr="00000000">
        <w:rPr>
          <w:rtl w:val="0"/>
        </w:rPr>
        <w:t xml:space="preserve"> reads the state (0/1) of the I/O pin designated by Dest, possibly inverts that result, and either stores it as-is, or bitwise ANDs, ORs, or XORs it into the C or Z flag.  Dest[5:0] indicates the pin number (0–63) to test.</w:t>
      </w:r>
    </w:p>
    <w:p w:rsidR="00000000" w:rsidDel="00000000" w:rsidP="00000000" w:rsidRDefault="00000000" w:rsidRPr="00000000" w14:paraId="00001EEF">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effect is specified, the C or Z flag is overwritten with the state or inverse state of the pin.</w:t>
      </w:r>
    </w:p>
    <w:p w:rsidR="00000000" w:rsidDel="00000000" w:rsidP="00000000" w:rsidRDefault="00000000" w:rsidRPr="00000000" w14:paraId="00001EF0">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ANDC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ANDZ</w:t>
      </w:r>
      <w:r w:rsidDel="00000000" w:rsidR="00000000" w:rsidRPr="00000000">
        <w:rPr>
          <w:rtl w:val="0"/>
        </w:rPr>
        <w:t xml:space="preserve"> effect is specified, the C or Z flag is bitwise ANDed with the state or inverse state of the pin.</w:t>
      </w:r>
    </w:p>
    <w:p w:rsidR="00000000" w:rsidDel="00000000" w:rsidP="00000000" w:rsidRDefault="00000000" w:rsidRPr="00000000" w14:paraId="00001EF1">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OR</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OR</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effect is specified, the C or Z flag is bitwise ORed with the state or inverse state of the pin.</w:t>
      </w:r>
    </w:p>
    <w:p w:rsidR="00000000" w:rsidDel="00000000" w:rsidP="00000000" w:rsidRDefault="00000000" w:rsidRPr="00000000" w14:paraId="00001EF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XOR</w:t>
      </w:r>
      <w:r w:rsidDel="00000000" w:rsidR="00000000" w:rsidRPr="00000000">
        <w:rPr>
          <w:rFonts w:ascii="Roboto Mono Medium" w:cs="Roboto Mono Medium" w:eastAsia="Roboto Mono Medium" w:hAnsi="Roboto Mono Medium"/>
          <w:rtl w:val="0"/>
        </w:rPr>
        <w:t xml:space="preserve">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XOR</w:t>
      </w:r>
      <w:r w:rsidDel="00000000" w:rsidR="00000000" w:rsidRPr="00000000">
        <w:rPr>
          <w:rFonts w:ascii="Roboto Mono Medium" w:cs="Roboto Mono Medium" w:eastAsia="Roboto Mono Medium" w:hAnsi="Roboto Mono Medium"/>
          <w:rtl w:val="0"/>
        </w:rPr>
        <w:t xml:space="preserve">Z</w:t>
      </w:r>
      <w:r w:rsidDel="00000000" w:rsidR="00000000" w:rsidRPr="00000000">
        <w:rPr>
          <w:rtl w:val="0"/>
        </w:rPr>
        <w:t xml:space="preserve"> effect is specified, the C or Z flag is bitwise XORed with the state or inverse state of the pin.</w:t>
      </w:r>
    </w:p>
    <w:p w:rsidR="00000000" w:rsidDel="00000000" w:rsidP="00000000" w:rsidRDefault="00000000" w:rsidRPr="00000000" w14:paraId="00001EF3">
      <w:pPr>
        <w:pStyle w:val="Heading2"/>
        <w:rPr>
          <w:i w:val="1"/>
          <w:highlight w:val="yellow"/>
        </w:rPr>
      </w:pPr>
      <w:bookmarkStart w:colFirst="0" w:colLast="0" w:name="_1rck8xngsheq" w:id="352"/>
      <w:bookmarkEnd w:id="352"/>
      <w:r w:rsidDel="00000000" w:rsidR="00000000" w:rsidRPr="00000000">
        <w:rPr>
          <w:rtl w:val="0"/>
        </w:rPr>
        <w:t xml:space="preserve">TJF / TJNF</w:t>
      </w:r>
      <w:r w:rsidDel="00000000" w:rsidR="00000000" w:rsidRPr="00000000">
        <w:rPr>
          <w:rtl w:val="0"/>
        </w:rPr>
      </w:r>
    </w:p>
    <w:p w:rsidR="00000000" w:rsidDel="00000000" w:rsidP="00000000" w:rsidRDefault="00000000" w:rsidRPr="00000000" w14:paraId="00001E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highlight w:val="yellow"/>
        </w:rPr>
      </w:pPr>
      <w:r w:rsidDel="00000000" w:rsidR="00000000" w:rsidRPr="00000000">
        <w:rPr>
          <w:rtl w:val="0"/>
        </w:rPr>
        <w:t xml:space="preserve">Test, jump if full or not full</w:t>
      </w:r>
      <w:r w:rsidDel="00000000" w:rsidR="00000000" w:rsidRPr="00000000">
        <w:rPr>
          <w:rtl w:val="0"/>
        </w:rPr>
      </w:r>
    </w:p>
    <w:p w:rsidR="00000000" w:rsidDel="00000000" w:rsidP="00000000" w:rsidRDefault="00000000" w:rsidRPr="00000000" w14:paraId="00001EF5">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Test value and jump if full (-1; $FFFF_FFFF) or not full (&lt;&gt; -1; &lt;&gt; $FFFF_FFFF).</w:t>
      </w:r>
    </w:p>
    <w:p w:rsidR="00000000" w:rsidDel="00000000" w:rsidP="00000000" w:rsidRDefault="00000000" w:rsidRPr="00000000" w14:paraId="00001EF6">
      <w:pPr>
        <w:pBdr>
          <w:bottom w:color="b7b7b7" w:space="2" w:sz="8" w:val="single"/>
        </w:pBdr>
        <w:tabs>
          <w:tab w:val="left" w:leader="none" w:pos="630"/>
        </w:tabs>
        <w:spacing w:after="0" w:lineRule="auto"/>
        <w:rPr>
          <w:rFonts w:ascii="Roboto Mono Medium" w:cs="Roboto Mono Medium" w:eastAsia="Roboto Mono Medium" w:hAnsi="Roboto Mono Medium"/>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1EF7">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TJF</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EF8">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T</w:t>
      </w:r>
      <w:r w:rsidDel="00000000" w:rsidR="00000000" w:rsidRPr="00000000">
        <w:rPr>
          <w:rFonts w:ascii="Roboto Mono Medium" w:cs="Roboto Mono Medium" w:eastAsia="Roboto Mono Medium" w:hAnsi="Roboto Mono Medium"/>
          <w:rtl w:val="0"/>
        </w:rPr>
        <w:t xml:space="preserve">JNF</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EF9">
      <w:pPr>
        <w:spacing w:before="40" w:lineRule="auto"/>
        <w:rPr/>
      </w:pPr>
      <w:r w:rsidDel="00000000" w:rsidR="00000000" w:rsidRPr="00000000">
        <w:rPr>
          <w:b w:val="1"/>
          <w:rtl w:val="0"/>
        </w:rPr>
        <w:t xml:space="preserve">Result:</w:t>
      </w:r>
      <w:r w:rsidDel="00000000" w:rsidR="00000000" w:rsidRPr="00000000">
        <w:rPr>
          <w:rtl w:val="0"/>
        </w:rPr>
        <w:t xml:space="preserve"> Dest is tested and if it's full (or not full in syntax 2), PC is set to a new relative (#Src) or absolute (Src) address.</w:t>
      </w:r>
    </w:p>
    <w:p w:rsidR="00000000" w:rsidDel="00000000" w:rsidP="00000000" w:rsidRDefault="00000000" w:rsidRPr="00000000" w14:paraId="00001EFA">
      <w:pPr>
        <w:numPr>
          <w:ilvl w:val="0"/>
          <w:numId w:val="1"/>
        </w:numPr>
        <w:spacing w:after="0" w:afterAutospacing="0"/>
        <w:ind w:left="720" w:hanging="360"/>
        <w:rPr/>
      </w:pPr>
      <w:r w:rsidDel="00000000" w:rsidR="00000000" w:rsidRPr="00000000">
        <w:rPr>
          <w:rtl w:val="0"/>
        </w:rPr>
        <w:t xml:space="preserve">Dest is a register whose value is tested </w:t>
      </w:r>
      <w:r w:rsidDel="00000000" w:rsidR="00000000" w:rsidRPr="00000000">
        <w:rPr>
          <w:rtl w:val="0"/>
        </w:rPr>
        <w:t xml:space="preserve">for full</w:t>
      </w:r>
      <w:r w:rsidDel="00000000" w:rsidR="00000000" w:rsidRPr="00000000">
        <w:rPr>
          <w:rtl w:val="0"/>
        </w:rPr>
        <w:t xml:space="preserve"> or not full.</w:t>
      </w:r>
    </w:p>
    <w:p w:rsidR="00000000" w:rsidDel="00000000" w:rsidP="00000000" w:rsidRDefault="00000000" w:rsidRPr="00000000" w14:paraId="00001EFB">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17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FC">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FD">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FE">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EFF">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00">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01">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02">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03">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04">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A">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B">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C">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0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3">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4">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5">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16">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F17">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Dest is full (or not full in syntax 2).</w:t>
      </w:r>
    </w:p>
    <w:p w:rsidR="00000000" w:rsidDel="00000000" w:rsidP="00000000" w:rsidRDefault="00000000" w:rsidRPr="00000000" w14:paraId="00001F18">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19">
      <w:pPr>
        <w:rPr/>
      </w:pPr>
      <w:r w:rsidDel="00000000" w:rsidR="00000000" w:rsidRPr="00000000">
        <w:rPr>
          <w:rFonts w:ascii="Roboto Mono Medium" w:cs="Roboto Mono Medium" w:eastAsia="Roboto Mono Medium" w:hAnsi="Roboto Mono Medium"/>
          <w:rtl w:val="0"/>
        </w:rPr>
        <w:t xml:space="preserve">TJF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TJNF</w:t>
      </w:r>
      <w:r w:rsidDel="00000000" w:rsidR="00000000" w:rsidRPr="00000000">
        <w:rPr>
          <w:rtl w:val="0"/>
        </w:rPr>
        <w:t xml:space="preserve"> tests the value in Dest and jumps to the address described by Src if the result is full (-1; $FFFF_FFFF; in syntax 1) or not full (&lt;&gt; -1; &lt;&gt; $FFFF_FFFF; in syntax 2).</w:t>
      </w:r>
    </w:p>
    <w:p w:rsidR="00000000" w:rsidDel="00000000" w:rsidP="00000000" w:rsidRDefault="00000000" w:rsidRPr="00000000" w14:paraId="00001F1A">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TJF</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TJNF</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F1B">
      <w:pPr>
        <w:pStyle w:val="Heading2"/>
        <w:rPr>
          <w:i w:val="1"/>
          <w:highlight w:val="yellow"/>
        </w:rPr>
      </w:pPr>
      <w:bookmarkStart w:colFirst="0" w:colLast="0" w:name="_rm5pk4tx7cv6" w:id="353"/>
      <w:bookmarkEnd w:id="353"/>
      <w:r w:rsidDel="00000000" w:rsidR="00000000" w:rsidRPr="00000000">
        <w:rPr>
          <w:rtl w:val="0"/>
        </w:rPr>
        <w:t xml:space="preserve">TJS / TJNS</w:t>
      </w:r>
      <w:r w:rsidDel="00000000" w:rsidR="00000000" w:rsidRPr="00000000">
        <w:rPr>
          <w:rtl w:val="0"/>
        </w:rPr>
      </w:r>
    </w:p>
    <w:p w:rsidR="00000000" w:rsidDel="00000000" w:rsidP="00000000" w:rsidRDefault="00000000" w:rsidRPr="00000000" w14:paraId="00001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highlight w:val="yellow"/>
        </w:rPr>
      </w:pPr>
      <w:r w:rsidDel="00000000" w:rsidR="00000000" w:rsidRPr="00000000">
        <w:rPr>
          <w:rtl w:val="0"/>
        </w:rPr>
        <w:t xml:space="preserve">Test, jump if signed or not signed</w:t>
      </w:r>
      <w:r w:rsidDel="00000000" w:rsidR="00000000" w:rsidRPr="00000000">
        <w:rPr>
          <w:rtl w:val="0"/>
        </w:rPr>
      </w:r>
    </w:p>
    <w:p w:rsidR="00000000" w:rsidDel="00000000" w:rsidP="00000000" w:rsidRDefault="00000000" w:rsidRPr="00000000" w14:paraId="00001F1D">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Test value and jump if signed or not signed.</w:t>
      </w:r>
    </w:p>
    <w:p w:rsidR="00000000" w:rsidDel="00000000" w:rsidP="00000000" w:rsidRDefault="00000000" w:rsidRPr="00000000" w14:paraId="00001F1E">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TJS</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F1F">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TJNS</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F20">
      <w:pPr>
        <w:spacing w:before="40" w:lineRule="auto"/>
        <w:rPr/>
      </w:pPr>
      <w:r w:rsidDel="00000000" w:rsidR="00000000" w:rsidRPr="00000000">
        <w:rPr>
          <w:b w:val="1"/>
          <w:rtl w:val="0"/>
        </w:rPr>
        <w:t xml:space="preserve">Result:</w:t>
      </w:r>
      <w:r w:rsidDel="00000000" w:rsidR="00000000" w:rsidRPr="00000000">
        <w:rPr>
          <w:rtl w:val="0"/>
        </w:rPr>
        <w:t xml:space="preserve"> Dest is tested and if it's signed (or not signed in syntax 2), PC is set to a new relative (#Src) or absolute (Src) address.</w:t>
      </w:r>
    </w:p>
    <w:p w:rsidR="00000000" w:rsidDel="00000000" w:rsidP="00000000" w:rsidRDefault="00000000" w:rsidRPr="00000000" w14:paraId="00001F21">
      <w:pPr>
        <w:numPr>
          <w:ilvl w:val="0"/>
          <w:numId w:val="1"/>
        </w:numPr>
        <w:spacing w:after="0" w:afterAutospacing="0"/>
        <w:ind w:left="720" w:hanging="360"/>
        <w:rPr/>
      </w:pPr>
      <w:r w:rsidDel="00000000" w:rsidR="00000000" w:rsidRPr="00000000">
        <w:rPr>
          <w:rtl w:val="0"/>
        </w:rPr>
        <w:t xml:space="preserve">Dest is a register whose value is tested </w:t>
      </w:r>
      <w:r w:rsidDel="00000000" w:rsidR="00000000" w:rsidRPr="00000000">
        <w:rPr>
          <w:rtl w:val="0"/>
        </w:rPr>
        <w:t xml:space="preserve">for </w:t>
      </w:r>
      <w:r w:rsidDel="00000000" w:rsidR="00000000" w:rsidRPr="00000000">
        <w:rPr>
          <w:rtl w:val="0"/>
        </w:rPr>
        <w:t xml:space="preserve">sign or no sign.</w:t>
      </w:r>
    </w:p>
    <w:p w:rsidR="00000000" w:rsidDel="00000000" w:rsidP="00000000" w:rsidRDefault="00000000" w:rsidRPr="00000000" w14:paraId="00001F22">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17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3">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4">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5">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6">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7">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8">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9">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A">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2B">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2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1">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2">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3">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4">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A">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B">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C">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3D">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F3E">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Dest is signed (or not signed in syntax 2).</w:t>
      </w:r>
    </w:p>
    <w:p w:rsidR="00000000" w:rsidDel="00000000" w:rsidP="00000000" w:rsidRDefault="00000000" w:rsidRPr="00000000" w14:paraId="00001F3F">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40">
      <w:pPr>
        <w:rPr/>
      </w:pPr>
      <w:r w:rsidDel="00000000" w:rsidR="00000000" w:rsidRPr="00000000">
        <w:rPr>
          <w:rFonts w:ascii="Roboto Mono Medium" w:cs="Roboto Mono Medium" w:eastAsia="Roboto Mono Medium" w:hAnsi="Roboto Mono Medium"/>
          <w:rtl w:val="0"/>
        </w:rPr>
        <w:t xml:space="preserve">TJS</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TJNS</w:t>
      </w:r>
      <w:r w:rsidDel="00000000" w:rsidR="00000000" w:rsidRPr="00000000">
        <w:rPr>
          <w:rtl w:val="0"/>
        </w:rPr>
        <w:t xml:space="preserve"> tests the value in Dest and jumps to the address described by Src if the result is signed (Dest[31] = 1) or not signed (Dest[31] = 0).</w:t>
      </w:r>
    </w:p>
    <w:p w:rsidR="00000000" w:rsidDel="00000000" w:rsidP="00000000" w:rsidRDefault="00000000" w:rsidRPr="00000000" w14:paraId="00001F41">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TJS</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TJNS</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F42">
      <w:pPr>
        <w:pStyle w:val="Heading2"/>
        <w:rPr>
          <w:i w:val="1"/>
          <w:highlight w:val="yellow"/>
        </w:rPr>
      </w:pPr>
      <w:bookmarkStart w:colFirst="0" w:colLast="0" w:name="_o9pr7ygsoyes" w:id="354"/>
      <w:bookmarkEnd w:id="354"/>
      <w:r w:rsidDel="00000000" w:rsidR="00000000" w:rsidRPr="00000000">
        <w:rPr>
          <w:rtl w:val="0"/>
        </w:rPr>
        <w:t xml:space="preserve">TJV</w:t>
      </w:r>
      <w:r w:rsidDel="00000000" w:rsidR="00000000" w:rsidRPr="00000000">
        <w:rPr>
          <w:rtl w:val="0"/>
        </w:rPr>
      </w:r>
    </w:p>
    <w:p w:rsidR="00000000" w:rsidDel="00000000" w:rsidP="00000000" w:rsidRDefault="00000000" w:rsidRPr="00000000" w14:paraId="00001F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highlight w:val="yellow"/>
        </w:rPr>
      </w:pPr>
      <w:r w:rsidDel="00000000" w:rsidR="00000000" w:rsidRPr="00000000">
        <w:rPr>
          <w:rtl w:val="0"/>
        </w:rPr>
        <w:t xml:space="preserve">Test, jump if overflow</w:t>
      </w:r>
      <w:r w:rsidDel="00000000" w:rsidR="00000000" w:rsidRPr="00000000">
        <w:rPr>
          <w:rtl w:val="0"/>
        </w:rPr>
      </w:r>
    </w:p>
    <w:p w:rsidR="00000000" w:rsidDel="00000000" w:rsidP="00000000" w:rsidRDefault="00000000" w:rsidRPr="00000000" w14:paraId="00001F44">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Test value and jump if overflowed.</w:t>
      </w:r>
    </w:p>
    <w:p w:rsidR="00000000" w:rsidDel="00000000" w:rsidP="00000000" w:rsidRDefault="00000000" w:rsidRPr="00000000" w14:paraId="00001F45">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TJV</w:t>
      </w:r>
      <w:r w:rsidDel="00000000" w:rsidR="00000000" w:rsidRPr="00000000">
        <w:rPr>
          <w:rFonts w:ascii="Roboto Mono Medium" w:cs="Roboto Mono Medium" w:eastAsia="Roboto Mono Medium" w:hAnsi="Roboto Mono Medium"/>
          <w:rtl w:val="0"/>
        </w:rPr>
        <w:t xml:space="preserve">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F46">
      <w:pPr>
        <w:spacing w:before="40" w:lineRule="auto"/>
        <w:rPr/>
      </w:pPr>
      <w:r w:rsidDel="00000000" w:rsidR="00000000" w:rsidRPr="00000000">
        <w:rPr>
          <w:b w:val="1"/>
          <w:rtl w:val="0"/>
        </w:rPr>
        <w:t xml:space="preserve">Result:</w:t>
      </w:r>
      <w:r w:rsidDel="00000000" w:rsidR="00000000" w:rsidRPr="00000000">
        <w:rPr>
          <w:rtl w:val="0"/>
        </w:rPr>
        <w:t xml:space="preserve"> Dest and C are tested and if there's been an overflow, PC is set to a new relative (#Src) or absolute (Src) address.</w:t>
      </w:r>
    </w:p>
    <w:p w:rsidR="00000000" w:rsidDel="00000000" w:rsidP="00000000" w:rsidRDefault="00000000" w:rsidRPr="00000000" w14:paraId="00001F47">
      <w:pPr>
        <w:numPr>
          <w:ilvl w:val="0"/>
          <w:numId w:val="1"/>
        </w:numPr>
        <w:spacing w:after="0" w:afterAutospacing="0"/>
        <w:ind w:left="720" w:hanging="360"/>
        <w:rPr/>
      </w:pPr>
      <w:r w:rsidDel="00000000" w:rsidR="00000000" w:rsidRPr="00000000">
        <w:rPr>
          <w:rtl w:val="0"/>
        </w:rPr>
        <w:t xml:space="preserve">Dest is a register whose value is tested </w:t>
      </w:r>
      <w:r w:rsidDel="00000000" w:rsidR="00000000" w:rsidRPr="00000000">
        <w:rPr>
          <w:rtl w:val="0"/>
        </w:rPr>
        <w:t xml:space="preserve">for </w:t>
      </w:r>
      <w:r w:rsidDel="00000000" w:rsidR="00000000" w:rsidRPr="00000000">
        <w:rPr>
          <w:rtl w:val="0"/>
        </w:rPr>
        <w:t xml:space="preserve">overflow (Dest[31] != C).</w:t>
      </w:r>
    </w:p>
    <w:p w:rsidR="00000000" w:rsidDel="00000000" w:rsidP="00000000" w:rsidRDefault="00000000" w:rsidRPr="00000000" w14:paraId="00001F48">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17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4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5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5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7">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8">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9">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5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F5B">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Dest has overflowed.</w:t>
      </w:r>
    </w:p>
    <w:p w:rsidR="00000000" w:rsidDel="00000000" w:rsidP="00000000" w:rsidRDefault="00000000" w:rsidRPr="00000000" w14:paraId="00001F5C">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TJV</w:t>
      </w:r>
      <w:r w:rsidDel="00000000" w:rsidR="00000000" w:rsidRPr="00000000">
        <w:rPr>
          <w:rtl w:val="0"/>
        </w:rPr>
        <w:t xml:space="preserve"> tests the value in Dest against C and jumps to the address described by Src if Dest has overflowed (Dest[31] != C).  This instruction requires that C be updated (to the correct sign) by the previous </w:t>
      </w:r>
      <w:r w:rsidDel="00000000" w:rsidR="00000000" w:rsidRPr="00000000">
        <w:rPr>
          <w:rFonts w:ascii="Roboto Mono Medium" w:cs="Roboto Mono Medium" w:eastAsia="Roboto Mono Medium" w:hAnsi="Roboto Mono Medium"/>
          <w:rtl w:val="0"/>
        </w:rPr>
        <w:t xml:space="preserve">ADDS</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ADDSX</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SUBS</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SUBSX</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CMPS</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CMPSX</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SUMx</w:t>
      </w:r>
      <w:r w:rsidDel="00000000" w:rsidR="00000000" w:rsidRPr="00000000">
        <w:rPr>
          <w:rtl w:val="0"/>
        </w:rPr>
        <w:t xml:space="preserve"> instruction.</w:t>
      </w:r>
    </w:p>
    <w:p w:rsidR="00000000" w:rsidDel="00000000" w:rsidP="00000000" w:rsidRDefault="00000000" w:rsidRPr="00000000" w14:paraId="00001F5E">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TJV</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F5F">
      <w:pPr>
        <w:pStyle w:val="Heading2"/>
        <w:rPr>
          <w:i w:val="1"/>
          <w:highlight w:val="yellow"/>
        </w:rPr>
      </w:pPr>
      <w:bookmarkStart w:colFirst="0" w:colLast="0" w:name="_nz9y81fecbaa" w:id="355"/>
      <w:bookmarkEnd w:id="355"/>
      <w:r w:rsidDel="00000000" w:rsidR="00000000" w:rsidRPr="00000000">
        <w:rPr>
          <w:rtl w:val="0"/>
        </w:rPr>
        <w:t xml:space="preserve">TJZ / TJNZ</w:t>
      </w:r>
      <w:r w:rsidDel="00000000" w:rsidR="00000000" w:rsidRPr="00000000">
        <w:rPr>
          <w:rtl w:val="0"/>
        </w:rPr>
      </w:r>
    </w:p>
    <w:p w:rsidR="00000000" w:rsidDel="00000000" w:rsidP="00000000" w:rsidRDefault="00000000" w:rsidRPr="00000000" w14:paraId="00001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Test, jump if zero or not zero</w:t>
      </w:r>
    </w:p>
    <w:p w:rsidR="00000000" w:rsidDel="00000000" w:rsidP="00000000" w:rsidRDefault="00000000" w:rsidRPr="00000000" w14:paraId="00001F61">
      <w:pPr>
        <w:rPr/>
      </w:pPr>
      <w:hyperlink w:anchor="_v82tlx47lbbn">
        <w:r w:rsidDel="00000000" w:rsidR="00000000" w:rsidRPr="00000000">
          <w:rPr>
            <w:b w:val="1"/>
            <w:color w:val="1155cc"/>
            <w:u w:val="single"/>
            <w:rtl w:val="0"/>
          </w:rPr>
          <w:t xml:space="preserve">Flow Control Instruction</w:t>
        </w:r>
      </w:hyperlink>
      <w:r w:rsidDel="00000000" w:rsidR="00000000" w:rsidRPr="00000000">
        <w:rPr>
          <w:b w:val="1"/>
          <w:rtl w:val="0"/>
        </w:rPr>
        <w:t xml:space="preserve"> -</w:t>
      </w:r>
      <w:r w:rsidDel="00000000" w:rsidR="00000000" w:rsidRPr="00000000">
        <w:rPr>
          <w:rtl w:val="0"/>
        </w:rPr>
        <w:t xml:space="preserve"> Test value and jump if zero or not zero.</w:t>
      </w:r>
    </w:p>
    <w:p w:rsidR="00000000" w:rsidDel="00000000" w:rsidP="00000000" w:rsidRDefault="00000000" w:rsidRPr="00000000" w14:paraId="00001F62">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TJZ</w:t>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F63">
      <w:pPr>
        <w:pBdr>
          <w:bottom w:color="b7b7b7" w:space="2" w:sz="8" w:val="single"/>
        </w:pBdr>
        <w:tabs>
          <w:tab w:val="left" w:leader="none" w:pos="630"/>
        </w:tabs>
        <w:spacing w:after="0" w:lineRule="auto"/>
        <w:rPr>
          <w:i w:val="1"/>
        </w:rPr>
      </w:pPr>
      <w:r w:rsidDel="00000000" w:rsidR="00000000" w:rsidRPr="00000000">
        <w:rPr>
          <w:rFonts w:ascii="Roboto Mono Medium" w:cs="Roboto Mono Medium" w:eastAsia="Roboto Mono Medium" w:hAnsi="Roboto Mono Medium"/>
          <w:rtl w:val="0"/>
        </w:rPr>
        <w:t xml:space="preserve">T</w:t>
      </w:r>
      <w:r w:rsidDel="00000000" w:rsidR="00000000" w:rsidRPr="00000000">
        <w:rPr>
          <w:rFonts w:ascii="Roboto Mono Medium" w:cs="Roboto Mono Medium" w:eastAsia="Roboto Mono Medium" w:hAnsi="Roboto Mono Medium"/>
          <w:rtl w:val="0"/>
        </w:rPr>
        <w:t xml:space="preserve">JNZ</w:t>
      </w:r>
      <w:r w:rsidDel="00000000" w:rsidR="00000000" w:rsidRPr="00000000">
        <w:rPr>
          <w:rFonts w:ascii="Roboto Mono Medium" w:cs="Roboto Mono Medium" w:eastAsia="Roboto Mono Medium" w:hAnsi="Roboto Mono Medium"/>
          <w:rtl w:val="0"/>
        </w:rPr>
        <w:tab/>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p>
    <w:p w:rsidR="00000000" w:rsidDel="00000000" w:rsidP="00000000" w:rsidRDefault="00000000" w:rsidRPr="00000000" w14:paraId="00001F64">
      <w:pPr>
        <w:spacing w:before="40" w:lineRule="auto"/>
        <w:rPr/>
      </w:pPr>
      <w:r w:rsidDel="00000000" w:rsidR="00000000" w:rsidRPr="00000000">
        <w:rPr>
          <w:b w:val="1"/>
          <w:rtl w:val="0"/>
        </w:rPr>
        <w:t xml:space="preserve">Result:</w:t>
      </w:r>
      <w:r w:rsidDel="00000000" w:rsidR="00000000" w:rsidRPr="00000000">
        <w:rPr>
          <w:rtl w:val="0"/>
        </w:rPr>
        <w:t xml:space="preserve"> Dest is tested and if it's zero (or not zero in syntax 2), PC is set to a new relative (#Src) or absolute (Src) address.</w:t>
      </w:r>
    </w:p>
    <w:p w:rsidR="00000000" w:rsidDel="00000000" w:rsidP="00000000" w:rsidRDefault="00000000" w:rsidRPr="00000000" w14:paraId="00001F65">
      <w:pPr>
        <w:numPr>
          <w:ilvl w:val="0"/>
          <w:numId w:val="1"/>
        </w:numPr>
        <w:spacing w:after="0" w:afterAutospacing="0"/>
        <w:ind w:left="720" w:hanging="360"/>
        <w:rPr/>
      </w:pPr>
      <w:r w:rsidDel="00000000" w:rsidR="00000000" w:rsidRPr="00000000">
        <w:rPr>
          <w:rtl w:val="0"/>
        </w:rPr>
        <w:t xml:space="preserve">Dest is a register whose value is tested for zero or not zero.</w:t>
      </w:r>
    </w:p>
    <w:p w:rsidR="00000000" w:rsidDel="00000000" w:rsidP="00000000" w:rsidRDefault="00000000" w:rsidRPr="00000000" w14:paraId="00001F66">
      <w:pPr>
        <w:numPr>
          <w:ilvl w:val="0"/>
          <w:numId w:val="1"/>
        </w:numPr>
        <w:ind w:left="720" w:hanging="360"/>
        <w:rPr/>
      </w:pPr>
      <w:r w:rsidDel="00000000" w:rsidR="00000000" w:rsidRPr="00000000">
        <w:rPr>
          <w:rtl w:val="0"/>
        </w:rPr>
        <w:t xml:space="preserve">Src is a register, 9-bit literal, or 20-bit augmented literal whose value is the absolute or relative address to </w:t>
      </w:r>
      <w:r w:rsidDel="00000000" w:rsidR="00000000" w:rsidRPr="00000000">
        <w:rPr>
          <w:rtl w:val="0"/>
        </w:rPr>
        <w:t xml:space="preserve">set PC to</w:t>
      </w:r>
      <w:r w:rsidDel="00000000" w:rsidR="00000000" w:rsidRPr="00000000">
        <w:rPr>
          <w:rtl w:val="0"/>
        </w:rPr>
        <w:t xml:space="preserve">.  Use # for relative addressing; omit # for absolute addressing.</w:t>
      </w:r>
    </w:p>
    <w:tbl>
      <w:tblPr>
        <w:tblStyle w:val="Table18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6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10I</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5">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6">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7">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1011100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E">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PC</w:t>
            </w:r>
            <w:r w:rsidDel="00000000" w:rsidR="00000000" w:rsidRPr="00000000">
              <w:rPr>
                <w:sz w:val="18"/>
                <w:szCs w:val="18"/>
                <w:vertAlign w:val="superscript"/>
                <w:rtl w:val="0"/>
              </w:rPr>
              <w:t xml:space="preserve">1</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7F">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80">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81">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 or 4 / 2 or 13–20</w:t>
            </w:r>
            <w:r w:rsidDel="00000000" w:rsidR="00000000" w:rsidRPr="00000000">
              <w:rPr>
                <w:rtl w:val="0"/>
              </w:rPr>
            </w:r>
          </w:p>
        </w:tc>
      </w:tr>
    </w:tbl>
    <w:p w:rsidR="00000000" w:rsidDel="00000000" w:rsidP="00000000" w:rsidRDefault="00000000" w:rsidRPr="00000000" w14:paraId="00001F82">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 PC is written only when Dest is zero (or not zero in syntax 2).</w:t>
      </w:r>
    </w:p>
    <w:p w:rsidR="00000000" w:rsidDel="00000000" w:rsidP="00000000" w:rsidRDefault="00000000" w:rsidRPr="00000000" w14:paraId="00001F83">
      <w:pPr>
        <w:spacing w:after="0" w:before="200" w:lineRule="auto"/>
        <w:rPr>
          <w:b w:val="1"/>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1F84">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85">
      <w:pPr>
        <w:rPr/>
      </w:pPr>
      <w:r w:rsidDel="00000000" w:rsidR="00000000" w:rsidRPr="00000000">
        <w:rPr>
          <w:rFonts w:ascii="Roboto Mono Medium" w:cs="Roboto Mono Medium" w:eastAsia="Roboto Mono Medium" w:hAnsi="Roboto Mono Medium"/>
          <w:rtl w:val="0"/>
        </w:rPr>
        <w:t xml:space="preserve">TJZ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TJNZ</w:t>
      </w:r>
      <w:r w:rsidDel="00000000" w:rsidR="00000000" w:rsidRPr="00000000">
        <w:rPr>
          <w:rtl w:val="0"/>
        </w:rPr>
        <w:t xml:space="preserve"> tests the value in Dest and jumps to the address described by Src if the result is zero (syntax 1) or not zero (in syntax 2).</w:t>
      </w:r>
    </w:p>
    <w:p w:rsidR="00000000" w:rsidDel="00000000" w:rsidP="00000000" w:rsidRDefault="00000000" w:rsidRPr="00000000" w14:paraId="00001F86">
      <w:pPr>
        <w:rPr/>
      </w:pPr>
      <w:r w:rsidDel="00000000" w:rsidR="00000000" w:rsidRPr="00000000">
        <w:rPr>
          <w:rtl w:val="0"/>
        </w:rPr>
        <w:t xml:space="preserve">The address (Src) can be absolute or relative.  To specify an absolute address, Src must be a register containing a 20-bit address value.  To specify a relative address, use #Label for a 9-bit signed offset (a range of -256 to +255 instructions) or use ##Label (or insert a prior </w:t>
      </w:r>
      <w:r w:rsidDel="00000000" w:rsidR="00000000" w:rsidRPr="00000000">
        <w:rPr>
          <w:rFonts w:ascii="Roboto Mono Medium" w:cs="Roboto Mono Medium" w:eastAsia="Roboto Mono Medium" w:hAnsi="Roboto Mono Medium"/>
          <w:rtl w:val="0"/>
        </w:rPr>
        <w:t xml:space="preserve">AUGS</w:t>
      </w:r>
      <w:r w:rsidDel="00000000" w:rsidR="00000000" w:rsidRPr="00000000">
        <w:rPr>
          <w:rtl w:val="0"/>
        </w:rPr>
        <w:t xml:space="preserve"> instruction) for a 20-bit signed offset (a range of -524288 to +524287).  Offsets are relative to the instruction following the </w:t>
      </w:r>
      <w:r w:rsidDel="00000000" w:rsidR="00000000" w:rsidRPr="00000000">
        <w:rPr>
          <w:rFonts w:ascii="Roboto Mono Medium" w:cs="Roboto Mono Medium" w:eastAsia="Roboto Mono Medium" w:hAnsi="Roboto Mono Medium"/>
          <w:rtl w:val="0"/>
        </w:rPr>
        <w:t xml:space="preserve">TJZ</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TJNZ</w:t>
      </w:r>
      <w:r w:rsidDel="00000000" w:rsidR="00000000" w:rsidRPr="00000000">
        <w:rPr>
          <w:rtl w:val="0"/>
        </w:rPr>
        <w:t xml:space="preserve">. The signed offset value is in units of whole instructions— it is added to PC as-is when in Cog/LUT execution mode and is multiplied by 4 then added to PC when in Hub execution mode (long-aligned Hub code not required).</w:t>
      </w:r>
    </w:p>
    <w:p w:rsidR="00000000" w:rsidDel="00000000" w:rsidP="00000000" w:rsidRDefault="00000000" w:rsidRPr="00000000" w14:paraId="00001F87">
      <w:pPr>
        <w:pStyle w:val="Heading2"/>
        <w:rPr>
          <w:i w:val="1"/>
          <w:highlight w:val="yellow"/>
        </w:rPr>
      </w:pPr>
      <w:bookmarkStart w:colFirst="0" w:colLast="0" w:name="_sb5186rnvudg" w:id="356"/>
      <w:bookmarkEnd w:id="356"/>
      <w:r w:rsidDel="00000000" w:rsidR="00000000" w:rsidRPr="00000000">
        <w:rPr>
          <w:rtl w:val="0"/>
        </w:rPr>
        <w:t xml:space="preserve">WAITATN</w:t>
      </w:r>
      <w:r w:rsidDel="00000000" w:rsidR="00000000" w:rsidRPr="00000000">
        <w:rPr>
          <w:rtl w:val="0"/>
        </w:rPr>
      </w:r>
    </w:p>
    <w:p w:rsidR="00000000" w:rsidDel="00000000" w:rsidP="00000000" w:rsidRDefault="00000000" w:rsidRPr="00000000" w14:paraId="00001F88">
      <w:pPr>
        <w:spacing w:after="0" w:lineRule="auto"/>
        <w:rPr/>
      </w:pPr>
      <w:r w:rsidDel="00000000" w:rsidR="00000000" w:rsidRPr="00000000">
        <w:rPr>
          <w:rtl w:val="0"/>
        </w:rPr>
        <w:t xml:space="preserve">Wait attention</w:t>
      </w:r>
      <w:r w:rsidDel="00000000" w:rsidR="00000000" w:rsidRPr="00000000">
        <w:rPr>
          <w:rtl w:val="0"/>
        </w:rPr>
      </w:r>
    </w:p>
    <w:p w:rsidR="00000000" w:rsidDel="00000000" w:rsidP="00000000" w:rsidRDefault="00000000" w:rsidRPr="00000000" w14:paraId="00001F89">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w:t>
      </w:r>
      <w:r w:rsidDel="00000000" w:rsidR="00000000" w:rsidRPr="00000000">
        <w:rPr>
          <w:rtl w:val="0"/>
        </w:rPr>
        <w:t xml:space="preserve">clear attention</w:t>
      </w:r>
      <w:r w:rsidDel="00000000" w:rsidR="00000000" w:rsidRPr="00000000">
        <w:rPr>
          <w:rtl w:val="0"/>
        </w:rPr>
        <w:t xml:space="preserve"> flag.</w:t>
      </w:r>
    </w:p>
    <w:p w:rsidR="00000000" w:rsidDel="00000000" w:rsidP="00000000" w:rsidRDefault="00000000" w:rsidRPr="00000000" w14:paraId="00001F8A">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WAITATN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F8B">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attention</w:t>
      </w:r>
      <w:r w:rsidDel="00000000" w:rsidR="00000000" w:rsidRPr="00000000">
        <w:rPr>
          <w:rtl w:val="0"/>
        </w:rPr>
        <w:t xml:space="preserve">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1F8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8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8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8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9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9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9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9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9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9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000011110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B">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C">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D">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9E">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F9F">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wx29grvrexs">
        <w:r w:rsidDel="00000000" w:rsidR="00000000" w:rsidRPr="00000000">
          <w:rPr>
            <w:rFonts w:ascii="Roboto Mono Medium" w:cs="Roboto Mono Medium" w:eastAsia="Roboto Mono Medium" w:hAnsi="Roboto Mono Medium"/>
            <w:color w:val="1155cc"/>
            <w:u w:val="single"/>
            <w:rtl w:val="0"/>
          </w:rPr>
          <w:t xml:space="preserve">COGATN</w:t>
        </w:r>
      </w:hyperlink>
      <w:r w:rsidDel="00000000" w:rsidR="00000000" w:rsidRPr="00000000">
        <w:rPr>
          <w:rtl w:val="0"/>
        </w:rPr>
        <w:t xml:space="preserve">, </w:t>
      </w:r>
      <w:hyperlink w:anchor="_ref43okqtzzr">
        <w:r w:rsidDel="00000000" w:rsidR="00000000" w:rsidRPr="00000000">
          <w:rPr>
            <w:rFonts w:ascii="Roboto Mono Medium" w:cs="Roboto Mono Medium" w:eastAsia="Roboto Mono Medium" w:hAnsi="Roboto Mono Medium"/>
            <w:color w:val="1155cc"/>
            <w:u w:val="single"/>
            <w:rtl w:val="0"/>
          </w:rPr>
          <w:t xml:space="preserve">POLLATN</w:t>
        </w:r>
      </w:hyperlink>
      <w:r w:rsidDel="00000000" w:rsidR="00000000" w:rsidRPr="00000000">
        <w:rPr>
          <w:rtl w:val="0"/>
        </w:rPr>
        <w:t xml:space="preserve">, </w:t>
      </w:r>
      <w:hyperlink w:anchor="_yfon3snogp62">
        <w:r w:rsidDel="00000000" w:rsidR="00000000" w:rsidRPr="00000000">
          <w:rPr>
            <w:rFonts w:ascii="Roboto Mono Medium" w:cs="Roboto Mono Medium" w:eastAsia="Roboto Mono Medium" w:hAnsi="Roboto Mono Medium"/>
            <w:color w:val="1155cc"/>
            <w:u w:val="single"/>
            <w:rtl w:val="0"/>
          </w:rPr>
          <w:t xml:space="preserve">JATN</w:t>
        </w:r>
      </w:hyperlink>
      <w:r w:rsidDel="00000000" w:rsidR="00000000" w:rsidRPr="00000000">
        <w:rPr>
          <w:rtl w:val="0"/>
        </w:rPr>
        <w:t xml:space="preserve">, and </w:t>
      </w:r>
      <w:hyperlink w:anchor="_yfon3snogp62">
        <w:r w:rsidDel="00000000" w:rsidR="00000000" w:rsidRPr="00000000">
          <w:rPr>
            <w:rFonts w:ascii="Roboto Mono Medium" w:cs="Roboto Mono Medium" w:eastAsia="Roboto Mono Medium" w:hAnsi="Roboto Mono Medium"/>
            <w:color w:val="1155cc"/>
            <w:u w:val="single"/>
            <w:rtl w:val="0"/>
          </w:rPr>
          <w:t xml:space="preserve">JNATN</w:t>
        </w:r>
      </w:hyperlink>
      <w:r w:rsidDel="00000000" w:rsidR="00000000" w:rsidRPr="00000000">
        <w:rPr>
          <w:rtl w:val="0"/>
        </w:rPr>
      </w:r>
    </w:p>
    <w:p w:rsidR="00000000" w:rsidDel="00000000" w:rsidP="00000000" w:rsidRDefault="00000000" w:rsidRPr="00000000" w14:paraId="00001FA0">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A1">
      <w:pPr>
        <w:rPr/>
      </w:pPr>
      <w:r w:rsidDel="00000000" w:rsidR="00000000" w:rsidRPr="00000000">
        <w:rPr>
          <w:rFonts w:ascii="Roboto Mono Medium" w:cs="Roboto Mono Medium" w:eastAsia="Roboto Mono Medium" w:hAnsi="Roboto Mono Medium"/>
          <w:rtl w:val="0"/>
        </w:rPr>
        <w:t xml:space="preserve">WAITATN</w:t>
      </w:r>
      <w:r w:rsidDel="00000000" w:rsidR="00000000" w:rsidRPr="00000000">
        <w:rPr>
          <w:rtl w:val="0"/>
        </w:rPr>
        <w:t xml:space="preserve"> waits for an attention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WAITATN</w:t>
      </w:r>
      <w:r w:rsidDel="00000000" w:rsidR="00000000" w:rsidRPr="00000000">
        <w:rPr>
          <w:rtl w:val="0"/>
        </w:rPr>
        <w:t xml:space="preserve"> can time-out if the attention event doesn't occur soon enough; setting C and/or Z flags and then resuming execution at the next instruction.</w:t>
      </w:r>
    </w:p>
    <w:p w:rsidR="00000000" w:rsidDel="00000000" w:rsidP="00000000" w:rsidRDefault="00000000" w:rsidRPr="00000000" w14:paraId="00001F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WAITATN</w:t>
      </w:r>
      <w:r w:rsidDel="00000000" w:rsidR="00000000" w:rsidRPr="00000000">
        <w:rPr>
          <w:rtl w:val="0"/>
        </w:rPr>
        <w:t xml:space="preserve">.</w:t>
      </w:r>
    </w:p>
    <w:p w:rsidR="00000000" w:rsidDel="00000000" w:rsidP="00000000" w:rsidRDefault="00000000" w:rsidRPr="00000000" w14:paraId="00001FA3">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1F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1FA5">
      <w:pPr>
        <w:rPr/>
      </w:pPr>
      <w:r w:rsidDel="00000000" w:rsidR="00000000" w:rsidRPr="00000000">
        <w:rPr>
          <w:rtl w:val="0"/>
        </w:rPr>
        <w:t xml:space="preserve">The attention</w:t>
      </w:r>
      <w:r w:rsidDel="00000000" w:rsidR="00000000" w:rsidRPr="00000000">
        <w:rPr>
          <w:rtl w:val="0"/>
        </w:rPr>
        <w:t xml:space="preserve"> event</w:t>
      </w:r>
      <w:r w:rsidDel="00000000" w:rsidR="00000000" w:rsidRPr="00000000">
        <w:rPr>
          <w:rtl w:val="0"/>
        </w:rPr>
        <w:t xml:space="preserve"> flag is set whenever another cog issues an attention request for this cog.  The attention event flag is cleared upon cog start, or execution of </w:t>
      </w:r>
      <w:r w:rsidDel="00000000" w:rsidR="00000000" w:rsidRPr="00000000">
        <w:rPr>
          <w:rFonts w:ascii="Roboto Mono Medium" w:cs="Roboto Mono Medium" w:eastAsia="Roboto Mono Medium" w:hAnsi="Roboto Mono Medium"/>
          <w:rtl w:val="0"/>
        </w:rPr>
        <w:t xml:space="preserve">POLLATN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ATN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JATN</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JNATN</w:t>
      </w:r>
      <w:r w:rsidDel="00000000" w:rsidR="00000000" w:rsidRPr="00000000">
        <w:rPr>
          <w:rtl w:val="0"/>
        </w:rPr>
        <w:t xml:space="preserve"> instructions.</w:t>
      </w:r>
    </w:p>
    <w:p w:rsidR="00000000" w:rsidDel="00000000" w:rsidP="00000000" w:rsidRDefault="00000000" w:rsidRPr="00000000" w14:paraId="00001FA6">
      <w:pPr>
        <w:pStyle w:val="Heading2"/>
        <w:rPr>
          <w:i w:val="1"/>
          <w:highlight w:val="yellow"/>
        </w:rPr>
      </w:pPr>
      <w:bookmarkStart w:colFirst="0" w:colLast="0" w:name="_u335ct3ffsan" w:id="357"/>
      <w:bookmarkEnd w:id="357"/>
      <w:r w:rsidDel="00000000" w:rsidR="00000000" w:rsidRPr="00000000">
        <w:rPr>
          <w:rtl w:val="0"/>
        </w:rPr>
        <w:t xml:space="preserve">WAITCT1/2/3</w:t>
      </w:r>
      <w:r w:rsidDel="00000000" w:rsidR="00000000" w:rsidRPr="00000000">
        <w:rPr>
          <w:rtl w:val="0"/>
        </w:rPr>
      </w:r>
    </w:p>
    <w:p w:rsidR="00000000" w:rsidDel="00000000" w:rsidP="00000000" w:rsidRDefault="00000000" w:rsidRPr="00000000" w14:paraId="00001F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Wait counter 1/2/3</w:t>
      </w:r>
    </w:p>
    <w:p w:rsidR="00000000" w:rsidDel="00000000" w:rsidP="00000000" w:rsidRDefault="00000000" w:rsidRPr="00000000" w14:paraId="00001FA8">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counter 1, 2, or 3 event </w:t>
      </w:r>
      <w:r w:rsidDel="00000000" w:rsidR="00000000" w:rsidRPr="00000000">
        <w:rPr>
          <w:rtl w:val="0"/>
        </w:rPr>
        <w:t xml:space="preserve">flag</w:t>
      </w:r>
      <w:r w:rsidDel="00000000" w:rsidR="00000000" w:rsidRPr="00000000">
        <w:rPr>
          <w:rtl w:val="0"/>
        </w:rPr>
        <w:t xml:space="preserve">.</w:t>
      </w:r>
    </w:p>
    <w:p w:rsidR="00000000" w:rsidDel="00000000" w:rsidP="00000000" w:rsidRDefault="00000000" w:rsidRPr="00000000" w14:paraId="00001FA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WAITCT1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FA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WAITCT2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1FAB">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WAITCT3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FAC">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counter 1, 2, or 3 </w:t>
      </w:r>
      <w:r w:rsidDel="00000000" w:rsidR="00000000" w:rsidRPr="00000000">
        <w:rPr>
          <w:rtl w:val="0"/>
        </w:rPr>
        <w:t xml:space="preserve">event</w:t>
      </w:r>
      <w:r w:rsidDel="00000000" w:rsidR="00000000" w:rsidRPr="00000000">
        <w:rPr>
          <w:rtl w:val="0"/>
        </w:rPr>
        <w:t xml:space="preserve">,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1FA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A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A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B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D">
            <w:pPr>
              <w:widowControl w:val="0"/>
              <w:spacing w:after="0" w:line="240" w:lineRule="auto"/>
              <w:jc w:val="center"/>
              <w:rPr>
                <w:sz w:val="18"/>
                <w:szCs w:val="18"/>
              </w:rPr>
            </w:pPr>
            <w:r w:rsidDel="00000000" w:rsidR="00000000" w:rsidRPr="00000000">
              <w:rPr>
                <w:sz w:val="18"/>
                <w:szCs w:val="18"/>
                <w:rtl w:val="0"/>
              </w:rPr>
              <w:t xml:space="preserve">Timeout Abort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E">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B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5">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6">
            <w:pPr>
              <w:widowControl w:val="0"/>
              <w:spacing w:after="0" w:line="240" w:lineRule="auto"/>
              <w:jc w:val="center"/>
              <w:rPr>
                <w:sz w:val="18"/>
                <w:szCs w:val="18"/>
              </w:rPr>
            </w:pPr>
            <w:r w:rsidDel="00000000" w:rsidR="00000000" w:rsidRPr="00000000">
              <w:rPr>
                <w:sz w:val="18"/>
                <w:szCs w:val="18"/>
                <w:rtl w:val="0"/>
              </w:rPr>
              <w:t xml:space="preserve">Timeout Abort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7">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E">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CF">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D0">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D1">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FD2">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u2xzjautl27l">
        <w:r w:rsidDel="00000000" w:rsidR="00000000" w:rsidRPr="00000000">
          <w:rPr>
            <w:rFonts w:ascii="Roboto Mono Medium" w:cs="Roboto Mono Medium" w:eastAsia="Roboto Mono Medium" w:hAnsi="Roboto Mono Medium"/>
            <w:color w:val="1155cc"/>
            <w:u w:val="single"/>
            <w:rtl w:val="0"/>
          </w:rPr>
          <w:t xml:space="preserve">ADDCTx</w:t>
        </w:r>
      </w:hyperlink>
      <w:r w:rsidDel="00000000" w:rsidR="00000000" w:rsidRPr="00000000">
        <w:rPr>
          <w:rtl w:val="0"/>
        </w:rPr>
        <w:t xml:space="preserve">, </w:t>
      </w:r>
      <w:hyperlink w:anchor="_dgitqmcw0hm">
        <w:r w:rsidDel="00000000" w:rsidR="00000000" w:rsidRPr="00000000">
          <w:rPr>
            <w:rFonts w:ascii="Roboto Mono Medium" w:cs="Roboto Mono Medium" w:eastAsia="Roboto Mono Medium" w:hAnsi="Roboto Mono Medium"/>
            <w:color w:val="1155cc"/>
            <w:u w:val="single"/>
            <w:rtl w:val="0"/>
          </w:rPr>
          <w:t xml:space="preserve">POLLCTx</w:t>
        </w:r>
      </w:hyperlink>
      <w:r w:rsidDel="00000000" w:rsidR="00000000" w:rsidRPr="00000000">
        <w:rPr>
          <w:rtl w:val="0"/>
        </w:rPr>
        <w:t xml:space="preserve">, </w:t>
      </w:r>
      <w:hyperlink w:anchor="_6f897k4gldkf">
        <w:r w:rsidDel="00000000" w:rsidR="00000000" w:rsidRPr="00000000">
          <w:rPr>
            <w:rFonts w:ascii="Roboto Mono Medium" w:cs="Roboto Mono Medium" w:eastAsia="Roboto Mono Medium" w:hAnsi="Roboto Mono Medium"/>
            <w:color w:val="1155cc"/>
            <w:u w:val="single"/>
            <w:rtl w:val="0"/>
          </w:rPr>
          <w:t xml:space="preserve">JCTx</w:t>
        </w:r>
      </w:hyperlink>
      <w:r w:rsidDel="00000000" w:rsidR="00000000" w:rsidRPr="00000000">
        <w:rPr>
          <w:rtl w:val="0"/>
        </w:rPr>
        <w:t xml:space="preserve">, and </w:t>
      </w:r>
      <w:hyperlink w:anchor="_6f897k4gldkf">
        <w:r w:rsidDel="00000000" w:rsidR="00000000" w:rsidRPr="00000000">
          <w:rPr>
            <w:rFonts w:ascii="Roboto Mono Medium" w:cs="Roboto Mono Medium" w:eastAsia="Roboto Mono Medium" w:hAnsi="Roboto Mono Medium"/>
            <w:color w:val="1155cc"/>
            <w:u w:val="single"/>
            <w:rtl w:val="0"/>
          </w:rPr>
          <w:t xml:space="preserve">JNCTx</w:t>
        </w:r>
      </w:hyperlink>
      <w:r w:rsidDel="00000000" w:rsidR="00000000" w:rsidRPr="00000000">
        <w:rPr>
          <w:rtl w:val="0"/>
        </w:rPr>
      </w:r>
    </w:p>
    <w:p w:rsidR="00000000" w:rsidDel="00000000" w:rsidP="00000000" w:rsidRDefault="00000000" w:rsidRPr="00000000" w14:paraId="00001FD3">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D4">
      <w:pPr>
        <w:rPr/>
      </w:pPr>
      <w:r w:rsidDel="00000000" w:rsidR="00000000" w:rsidRPr="00000000">
        <w:rPr>
          <w:rFonts w:ascii="Roboto Mono Medium" w:cs="Roboto Mono Medium" w:eastAsia="Roboto Mono Medium" w:hAnsi="Roboto Mono Medium"/>
          <w:rtl w:val="0"/>
        </w:rPr>
        <w:t xml:space="preserve">WAITCT1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WAITCT2</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WAITCT3</w:t>
      </w:r>
      <w:r w:rsidDel="00000000" w:rsidR="00000000" w:rsidRPr="00000000">
        <w:rPr>
          <w:rtl w:val="0"/>
        </w:rPr>
        <w:t xml:space="preserve"> waits for a counter 1, 2, or 3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WAITCTx</w:t>
      </w:r>
      <w:r w:rsidDel="00000000" w:rsidR="00000000" w:rsidRPr="00000000">
        <w:rPr>
          <w:rtl w:val="0"/>
        </w:rPr>
        <w:t xml:space="preserve"> can time-out if the counter event doesn't occur soon enough; setting C and/or Z flags and then resuming execution at the next instruction.</w:t>
      </w:r>
    </w:p>
    <w:p w:rsidR="00000000" w:rsidDel="00000000" w:rsidP="00000000" w:rsidRDefault="00000000" w:rsidRPr="00000000" w14:paraId="00001FD5">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w:t>
      </w:r>
    </w:p>
    <w:p w:rsidR="00000000" w:rsidDel="00000000" w:rsidP="00000000" w:rsidRDefault="00000000" w:rsidRPr="00000000" w14:paraId="00001FD6">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 </w:t>
      </w:r>
    </w:p>
    <w:p w:rsidR="00000000" w:rsidDel="00000000" w:rsidP="00000000" w:rsidRDefault="00000000" w:rsidRPr="00000000" w14:paraId="00001FD7">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1FD8">
      <w:pPr>
        <w:rPr/>
      </w:pPr>
      <w:r w:rsidDel="00000000" w:rsidR="00000000" w:rsidRPr="00000000">
        <w:rPr>
          <w:rtl w:val="0"/>
        </w:rPr>
        <w:t xml:space="preserve">The counter 1, 2, or 3 </w:t>
      </w:r>
      <w:r w:rsidDel="00000000" w:rsidR="00000000" w:rsidRPr="00000000">
        <w:rPr>
          <w:rtl w:val="0"/>
        </w:rPr>
        <w:t xml:space="preserve">event</w:t>
      </w:r>
      <w:r w:rsidDel="00000000" w:rsidR="00000000" w:rsidRPr="00000000">
        <w:rPr>
          <w:rtl w:val="0"/>
        </w:rPr>
        <w:t xml:space="preserve"> flag is set whenever the System Counter (CT) passes the value in the CT1, CT2, or CT3 event trigger register, respectively; i.e. MSB of (CT - CTx is 0).  The counter event flags are cleared upon execution of the corresponding </w:t>
      </w:r>
      <w:r w:rsidDel="00000000" w:rsidR="00000000" w:rsidRPr="00000000">
        <w:rPr>
          <w:rFonts w:ascii="Roboto Mono Medium" w:cs="Roboto Mono Medium" w:eastAsia="Roboto Mono Medium" w:hAnsi="Roboto Mono Medium"/>
          <w:rtl w:val="0"/>
        </w:rPr>
        <w:t xml:space="preserve">ADDCTx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JCTx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CTx</w:t>
      </w:r>
      <w:r w:rsidDel="00000000" w:rsidR="00000000" w:rsidRPr="00000000">
        <w:rPr>
          <w:rtl w:val="0"/>
        </w:rPr>
        <w:t xml:space="preserve"> instructions.</w:t>
      </w:r>
    </w:p>
    <w:p w:rsidR="00000000" w:rsidDel="00000000" w:rsidP="00000000" w:rsidRDefault="00000000" w:rsidRPr="00000000" w14:paraId="00001FD9">
      <w:pPr>
        <w:pStyle w:val="Heading2"/>
        <w:rPr>
          <w:i w:val="1"/>
          <w:highlight w:val="yellow"/>
        </w:rPr>
      </w:pPr>
      <w:bookmarkStart w:colFirst="0" w:colLast="0" w:name="_qoevcy1s6y48" w:id="358"/>
      <w:bookmarkEnd w:id="358"/>
      <w:r w:rsidDel="00000000" w:rsidR="00000000" w:rsidRPr="00000000">
        <w:rPr>
          <w:rtl w:val="0"/>
        </w:rPr>
        <w:t xml:space="preserve">WAITFBW</w:t>
      </w:r>
      <w:r w:rsidDel="00000000" w:rsidR="00000000" w:rsidRPr="00000000">
        <w:rPr>
          <w:rtl w:val="0"/>
        </w:rPr>
      </w:r>
    </w:p>
    <w:p w:rsidR="00000000" w:rsidDel="00000000" w:rsidP="00000000" w:rsidRDefault="00000000" w:rsidRPr="00000000" w14:paraId="00001FDA">
      <w:pPr>
        <w:spacing w:after="0" w:lineRule="auto"/>
        <w:rPr/>
      </w:pPr>
      <w:r w:rsidDel="00000000" w:rsidR="00000000" w:rsidRPr="00000000">
        <w:rPr>
          <w:rtl w:val="0"/>
        </w:rPr>
        <w:t xml:space="preserve">Wait FIFO block wrap</w:t>
      </w:r>
      <w:r w:rsidDel="00000000" w:rsidR="00000000" w:rsidRPr="00000000">
        <w:rPr>
          <w:rtl w:val="0"/>
        </w:rPr>
      </w:r>
    </w:p>
    <w:p w:rsidR="00000000" w:rsidDel="00000000" w:rsidP="00000000" w:rsidRDefault="00000000" w:rsidRPr="00000000" w14:paraId="00001FDB">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FIFO-interface-block-wrap event flag.</w:t>
      </w:r>
    </w:p>
    <w:p w:rsidR="00000000" w:rsidDel="00000000" w:rsidP="00000000" w:rsidRDefault="00000000" w:rsidRPr="00000000" w14:paraId="00001FDC">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WAITFBW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FDD">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FIFO-interface-block-wrap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1FDE">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D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E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D">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E">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EF">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1FF0">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1FF1">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RDFAST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WRFAST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FBLOCK</w:t>
      </w:r>
      <w:r w:rsidDel="00000000" w:rsidR="00000000" w:rsidRPr="00000000">
        <w:rPr>
          <w:rtl w:val="0"/>
        </w:rPr>
        <w:t xml:space="preserve">, </w:t>
      </w:r>
      <w:hyperlink w:anchor="_86ta1z2g86ao">
        <w:r w:rsidDel="00000000" w:rsidR="00000000" w:rsidRPr="00000000">
          <w:rPr>
            <w:rFonts w:ascii="Roboto Mono Medium" w:cs="Roboto Mono Medium" w:eastAsia="Roboto Mono Medium" w:hAnsi="Roboto Mono Medium"/>
            <w:color w:val="1155cc"/>
            <w:u w:val="single"/>
            <w:rtl w:val="0"/>
          </w:rPr>
          <w:t xml:space="preserve">POLLFBW</w:t>
        </w:r>
      </w:hyperlink>
      <w:r w:rsidDel="00000000" w:rsidR="00000000" w:rsidRPr="00000000">
        <w:rPr>
          <w:rtl w:val="0"/>
        </w:rPr>
        <w:t xml:space="preserve">, </w:t>
      </w:r>
      <w:hyperlink w:anchor="_miks298accr1">
        <w:r w:rsidDel="00000000" w:rsidR="00000000" w:rsidRPr="00000000">
          <w:rPr>
            <w:rFonts w:ascii="Roboto Mono Medium" w:cs="Roboto Mono Medium" w:eastAsia="Roboto Mono Medium" w:hAnsi="Roboto Mono Medium"/>
            <w:color w:val="1155cc"/>
            <w:u w:val="single"/>
            <w:rtl w:val="0"/>
          </w:rPr>
          <w:t xml:space="preserve">JFBW</w:t>
        </w:r>
      </w:hyperlink>
      <w:r w:rsidDel="00000000" w:rsidR="00000000" w:rsidRPr="00000000">
        <w:rPr>
          <w:rtl w:val="0"/>
        </w:rPr>
        <w:t xml:space="preserve">, and </w:t>
      </w:r>
      <w:hyperlink w:anchor="_miks298accr1">
        <w:r w:rsidDel="00000000" w:rsidR="00000000" w:rsidRPr="00000000">
          <w:rPr>
            <w:rFonts w:ascii="Roboto Mono Medium" w:cs="Roboto Mono Medium" w:eastAsia="Roboto Mono Medium" w:hAnsi="Roboto Mono Medium"/>
            <w:color w:val="1155cc"/>
            <w:u w:val="single"/>
            <w:rtl w:val="0"/>
          </w:rPr>
          <w:t xml:space="preserve">JNFBW</w:t>
        </w:r>
      </w:hyperlink>
      <w:r w:rsidDel="00000000" w:rsidR="00000000" w:rsidRPr="00000000">
        <w:rPr>
          <w:rtl w:val="0"/>
        </w:rPr>
      </w:r>
    </w:p>
    <w:p w:rsidR="00000000" w:rsidDel="00000000" w:rsidP="00000000" w:rsidRDefault="00000000" w:rsidRPr="00000000" w14:paraId="00001FF2">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1FF3">
      <w:pPr>
        <w:rPr/>
      </w:pPr>
      <w:r w:rsidDel="00000000" w:rsidR="00000000" w:rsidRPr="00000000">
        <w:rPr>
          <w:rFonts w:ascii="Roboto Mono Medium" w:cs="Roboto Mono Medium" w:eastAsia="Roboto Mono Medium" w:hAnsi="Roboto Mono Medium"/>
          <w:rtl w:val="0"/>
        </w:rPr>
        <w:t xml:space="preserve">WAITFBW</w:t>
      </w:r>
      <w:r w:rsidDel="00000000" w:rsidR="00000000" w:rsidRPr="00000000">
        <w:rPr>
          <w:rtl w:val="0"/>
        </w:rPr>
        <w:t xml:space="preserve"> waits for a FIFO-interface-block-wrap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WAITFBW</w:t>
      </w:r>
      <w:r w:rsidDel="00000000" w:rsidR="00000000" w:rsidRPr="00000000">
        <w:rPr>
          <w:rtl w:val="0"/>
        </w:rPr>
        <w:t xml:space="preserve"> can time-out if the FIFO-interface-block-wrap event doesn't occur soon enough; setting C and/or Z flags and then resuming execution at the next instruction.</w:t>
      </w:r>
    </w:p>
    <w:p w:rsidR="00000000" w:rsidDel="00000000" w:rsidP="00000000" w:rsidRDefault="00000000" w:rsidRPr="00000000" w14:paraId="00001FF4">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FBW</w:t>
      </w:r>
      <w:r w:rsidDel="00000000" w:rsidR="00000000" w:rsidRPr="00000000">
        <w:rPr>
          <w:rtl w:val="0"/>
        </w:rPr>
        <w:t xml:space="preserve">.</w:t>
      </w:r>
    </w:p>
    <w:p w:rsidR="00000000" w:rsidDel="00000000" w:rsidP="00000000" w:rsidRDefault="00000000" w:rsidRPr="00000000" w14:paraId="00001FF5">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1FF6">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1F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rPr>
      </w:pPr>
      <w:r w:rsidDel="00000000" w:rsidR="00000000" w:rsidRPr="00000000">
        <w:rPr>
          <w:rtl w:val="0"/>
        </w:rPr>
        <w:t xml:space="preserve">The FIFO-interface-block-wrap event flag is set whenever the Hub RAM FIFO interface exhausts its block count and reloads its block count and start address.  The FIFO-interface-block-wrap event flag is cleared upon execution of </w:t>
      </w:r>
      <w:r w:rsidDel="00000000" w:rsidR="00000000" w:rsidRPr="00000000">
        <w:rPr>
          <w:rFonts w:ascii="Roboto Mono Medium" w:cs="Roboto Mono Medium" w:eastAsia="Roboto Mono Medium" w:hAnsi="Roboto Mono Medium"/>
          <w:rtl w:val="0"/>
        </w:rPr>
        <w:t xml:space="preserve">RDFAST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WRFAST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FBLOCK</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POLLFBW</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WAITFBW</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JFBW</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JNFBW</w:t>
      </w:r>
      <w:r w:rsidDel="00000000" w:rsidR="00000000" w:rsidRPr="00000000">
        <w:rPr>
          <w:rtl w:val="0"/>
        </w:rPr>
        <w:t xml:space="preserve"> instructions.</w:t>
      </w:r>
      <w:r w:rsidDel="00000000" w:rsidR="00000000" w:rsidRPr="00000000">
        <w:rPr>
          <w:rtl w:val="0"/>
        </w:rPr>
      </w:r>
    </w:p>
    <w:p w:rsidR="00000000" w:rsidDel="00000000" w:rsidP="00000000" w:rsidRDefault="00000000" w:rsidRPr="00000000" w14:paraId="00001FF8">
      <w:pPr>
        <w:pStyle w:val="Heading2"/>
        <w:rPr>
          <w:i w:val="1"/>
          <w:highlight w:val="yellow"/>
        </w:rPr>
      </w:pPr>
      <w:bookmarkStart w:colFirst="0" w:colLast="0" w:name="_rqj7wu7kf26o" w:id="359"/>
      <w:bookmarkEnd w:id="359"/>
      <w:r w:rsidDel="00000000" w:rsidR="00000000" w:rsidRPr="00000000">
        <w:rPr>
          <w:rtl w:val="0"/>
        </w:rPr>
        <w:t xml:space="preserve">WAITINT</w:t>
      </w:r>
      <w:r w:rsidDel="00000000" w:rsidR="00000000" w:rsidRPr="00000000">
        <w:rPr>
          <w:rtl w:val="0"/>
        </w:rPr>
      </w:r>
    </w:p>
    <w:p w:rsidR="00000000" w:rsidDel="00000000" w:rsidP="00000000" w:rsidRDefault="00000000" w:rsidRPr="00000000" w14:paraId="00001FF9">
      <w:pPr>
        <w:spacing w:after="0" w:lineRule="auto"/>
        <w:rPr/>
      </w:pPr>
      <w:r w:rsidDel="00000000" w:rsidR="00000000" w:rsidRPr="00000000">
        <w:rPr>
          <w:rtl w:val="0"/>
        </w:rPr>
        <w:t xml:space="preserve">Wait interrupt</w:t>
      </w:r>
      <w:r w:rsidDel="00000000" w:rsidR="00000000" w:rsidRPr="00000000">
        <w:rPr>
          <w:rtl w:val="0"/>
        </w:rPr>
      </w:r>
    </w:p>
    <w:p w:rsidR="00000000" w:rsidDel="00000000" w:rsidP="00000000" w:rsidRDefault="00000000" w:rsidRPr="00000000" w14:paraId="00001FFA">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w:t>
      </w:r>
      <w:r w:rsidDel="00000000" w:rsidR="00000000" w:rsidRPr="00000000">
        <w:rPr>
          <w:rtl w:val="0"/>
        </w:rPr>
        <w:t xml:space="preserve">clear interrupt-occurred</w:t>
      </w:r>
      <w:r w:rsidDel="00000000" w:rsidR="00000000" w:rsidRPr="00000000">
        <w:rPr>
          <w:rtl w:val="0"/>
        </w:rPr>
        <w:t xml:space="preserve"> event flag.</w:t>
      </w:r>
    </w:p>
    <w:p w:rsidR="00000000" w:rsidDel="00000000" w:rsidP="00000000" w:rsidRDefault="00000000" w:rsidRPr="00000000" w14:paraId="00001FFB">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WAITINT</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FFC">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interrupt-occurred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1FFD">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FE">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FFF">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0">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1">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2">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3">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4">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5">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06">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C">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D">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E">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0F">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10">
      <w:pPr>
        <w:spacing w:after="0" w:before="200" w:lineRule="auto"/>
        <w:rPr/>
      </w:pPr>
      <w:r w:rsidDel="00000000" w:rsidR="00000000" w:rsidRPr="00000000">
        <w:rPr>
          <w:b w:val="1"/>
          <w:rtl w:val="0"/>
        </w:rPr>
        <w:t xml:space="preserve">Related:</w:t>
      </w:r>
      <w:r w:rsidDel="00000000" w:rsidR="00000000" w:rsidRPr="00000000">
        <w:rPr>
          <w:rtl w:val="0"/>
        </w:rPr>
        <w:t xml:space="preserve"> </w:t>
      </w:r>
      <w:hyperlink w:anchor="_m2gclmhbm44b">
        <w:r w:rsidDel="00000000" w:rsidR="00000000" w:rsidRPr="00000000">
          <w:rPr>
            <w:rFonts w:ascii="Roboto Mono Medium" w:cs="Roboto Mono Medium" w:eastAsia="Roboto Mono Medium" w:hAnsi="Roboto Mono Medium"/>
            <w:color w:val="1155cc"/>
            <w:u w:val="single"/>
            <w:rtl w:val="0"/>
          </w:rPr>
          <w:t xml:space="preserve">POLLINT</w:t>
        </w:r>
      </w:hyperlink>
      <w:r w:rsidDel="00000000" w:rsidR="00000000" w:rsidRPr="00000000">
        <w:rPr>
          <w:rtl w:val="0"/>
        </w:rPr>
        <w:t xml:space="preserve">, </w:t>
      </w:r>
      <w:hyperlink w:anchor="_wzi7hl4t1ffr">
        <w:r w:rsidDel="00000000" w:rsidR="00000000" w:rsidRPr="00000000">
          <w:rPr>
            <w:rFonts w:ascii="Roboto Mono Medium" w:cs="Roboto Mono Medium" w:eastAsia="Roboto Mono Medium" w:hAnsi="Roboto Mono Medium"/>
            <w:color w:val="1155cc"/>
            <w:u w:val="single"/>
            <w:rtl w:val="0"/>
          </w:rPr>
          <w:t xml:space="preserve">JINT</w:t>
        </w:r>
      </w:hyperlink>
      <w:r w:rsidDel="00000000" w:rsidR="00000000" w:rsidRPr="00000000">
        <w:rPr>
          <w:rtl w:val="0"/>
        </w:rPr>
        <w:t xml:space="preserve">, and </w:t>
      </w:r>
      <w:hyperlink w:anchor="_wzi7hl4t1ffr">
        <w:r w:rsidDel="00000000" w:rsidR="00000000" w:rsidRPr="00000000">
          <w:rPr>
            <w:rFonts w:ascii="Roboto Mono Medium" w:cs="Roboto Mono Medium" w:eastAsia="Roboto Mono Medium" w:hAnsi="Roboto Mono Medium"/>
            <w:color w:val="1155cc"/>
            <w:u w:val="single"/>
            <w:rtl w:val="0"/>
          </w:rPr>
          <w:t xml:space="preserve">JNINT</w:t>
        </w:r>
      </w:hyperlink>
      <w:r w:rsidDel="00000000" w:rsidR="00000000" w:rsidRPr="00000000">
        <w:rPr>
          <w:rtl w:val="0"/>
        </w:rPr>
      </w:r>
    </w:p>
    <w:p w:rsidR="00000000" w:rsidDel="00000000" w:rsidP="00000000" w:rsidRDefault="00000000" w:rsidRPr="00000000" w14:paraId="00002011">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12">
      <w:pPr>
        <w:rPr/>
      </w:pPr>
      <w:r w:rsidDel="00000000" w:rsidR="00000000" w:rsidRPr="00000000">
        <w:rPr>
          <w:rFonts w:ascii="Roboto Mono Medium" w:cs="Roboto Mono Medium" w:eastAsia="Roboto Mono Medium" w:hAnsi="Roboto Mono Medium"/>
          <w:rtl w:val="0"/>
        </w:rPr>
        <w:t xml:space="preserve">WAITINT</w:t>
      </w:r>
      <w:r w:rsidDel="00000000" w:rsidR="00000000" w:rsidRPr="00000000">
        <w:rPr>
          <w:rtl w:val="0"/>
        </w:rPr>
        <w:t xml:space="preserve"> waits for an interrupt-occurred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WAITINT</w:t>
      </w:r>
      <w:r w:rsidDel="00000000" w:rsidR="00000000" w:rsidRPr="00000000">
        <w:rPr>
          <w:rtl w:val="0"/>
        </w:rPr>
        <w:t xml:space="preserve"> can time-out if the interrupt-occurred event doesn't occur soon enough; setting C and/or Z flags and then resuming execution at the next instruction.</w:t>
      </w:r>
    </w:p>
    <w:p w:rsidR="00000000" w:rsidDel="00000000" w:rsidP="00000000" w:rsidRDefault="00000000" w:rsidRPr="00000000" w14:paraId="00002013">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WAITINT</w:t>
      </w:r>
      <w:r w:rsidDel="00000000" w:rsidR="00000000" w:rsidRPr="00000000">
        <w:rPr>
          <w:rtl w:val="0"/>
        </w:rPr>
        <w:t xml:space="preserve">.</w:t>
      </w:r>
    </w:p>
    <w:p w:rsidR="00000000" w:rsidDel="00000000" w:rsidP="00000000" w:rsidRDefault="00000000" w:rsidRPr="00000000" w14:paraId="00002014">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15">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16">
      <w:pPr>
        <w:rPr/>
      </w:pPr>
      <w:r w:rsidDel="00000000" w:rsidR="00000000" w:rsidRPr="00000000">
        <w:rPr>
          <w:rtl w:val="0"/>
        </w:rPr>
        <w:t xml:space="preserve">The </w:t>
      </w:r>
      <w:r w:rsidDel="00000000" w:rsidR="00000000" w:rsidRPr="00000000">
        <w:rPr>
          <w:rtl w:val="0"/>
        </w:rPr>
        <w:t xml:space="preserve">interrupt-occurred event</w:t>
      </w:r>
      <w:r w:rsidDel="00000000" w:rsidR="00000000" w:rsidRPr="00000000">
        <w:rPr>
          <w:rtl w:val="0"/>
        </w:rPr>
        <w:t xml:space="preserve"> flag is set whenever interrupt 1, 2, or 3 occurs— debug interrupts are ignored.  The </w:t>
      </w:r>
      <w:r w:rsidDel="00000000" w:rsidR="00000000" w:rsidRPr="00000000">
        <w:rPr>
          <w:rtl w:val="0"/>
        </w:rPr>
        <w:t xml:space="preserve">interrupt-occurred</w:t>
      </w:r>
      <w:r w:rsidDel="00000000" w:rsidR="00000000" w:rsidRPr="00000000">
        <w:rPr>
          <w:rtl w:val="0"/>
        </w:rPr>
        <w:t xml:space="preserve"> event flag is cleared upon cog start, or execution of </w:t>
      </w:r>
      <w:r w:rsidDel="00000000" w:rsidR="00000000" w:rsidRPr="00000000">
        <w:rPr>
          <w:rFonts w:ascii="Roboto Mono Medium" w:cs="Roboto Mono Medium" w:eastAsia="Roboto Mono Medium" w:hAnsi="Roboto Mono Medium"/>
          <w:rtl w:val="0"/>
        </w:rPr>
        <w:t xml:space="preserve">POLLINT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WAITINT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JINT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JNINT</w:t>
      </w:r>
      <w:r w:rsidDel="00000000" w:rsidR="00000000" w:rsidRPr="00000000">
        <w:rPr>
          <w:rtl w:val="0"/>
        </w:rPr>
        <w:t xml:space="preserve"> instructions.</w:t>
      </w:r>
    </w:p>
    <w:p w:rsidR="00000000" w:rsidDel="00000000" w:rsidP="00000000" w:rsidRDefault="00000000" w:rsidRPr="00000000" w14:paraId="00002017">
      <w:pPr>
        <w:pStyle w:val="Heading2"/>
        <w:rPr>
          <w:i w:val="1"/>
          <w:highlight w:val="yellow"/>
        </w:rPr>
      </w:pPr>
      <w:bookmarkStart w:colFirst="0" w:colLast="0" w:name="_5i1v8ffdcpk2" w:id="360"/>
      <w:bookmarkEnd w:id="360"/>
      <w:r w:rsidDel="00000000" w:rsidR="00000000" w:rsidRPr="00000000">
        <w:rPr>
          <w:rtl w:val="0"/>
        </w:rPr>
        <w:t xml:space="preserve">WAITPAT</w:t>
      </w:r>
      <w:r w:rsidDel="00000000" w:rsidR="00000000" w:rsidRPr="00000000">
        <w:rPr>
          <w:rtl w:val="0"/>
        </w:rPr>
      </w:r>
    </w:p>
    <w:p w:rsidR="00000000" w:rsidDel="00000000" w:rsidP="00000000" w:rsidRDefault="00000000" w:rsidRPr="00000000" w14:paraId="00002018">
      <w:pPr>
        <w:spacing w:after="0" w:lineRule="auto"/>
        <w:rPr/>
      </w:pPr>
      <w:r w:rsidDel="00000000" w:rsidR="00000000" w:rsidRPr="00000000">
        <w:rPr>
          <w:rtl w:val="0"/>
        </w:rPr>
        <w:t xml:space="preserve">Wait pattern</w:t>
      </w:r>
      <w:r w:rsidDel="00000000" w:rsidR="00000000" w:rsidRPr="00000000">
        <w:rPr>
          <w:rtl w:val="0"/>
        </w:rPr>
      </w:r>
    </w:p>
    <w:p w:rsidR="00000000" w:rsidDel="00000000" w:rsidP="00000000" w:rsidRDefault="00000000" w:rsidRPr="00000000" w14:paraId="00002019">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pin-pattern-detected event flag.</w:t>
      </w:r>
    </w:p>
    <w:p w:rsidR="00000000" w:rsidDel="00000000" w:rsidP="00000000" w:rsidRDefault="00000000" w:rsidRPr="00000000" w14:paraId="0000201A">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PAT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01B">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pin-pattern-detected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201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5"/>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1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1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1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2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2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2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2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2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2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B">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C">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D">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2E">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2F">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SETPAT</w:t>
      </w:r>
      <w:r w:rsidDel="00000000" w:rsidR="00000000" w:rsidRPr="00000000">
        <w:rPr>
          <w:rtl w:val="0"/>
        </w:rPr>
        <w:t xml:space="preserve">, </w:t>
      </w:r>
      <w:hyperlink w:anchor="_2sqdtda5rj0e">
        <w:r w:rsidDel="00000000" w:rsidR="00000000" w:rsidRPr="00000000">
          <w:rPr>
            <w:rFonts w:ascii="Roboto Mono Medium" w:cs="Roboto Mono Medium" w:eastAsia="Roboto Mono Medium" w:hAnsi="Roboto Mono Medium"/>
            <w:color w:val="1155cc"/>
            <w:u w:val="single"/>
            <w:rtl w:val="0"/>
          </w:rPr>
          <w:t xml:space="preserve">POLLPAT</w:t>
        </w:r>
      </w:hyperlink>
      <w:r w:rsidDel="00000000" w:rsidR="00000000" w:rsidRPr="00000000">
        <w:rPr>
          <w:rtl w:val="0"/>
        </w:rPr>
        <w:t xml:space="preserve">, </w:t>
      </w:r>
      <w:hyperlink w:anchor="_pnmnqy72ibwb">
        <w:r w:rsidDel="00000000" w:rsidR="00000000" w:rsidRPr="00000000">
          <w:rPr>
            <w:rFonts w:ascii="Roboto Mono Medium" w:cs="Roboto Mono Medium" w:eastAsia="Roboto Mono Medium" w:hAnsi="Roboto Mono Medium"/>
            <w:color w:val="1155cc"/>
            <w:u w:val="single"/>
            <w:rtl w:val="0"/>
          </w:rPr>
          <w:t xml:space="preserve">JPAT</w:t>
        </w:r>
      </w:hyperlink>
      <w:r w:rsidDel="00000000" w:rsidR="00000000" w:rsidRPr="00000000">
        <w:rPr>
          <w:rtl w:val="0"/>
        </w:rPr>
        <w:t xml:space="preserve">, and </w:t>
      </w:r>
      <w:hyperlink w:anchor="_pnmnqy72ibwb">
        <w:r w:rsidDel="00000000" w:rsidR="00000000" w:rsidRPr="00000000">
          <w:rPr>
            <w:rFonts w:ascii="Roboto Mono Medium" w:cs="Roboto Mono Medium" w:eastAsia="Roboto Mono Medium" w:hAnsi="Roboto Mono Medium"/>
            <w:color w:val="1155cc"/>
            <w:u w:val="single"/>
            <w:rtl w:val="0"/>
          </w:rPr>
          <w:t xml:space="preserve">JNPAT</w:t>
        </w:r>
      </w:hyperlink>
      <w:r w:rsidDel="00000000" w:rsidR="00000000" w:rsidRPr="00000000">
        <w:rPr>
          <w:rtl w:val="0"/>
        </w:rPr>
      </w:r>
    </w:p>
    <w:p w:rsidR="00000000" w:rsidDel="00000000" w:rsidP="00000000" w:rsidRDefault="00000000" w:rsidRPr="00000000" w14:paraId="00002030">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31">
      <w:pPr>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waits for a pin-pattern-detected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can time-out if the pin-pattern-detected event doesn't occur soon enough; setting C and/or Z flags and then resuming execution at the next instruction.</w:t>
      </w:r>
    </w:p>
    <w:p w:rsidR="00000000" w:rsidDel="00000000" w:rsidP="00000000" w:rsidRDefault="00000000" w:rsidRPr="00000000" w14:paraId="00002032">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WAITPAT</w:t>
      </w:r>
      <w:r w:rsidDel="00000000" w:rsidR="00000000" w:rsidRPr="00000000">
        <w:rPr>
          <w:rtl w:val="0"/>
        </w:rPr>
        <w:t xml:space="preserve">.</w:t>
      </w:r>
    </w:p>
    <w:p w:rsidR="00000000" w:rsidDel="00000000" w:rsidP="00000000" w:rsidRDefault="00000000" w:rsidRPr="00000000" w14:paraId="00002033">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34">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35">
      <w:pPr>
        <w:rPr/>
      </w:pPr>
      <w:r w:rsidDel="00000000" w:rsidR="00000000" w:rsidRPr="00000000">
        <w:rPr>
          <w:rtl w:val="0"/>
        </w:rPr>
        <w:t xml:space="preserve">The pin-pattern-detected</w:t>
      </w:r>
      <w:r w:rsidDel="00000000" w:rsidR="00000000" w:rsidRPr="00000000">
        <w:rPr>
          <w:rtl w:val="0"/>
        </w:rPr>
        <w:t xml:space="preserve"> event</w:t>
      </w:r>
      <w:r w:rsidDel="00000000" w:rsidR="00000000" w:rsidRPr="00000000">
        <w:rPr>
          <w:rtl w:val="0"/>
        </w:rPr>
        <w:t xml:space="preserve"> flag is set whenever the masked input pins match or don't match the pattern described by a previous </w:t>
      </w:r>
      <w:r w:rsidDel="00000000" w:rsidR="00000000" w:rsidRPr="00000000">
        <w:rPr>
          <w:rFonts w:ascii="Roboto Mono Medium" w:cs="Roboto Mono Medium" w:eastAsia="Roboto Mono Medium" w:hAnsi="Roboto Mono Medium"/>
          <w:rtl w:val="0"/>
        </w:rPr>
        <w:t xml:space="preserve">SETPAT</w:t>
      </w:r>
      <w:r w:rsidDel="00000000" w:rsidR="00000000" w:rsidRPr="00000000">
        <w:rPr>
          <w:rtl w:val="0"/>
        </w:rPr>
        <w:t xml:space="preserve"> instruction.  The pin-pattern-detected event flag is cleared upon execution of </w:t>
      </w:r>
      <w:r w:rsidDel="00000000" w:rsidR="00000000" w:rsidRPr="00000000">
        <w:rPr>
          <w:rFonts w:ascii="Roboto Mono Medium" w:cs="Roboto Mono Medium" w:eastAsia="Roboto Mono Medium" w:hAnsi="Roboto Mono Medium"/>
          <w:rtl w:val="0"/>
        </w:rPr>
        <w:t xml:space="preserve">SETPAT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POLLPAT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PAT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JPAT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JNPAT</w:t>
      </w:r>
      <w:r w:rsidDel="00000000" w:rsidR="00000000" w:rsidRPr="00000000">
        <w:rPr>
          <w:rtl w:val="0"/>
        </w:rPr>
        <w:t xml:space="preserve"> instructions.</w:t>
      </w:r>
    </w:p>
    <w:p w:rsidR="00000000" w:rsidDel="00000000" w:rsidP="00000000" w:rsidRDefault="00000000" w:rsidRPr="00000000" w14:paraId="00002036">
      <w:pPr>
        <w:pStyle w:val="Heading2"/>
        <w:rPr>
          <w:i w:val="1"/>
          <w:highlight w:val="yellow"/>
        </w:rPr>
      </w:pPr>
      <w:bookmarkStart w:colFirst="0" w:colLast="0" w:name="_43d9knl3whqm" w:id="361"/>
      <w:bookmarkEnd w:id="361"/>
      <w:r w:rsidDel="00000000" w:rsidR="00000000" w:rsidRPr="00000000">
        <w:rPr>
          <w:rtl w:val="0"/>
        </w:rPr>
        <w:t xml:space="preserve">WAITSE1</w:t>
      </w:r>
      <w:r w:rsidDel="00000000" w:rsidR="00000000" w:rsidRPr="00000000">
        <w:rPr>
          <w:rtl w:val="0"/>
        </w:rPr>
        <w:t xml:space="preserve">/2/3/4</w:t>
      </w:r>
      <w:r w:rsidDel="00000000" w:rsidR="00000000" w:rsidRPr="00000000">
        <w:rPr>
          <w:rtl w:val="0"/>
        </w:rPr>
      </w:r>
    </w:p>
    <w:p w:rsidR="00000000" w:rsidDel="00000000" w:rsidP="00000000" w:rsidRDefault="00000000" w:rsidRPr="00000000" w14:paraId="00002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Wait selectable event 1/2/3/4</w:t>
      </w:r>
      <w:r w:rsidDel="00000000" w:rsidR="00000000" w:rsidRPr="00000000">
        <w:rPr>
          <w:rtl w:val="0"/>
        </w:rPr>
      </w:r>
    </w:p>
    <w:p w:rsidR="00000000" w:rsidDel="00000000" w:rsidP="00000000" w:rsidRDefault="00000000" w:rsidRPr="00000000" w14:paraId="00002038">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w:t>
      </w:r>
      <w:r w:rsidDel="00000000" w:rsidR="00000000" w:rsidRPr="00000000">
        <w:rPr>
          <w:rtl w:val="0"/>
        </w:rPr>
        <w:t xml:space="preserve">clear selectable</w:t>
      </w:r>
      <w:r w:rsidDel="00000000" w:rsidR="00000000" w:rsidRPr="00000000">
        <w:rPr>
          <w:rtl w:val="0"/>
        </w:rPr>
        <w:t xml:space="preserve"> event 1, 2, 3, or 4 flag.</w:t>
      </w:r>
    </w:p>
    <w:p w:rsidR="00000000" w:rsidDel="00000000" w:rsidP="00000000" w:rsidRDefault="00000000" w:rsidRPr="00000000" w14:paraId="00002039">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SE1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203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SE2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203B">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SE3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203C">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SE4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03D">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selectable</w:t>
      </w:r>
      <w:r w:rsidDel="00000000" w:rsidR="00000000" w:rsidRPr="00000000">
        <w:rPr>
          <w:rtl w:val="0"/>
        </w:rPr>
        <w:t xml:space="preserve">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203E">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6"/>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3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4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000010100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D">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E">
            <w:pPr>
              <w:widowControl w:val="0"/>
              <w:spacing w:after="0" w:line="240" w:lineRule="auto"/>
              <w:jc w:val="center"/>
              <w:rPr>
                <w:sz w:val="18"/>
                <w:szCs w:val="18"/>
              </w:rPr>
            </w:pPr>
            <w:r w:rsidDel="00000000" w:rsidR="00000000" w:rsidRPr="00000000">
              <w:rPr>
                <w:sz w:val="18"/>
                <w:szCs w:val="18"/>
                <w:rtl w:val="0"/>
              </w:rPr>
              <w:t xml:space="preserve">Timeout Abort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4F">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0">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000010101</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6">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7">
            <w:pPr>
              <w:widowControl w:val="0"/>
              <w:spacing w:after="0" w:line="240" w:lineRule="auto"/>
              <w:jc w:val="center"/>
              <w:rPr>
                <w:sz w:val="18"/>
                <w:szCs w:val="18"/>
              </w:rPr>
            </w:pPr>
            <w:r w:rsidDel="00000000" w:rsidR="00000000" w:rsidRPr="00000000">
              <w:rPr>
                <w:sz w:val="18"/>
                <w:szCs w:val="18"/>
                <w:rtl w:val="0"/>
              </w:rPr>
              <w:t xml:space="preserve">Timeout Abort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8">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9">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000010110</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5F">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0">
            <w:pPr>
              <w:widowControl w:val="0"/>
              <w:spacing w:after="0" w:line="240" w:lineRule="auto"/>
              <w:jc w:val="center"/>
              <w:rPr>
                <w:sz w:val="18"/>
                <w:szCs w:val="18"/>
              </w:rPr>
            </w:pPr>
            <w:r w:rsidDel="00000000" w:rsidR="00000000" w:rsidRPr="00000000">
              <w:rPr>
                <w:sz w:val="18"/>
                <w:szCs w:val="18"/>
                <w:rtl w:val="0"/>
              </w:rPr>
              <w:t xml:space="preserve">Timeout Abort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1">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2">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000010111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8">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9">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A">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6B">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6C">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SETSEx</w:t>
      </w:r>
      <w:r w:rsidDel="00000000" w:rsidR="00000000" w:rsidRPr="00000000">
        <w:rPr>
          <w:rtl w:val="0"/>
        </w:rPr>
        <w:t xml:space="preserve">, </w:t>
      </w:r>
      <w:hyperlink w:anchor="_n3mua6rjfhxs">
        <w:r w:rsidDel="00000000" w:rsidR="00000000" w:rsidRPr="00000000">
          <w:rPr>
            <w:rFonts w:ascii="Roboto Mono Medium" w:cs="Roboto Mono Medium" w:eastAsia="Roboto Mono Medium" w:hAnsi="Roboto Mono Medium"/>
            <w:color w:val="1155cc"/>
            <w:u w:val="single"/>
            <w:rtl w:val="0"/>
          </w:rPr>
          <w:t xml:space="preserve">POLLSEx</w:t>
        </w:r>
      </w:hyperlink>
      <w:r w:rsidDel="00000000" w:rsidR="00000000" w:rsidRPr="00000000">
        <w:rPr>
          <w:rtl w:val="0"/>
        </w:rPr>
        <w:t xml:space="preserve">, </w:t>
      </w:r>
      <w:hyperlink w:anchor="_nv0zohzajupf">
        <w:r w:rsidDel="00000000" w:rsidR="00000000" w:rsidRPr="00000000">
          <w:rPr>
            <w:rFonts w:ascii="Roboto Mono Medium" w:cs="Roboto Mono Medium" w:eastAsia="Roboto Mono Medium" w:hAnsi="Roboto Mono Medium"/>
            <w:color w:val="1155cc"/>
            <w:u w:val="single"/>
            <w:rtl w:val="0"/>
          </w:rPr>
          <w:t xml:space="preserve">JSEx</w:t>
        </w:r>
      </w:hyperlink>
      <w:r w:rsidDel="00000000" w:rsidR="00000000" w:rsidRPr="00000000">
        <w:rPr>
          <w:rtl w:val="0"/>
        </w:rPr>
        <w:t xml:space="preserve">, and </w:t>
      </w:r>
      <w:hyperlink w:anchor="_nv0zohzajupf">
        <w:r w:rsidDel="00000000" w:rsidR="00000000" w:rsidRPr="00000000">
          <w:rPr>
            <w:rFonts w:ascii="Roboto Mono Medium" w:cs="Roboto Mono Medium" w:eastAsia="Roboto Mono Medium" w:hAnsi="Roboto Mono Medium"/>
            <w:color w:val="1155cc"/>
            <w:u w:val="single"/>
            <w:rtl w:val="0"/>
          </w:rPr>
          <w:t xml:space="preserve">JNSEx</w:t>
        </w:r>
      </w:hyperlink>
      <w:r w:rsidDel="00000000" w:rsidR="00000000" w:rsidRPr="00000000">
        <w:rPr>
          <w:rtl w:val="0"/>
        </w:rPr>
      </w:r>
    </w:p>
    <w:p w:rsidR="00000000" w:rsidDel="00000000" w:rsidP="00000000" w:rsidRDefault="00000000" w:rsidRPr="00000000" w14:paraId="0000206D">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6E">
      <w:pPr>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SE1</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SE2</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SE3</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SE4</w:t>
      </w:r>
      <w:r w:rsidDel="00000000" w:rsidR="00000000" w:rsidRPr="00000000">
        <w:rPr>
          <w:rtl w:val="0"/>
        </w:rPr>
        <w:t xml:space="preserve"> waits for a selectable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SEx</w:t>
      </w:r>
      <w:r w:rsidDel="00000000" w:rsidR="00000000" w:rsidRPr="00000000">
        <w:rPr>
          <w:rtl w:val="0"/>
        </w:rPr>
        <w:t xml:space="preserve"> can time-out if the selectable event doesn't occur soon enough; setting C and/or Z flags and then resuming execution at the next instruction.</w:t>
      </w:r>
    </w:p>
    <w:p w:rsidR="00000000" w:rsidDel="00000000" w:rsidP="00000000" w:rsidRDefault="00000000" w:rsidRPr="00000000" w14:paraId="0000206F">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WAITSE</w:t>
      </w:r>
      <w:r w:rsidDel="00000000" w:rsidR="00000000" w:rsidRPr="00000000">
        <w:rPr>
          <w:rFonts w:ascii="Roboto Mono Medium" w:cs="Roboto Mono Medium" w:eastAsia="Roboto Mono Medium" w:hAnsi="Roboto Mono Medium"/>
          <w:rtl w:val="0"/>
        </w:rPr>
        <w:t xml:space="preserve">x</w:t>
      </w:r>
      <w:r w:rsidDel="00000000" w:rsidR="00000000" w:rsidRPr="00000000">
        <w:rPr>
          <w:rtl w:val="0"/>
        </w:rPr>
        <w:t xml:space="preserve">.</w:t>
      </w:r>
    </w:p>
    <w:p w:rsidR="00000000" w:rsidDel="00000000" w:rsidP="00000000" w:rsidRDefault="00000000" w:rsidRPr="00000000" w14:paraId="00002070">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71">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selectable event 1, 2, 3, or 4 flag is set whenever the corresponding configured event occurs.  The selectable event flag is cleared upon execution of the corresponding </w:t>
      </w:r>
      <w:r w:rsidDel="00000000" w:rsidR="00000000" w:rsidRPr="00000000">
        <w:rPr>
          <w:rFonts w:ascii="Roboto Mono Medium" w:cs="Roboto Mono Medium" w:eastAsia="Roboto Mono Medium" w:hAnsi="Roboto Mono Medium"/>
          <w:rtl w:val="0"/>
        </w:rPr>
        <w:t xml:space="preserve">SETSEx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POLLSEx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WAITSEx</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JSEx</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JNSEx</w:t>
      </w:r>
      <w:r w:rsidDel="00000000" w:rsidR="00000000" w:rsidRPr="00000000">
        <w:rPr>
          <w:rtl w:val="0"/>
        </w:rPr>
        <w:t xml:space="preserve"> instructions.</w:t>
      </w:r>
    </w:p>
    <w:p w:rsidR="00000000" w:rsidDel="00000000" w:rsidP="00000000" w:rsidRDefault="00000000" w:rsidRPr="00000000" w14:paraId="00002073">
      <w:pPr>
        <w:pStyle w:val="Heading2"/>
        <w:rPr>
          <w:i w:val="1"/>
          <w:highlight w:val="yellow"/>
        </w:rPr>
      </w:pPr>
      <w:bookmarkStart w:colFirst="0" w:colLast="0" w:name="_zdbnefgvlfr5" w:id="362"/>
      <w:bookmarkEnd w:id="362"/>
      <w:r w:rsidDel="00000000" w:rsidR="00000000" w:rsidRPr="00000000">
        <w:rPr>
          <w:rtl w:val="0"/>
        </w:rPr>
        <w:t xml:space="preserve">WAITXFI</w:t>
      </w:r>
      <w:r w:rsidDel="00000000" w:rsidR="00000000" w:rsidRPr="00000000">
        <w:rPr>
          <w:rtl w:val="0"/>
        </w:rPr>
      </w:r>
    </w:p>
    <w:p w:rsidR="00000000" w:rsidDel="00000000" w:rsidP="00000000" w:rsidRDefault="00000000" w:rsidRPr="00000000" w14:paraId="00002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Wait streamer finished</w:t>
      </w:r>
      <w:r w:rsidDel="00000000" w:rsidR="00000000" w:rsidRPr="00000000">
        <w:rPr>
          <w:rtl w:val="0"/>
        </w:rPr>
      </w:r>
    </w:p>
    <w:p w:rsidR="00000000" w:rsidDel="00000000" w:rsidP="00000000" w:rsidRDefault="00000000" w:rsidRPr="00000000" w14:paraId="00002075">
      <w:pPr>
        <w:spacing w:after="200" w:lineRule="auto"/>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streamer-finished event flag.</w:t>
      </w:r>
    </w:p>
    <w:p w:rsidR="00000000" w:rsidDel="00000000" w:rsidP="00000000" w:rsidRDefault="00000000" w:rsidRPr="00000000" w14:paraId="00002076">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XFI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077">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streamer-finished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2078">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7"/>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9">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A">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B">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C">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D">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E">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7F">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80">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81">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000011011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7">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8">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9">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8A">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8B">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r7m2wcrdq00o">
        <w:r w:rsidDel="00000000" w:rsidR="00000000" w:rsidRPr="00000000">
          <w:rPr>
            <w:rFonts w:ascii="Roboto Mono Medium" w:cs="Roboto Mono Medium" w:eastAsia="Roboto Mono Medium" w:hAnsi="Roboto Mono Medium"/>
            <w:color w:val="1155cc"/>
            <w:u w:val="single"/>
            <w:rtl w:val="0"/>
          </w:rPr>
          <w:t xml:space="preserve">POLLXFI</w:t>
        </w:r>
      </w:hyperlink>
      <w:r w:rsidDel="00000000" w:rsidR="00000000" w:rsidRPr="00000000">
        <w:rPr>
          <w:rtl w:val="0"/>
        </w:rPr>
        <w:t xml:space="preserve">, </w:t>
      </w:r>
      <w:hyperlink w:anchor="_76euyh5v8o1z">
        <w:r w:rsidDel="00000000" w:rsidR="00000000" w:rsidRPr="00000000">
          <w:rPr>
            <w:rFonts w:ascii="Roboto Mono Medium" w:cs="Roboto Mono Medium" w:eastAsia="Roboto Mono Medium" w:hAnsi="Roboto Mono Medium"/>
            <w:color w:val="1155cc"/>
            <w:u w:val="single"/>
            <w:rtl w:val="0"/>
          </w:rPr>
          <w:t xml:space="preserve">JXFI</w:t>
        </w:r>
      </w:hyperlink>
      <w:r w:rsidDel="00000000" w:rsidR="00000000" w:rsidRPr="00000000">
        <w:rPr>
          <w:rtl w:val="0"/>
        </w:rPr>
        <w:t xml:space="preserve">, and </w:t>
      </w:r>
      <w:hyperlink w:anchor="_76euyh5v8o1z">
        <w:r w:rsidDel="00000000" w:rsidR="00000000" w:rsidRPr="00000000">
          <w:rPr>
            <w:rFonts w:ascii="Roboto Mono Medium" w:cs="Roboto Mono Medium" w:eastAsia="Roboto Mono Medium" w:hAnsi="Roboto Mono Medium"/>
            <w:color w:val="1155cc"/>
            <w:u w:val="single"/>
            <w:rtl w:val="0"/>
          </w:rPr>
          <w:t xml:space="preserve">JN</w:t>
        </w:r>
      </w:hyperlink>
      <w:hyperlink w:anchor="_76euyh5v8o1z">
        <w:r w:rsidDel="00000000" w:rsidR="00000000" w:rsidRPr="00000000">
          <w:rPr>
            <w:rFonts w:ascii="Roboto Mono Medium" w:cs="Roboto Mono Medium" w:eastAsia="Roboto Mono Medium" w:hAnsi="Roboto Mono Medium"/>
            <w:color w:val="1155cc"/>
            <w:u w:val="single"/>
            <w:rtl w:val="0"/>
          </w:rPr>
          <w:t xml:space="preserve">XFI</w:t>
        </w:r>
      </w:hyperlink>
      <w:r w:rsidDel="00000000" w:rsidR="00000000" w:rsidRPr="00000000">
        <w:rPr>
          <w:rtl w:val="0"/>
        </w:rPr>
      </w:r>
    </w:p>
    <w:p w:rsidR="00000000" w:rsidDel="00000000" w:rsidP="00000000" w:rsidRDefault="00000000" w:rsidRPr="00000000" w14:paraId="0000208C">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8D">
      <w:pPr>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waits for a streamer-finished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can time-out if the </w:t>
      </w:r>
      <w:r w:rsidDel="00000000" w:rsidR="00000000" w:rsidRPr="00000000">
        <w:rPr>
          <w:rtl w:val="0"/>
        </w:rPr>
        <w:t xml:space="preserve">streamer-finished</w:t>
      </w:r>
      <w:r w:rsidDel="00000000" w:rsidR="00000000" w:rsidRPr="00000000">
        <w:rPr>
          <w:rtl w:val="0"/>
        </w:rPr>
        <w:t xml:space="preserve"> doesn't occur soon enough; setting C and/or Z flags and then resuming execution at the next instruction.</w:t>
      </w:r>
    </w:p>
    <w:p w:rsidR="00000000" w:rsidDel="00000000" w:rsidP="00000000" w:rsidRDefault="00000000" w:rsidRPr="00000000" w14:paraId="0000208E">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w:t>
      </w:r>
    </w:p>
    <w:p w:rsidR="00000000" w:rsidDel="00000000" w:rsidP="00000000" w:rsidRDefault="00000000" w:rsidRPr="00000000" w14:paraId="0000208F">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90">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91">
      <w:pPr>
        <w:rPr/>
      </w:pPr>
      <w:r w:rsidDel="00000000" w:rsidR="00000000" w:rsidRPr="00000000">
        <w:rPr>
          <w:rtl w:val="0"/>
        </w:rPr>
        <w:t xml:space="preserve">The streamer-finished</w:t>
      </w:r>
      <w:r w:rsidDel="00000000" w:rsidR="00000000" w:rsidRPr="00000000">
        <w:rPr>
          <w:rtl w:val="0"/>
        </w:rPr>
        <w:t xml:space="preserve"> event</w:t>
      </w:r>
      <w:r w:rsidDel="00000000" w:rsidR="00000000" w:rsidRPr="00000000">
        <w:rPr>
          <w:rtl w:val="0"/>
        </w:rPr>
        <w:t xml:space="preserve"> flag is set whenever the streamer runs out of commands to process.  The streamer-finished event flag is cleared upon execution of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POLLXFI</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JXFI</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XFI</w:t>
      </w:r>
      <w:r w:rsidDel="00000000" w:rsidR="00000000" w:rsidRPr="00000000">
        <w:rPr>
          <w:rtl w:val="0"/>
        </w:rPr>
        <w:t xml:space="preserve"> instructions.</w:t>
      </w:r>
    </w:p>
    <w:p w:rsidR="00000000" w:rsidDel="00000000" w:rsidP="00000000" w:rsidRDefault="00000000" w:rsidRPr="00000000" w14:paraId="00002092">
      <w:pPr>
        <w:pStyle w:val="Heading2"/>
        <w:rPr>
          <w:i w:val="1"/>
          <w:highlight w:val="yellow"/>
        </w:rPr>
      </w:pPr>
      <w:bookmarkStart w:colFirst="0" w:colLast="0" w:name="_1ird9xvgzp82" w:id="363"/>
      <w:bookmarkEnd w:id="363"/>
      <w:r w:rsidDel="00000000" w:rsidR="00000000" w:rsidRPr="00000000">
        <w:rPr>
          <w:rtl w:val="0"/>
        </w:rPr>
        <w:t xml:space="preserve">WAITXMT</w:t>
      </w:r>
      <w:r w:rsidDel="00000000" w:rsidR="00000000" w:rsidRPr="00000000">
        <w:rPr>
          <w:rtl w:val="0"/>
        </w:rPr>
      </w:r>
    </w:p>
    <w:p w:rsidR="00000000" w:rsidDel="00000000" w:rsidP="00000000" w:rsidRDefault="00000000" w:rsidRPr="00000000" w14:paraId="00002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Wait streamer empty</w:t>
      </w:r>
      <w:r w:rsidDel="00000000" w:rsidR="00000000" w:rsidRPr="00000000">
        <w:rPr>
          <w:rtl w:val="0"/>
        </w:rPr>
      </w:r>
    </w:p>
    <w:p w:rsidR="00000000" w:rsidDel="00000000" w:rsidP="00000000" w:rsidRDefault="00000000" w:rsidRPr="00000000" w14:paraId="00002094">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streamer-empty event flag.</w:t>
      </w:r>
    </w:p>
    <w:p w:rsidR="00000000" w:rsidDel="00000000" w:rsidP="00000000" w:rsidRDefault="00000000" w:rsidRPr="00000000" w14:paraId="00002095">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XMT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096">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streamer-empty event, then clear the flag; optionally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2097">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8"/>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8">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9">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A">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B">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C">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D">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E">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9F">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A0">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000011010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6">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7">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8">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A9">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AA">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mg19wcqd1pjt">
        <w:r w:rsidDel="00000000" w:rsidR="00000000" w:rsidRPr="00000000">
          <w:rPr>
            <w:rFonts w:ascii="Roboto Mono Medium" w:cs="Roboto Mono Medium" w:eastAsia="Roboto Mono Medium" w:hAnsi="Roboto Mono Medium"/>
            <w:color w:val="1155cc"/>
            <w:u w:val="single"/>
            <w:rtl w:val="0"/>
          </w:rPr>
          <w:t xml:space="preserve">POLLXMT</w:t>
        </w:r>
      </w:hyperlink>
      <w:r w:rsidDel="00000000" w:rsidR="00000000" w:rsidRPr="00000000">
        <w:rPr>
          <w:rtl w:val="0"/>
        </w:rPr>
        <w:t xml:space="preserve">, </w:t>
      </w:r>
      <w:hyperlink w:anchor="_izeyc7za5235">
        <w:r w:rsidDel="00000000" w:rsidR="00000000" w:rsidRPr="00000000">
          <w:rPr>
            <w:rFonts w:ascii="Roboto Mono Medium" w:cs="Roboto Mono Medium" w:eastAsia="Roboto Mono Medium" w:hAnsi="Roboto Mono Medium"/>
            <w:color w:val="1155cc"/>
            <w:u w:val="single"/>
            <w:rtl w:val="0"/>
          </w:rPr>
          <w:t xml:space="preserve">JXMT</w:t>
        </w:r>
      </w:hyperlink>
      <w:r w:rsidDel="00000000" w:rsidR="00000000" w:rsidRPr="00000000">
        <w:rPr>
          <w:rtl w:val="0"/>
        </w:rPr>
        <w:t xml:space="preserve">, and </w:t>
      </w:r>
      <w:hyperlink w:anchor="_izeyc7za5235">
        <w:r w:rsidDel="00000000" w:rsidR="00000000" w:rsidRPr="00000000">
          <w:rPr>
            <w:rFonts w:ascii="Roboto Mono Medium" w:cs="Roboto Mono Medium" w:eastAsia="Roboto Mono Medium" w:hAnsi="Roboto Mono Medium"/>
            <w:color w:val="1155cc"/>
            <w:u w:val="single"/>
            <w:rtl w:val="0"/>
          </w:rPr>
          <w:t xml:space="preserve">JN</w:t>
        </w:r>
      </w:hyperlink>
      <w:hyperlink w:anchor="_izeyc7za5235">
        <w:r w:rsidDel="00000000" w:rsidR="00000000" w:rsidRPr="00000000">
          <w:rPr>
            <w:rFonts w:ascii="Roboto Mono Medium" w:cs="Roboto Mono Medium" w:eastAsia="Roboto Mono Medium" w:hAnsi="Roboto Mono Medium"/>
            <w:color w:val="1155cc"/>
            <w:u w:val="single"/>
            <w:rtl w:val="0"/>
          </w:rPr>
          <w:t xml:space="preserve">XMT</w:t>
        </w:r>
      </w:hyperlink>
      <w:r w:rsidDel="00000000" w:rsidR="00000000" w:rsidRPr="00000000">
        <w:rPr>
          <w:rtl w:val="0"/>
        </w:rPr>
      </w:r>
    </w:p>
    <w:p w:rsidR="00000000" w:rsidDel="00000000" w:rsidP="00000000" w:rsidRDefault="00000000" w:rsidRPr="00000000" w14:paraId="000020AB">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AC">
      <w:pPr>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waits for a streamer-empty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can time-out if the streamer-empty event doesn't occur soon enough; setting C and/or Z flags and then resuming execution at the next instruction.</w:t>
      </w:r>
    </w:p>
    <w:p w:rsidR="00000000" w:rsidDel="00000000" w:rsidP="00000000" w:rsidRDefault="00000000" w:rsidRPr="00000000" w14:paraId="000020AD">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w:t>
      </w:r>
    </w:p>
    <w:p w:rsidR="00000000" w:rsidDel="00000000" w:rsidP="00000000" w:rsidRDefault="00000000" w:rsidRPr="00000000" w14:paraId="000020AE">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AF">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B0">
      <w:pPr>
        <w:rPr/>
      </w:pPr>
      <w:r w:rsidDel="00000000" w:rsidR="00000000" w:rsidRPr="00000000">
        <w:rPr>
          <w:rtl w:val="0"/>
        </w:rPr>
        <w:t xml:space="preserve">The streamer-empty</w:t>
      </w:r>
      <w:r w:rsidDel="00000000" w:rsidR="00000000" w:rsidRPr="00000000">
        <w:rPr>
          <w:rtl w:val="0"/>
        </w:rPr>
        <w:t xml:space="preserve"> event</w:t>
      </w:r>
      <w:r w:rsidDel="00000000" w:rsidR="00000000" w:rsidRPr="00000000">
        <w:rPr>
          <w:rtl w:val="0"/>
        </w:rPr>
        <w:t xml:space="preserve"> flag is set whenever the streamer is ready for a new command.  The streamer-empty event flag is cleared upon execution of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POLLXMT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WAITXMT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JXMT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XMT</w:t>
      </w:r>
      <w:r w:rsidDel="00000000" w:rsidR="00000000" w:rsidRPr="00000000">
        <w:rPr>
          <w:rtl w:val="0"/>
        </w:rPr>
        <w:t xml:space="preserve"> instructions.</w:t>
      </w:r>
    </w:p>
    <w:p w:rsidR="00000000" w:rsidDel="00000000" w:rsidP="00000000" w:rsidRDefault="00000000" w:rsidRPr="00000000" w14:paraId="000020B1">
      <w:pPr>
        <w:pStyle w:val="Heading2"/>
        <w:rPr/>
      </w:pPr>
      <w:bookmarkStart w:colFirst="0" w:colLast="0" w:name="_nesp1ncmao0z" w:id="364"/>
      <w:bookmarkEnd w:id="364"/>
      <w:r w:rsidDel="00000000" w:rsidR="00000000" w:rsidRPr="00000000">
        <w:rPr>
          <w:rtl w:val="0"/>
        </w:rPr>
        <w:t xml:space="preserve">WAITXRL</w:t>
      </w:r>
    </w:p>
    <w:p w:rsidR="00000000" w:rsidDel="00000000" w:rsidP="00000000" w:rsidRDefault="00000000" w:rsidRPr="00000000" w14:paraId="00002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Wait streamer rollover LUT</w:t>
      </w:r>
    </w:p>
    <w:p w:rsidR="00000000" w:rsidDel="00000000" w:rsidP="00000000" w:rsidRDefault="00000000" w:rsidRPr="00000000" w14:paraId="00002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streamer-LUT-RAM-rollover event flag</w:t>
      </w:r>
    </w:p>
    <w:p w:rsidR="00000000" w:rsidDel="00000000" w:rsidP="00000000" w:rsidRDefault="00000000" w:rsidRPr="00000000" w14:paraId="000020B4">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WAITXRL</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0B5">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streamer-LUT-RAM-rollover event, then clear the flag</w:t>
      </w:r>
      <w:r w:rsidDel="00000000" w:rsidR="00000000" w:rsidRPr="00000000">
        <w:rPr>
          <w:rtl w:val="0"/>
        </w:rPr>
        <w:t xml:space="preserve">; optionally</w:t>
      </w:r>
      <w:r w:rsidDel="00000000" w:rsidR="00000000" w:rsidRPr="00000000">
        <w:rPr>
          <w:rtl w:val="0"/>
        </w:rPr>
        <w:t xml:space="preserve">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20B6">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89"/>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7">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8">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9">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A">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B">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C">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D">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E">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BF">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000011101</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5">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6">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7">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C8">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C9">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63dai97cdrvc">
        <w:r w:rsidDel="00000000" w:rsidR="00000000" w:rsidRPr="00000000">
          <w:rPr>
            <w:rFonts w:ascii="Roboto Mono Medium" w:cs="Roboto Mono Medium" w:eastAsia="Roboto Mono Medium" w:hAnsi="Roboto Mono Medium"/>
            <w:color w:val="1155cc"/>
            <w:u w:val="single"/>
            <w:rtl w:val="0"/>
          </w:rPr>
          <w:t xml:space="preserve">POLLXRL</w:t>
        </w:r>
      </w:hyperlink>
      <w:r w:rsidDel="00000000" w:rsidR="00000000" w:rsidRPr="00000000">
        <w:rPr>
          <w:rtl w:val="0"/>
        </w:rPr>
        <w:t xml:space="preserve">, </w:t>
      </w:r>
      <w:hyperlink w:anchor="_43ntogxc32ez">
        <w:r w:rsidDel="00000000" w:rsidR="00000000" w:rsidRPr="00000000">
          <w:rPr>
            <w:rFonts w:ascii="Roboto Mono Medium" w:cs="Roboto Mono Medium" w:eastAsia="Roboto Mono Medium" w:hAnsi="Roboto Mono Medium"/>
            <w:color w:val="1155cc"/>
            <w:u w:val="single"/>
            <w:rtl w:val="0"/>
          </w:rPr>
          <w:t xml:space="preserve">JX</w:t>
        </w:r>
      </w:hyperlink>
      <w:hyperlink w:anchor="_43ntogxc32ez">
        <w:r w:rsidDel="00000000" w:rsidR="00000000" w:rsidRPr="00000000">
          <w:rPr>
            <w:rFonts w:ascii="Roboto Mono Medium" w:cs="Roboto Mono Medium" w:eastAsia="Roboto Mono Medium" w:hAnsi="Roboto Mono Medium"/>
            <w:color w:val="1155cc"/>
            <w:u w:val="single"/>
            <w:rtl w:val="0"/>
          </w:rPr>
          <w:t xml:space="preserve">RL</w:t>
        </w:r>
      </w:hyperlink>
      <w:r w:rsidDel="00000000" w:rsidR="00000000" w:rsidRPr="00000000">
        <w:rPr>
          <w:rtl w:val="0"/>
        </w:rPr>
        <w:t xml:space="preserve">, and </w:t>
      </w:r>
      <w:hyperlink w:anchor="_43ntogxc32ez">
        <w:r w:rsidDel="00000000" w:rsidR="00000000" w:rsidRPr="00000000">
          <w:rPr>
            <w:rFonts w:ascii="Roboto Mono Medium" w:cs="Roboto Mono Medium" w:eastAsia="Roboto Mono Medium" w:hAnsi="Roboto Mono Medium"/>
            <w:color w:val="1155cc"/>
            <w:u w:val="single"/>
            <w:rtl w:val="0"/>
          </w:rPr>
          <w:t xml:space="preserve">JN</w:t>
        </w:r>
      </w:hyperlink>
      <w:hyperlink w:anchor="_43ntogxc32ez">
        <w:r w:rsidDel="00000000" w:rsidR="00000000" w:rsidRPr="00000000">
          <w:rPr>
            <w:rFonts w:ascii="Roboto Mono Medium" w:cs="Roboto Mono Medium" w:eastAsia="Roboto Mono Medium" w:hAnsi="Roboto Mono Medium"/>
            <w:color w:val="1155cc"/>
            <w:u w:val="single"/>
            <w:rtl w:val="0"/>
          </w:rPr>
          <w:t xml:space="preserve">XRL</w:t>
        </w:r>
      </w:hyperlink>
      <w:r w:rsidDel="00000000" w:rsidR="00000000" w:rsidRPr="00000000">
        <w:rPr>
          <w:rtl w:val="0"/>
        </w:rPr>
      </w:r>
    </w:p>
    <w:p w:rsidR="00000000" w:rsidDel="00000000" w:rsidP="00000000" w:rsidRDefault="00000000" w:rsidRPr="00000000" w14:paraId="000020CA">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CB">
      <w:pPr>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 waits for a streamer-LUT-RAM-rollover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 can time-out if the streamer-LUT-RAM-rollover event doesn't occur soon enough; setting C and/or Z flags and then resuming execution at the next instruction.</w:t>
      </w:r>
    </w:p>
    <w:p w:rsidR="00000000" w:rsidDel="00000000" w:rsidP="00000000" w:rsidRDefault="00000000" w:rsidRPr="00000000" w14:paraId="000020CC">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w:t>
      </w:r>
    </w:p>
    <w:p w:rsidR="00000000" w:rsidDel="00000000" w:rsidP="00000000" w:rsidRDefault="00000000" w:rsidRPr="00000000" w14:paraId="000020CD">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CE">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CF">
      <w:pPr>
        <w:rPr/>
      </w:pPr>
      <w:r w:rsidDel="00000000" w:rsidR="00000000" w:rsidRPr="00000000">
        <w:rPr>
          <w:rtl w:val="0"/>
        </w:rPr>
        <w:t xml:space="preserve">The streamer-LUT-RAM-rollover event flag is set </w:t>
      </w:r>
      <w:r w:rsidDel="00000000" w:rsidR="00000000" w:rsidRPr="00000000">
        <w:rPr>
          <w:rtl w:val="0"/>
        </w:rPr>
        <w:t xml:space="preserve">whenever location</w:t>
      </w:r>
      <w:r w:rsidDel="00000000" w:rsidR="00000000" w:rsidRPr="00000000">
        <w:rPr>
          <w:rtl w:val="0"/>
        </w:rPr>
        <w:t xml:space="preserve"> $1FF of the Lookup RAM is read by the streamer.  The streamer-LUT-RAM-rollover event flag is cleared upon cog start or upon execution of </w:t>
      </w:r>
      <w:r w:rsidDel="00000000" w:rsidR="00000000" w:rsidRPr="00000000">
        <w:rPr>
          <w:rFonts w:ascii="Roboto Mono Medium" w:cs="Roboto Mono Medium" w:eastAsia="Roboto Mono Medium" w:hAnsi="Roboto Mono Medium"/>
          <w:rtl w:val="0"/>
        </w:rPr>
        <w:t xml:space="preserve">POLLXRL</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WAITXRL</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w:t>
      </w:r>
      <w:r w:rsidDel="00000000" w:rsidR="00000000" w:rsidRPr="00000000">
        <w:rPr>
          <w:rFonts w:ascii="Roboto Mono Medium" w:cs="Roboto Mono Medium" w:eastAsia="Roboto Mono Medium" w:hAnsi="Roboto Mono Medium"/>
          <w:rtl w:val="0"/>
        </w:rPr>
        <w:t xml:space="preserve">RL</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XRL</w:t>
      </w:r>
      <w:r w:rsidDel="00000000" w:rsidR="00000000" w:rsidRPr="00000000">
        <w:rPr>
          <w:rtl w:val="0"/>
        </w:rPr>
        <w:t xml:space="preserve"> instructions.</w:t>
      </w:r>
    </w:p>
    <w:p w:rsidR="00000000" w:rsidDel="00000000" w:rsidP="00000000" w:rsidRDefault="00000000" w:rsidRPr="00000000" w14:paraId="000020D0">
      <w:pPr>
        <w:pStyle w:val="Heading2"/>
        <w:spacing w:before="240" w:line="276" w:lineRule="auto"/>
        <w:rPr>
          <w:i w:val="1"/>
          <w:highlight w:val="yellow"/>
        </w:rPr>
      </w:pPr>
      <w:bookmarkStart w:colFirst="0" w:colLast="0" w:name="_y7dswdrnedgw" w:id="365"/>
      <w:bookmarkEnd w:id="365"/>
      <w:r w:rsidDel="00000000" w:rsidR="00000000" w:rsidRPr="00000000">
        <w:rPr>
          <w:rtl w:val="0"/>
        </w:rPr>
        <w:t xml:space="preserve">WAITXRO</w:t>
      </w:r>
      <w:r w:rsidDel="00000000" w:rsidR="00000000" w:rsidRPr="00000000">
        <w:rPr>
          <w:rtl w:val="0"/>
        </w:rPr>
      </w:r>
    </w:p>
    <w:p w:rsidR="00000000" w:rsidDel="00000000" w:rsidP="00000000" w:rsidRDefault="00000000" w:rsidRPr="00000000" w14:paraId="000020D1">
      <w:pPr>
        <w:spacing w:after="0" w:lineRule="auto"/>
        <w:rPr/>
      </w:pPr>
      <w:r w:rsidDel="00000000" w:rsidR="00000000" w:rsidRPr="00000000">
        <w:rPr>
          <w:rtl w:val="0"/>
        </w:rPr>
        <w:t xml:space="preserve">W</w:t>
      </w:r>
      <w:r w:rsidDel="00000000" w:rsidR="00000000" w:rsidRPr="00000000">
        <w:rPr>
          <w:rtl w:val="0"/>
        </w:rPr>
        <w:t xml:space="preserve">ait streamer rollover NCO</w:t>
      </w:r>
      <w:r w:rsidDel="00000000" w:rsidR="00000000" w:rsidRPr="00000000">
        <w:rPr>
          <w:rtl w:val="0"/>
        </w:rPr>
      </w:r>
    </w:p>
    <w:p w:rsidR="00000000" w:rsidDel="00000000" w:rsidP="00000000" w:rsidRDefault="00000000" w:rsidRPr="00000000" w14:paraId="000020D2">
      <w:pPr>
        <w:rPr/>
      </w:pPr>
      <w:hyperlink w:anchor="p4f24b4faur6">
        <w:r w:rsidDel="00000000" w:rsidR="00000000" w:rsidRPr="00000000">
          <w:rPr>
            <w:b w:val="1"/>
            <w:color w:val="1155cc"/>
            <w:u w:val="single"/>
            <w:rtl w:val="0"/>
          </w:rPr>
          <w:t xml:space="preserve">Event Monitor Instruction</w:t>
        </w:r>
      </w:hyperlink>
      <w:r w:rsidDel="00000000" w:rsidR="00000000" w:rsidRPr="00000000">
        <w:rPr>
          <w:b w:val="1"/>
          <w:rtl w:val="0"/>
        </w:rPr>
        <w:t xml:space="preserve"> -</w:t>
      </w:r>
      <w:r w:rsidDel="00000000" w:rsidR="00000000" w:rsidRPr="00000000">
        <w:rPr>
          <w:rtl w:val="0"/>
        </w:rPr>
        <w:t xml:space="preserve"> Wait for and clear streamer-NCO-rollover event flag</w:t>
      </w:r>
    </w:p>
    <w:p w:rsidR="00000000" w:rsidDel="00000000" w:rsidP="00000000" w:rsidRDefault="00000000" w:rsidRPr="00000000" w14:paraId="000020D3">
      <w:pPr>
        <w:pBdr>
          <w:bottom w:color="b7b7b7" w:space="2" w:sz="8" w:val="single"/>
        </w:pBdr>
        <w:spacing w:after="0" w:lineRule="auto"/>
        <w:rPr>
          <w:i w:val="1"/>
        </w:rPr>
      </w:pPr>
      <w:r w:rsidDel="00000000" w:rsidR="00000000" w:rsidRPr="00000000">
        <w:rPr>
          <w:rFonts w:ascii="Roboto Mono Medium" w:cs="Roboto Mono Medium" w:eastAsia="Roboto Mono Medium" w:hAnsi="Roboto Mono Medium"/>
          <w:rtl w:val="0"/>
        </w:rPr>
        <w:t xml:space="preserve">WAITXRO</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0D4">
      <w:pPr>
        <w:spacing w:before="40" w:lineRule="auto"/>
        <w:rPr/>
      </w:pPr>
      <w:r w:rsidDel="00000000" w:rsidR="00000000" w:rsidRPr="00000000">
        <w:rPr>
          <w:b w:val="1"/>
          <w:rtl w:val="0"/>
        </w:rPr>
        <w:t xml:space="preserve">Result:</w:t>
      </w:r>
      <w:r w:rsidDel="00000000" w:rsidR="00000000" w:rsidRPr="00000000">
        <w:rPr>
          <w:rtl w:val="0"/>
        </w:rPr>
        <w:t xml:space="preserve"> Wait </w:t>
      </w:r>
      <w:r w:rsidDel="00000000" w:rsidR="00000000" w:rsidRPr="00000000">
        <w:rPr>
          <w:rtl w:val="0"/>
        </w:rPr>
        <w:t xml:space="preserve">for </w:t>
      </w:r>
      <w:r w:rsidDel="00000000" w:rsidR="00000000" w:rsidRPr="00000000">
        <w:rPr>
          <w:rtl w:val="0"/>
        </w:rPr>
        <w:t xml:space="preserve">streamer-NCO-rollover event, then clear the flag</w:t>
      </w:r>
      <w:r w:rsidDel="00000000" w:rsidR="00000000" w:rsidRPr="00000000">
        <w:rPr>
          <w:rtl w:val="0"/>
        </w:rPr>
        <w:t xml:space="preserve">; optionally</w:t>
      </w:r>
      <w:r w:rsidDel="00000000" w:rsidR="00000000" w:rsidRPr="00000000">
        <w:rPr>
          <w:rtl w:val="0"/>
        </w:rPr>
        <w:t xml:space="preserve"> </w:t>
      </w:r>
      <w:r w:rsidDel="00000000" w:rsidR="00000000" w:rsidRPr="00000000">
        <w:rPr>
          <w:rtl w:val="0"/>
        </w:rPr>
        <w:t xml:space="preserve">aborting on</w:t>
      </w:r>
      <w:r w:rsidDel="00000000" w:rsidR="00000000" w:rsidRPr="00000000">
        <w:rPr>
          <w:rtl w:val="0"/>
        </w:rPr>
        <w:t xml:space="preserve"> timeout and </w:t>
      </w:r>
      <w:r w:rsidDel="00000000" w:rsidR="00000000" w:rsidRPr="00000000">
        <w:rPr>
          <w:rtl w:val="0"/>
        </w:rPr>
        <w:t xml:space="preserve">setting</w:t>
      </w:r>
      <w:r w:rsidDel="00000000" w:rsidR="00000000" w:rsidRPr="00000000">
        <w:rPr>
          <w:rtl w:val="0"/>
        </w:rPr>
        <w:t xml:space="preserve"> C and/or Z on abort.</w:t>
      </w:r>
    </w:p>
    <w:p w:rsidR="00000000" w:rsidDel="00000000" w:rsidP="00000000" w:rsidRDefault="00000000" w:rsidRPr="00000000" w14:paraId="000020D5">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90"/>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D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D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000011100</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000100100</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4">
            <w:pPr>
              <w:widowControl w:val="0"/>
              <w:spacing w:after="0" w:line="240" w:lineRule="auto"/>
              <w:jc w:val="center"/>
              <w:rPr>
                <w:rFonts w:ascii="Roboto Mono" w:cs="Roboto Mono" w:eastAsia="Roboto Mono" w:hAnsi="Roboto Mono"/>
                <w:sz w:val="18"/>
                <w:szCs w:val="18"/>
                <w:vertAlign w:val="superscript"/>
              </w:rPr>
            </w:pPr>
            <w:r w:rsidDel="00000000" w:rsidR="00000000" w:rsidRPr="00000000">
              <w:rPr>
                <w:sz w:val="18"/>
                <w:szCs w:val="18"/>
                <w:rtl w:val="0"/>
              </w:rPr>
              <w:t xml:space="preserve">—</w:t>
            </w:r>
            <w:r w:rsidDel="00000000" w:rsidR="00000000" w:rsidRPr="00000000">
              <w:rPr>
                <w:rtl w:val="0"/>
              </w:rPr>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5">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6">
            <w:pPr>
              <w:widowControl w:val="0"/>
              <w:spacing w:after="0" w:line="240" w:lineRule="auto"/>
              <w:jc w:val="center"/>
              <w:rPr>
                <w:sz w:val="18"/>
                <w:szCs w:val="18"/>
              </w:rPr>
            </w:pPr>
            <w:r w:rsidDel="00000000" w:rsidR="00000000" w:rsidRPr="00000000">
              <w:rPr>
                <w:sz w:val="18"/>
                <w:szCs w:val="18"/>
                <w:rtl w:val="0"/>
              </w:rPr>
              <w:t xml:space="preserve">Timeout Abort</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E7">
            <w:pPr>
              <w:widowControl w:val="0"/>
              <w:spacing w:after="0" w:line="240" w:lineRule="auto"/>
              <w:jc w:val="center"/>
              <w:rPr>
                <w:rFonts w:ascii="Roboto Mono" w:cs="Roboto Mono" w:eastAsia="Roboto Mono" w:hAnsi="Roboto Mono"/>
                <w:sz w:val="18"/>
                <w:szCs w:val="18"/>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20E8">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hyperlink w:anchor="_n123uusqspjd">
        <w:r w:rsidDel="00000000" w:rsidR="00000000" w:rsidRPr="00000000">
          <w:rPr>
            <w:rFonts w:ascii="Roboto Mono Medium" w:cs="Roboto Mono Medium" w:eastAsia="Roboto Mono Medium" w:hAnsi="Roboto Mono Medium"/>
            <w:color w:val="1155cc"/>
            <w:u w:val="single"/>
            <w:rtl w:val="0"/>
          </w:rPr>
          <w:t xml:space="preserve">POLLXRO</w:t>
        </w:r>
      </w:hyperlink>
      <w:r w:rsidDel="00000000" w:rsidR="00000000" w:rsidRPr="00000000">
        <w:rPr>
          <w:rtl w:val="0"/>
        </w:rPr>
        <w:t xml:space="preserve">, </w:t>
      </w:r>
      <w:hyperlink w:anchor="_gut56vubumxk">
        <w:r w:rsidDel="00000000" w:rsidR="00000000" w:rsidRPr="00000000">
          <w:rPr>
            <w:rFonts w:ascii="Roboto Mono Medium" w:cs="Roboto Mono Medium" w:eastAsia="Roboto Mono Medium" w:hAnsi="Roboto Mono Medium"/>
            <w:color w:val="1155cc"/>
            <w:u w:val="single"/>
            <w:rtl w:val="0"/>
          </w:rPr>
          <w:t xml:space="preserve">JX</w:t>
        </w:r>
      </w:hyperlink>
      <w:hyperlink w:anchor="_gut56vubumxk">
        <w:r w:rsidDel="00000000" w:rsidR="00000000" w:rsidRPr="00000000">
          <w:rPr>
            <w:rFonts w:ascii="Roboto Mono Medium" w:cs="Roboto Mono Medium" w:eastAsia="Roboto Mono Medium" w:hAnsi="Roboto Mono Medium"/>
            <w:color w:val="1155cc"/>
            <w:u w:val="single"/>
            <w:rtl w:val="0"/>
          </w:rPr>
          <w:t xml:space="preserve">RO</w:t>
        </w:r>
      </w:hyperlink>
      <w:r w:rsidDel="00000000" w:rsidR="00000000" w:rsidRPr="00000000">
        <w:rPr>
          <w:rtl w:val="0"/>
        </w:rPr>
        <w:t xml:space="preserve">, and </w:t>
      </w:r>
      <w:hyperlink w:anchor="_gut56vubumxk">
        <w:r w:rsidDel="00000000" w:rsidR="00000000" w:rsidRPr="00000000">
          <w:rPr>
            <w:rFonts w:ascii="Roboto Mono Medium" w:cs="Roboto Mono Medium" w:eastAsia="Roboto Mono Medium" w:hAnsi="Roboto Mono Medium"/>
            <w:color w:val="1155cc"/>
            <w:u w:val="single"/>
            <w:rtl w:val="0"/>
          </w:rPr>
          <w:t xml:space="preserve">JNXRO</w:t>
        </w:r>
      </w:hyperlink>
      <w:r w:rsidDel="00000000" w:rsidR="00000000" w:rsidRPr="00000000">
        <w:rPr>
          <w:rtl w:val="0"/>
        </w:rPr>
        <w:t xml:space="preserve">.</w:t>
      </w:r>
    </w:p>
    <w:p w:rsidR="00000000" w:rsidDel="00000000" w:rsidP="00000000" w:rsidRDefault="00000000" w:rsidRPr="00000000" w14:paraId="000020E9">
      <w:pPr>
        <w:spacing w:after="0" w:before="200" w:lineRule="auto"/>
        <w:rPr/>
      </w:pPr>
      <w:r w:rsidDel="00000000" w:rsidR="00000000" w:rsidRPr="00000000">
        <w:rPr>
          <w:b w:val="1"/>
          <w:rtl w:val="0"/>
        </w:rPr>
        <w:t xml:space="preserve">Explanation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20EA">
      <w:pPr>
        <w:rPr/>
      </w:pP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XRO</w:t>
      </w:r>
      <w:r w:rsidDel="00000000" w:rsidR="00000000" w:rsidRPr="00000000">
        <w:rPr>
          <w:rtl w:val="0"/>
        </w:rPr>
        <w:t xml:space="preserve"> waits for a streamer-NCO-rollover event to occur (unless the event flag is already set), then clears the event flag (unless it's being set again by the event sensor) and resumes execution at the next instruction.  Optionally, </w:t>
      </w:r>
      <w:r w:rsidDel="00000000" w:rsidR="00000000" w:rsidRPr="00000000">
        <w:rPr>
          <w:rFonts w:ascii="Roboto Mono Medium" w:cs="Roboto Mono Medium" w:eastAsia="Roboto Mono Medium" w:hAnsi="Roboto Mono Medium"/>
          <w:rtl w:val="0"/>
        </w:rPr>
        <w:t xml:space="preserve">WAIT</w:t>
      </w:r>
      <w:r w:rsidDel="00000000" w:rsidR="00000000" w:rsidRPr="00000000">
        <w:rPr>
          <w:rFonts w:ascii="Roboto Mono Medium" w:cs="Roboto Mono Medium" w:eastAsia="Roboto Mono Medium" w:hAnsi="Roboto Mono Medium"/>
          <w:rtl w:val="0"/>
        </w:rPr>
        <w:t xml:space="preserve">XRO</w:t>
      </w:r>
      <w:r w:rsidDel="00000000" w:rsidR="00000000" w:rsidRPr="00000000">
        <w:rPr>
          <w:rtl w:val="0"/>
        </w:rPr>
        <w:t xml:space="preserve"> can time-out if the streamer-NCO-rollover event doesn't occur soon enough; setting C and/or Z flags and then resuming execution at the next instruction.</w:t>
      </w:r>
    </w:p>
    <w:p w:rsidR="00000000" w:rsidDel="00000000" w:rsidP="00000000" w:rsidRDefault="00000000" w:rsidRPr="00000000" w14:paraId="000020EB">
      <w:pPr>
        <w:rPr/>
      </w:pPr>
      <w:r w:rsidDel="00000000" w:rsidR="00000000" w:rsidRPr="00000000">
        <w:rPr>
          <w:rtl w:val="0"/>
        </w:rPr>
        <w:t xml:space="preserve">To set the optional timeout, insert a </w:t>
      </w:r>
      <w:r w:rsidDel="00000000" w:rsidR="00000000" w:rsidRPr="00000000">
        <w:rPr>
          <w:rFonts w:ascii="Roboto Mono Medium" w:cs="Roboto Mono Medium" w:eastAsia="Roboto Mono Medium" w:hAnsi="Roboto Mono Medium"/>
          <w:rtl w:val="0"/>
        </w:rPr>
        <w:t xml:space="preserve">SETQ</w:t>
      </w:r>
      <w:r w:rsidDel="00000000" w:rsidR="00000000" w:rsidRPr="00000000">
        <w:rPr>
          <w:rtl w:val="0"/>
        </w:rPr>
        <w:t xml:space="preserve"> (with a future System Counter target value) right before </w:t>
      </w:r>
      <w:r w:rsidDel="00000000" w:rsidR="00000000" w:rsidRPr="00000000">
        <w:rPr>
          <w:rFonts w:ascii="Roboto Mono Medium" w:cs="Roboto Mono Medium" w:eastAsia="Roboto Mono Medium" w:hAnsi="Roboto Mono Medium"/>
          <w:rtl w:val="0"/>
        </w:rPr>
        <w:t xml:space="preserve">WAITXRO</w:t>
      </w:r>
      <w:r w:rsidDel="00000000" w:rsidR="00000000" w:rsidRPr="00000000">
        <w:rPr>
          <w:rtl w:val="0"/>
        </w:rPr>
        <w:t xml:space="preserve">.</w:t>
      </w:r>
    </w:p>
    <w:p w:rsidR="00000000" w:rsidDel="00000000" w:rsidP="00000000" w:rsidRDefault="00000000" w:rsidRPr="00000000" w14:paraId="000020EC">
      <w:pPr>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recommended only if the optional timeout is specified, in which case the C flag and/or Z flag is set (1) if a timeout occurred before the event, or is cleared (0) if the event occurred before the timeout.</w:t>
      </w:r>
    </w:p>
    <w:p w:rsidR="00000000" w:rsidDel="00000000" w:rsidP="00000000" w:rsidRDefault="00000000" w:rsidRPr="00000000" w14:paraId="000020ED">
      <w:pPr>
        <w:rPr/>
      </w:pPr>
      <w:r w:rsidDel="00000000" w:rsidR="00000000" w:rsidRPr="00000000">
        <w:rPr>
          <w:rtl w:val="0"/>
        </w:rPr>
        <w:t xml:space="preserve">During a </w:t>
      </w:r>
      <w:r w:rsidDel="00000000" w:rsidR="00000000" w:rsidRPr="00000000">
        <w:rPr>
          <w:i w:val="1"/>
          <w:rtl w:val="0"/>
        </w:rPr>
        <w:t xml:space="preserve">wait</w:t>
      </w:r>
      <w:r w:rsidDel="00000000" w:rsidR="00000000" w:rsidRPr="00000000">
        <w:rPr>
          <w:rtl w:val="0"/>
        </w:rPr>
        <w:t xml:space="preserve">, the pipeline is stalled; no instructions </w:t>
      </w:r>
      <w:r w:rsidDel="00000000" w:rsidR="00000000" w:rsidRPr="00000000">
        <w:rPr>
          <w:rtl w:val="0"/>
        </w:rPr>
        <w:t xml:space="preserve">execute</w:t>
      </w:r>
      <w:r w:rsidDel="00000000" w:rsidR="00000000" w:rsidRPr="00000000">
        <w:rPr>
          <w:rtl w:val="0"/>
        </w:rPr>
        <w:t xml:space="preserve"> and no interrupts are processed in the cog until the wait condition ends.</w:t>
      </w:r>
    </w:p>
    <w:p w:rsidR="00000000" w:rsidDel="00000000" w:rsidP="00000000" w:rsidRDefault="00000000" w:rsidRPr="00000000" w14:paraId="000020EE">
      <w:pPr>
        <w:rPr/>
      </w:pPr>
      <w:r w:rsidDel="00000000" w:rsidR="00000000" w:rsidRPr="00000000">
        <w:rPr>
          <w:rtl w:val="0"/>
        </w:rPr>
        <w:t xml:space="preserve">The streamer-NCO-rollover event flag is set </w:t>
      </w:r>
      <w:r w:rsidDel="00000000" w:rsidR="00000000" w:rsidRPr="00000000">
        <w:rPr>
          <w:rtl w:val="0"/>
        </w:rPr>
        <w:t xml:space="preserve">whenever </w:t>
      </w:r>
      <w:r w:rsidDel="00000000" w:rsidR="00000000" w:rsidRPr="00000000">
        <w:rPr>
          <w:rtl w:val="0"/>
        </w:rPr>
        <w:t xml:space="preserve">the </w:t>
      </w:r>
      <w:r w:rsidDel="00000000" w:rsidR="00000000" w:rsidRPr="00000000">
        <w:rPr>
          <w:rtl w:val="0"/>
        </w:rPr>
        <w:t xml:space="preserve">streamer's numerically-controlled</w:t>
      </w:r>
      <w:r w:rsidDel="00000000" w:rsidR="00000000" w:rsidRPr="00000000">
        <w:rPr>
          <w:rtl w:val="0"/>
        </w:rPr>
        <w:t xml:space="preserve"> oscillator (NCO) rolls over.  The streamer-NCO-rollover event flag is cleared upon execution of </w:t>
      </w:r>
      <w:r w:rsidDel="00000000" w:rsidR="00000000" w:rsidRPr="00000000">
        <w:rPr>
          <w:rFonts w:ascii="Roboto Mono Medium" w:cs="Roboto Mono Medium" w:eastAsia="Roboto Mono Medium" w:hAnsi="Roboto Mono Medium"/>
          <w:rtl w:val="0"/>
        </w:rPr>
        <w:t xml:space="preserve">XINIT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XZERO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XCONT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POLLXRO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WAITXRO</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JX</w:t>
      </w:r>
      <w:r w:rsidDel="00000000" w:rsidR="00000000" w:rsidRPr="00000000">
        <w:rPr>
          <w:rFonts w:ascii="Roboto Mono Medium" w:cs="Roboto Mono Medium" w:eastAsia="Roboto Mono Medium" w:hAnsi="Roboto Mono Medium"/>
          <w:rtl w:val="0"/>
        </w:rPr>
        <w:t xml:space="preserve">RO</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JN</w:t>
      </w:r>
      <w:r w:rsidDel="00000000" w:rsidR="00000000" w:rsidRPr="00000000">
        <w:rPr>
          <w:rFonts w:ascii="Roboto Mono Medium" w:cs="Roboto Mono Medium" w:eastAsia="Roboto Mono Medium" w:hAnsi="Roboto Mono Medium"/>
          <w:rtl w:val="0"/>
        </w:rPr>
        <w:t xml:space="preserve">XRO</w:t>
      </w:r>
      <w:r w:rsidDel="00000000" w:rsidR="00000000" w:rsidRPr="00000000">
        <w:rPr>
          <w:rtl w:val="0"/>
        </w:rPr>
        <w:t xml:space="preserve"> instructions.</w:t>
      </w:r>
    </w:p>
    <w:p w:rsidR="00000000" w:rsidDel="00000000" w:rsidP="00000000" w:rsidRDefault="00000000" w:rsidRPr="00000000" w14:paraId="000020EF">
      <w:pPr>
        <w:pStyle w:val="Heading2"/>
        <w:rPr>
          <w:i w:val="1"/>
        </w:rPr>
      </w:pPr>
      <w:bookmarkStart w:colFirst="0" w:colLast="0" w:name="_70my8h1n5l99" w:id="366"/>
      <w:bookmarkEnd w:id="366"/>
      <w:r w:rsidDel="00000000" w:rsidR="00000000" w:rsidRPr="00000000">
        <w:rPr>
          <w:rtl w:val="0"/>
        </w:rPr>
        <w:t xml:space="preserve">WRC / WRNC</w:t>
      </w:r>
      <w:r w:rsidDel="00000000" w:rsidR="00000000" w:rsidRPr="00000000">
        <w:rPr>
          <w:rtl w:val="0"/>
        </w:rPr>
      </w:r>
    </w:p>
    <w:p w:rsidR="00000000" w:rsidDel="00000000" w:rsidP="00000000" w:rsidRDefault="00000000" w:rsidRPr="00000000" w14:paraId="000020F0">
      <w:pPr>
        <w:spacing w:after="0" w:lineRule="auto"/>
        <w:rPr/>
      </w:pPr>
      <w:r w:rsidDel="00000000" w:rsidR="00000000" w:rsidRPr="00000000">
        <w:rPr>
          <w:rtl w:val="0"/>
        </w:rPr>
        <w:t xml:space="preserve">Write </w:t>
      </w:r>
      <w:r w:rsidDel="00000000" w:rsidR="00000000" w:rsidRPr="00000000">
        <w:rPr>
          <w:rtl w:val="0"/>
        </w:rPr>
        <w:t xml:space="preserve">C or not C</w:t>
      </w:r>
    </w:p>
    <w:p w:rsidR="00000000" w:rsidDel="00000000" w:rsidP="00000000" w:rsidRDefault="00000000" w:rsidRPr="00000000" w14:paraId="000020F1">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Write C or not C to register.</w:t>
      </w:r>
    </w:p>
    <w:p w:rsidR="00000000" w:rsidDel="00000000" w:rsidP="00000000" w:rsidRDefault="00000000" w:rsidRPr="00000000" w14:paraId="000020F2">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WRC</w:t>
        <w:tab/>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20F3">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WRNC</w:t>
        <w:tab/>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20F4">
      <w:pPr>
        <w:spacing w:before="40" w:lineRule="auto"/>
        <w:rPr/>
      </w:pPr>
      <w:r w:rsidDel="00000000" w:rsidR="00000000" w:rsidRPr="00000000">
        <w:rPr>
          <w:b w:val="1"/>
          <w:rtl w:val="0"/>
        </w:rPr>
        <w:t xml:space="preserve">Result:</w:t>
      </w:r>
      <w:r w:rsidDel="00000000" w:rsidR="00000000" w:rsidRPr="00000000">
        <w:rPr>
          <w:rtl w:val="0"/>
        </w:rPr>
        <w:t xml:space="preserve"> Dest value is replaced with state of C or !C.</w:t>
      </w:r>
    </w:p>
    <w:p w:rsidR="00000000" w:rsidDel="00000000" w:rsidP="00000000" w:rsidRDefault="00000000" w:rsidRPr="00000000" w14:paraId="000020F5">
      <w:pPr>
        <w:numPr>
          <w:ilvl w:val="0"/>
          <w:numId w:val="1"/>
        </w:numPr>
        <w:ind w:left="720" w:hanging="360"/>
        <w:rPr/>
      </w:pPr>
      <w:r w:rsidDel="00000000" w:rsidR="00000000" w:rsidRPr="00000000">
        <w:rPr>
          <w:rtl w:val="0"/>
        </w:rPr>
        <w:t xml:space="preserve">Dest is the register whose value </w:t>
      </w:r>
      <w:r w:rsidDel="00000000" w:rsidR="00000000" w:rsidRPr="00000000">
        <w:rPr>
          <w:rtl w:val="0"/>
        </w:rPr>
        <w:t xml:space="preserve">will be replaced</w:t>
      </w:r>
      <w:r w:rsidDel="00000000" w:rsidR="00000000" w:rsidRPr="00000000">
        <w:rPr>
          <w:rtl w:val="0"/>
        </w:rPr>
        <w:t xml:space="preserve"> with the state of C or !C.</w:t>
      </w:r>
    </w:p>
    <w:tbl>
      <w:tblPr>
        <w:tblStyle w:val="Table191"/>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6">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7">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8">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9">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A">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B">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C">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D">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0FE">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0F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0">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1">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2">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001101100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4">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5">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6">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7">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001101101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D">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E">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0F">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1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211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2112">
      <w:pPr>
        <w:rPr/>
      </w:pPr>
      <w:r w:rsidDel="00000000" w:rsidR="00000000" w:rsidRPr="00000000">
        <w:rPr>
          <w:rFonts w:ascii="Roboto Mono Medium" w:cs="Roboto Mono Medium" w:eastAsia="Roboto Mono Medium" w:hAnsi="Roboto Mono Medium"/>
          <w:rtl w:val="0"/>
        </w:rPr>
        <w:t xml:space="preserve">WRC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WRNC</w:t>
      </w:r>
      <w:r w:rsidDel="00000000" w:rsidR="00000000" w:rsidRPr="00000000">
        <w:rPr>
          <w:rtl w:val="0"/>
        </w:rPr>
        <w:t xml:space="preserve"> writes the state or inverse state of C (0 or 1) to Dest.</w:t>
      </w:r>
    </w:p>
    <w:p w:rsidR="00000000" w:rsidDel="00000000" w:rsidP="00000000" w:rsidRDefault="00000000" w:rsidRPr="00000000" w14:paraId="00002113">
      <w:pPr>
        <w:pStyle w:val="Heading2"/>
        <w:rPr>
          <w:i w:val="1"/>
        </w:rPr>
      </w:pPr>
      <w:bookmarkStart w:colFirst="0" w:colLast="0" w:name="_4rwgnzl2tfbc" w:id="367"/>
      <w:bookmarkEnd w:id="367"/>
      <w:r w:rsidDel="00000000" w:rsidR="00000000" w:rsidRPr="00000000">
        <w:rPr>
          <w:rtl w:val="0"/>
        </w:rPr>
        <w:t xml:space="preserve">WRZ / WRNZ</w:t>
      </w:r>
      <w:r w:rsidDel="00000000" w:rsidR="00000000" w:rsidRPr="00000000">
        <w:rPr>
          <w:rtl w:val="0"/>
        </w:rPr>
      </w:r>
    </w:p>
    <w:p w:rsidR="00000000" w:rsidDel="00000000" w:rsidP="00000000" w:rsidRDefault="00000000" w:rsidRPr="00000000" w14:paraId="00002114">
      <w:pPr>
        <w:spacing w:after="0" w:lineRule="auto"/>
        <w:rPr/>
      </w:pPr>
      <w:r w:rsidDel="00000000" w:rsidR="00000000" w:rsidRPr="00000000">
        <w:rPr>
          <w:rtl w:val="0"/>
        </w:rPr>
        <w:t xml:space="preserve">Write Z or not Z</w:t>
      </w:r>
    </w:p>
    <w:p w:rsidR="00000000" w:rsidDel="00000000" w:rsidP="00000000" w:rsidRDefault="00000000" w:rsidRPr="00000000" w14:paraId="00002115">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Write Z or not Z to register.</w:t>
      </w:r>
    </w:p>
    <w:p w:rsidR="00000000" w:rsidDel="00000000" w:rsidP="00000000" w:rsidRDefault="00000000" w:rsidRPr="00000000" w14:paraId="00002116">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WRZ</w:t>
        <w:tab/>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2117">
      <w:pPr>
        <w:pBdr>
          <w:bottom w:color="b7b7b7" w:space="2" w:sz="8" w:val="single"/>
        </w:pBdr>
        <w:tabs>
          <w:tab w:val="left" w:leader="none" w:pos="720"/>
          <w:tab w:val="left" w:leader="none" w:pos="1890"/>
        </w:tabs>
        <w:spacing w:after="0" w:lineRule="auto"/>
        <w:rPr/>
      </w:pPr>
      <w:r w:rsidDel="00000000" w:rsidR="00000000" w:rsidRPr="00000000">
        <w:rPr>
          <w:rFonts w:ascii="Roboto Mono Medium" w:cs="Roboto Mono Medium" w:eastAsia="Roboto Mono Medium" w:hAnsi="Roboto Mono Medium"/>
          <w:rtl w:val="0"/>
        </w:rPr>
        <w:t xml:space="preserve">WRNZ</w:t>
        <w:tab/>
      </w:r>
      <w:r w:rsidDel="00000000" w:rsidR="00000000" w:rsidRPr="00000000">
        <w:rPr>
          <w:i w:val="1"/>
          <w:rtl w:val="0"/>
        </w:rPr>
        <w:t xml:space="preserve">Dest</w:t>
      </w:r>
      <w:r w:rsidDel="00000000" w:rsidR="00000000" w:rsidRPr="00000000">
        <w:rPr>
          <w:rtl w:val="0"/>
        </w:rPr>
      </w:r>
    </w:p>
    <w:p w:rsidR="00000000" w:rsidDel="00000000" w:rsidP="00000000" w:rsidRDefault="00000000" w:rsidRPr="00000000" w14:paraId="00002118">
      <w:pPr>
        <w:spacing w:before="40" w:lineRule="auto"/>
        <w:rPr/>
      </w:pPr>
      <w:r w:rsidDel="00000000" w:rsidR="00000000" w:rsidRPr="00000000">
        <w:rPr>
          <w:b w:val="1"/>
          <w:rtl w:val="0"/>
        </w:rPr>
        <w:t xml:space="preserve">Result:</w:t>
      </w:r>
      <w:r w:rsidDel="00000000" w:rsidR="00000000" w:rsidRPr="00000000">
        <w:rPr>
          <w:rtl w:val="0"/>
        </w:rPr>
        <w:t xml:space="preserve"> Dest value is replaced </w:t>
      </w:r>
      <w:r w:rsidDel="00000000" w:rsidR="00000000" w:rsidRPr="00000000">
        <w:rPr>
          <w:rtl w:val="0"/>
        </w:rPr>
        <w:t xml:space="preserve">with state</w:t>
      </w:r>
      <w:r w:rsidDel="00000000" w:rsidR="00000000" w:rsidRPr="00000000">
        <w:rPr>
          <w:rtl w:val="0"/>
        </w:rPr>
        <w:t xml:space="preserve"> of Z or !Z.</w:t>
      </w:r>
    </w:p>
    <w:p w:rsidR="00000000" w:rsidDel="00000000" w:rsidP="00000000" w:rsidRDefault="00000000" w:rsidRPr="00000000" w14:paraId="00002119">
      <w:pPr>
        <w:numPr>
          <w:ilvl w:val="0"/>
          <w:numId w:val="1"/>
        </w:numPr>
        <w:ind w:left="720" w:hanging="360"/>
      </w:pPr>
      <w:r w:rsidDel="00000000" w:rsidR="00000000" w:rsidRPr="00000000">
        <w:rPr>
          <w:rtl w:val="0"/>
        </w:rPr>
        <w:t xml:space="preserve">Dest is the register whose value </w:t>
      </w:r>
      <w:r w:rsidDel="00000000" w:rsidR="00000000" w:rsidRPr="00000000">
        <w:rPr>
          <w:rtl w:val="0"/>
        </w:rPr>
        <w:t xml:space="preserve">will be replaced</w:t>
      </w:r>
      <w:r w:rsidDel="00000000" w:rsidR="00000000" w:rsidRPr="00000000">
        <w:rPr>
          <w:rtl w:val="0"/>
        </w:rPr>
        <w:t xml:space="preserve"> with the state of Z or !Z.</w:t>
      </w:r>
    </w:p>
    <w:tbl>
      <w:tblPr>
        <w:tblStyle w:val="Table192"/>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1A">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1B">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1C">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1D">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1E">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1F">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20">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21">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22">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3">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4">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5">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001101110</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8">
            <w:pPr>
              <w:widowControl w:val="0"/>
              <w:spacing w:after="0" w:line="240" w:lineRule="auto"/>
              <w:jc w:val="center"/>
              <w:rPr>
                <w:sz w:val="18"/>
                <w:szCs w:val="18"/>
              </w:rPr>
            </w:pPr>
            <w:r w:rsidDel="00000000" w:rsidR="00000000" w:rsidRPr="00000000">
              <w:rPr>
                <w:sz w:val="18"/>
                <w:szCs w:val="18"/>
                <w:rtl w:val="0"/>
              </w:rPr>
              <w:t xml:space="preserve">D</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9">
            <w:pPr>
              <w:widowControl w:val="0"/>
              <w:spacing w:after="0" w:line="240" w:lineRule="auto"/>
              <w:jc w:val="center"/>
              <w:rPr>
                <w:sz w:val="18"/>
                <w:szCs w:val="18"/>
              </w:rPr>
            </w:pPr>
            <w:r w:rsidDel="00000000" w:rsidR="00000000" w:rsidRPr="00000000">
              <w:rPr>
                <w:sz w:val="18"/>
                <w:szCs w:val="18"/>
                <w:rtl w:val="0"/>
              </w:rPr>
              <w:t xml:space="preserve">—</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A">
            <w:pPr>
              <w:widowControl w:val="0"/>
              <w:spacing w:after="0" w:line="240" w:lineRule="auto"/>
              <w:jc w:val="center"/>
              <w:rPr>
                <w:sz w:val="18"/>
                <w:szCs w:val="18"/>
              </w:rPr>
            </w:pPr>
            <w:r w:rsidDel="00000000" w:rsidR="00000000" w:rsidRPr="00000000">
              <w:rPr>
                <w:sz w:val="18"/>
                <w:szCs w:val="18"/>
                <w:rtl w:val="0"/>
              </w:rPr>
              <w:t xml:space="preserve">—</w:t>
            </w:r>
          </w:p>
        </w:tc>
        <w:tc>
          <w:tcPr>
            <w:tcBorders>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B">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C">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D">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E">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2F">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001101111</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31">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32">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33">
            <w:pPr>
              <w:widowControl w:val="0"/>
              <w:spacing w:after="0" w:line="240" w:lineRule="auto"/>
              <w:jc w:val="center"/>
              <w:rPr>
                <w:sz w:val="18"/>
                <w:szCs w:val="18"/>
              </w:rPr>
            </w:pPr>
            <w:r w:rsidDel="00000000" w:rsidR="00000000" w:rsidRPr="00000000">
              <w:rPr>
                <w:sz w:val="18"/>
                <w:szCs w:val="18"/>
                <w:rtl w:val="0"/>
              </w:rPr>
              <w:t xml:space="preserve">—</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34">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2135">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2136">
      <w:pPr>
        <w:rPr/>
      </w:pPr>
      <w:r w:rsidDel="00000000" w:rsidR="00000000" w:rsidRPr="00000000">
        <w:rPr>
          <w:rFonts w:ascii="Roboto Mono Medium" w:cs="Roboto Mono Medium" w:eastAsia="Roboto Mono Medium" w:hAnsi="Roboto Mono Medium"/>
          <w:rtl w:val="0"/>
        </w:rPr>
        <w:t xml:space="preserve">WRZ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WRNZ</w:t>
      </w:r>
      <w:r w:rsidDel="00000000" w:rsidR="00000000" w:rsidRPr="00000000">
        <w:rPr>
          <w:rtl w:val="0"/>
        </w:rPr>
        <w:t xml:space="preserve"> writes the state or inverse state of Z (0 or 1) to Dest.</w:t>
      </w:r>
    </w:p>
    <w:p w:rsidR="00000000" w:rsidDel="00000000" w:rsidP="00000000" w:rsidRDefault="00000000" w:rsidRPr="00000000" w14:paraId="00002137">
      <w:pPr>
        <w:pStyle w:val="Heading2"/>
        <w:rPr>
          <w:i w:val="1"/>
          <w:highlight w:val="yellow"/>
        </w:rPr>
      </w:pPr>
      <w:bookmarkStart w:colFirst="0" w:colLast="0" w:name="_ci31vbchcwxx" w:id="368"/>
      <w:bookmarkEnd w:id="368"/>
      <w:r w:rsidDel="00000000" w:rsidR="00000000" w:rsidRPr="00000000">
        <w:rPr>
          <w:rtl w:val="0"/>
        </w:rPr>
        <w:t xml:space="preserve">XOR</w:t>
      </w:r>
      <w:r w:rsidDel="00000000" w:rsidR="00000000" w:rsidRPr="00000000">
        <w:rPr>
          <w:rtl w:val="0"/>
        </w:rPr>
      </w:r>
    </w:p>
    <w:p w:rsidR="00000000" w:rsidDel="00000000" w:rsidP="00000000" w:rsidRDefault="00000000" w:rsidRPr="00000000" w14:paraId="00002138">
      <w:pPr>
        <w:spacing w:after="0" w:lineRule="auto"/>
        <w:rPr/>
      </w:pPr>
      <w:r w:rsidDel="00000000" w:rsidR="00000000" w:rsidRPr="00000000">
        <w:rPr>
          <w:rtl w:val="0"/>
        </w:rPr>
        <w:t xml:space="preserve">Exclusive or</w:t>
      </w:r>
      <w:r w:rsidDel="00000000" w:rsidR="00000000" w:rsidRPr="00000000">
        <w:rPr>
          <w:rtl w:val="0"/>
        </w:rPr>
      </w:r>
    </w:p>
    <w:p w:rsidR="00000000" w:rsidDel="00000000" w:rsidP="00000000" w:rsidRDefault="00000000" w:rsidRPr="00000000" w14:paraId="00002139">
      <w:pPr>
        <w:rPr/>
      </w:pPr>
      <w:hyperlink w:anchor="_1ykf5b4dvpz7">
        <w:r w:rsidDel="00000000" w:rsidR="00000000" w:rsidRPr="00000000">
          <w:rPr>
            <w:b w:val="1"/>
            <w:color w:val="1155cc"/>
            <w:u w:val="single"/>
            <w:rtl w:val="0"/>
          </w:rPr>
          <w:t xml:space="preserve">Bit Operation Instruction</w:t>
        </w:r>
      </w:hyperlink>
      <w:r w:rsidDel="00000000" w:rsidR="00000000" w:rsidRPr="00000000">
        <w:rPr>
          <w:b w:val="1"/>
          <w:rtl w:val="0"/>
        </w:rPr>
        <w:t xml:space="preserve"> -</w:t>
      </w:r>
      <w:r w:rsidDel="00000000" w:rsidR="00000000" w:rsidRPr="00000000">
        <w:rPr>
          <w:rtl w:val="0"/>
        </w:rPr>
        <w:t xml:space="preserve"> Bitwise XOR a value with another.</w:t>
      </w:r>
    </w:p>
    <w:p w:rsidR="00000000" w:rsidDel="00000000" w:rsidP="00000000" w:rsidRDefault="00000000" w:rsidRPr="00000000" w14:paraId="0000213A">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XOR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213B">
      <w:pPr>
        <w:spacing w:before="40" w:lineRule="auto"/>
        <w:rPr/>
      </w:pPr>
      <w:r w:rsidDel="00000000" w:rsidR="00000000" w:rsidRPr="00000000">
        <w:rPr>
          <w:b w:val="1"/>
          <w:rtl w:val="0"/>
        </w:rPr>
        <w:t xml:space="preserve">Result:</w:t>
      </w:r>
      <w:r w:rsidDel="00000000" w:rsidR="00000000" w:rsidRPr="00000000">
        <w:rPr>
          <w:rtl w:val="0"/>
        </w:rPr>
        <w:t xml:space="preserve"> Dest XOR Src </w:t>
      </w:r>
      <w:r w:rsidDel="00000000" w:rsidR="00000000" w:rsidRPr="00000000">
        <w:rPr>
          <w:rtl w:val="0"/>
        </w:rPr>
        <w:t xml:space="preserve">is</w:t>
      </w:r>
      <w:r w:rsidDel="00000000" w:rsidR="00000000" w:rsidRPr="00000000">
        <w:rPr>
          <w:rtl w:val="0"/>
        </w:rPr>
        <w:t xml:space="preserve"> stored in Dest and flags are optionally updated with </w:t>
      </w:r>
      <w:r w:rsidDel="00000000" w:rsidR="00000000" w:rsidRPr="00000000">
        <w:rPr>
          <w:i w:val="1"/>
          <w:rtl w:val="0"/>
        </w:rPr>
        <w:t xml:space="preserve">parity</w:t>
      </w:r>
      <w:r w:rsidDel="00000000" w:rsidR="00000000" w:rsidRPr="00000000">
        <w:rPr>
          <w:rtl w:val="0"/>
        </w:rPr>
        <w:t xml:space="preserve"> and </w:t>
      </w:r>
      <w:r w:rsidDel="00000000" w:rsidR="00000000" w:rsidRPr="00000000">
        <w:rPr>
          <w:i w:val="1"/>
          <w:rtl w:val="0"/>
        </w:rPr>
        <w:t xml:space="preserve">zero</w:t>
      </w:r>
      <w:r w:rsidDel="00000000" w:rsidR="00000000" w:rsidRPr="00000000">
        <w:rPr>
          <w:rtl w:val="0"/>
        </w:rPr>
        <w:t xml:space="preserve"> status.</w:t>
      </w:r>
    </w:p>
    <w:p w:rsidR="00000000" w:rsidDel="00000000" w:rsidP="00000000" w:rsidRDefault="00000000" w:rsidRPr="00000000" w14:paraId="0000213C">
      <w:pPr>
        <w:numPr>
          <w:ilvl w:val="0"/>
          <w:numId w:val="1"/>
        </w:numPr>
        <w:spacing w:after="0" w:afterAutospacing="0"/>
        <w:ind w:left="720" w:hanging="360"/>
      </w:pPr>
      <w:r w:rsidDel="00000000" w:rsidR="00000000" w:rsidRPr="00000000">
        <w:rPr>
          <w:rtl w:val="0"/>
        </w:rPr>
        <w:t xml:space="preserve">Dest is the register containing the value </w:t>
      </w:r>
      <w:r w:rsidDel="00000000" w:rsidR="00000000" w:rsidRPr="00000000">
        <w:rPr>
          <w:rtl w:val="0"/>
        </w:rPr>
        <w:t xml:space="preserve">to bitwise</w:t>
      </w:r>
      <w:r w:rsidDel="00000000" w:rsidR="00000000" w:rsidRPr="00000000">
        <w:rPr>
          <w:rtl w:val="0"/>
        </w:rPr>
        <w:t xml:space="preserve"> XOR with Src and is the destination in which to write the result.</w:t>
      </w:r>
    </w:p>
    <w:p w:rsidR="00000000" w:rsidDel="00000000" w:rsidP="00000000" w:rsidRDefault="00000000" w:rsidRPr="00000000" w14:paraId="0000213D">
      <w:pPr>
        <w:numPr>
          <w:ilvl w:val="0"/>
          <w:numId w:val="1"/>
        </w:numPr>
        <w:spacing w:after="0" w:afterAutospacing="0"/>
        <w:ind w:left="720" w:hanging="360"/>
      </w:pPr>
      <w:r w:rsidDel="00000000" w:rsidR="00000000" w:rsidRPr="00000000">
        <w:rPr>
          <w:rtl w:val="0"/>
        </w:rPr>
        <w:t xml:space="preserve">Src is a register, 9-bit literal, or 32-bit augmented literal whose value will be bitwise XORed into </w:t>
      </w:r>
      <w:r w:rsidDel="00000000" w:rsidR="00000000" w:rsidRPr="00000000">
        <w:rPr>
          <w:rtl w:val="0"/>
        </w:rPr>
        <w:t xml:space="preserve">Dest</w:t>
      </w:r>
      <w:r w:rsidDel="00000000" w:rsidR="00000000" w:rsidRPr="00000000">
        <w:rPr>
          <w:rtl w:val="0"/>
        </w:rPr>
        <w:t xml:space="preserve">.</w:t>
      </w:r>
    </w:p>
    <w:p w:rsidR="00000000" w:rsidDel="00000000" w:rsidP="00000000" w:rsidRDefault="00000000" w:rsidRPr="00000000" w14:paraId="0000213E">
      <w:pPr>
        <w:numPr>
          <w:ilvl w:val="0"/>
          <w:numId w:val="1"/>
        </w:numPr>
        <w:ind w:left="720" w:hanging="360"/>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93"/>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3F">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0">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1">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2">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3">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4">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5">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6">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47">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0101011</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A">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B">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D">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E">
            <w:pPr>
              <w:widowControl w:val="0"/>
              <w:spacing w:after="0" w:line="240" w:lineRule="auto"/>
              <w:jc w:val="center"/>
              <w:rPr>
                <w:sz w:val="18"/>
                <w:szCs w:val="18"/>
              </w:rPr>
            </w:pPr>
            <w:r w:rsidDel="00000000" w:rsidR="00000000" w:rsidRPr="00000000">
              <w:rPr>
                <w:sz w:val="18"/>
                <w:szCs w:val="18"/>
                <w:rtl w:val="0"/>
              </w:rPr>
              <w:t xml:space="preserve">Parity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4F">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50">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2151">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2152">
      <w:pPr>
        <w:rPr/>
      </w:pPr>
      <w:r w:rsidDel="00000000" w:rsidR="00000000" w:rsidRPr="00000000">
        <w:rPr>
          <w:rFonts w:ascii="Roboto Mono Medium" w:cs="Roboto Mono Medium" w:eastAsia="Roboto Mono Medium" w:hAnsi="Roboto Mono Medium"/>
          <w:rtl w:val="0"/>
        </w:rPr>
        <w:t xml:space="preserve">XOR</w:t>
      </w:r>
      <w:r w:rsidDel="00000000" w:rsidR="00000000" w:rsidRPr="00000000">
        <w:rPr>
          <w:rtl w:val="0"/>
        </w:rPr>
        <w:t xml:space="preserve"> performs a bitwise XOR of the value in Src into that of Dest.</w:t>
      </w:r>
    </w:p>
    <w:p w:rsidR="00000000" w:rsidDel="00000000" w:rsidP="00000000" w:rsidRDefault="00000000" w:rsidRPr="00000000" w14:paraId="0000215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(1) if the result contains an odd number of high (1) bits, or is cleared (0) if it contains an even number of high bits.</w:t>
      </w:r>
    </w:p>
    <w:p w:rsidR="00000000" w:rsidDel="00000000" w:rsidP="00000000" w:rsidRDefault="00000000" w:rsidRPr="00000000" w14:paraId="00002154">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Dest XOR Src result equals zero, or is cleared (0) if it is non-zero.</w:t>
      </w:r>
    </w:p>
    <w:p w:rsidR="00000000" w:rsidDel="00000000" w:rsidP="00000000" w:rsidRDefault="00000000" w:rsidRPr="00000000" w14:paraId="00002155">
      <w:pPr>
        <w:pStyle w:val="Heading2"/>
        <w:rPr>
          <w:i w:val="1"/>
          <w:highlight w:val="yellow"/>
        </w:rPr>
      </w:pPr>
      <w:bookmarkStart w:colFirst="0" w:colLast="0" w:name="_9rn21a3cv769" w:id="369"/>
      <w:bookmarkEnd w:id="369"/>
      <w:r w:rsidDel="00000000" w:rsidR="00000000" w:rsidRPr="00000000">
        <w:rPr>
          <w:rtl w:val="0"/>
        </w:rPr>
        <w:t xml:space="preserve">ZEROX</w:t>
      </w:r>
      <w:r w:rsidDel="00000000" w:rsidR="00000000" w:rsidRPr="00000000">
        <w:rPr>
          <w:rtl w:val="0"/>
        </w:rPr>
      </w:r>
    </w:p>
    <w:p w:rsidR="00000000" w:rsidDel="00000000" w:rsidP="00000000" w:rsidRDefault="00000000" w:rsidRPr="00000000" w14:paraId="00002156">
      <w:pPr>
        <w:spacing w:after="0" w:lineRule="auto"/>
        <w:rPr/>
      </w:pPr>
      <w:r w:rsidDel="00000000" w:rsidR="00000000" w:rsidRPr="00000000">
        <w:rPr>
          <w:rtl w:val="0"/>
        </w:rPr>
        <w:t xml:space="preserve">Zero extend</w:t>
      </w:r>
      <w:r w:rsidDel="00000000" w:rsidR="00000000" w:rsidRPr="00000000">
        <w:rPr>
          <w:rtl w:val="0"/>
        </w:rPr>
      </w:r>
    </w:p>
    <w:p w:rsidR="00000000" w:rsidDel="00000000" w:rsidP="00000000" w:rsidRDefault="00000000" w:rsidRPr="00000000" w14:paraId="00002157">
      <w:pPr>
        <w:rPr/>
      </w:pPr>
      <w:hyperlink w:anchor="_xnk9pb8j5sof">
        <w:r w:rsidDel="00000000" w:rsidR="00000000" w:rsidRPr="00000000">
          <w:rPr>
            <w:b w:val="1"/>
            <w:color w:val="1155cc"/>
            <w:u w:val="single"/>
            <w:rtl w:val="0"/>
          </w:rPr>
          <w:t xml:space="preserve">Math Instruction</w:t>
        </w:r>
      </w:hyperlink>
      <w:r w:rsidDel="00000000" w:rsidR="00000000" w:rsidRPr="00000000">
        <w:rPr>
          <w:b w:val="1"/>
          <w:rtl w:val="0"/>
        </w:rPr>
        <w:t xml:space="preserve"> -</w:t>
      </w:r>
      <w:r w:rsidDel="00000000" w:rsidR="00000000" w:rsidRPr="00000000">
        <w:rPr>
          <w:rtl w:val="0"/>
        </w:rPr>
        <w:t xml:space="preserve"> Zero-extend value </w:t>
      </w:r>
      <w:r w:rsidDel="00000000" w:rsidR="00000000" w:rsidRPr="00000000">
        <w:rPr>
          <w:rtl w:val="0"/>
        </w:rPr>
        <w:t xml:space="preserve">beyond designated</w:t>
      </w:r>
      <w:r w:rsidDel="00000000" w:rsidR="00000000" w:rsidRPr="00000000">
        <w:rPr>
          <w:rtl w:val="0"/>
        </w:rPr>
        <w:t xml:space="preserve"> bit.</w:t>
      </w:r>
    </w:p>
    <w:p w:rsidR="00000000" w:rsidDel="00000000" w:rsidP="00000000" w:rsidRDefault="00000000" w:rsidRPr="00000000" w14:paraId="00002158">
      <w:pPr>
        <w:pBdr>
          <w:bottom w:color="b7b7b7" w:space="2" w:sz="8" w:val="single"/>
        </w:pBdr>
        <w:spacing w:after="0" w:lineRule="auto"/>
        <w:rPr/>
      </w:pPr>
      <w:r w:rsidDel="00000000" w:rsidR="00000000" w:rsidRPr="00000000">
        <w:rPr>
          <w:rFonts w:ascii="Roboto Mono Medium" w:cs="Roboto Mono Medium" w:eastAsia="Roboto Mono Medium" w:hAnsi="Roboto Mono Medium"/>
          <w:rtl w:val="0"/>
        </w:rPr>
        <w:t xml:space="preserve">ZEROX </w:t>
      </w:r>
      <w:r w:rsidDel="00000000" w:rsidR="00000000" w:rsidRPr="00000000">
        <w:rPr>
          <w:i w:val="1"/>
          <w:rtl w:val="0"/>
        </w:rPr>
        <w:t xml:space="preserve">Dest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 xml:space="preserve">}</w:t>
      </w:r>
      <w:r w:rsidDel="00000000" w:rsidR="00000000" w:rsidRPr="00000000">
        <w:rPr>
          <w:i w:val="1"/>
          <w:rtl w:val="0"/>
        </w:rPr>
        <w:t xml:space="preserve">Src</w:t>
      </w:r>
      <w:r w:rsidDel="00000000" w:rsidR="00000000" w:rsidRPr="00000000">
        <w:rPr>
          <w:rFonts w:ascii="Roboto Mono Medium" w:cs="Roboto Mono Medium" w:eastAsia="Roboto Mono Medium" w:hAnsi="Roboto Mono Medium"/>
          <w:rtl w:val="0"/>
        </w:rPr>
        <w:t xml:space="preserve"> </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w:t>
      </w:r>
    </w:p>
    <w:p w:rsidR="00000000" w:rsidDel="00000000" w:rsidP="00000000" w:rsidRDefault="00000000" w:rsidRPr="00000000" w14:paraId="00002159">
      <w:pPr>
        <w:spacing w:before="40" w:lineRule="auto"/>
        <w:rPr/>
      </w:pPr>
      <w:r w:rsidDel="00000000" w:rsidR="00000000" w:rsidRPr="00000000">
        <w:rPr>
          <w:b w:val="1"/>
          <w:rtl w:val="0"/>
        </w:rPr>
        <w:t xml:space="preserve">Result:</w:t>
      </w:r>
      <w:r w:rsidDel="00000000" w:rsidR="00000000" w:rsidRPr="00000000">
        <w:rPr>
          <w:rtl w:val="0"/>
        </w:rPr>
        <w:t xml:space="preserve"> The Dest value is zero-extended above the bit indicated by Src and is stored in Dest.  Optionally the C and Z flags are updated to the resulting MSB and zero status.</w:t>
      </w:r>
    </w:p>
    <w:p w:rsidR="00000000" w:rsidDel="00000000" w:rsidP="00000000" w:rsidRDefault="00000000" w:rsidRPr="00000000" w14:paraId="0000215A">
      <w:pPr>
        <w:numPr>
          <w:ilvl w:val="0"/>
          <w:numId w:val="1"/>
        </w:numPr>
        <w:spacing w:after="0" w:afterAutospacing="0"/>
        <w:ind w:left="720" w:hanging="360"/>
        <w:rPr/>
      </w:pPr>
      <w:r w:rsidDel="00000000" w:rsidR="00000000" w:rsidRPr="00000000">
        <w:rPr>
          <w:rtl w:val="0"/>
        </w:rPr>
        <w:t xml:space="preserve">Dest is a register containing the value to zero-extend above bit Src[4:0] and is where the result is written.</w:t>
      </w:r>
    </w:p>
    <w:p w:rsidR="00000000" w:rsidDel="00000000" w:rsidP="00000000" w:rsidRDefault="00000000" w:rsidRPr="00000000" w14:paraId="0000215B">
      <w:pPr>
        <w:numPr>
          <w:ilvl w:val="0"/>
          <w:numId w:val="1"/>
        </w:numPr>
        <w:spacing w:after="0" w:afterAutospacing="0"/>
        <w:ind w:left="720" w:hanging="360"/>
        <w:rPr/>
      </w:pPr>
      <w:r w:rsidDel="00000000" w:rsidR="00000000" w:rsidRPr="00000000">
        <w:rPr>
          <w:rtl w:val="0"/>
        </w:rPr>
        <w:t xml:space="preserve">Src is a register or 9-bit literal whose value (lower 5 bits) </w:t>
      </w:r>
      <w:r w:rsidDel="00000000" w:rsidR="00000000" w:rsidRPr="00000000">
        <w:rPr>
          <w:rtl w:val="0"/>
        </w:rPr>
        <w:t xml:space="preserve">identifies</w:t>
      </w:r>
      <w:r w:rsidDel="00000000" w:rsidR="00000000" w:rsidRPr="00000000">
        <w:rPr>
          <w:rtl w:val="0"/>
        </w:rPr>
        <w:t xml:space="preserve"> the bit of Dest to zero-extend beyond.</w:t>
      </w:r>
    </w:p>
    <w:p w:rsidR="00000000" w:rsidDel="00000000" w:rsidP="00000000" w:rsidRDefault="00000000" w:rsidRPr="00000000" w14:paraId="0000215C">
      <w:pPr>
        <w:numPr>
          <w:ilvl w:val="0"/>
          <w:numId w:val="1"/>
        </w:numPr>
        <w:ind w:left="720" w:hanging="360"/>
        <w:rPr/>
      </w:pP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are optional effects to update flags.</w:t>
      </w:r>
    </w:p>
    <w:tbl>
      <w:tblPr>
        <w:tblStyle w:val="Table194"/>
        <w:tblW w:w="100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40"/>
        <w:gridCol w:w="405"/>
        <w:gridCol w:w="1050"/>
        <w:gridCol w:w="1050"/>
        <w:gridCol w:w="1365"/>
        <w:gridCol w:w="1555.2"/>
        <w:gridCol w:w="1555.2"/>
        <w:gridCol w:w="1605"/>
        <w:tblGridChange w:id="0">
          <w:tblGrid>
            <w:gridCol w:w="630"/>
            <w:gridCol w:w="840"/>
            <w:gridCol w:w="405"/>
            <w:gridCol w:w="1050"/>
            <w:gridCol w:w="1050"/>
            <w:gridCol w:w="1365"/>
            <w:gridCol w:w="1555.2"/>
            <w:gridCol w:w="1555.2"/>
            <w:gridCol w:w="1605"/>
          </w:tblGrid>
        </w:tblGridChange>
      </w:tblGrid>
      <w:tr>
        <w:trPr>
          <w:cantSplit w:val="0"/>
          <w:tblHeader w:val="0"/>
        </w:trPr>
        <w:tc>
          <w:tcPr>
            <w:tcBorders>
              <w:top w:color="000000" w:space="0" w:sz="12" w:val="single"/>
              <w:left w:color="000000" w:space="0" w:sz="12" w:val="single"/>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5D">
            <w:pPr>
              <w:widowControl w:val="0"/>
              <w:spacing w:after="0" w:line="240" w:lineRule="auto"/>
              <w:jc w:val="center"/>
              <w:rPr>
                <w:b w:val="1"/>
              </w:rPr>
            </w:pPr>
            <w:r w:rsidDel="00000000" w:rsidR="00000000" w:rsidRPr="00000000">
              <w:rPr>
                <w:b w:val="1"/>
                <w:rtl w:val="0"/>
              </w:rPr>
              <w:t xml:space="preserve">COND</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5E">
            <w:pPr>
              <w:widowControl w:val="0"/>
              <w:spacing w:after="0" w:line="240" w:lineRule="auto"/>
              <w:jc w:val="center"/>
              <w:rPr>
                <w:b w:val="1"/>
              </w:rPr>
            </w:pPr>
            <w:r w:rsidDel="00000000" w:rsidR="00000000" w:rsidRPr="00000000">
              <w:rPr>
                <w:b w:val="1"/>
                <w:rtl w:val="0"/>
              </w:rPr>
              <w:t xml:space="preserve">INSTR</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5F">
            <w:pPr>
              <w:widowControl w:val="0"/>
              <w:spacing w:after="0" w:line="240" w:lineRule="auto"/>
              <w:jc w:val="center"/>
              <w:rPr>
                <w:b w:val="1"/>
              </w:rPr>
            </w:pPr>
            <w:r w:rsidDel="00000000" w:rsidR="00000000" w:rsidRPr="00000000">
              <w:rPr>
                <w:b w:val="1"/>
                <w:rtl w:val="0"/>
              </w:rPr>
              <w:t xml:space="preserve">FX</w:t>
            </w:r>
          </w:p>
        </w:tc>
        <w:tc>
          <w:tcPr>
            <w:tcBorders>
              <w:top w:color="000000" w:space="0" w:sz="12" w:val="single"/>
              <w:left w:color="000000" w:space="0" w:sz="0" w:val="nil"/>
              <w:righ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60">
            <w:pPr>
              <w:widowControl w:val="0"/>
              <w:spacing w:after="0" w:line="240" w:lineRule="auto"/>
              <w:jc w:val="center"/>
              <w:rPr>
                <w:b w:val="1"/>
              </w:rPr>
            </w:pPr>
            <w:r w:rsidDel="00000000" w:rsidR="00000000" w:rsidRPr="00000000">
              <w:rPr>
                <w:b w:val="1"/>
                <w:rtl w:val="0"/>
              </w:rPr>
              <w:t xml:space="preserve">DEST</w:t>
            </w:r>
          </w:p>
        </w:tc>
        <w:tc>
          <w:tcPr>
            <w:tcBorders>
              <w:top w:color="000000" w:space="0" w:sz="12" w:val="single"/>
              <w:left w:color="000000" w:space="0" w:sz="0" w:val="nil"/>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61">
            <w:pPr>
              <w:widowControl w:val="0"/>
              <w:spacing w:after="0" w:line="240" w:lineRule="auto"/>
              <w:jc w:val="center"/>
              <w:rPr>
                <w:b w:val="1"/>
              </w:rPr>
            </w:pPr>
            <w:r w:rsidDel="00000000" w:rsidR="00000000" w:rsidRPr="00000000">
              <w:rPr>
                <w:b w:val="1"/>
                <w:rtl w:val="0"/>
              </w:rPr>
              <w:t xml:space="preserve">SRC</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62">
            <w:pPr>
              <w:widowControl w:val="0"/>
              <w:spacing w:after="0" w:line="240" w:lineRule="auto"/>
              <w:jc w:val="center"/>
              <w:rPr>
                <w:b w:val="1"/>
              </w:rPr>
            </w:pPr>
            <w:r w:rsidDel="00000000" w:rsidR="00000000" w:rsidRPr="00000000">
              <w:rPr>
                <w:b w:val="1"/>
                <w:rtl w:val="0"/>
              </w:rPr>
              <w:t xml:space="preserve">Write</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63">
            <w:pPr>
              <w:widowControl w:val="0"/>
              <w:spacing w:after="0" w:line="240" w:lineRule="auto"/>
              <w:jc w:val="center"/>
              <w:rPr>
                <w:b w:val="1"/>
              </w:rPr>
            </w:pPr>
            <w:r w:rsidDel="00000000" w:rsidR="00000000" w:rsidRPr="00000000">
              <w:rPr>
                <w:b w:val="1"/>
                <w:rtl w:val="0"/>
              </w:rPr>
              <w:t xml:space="preserve">C Flag</w:t>
            </w:r>
          </w:p>
        </w:tc>
        <w:tc>
          <w:tcPr>
            <w:tcBorders>
              <w:top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64">
            <w:pPr>
              <w:widowControl w:val="0"/>
              <w:spacing w:after="0" w:line="240" w:lineRule="auto"/>
              <w:jc w:val="center"/>
              <w:rPr>
                <w:b w:val="1"/>
              </w:rPr>
            </w:pPr>
            <w:r w:rsidDel="00000000" w:rsidR="00000000" w:rsidRPr="00000000">
              <w:rPr>
                <w:b w:val="1"/>
                <w:rtl w:val="0"/>
              </w:rPr>
              <w:t xml:space="preserve">Z Flag</w:t>
            </w:r>
          </w:p>
        </w:tc>
        <w:tc>
          <w:tcPr>
            <w:tcBorders>
              <w:top w:color="000000" w:space="0" w:sz="12" w:val="single"/>
              <w:right w:color="000000" w:space="0" w:sz="12" w:val="single"/>
            </w:tcBorders>
            <w:shd w:fill="d9d9d9"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2165">
            <w:pPr>
              <w:widowControl w:val="0"/>
              <w:spacing w:after="0" w:line="240" w:lineRule="auto"/>
              <w:jc w:val="center"/>
              <w:rPr>
                <w:b w:val="1"/>
              </w:rPr>
            </w:pPr>
            <w:r w:rsidDel="00000000" w:rsidR="00000000" w:rsidRPr="00000000">
              <w:rPr>
                <w:b w:val="1"/>
                <w:rtl w:val="0"/>
              </w:rPr>
              <w:t xml:space="preserve">Clocks</w:t>
            </w:r>
          </w:p>
        </w:tc>
      </w:tr>
      <w:tr>
        <w:trPr>
          <w:cantSplit w:val="0"/>
          <w:tblHeader w:val="0"/>
        </w:trPr>
        <w:tc>
          <w:tcPr>
            <w:tcBorders>
              <w:left w:color="000000" w:space="0" w:sz="12" w:val="single"/>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6">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EEEE</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7">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0111010</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8">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CZI</w:t>
            </w:r>
          </w:p>
        </w:tc>
        <w:tc>
          <w:tcPr>
            <w:tcBorders>
              <w:left w:color="000000" w:space="0" w:sz="0" w:val="nil"/>
              <w:bottom w:color="000000" w:space="0" w:sz="12" w:val="single"/>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9">
            <w:pPr>
              <w:widowControl w:val="0"/>
              <w:spacing w:after="0"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DDDDDDDDD</w:t>
            </w:r>
          </w:p>
        </w:tc>
        <w:tc>
          <w:tcPr>
            <w:tcBorders>
              <w:left w:color="000000" w:space="0" w:sz="0" w:val="nil"/>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SSSSSSSSS</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B">
            <w:pPr>
              <w:widowControl w:val="0"/>
              <w:spacing w:after="0" w:line="240" w:lineRule="auto"/>
              <w:jc w:val="center"/>
              <w:rPr>
                <w:sz w:val="18"/>
                <w:szCs w:val="18"/>
              </w:rPr>
            </w:pPr>
            <w:r w:rsidDel="00000000" w:rsidR="00000000" w:rsidRPr="00000000">
              <w:rPr>
                <w:sz w:val="18"/>
                <w:szCs w:val="18"/>
                <w:rtl w:val="0"/>
              </w:rPr>
              <w:t xml:space="preserve">D</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C">
            <w:pPr>
              <w:widowControl w:val="0"/>
              <w:spacing w:after="0" w:line="240" w:lineRule="auto"/>
              <w:jc w:val="center"/>
              <w:rPr>
                <w:sz w:val="18"/>
                <w:szCs w:val="18"/>
              </w:rPr>
            </w:pPr>
            <w:r w:rsidDel="00000000" w:rsidR="00000000" w:rsidRPr="00000000">
              <w:rPr>
                <w:sz w:val="18"/>
                <w:szCs w:val="18"/>
                <w:rtl w:val="0"/>
              </w:rPr>
              <w:t xml:space="preserve">MSB of result</w:t>
            </w:r>
          </w:p>
        </w:tc>
        <w:tc>
          <w:tcPr>
            <w:tcBorders>
              <w:bottom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D">
            <w:pPr>
              <w:widowControl w:val="0"/>
              <w:spacing w:after="0" w:line="240" w:lineRule="auto"/>
              <w:jc w:val="center"/>
              <w:rPr>
                <w:sz w:val="18"/>
                <w:szCs w:val="18"/>
              </w:rPr>
            </w:pPr>
            <w:r w:rsidDel="00000000" w:rsidR="00000000" w:rsidRPr="00000000">
              <w:rPr>
                <w:sz w:val="18"/>
                <w:szCs w:val="18"/>
                <w:rtl w:val="0"/>
              </w:rPr>
              <w:t xml:space="preserve">Result = 0</w:t>
            </w:r>
          </w:p>
        </w:tc>
        <w:tc>
          <w:tcPr>
            <w:tcBorders>
              <w:bottom w:color="000000" w:space="0" w:sz="12" w:val="single"/>
              <w:right w:color="000000" w:space="0" w:sz="12" w:val="single"/>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216E">
            <w:pPr>
              <w:widowControl w:val="0"/>
              <w:spacing w:after="0" w:line="240" w:lineRule="auto"/>
              <w:jc w:val="center"/>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216F">
      <w:pPr>
        <w:spacing w:after="0" w:before="200" w:lineRule="auto"/>
        <w:rPr/>
      </w:pPr>
      <w:r w:rsidDel="00000000" w:rsidR="00000000" w:rsidRPr="00000000">
        <w:rPr>
          <w:b w:val="1"/>
          <w:rtl w:val="0"/>
        </w:rPr>
        <w:t xml:space="preserve">Related:</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SIGNX</w:t>
      </w:r>
      <w:r w:rsidDel="00000000" w:rsidR="00000000" w:rsidRPr="00000000">
        <w:rPr>
          <w:rtl w:val="0"/>
        </w:rPr>
      </w:r>
    </w:p>
    <w:p w:rsidR="00000000" w:rsidDel="00000000" w:rsidP="00000000" w:rsidRDefault="00000000" w:rsidRPr="00000000" w14:paraId="00002170">
      <w:pPr>
        <w:spacing w:after="0" w:before="20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2171">
      <w:pPr>
        <w:rPr/>
      </w:pPr>
      <w:r w:rsidDel="00000000" w:rsidR="00000000" w:rsidRPr="00000000">
        <w:rPr>
          <w:rFonts w:ascii="Roboto Mono Medium" w:cs="Roboto Mono Medium" w:eastAsia="Roboto Mono Medium" w:hAnsi="Roboto Mono Medium"/>
          <w:rtl w:val="0"/>
        </w:rPr>
        <w:t xml:space="preserve">ZEROX</w:t>
      </w:r>
      <w:r w:rsidDel="00000000" w:rsidR="00000000" w:rsidRPr="00000000">
        <w:rPr>
          <w:rtl w:val="0"/>
        </w:rPr>
        <w:t xml:space="preserve"> fills the bits of Dest, above the bit indicated by Src[4:0], with zeros; i.e. zero-extending the value.  This is handy when converting encoded or received unsigned values from a small bit width to a large bit with; i.e. 32 bits.</w:t>
      </w:r>
    </w:p>
    <w:p w:rsidR="00000000" w:rsidDel="00000000" w:rsidP="00000000" w:rsidRDefault="00000000" w:rsidRPr="00000000" w14:paraId="00002172">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WC</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C flag is set to the result's MSB value.</w:t>
      </w:r>
    </w:p>
    <w:p w:rsidR="00000000" w:rsidDel="00000000" w:rsidP="00000000" w:rsidRDefault="00000000" w:rsidRPr="00000000" w14:paraId="00002173">
      <w:pPr>
        <w:rPr/>
      </w:pPr>
      <w:r w:rsidDel="00000000" w:rsidR="00000000" w:rsidRPr="00000000">
        <w:rPr>
          <w:rtl w:val="0"/>
        </w:rPr>
        <w:t xml:space="preserve">If the </w:t>
      </w:r>
      <w:r w:rsidDel="00000000" w:rsidR="00000000" w:rsidRPr="00000000">
        <w:rPr>
          <w:rFonts w:ascii="Roboto Mono Medium" w:cs="Roboto Mono Medium" w:eastAsia="Roboto Mono Medium" w:hAnsi="Roboto Mono Medium"/>
          <w:rtl w:val="0"/>
        </w:rPr>
        <w:t xml:space="preserve">WZ</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WCZ</w:t>
      </w:r>
      <w:r w:rsidDel="00000000" w:rsidR="00000000" w:rsidRPr="00000000">
        <w:rPr>
          <w:rtl w:val="0"/>
        </w:rPr>
        <w:t xml:space="preserve"> effect is specified, the Z flag is set (1) if the result is zero, or is cleared (0) if it is non-zero.</w:t>
      </w:r>
    </w:p>
    <w:p w:rsidR="00000000" w:rsidDel="00000000" w:rsidP="00000000" w:rsidRDefault="00000000" w:rsidRPr="00000000" w14:paraId="00002174">
      <w:pPr>
        <w:pStyle w:val="Heading2"/>
        <w:rPr/>
      </w:pPr>
      <w:bookmarkStart w:colFirst="0" w:colLast="0" w:name="_sr4alk2i3ghw" w:id="370"/>
      <w:bookmarkEnd w:id="370"/>
      <w:r w:rsidDel="00000000" w:rsidR="00000000" w:rsidRPr="00000000">
        <w:br w:type="page"/>
      </w:r>
      <w:r w:rsidDel="00000000" w:rsidR="00000000" w:rsidRPr="00000000">
        <w:rPr>
          <w:rtl w:val="0"/>
        </w:rPr>
      </w:r>
    </w:p>
    <w:p w:rsidR="00000000" w:rsidDel="00000000" w:rsidP="00000000" w:rsidRDefault="00000000" w:rsidRPr="00000000" w14:paraId="00002175">
      <w:pPr>
        <w:pStyle w:val="Heading1"/>
        <w:widowControl w:val="0"/>
        <w:spacing w:before="200" w:lineRule="auto"/>
        <w:ind w:right="-150"/>
        <w:rPr/>
      </w:pPr>
      <w:bookmarkStart w:colFirst="0" w:colLast="0" w:name="_em2rds3ngnl0" w:id="371"/>
      <w:bookmarkEnd w:id="371"/>
      <w:r w:rsidDel="00000000" w:rsidR="00000000" w:rsidRPr="00000000">
        <w:rPr>
          <w:rtl w:val="0"/>
        </w:rPr>
        <w:t xml:space="preserve">PROPELLER 2 ASSEMBLY LANGUAGE (PASM2) IN BRIEF</w:t>
      </w:r>
    </w:p>
    <w:p w:rsidR="00000000" w:rsidDel="00000000" w:rsidP="00000000" w:rsidRDefault="00000000" w:rsidRPr="00000000" w14:paraId="00002176">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19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177">
            <w:pPr>
              <w:pStyle w:val="Heading6"/>
              <w:widowControl w:val="0"/>
              <w:rPr/>
            </w:pPr>
            <w:bookmarkStart w:colFirst="0" w:colLast="0" w:name="_iunrevymuj5m" w:id="372"/>
            <w:bookmarkEnd w:id="372"/>
            <w:r w:rsidDel="00000000" w:rsidR="00000000" w:rsidRPr="00000000">
              <w:rPr>
                <w:rtl w:val="0"/>
              </w:rPr>
              <w:t xml:space="preserve">Math and Logic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17A">
            <w:pPr>
              <w:pStyle w:val="Subtitle"/>
              <w:widowControl w:val="0"/>
              <w:rPr>
                <w:b w:val="1"/>
              </w:rPr>
            </w:pPr>
            <w:bookmarkStart w:colFirst="0" w:colLast="0" w:name="_8p8xqr3wkzh9" w:id="373"/>
            <w:bookmarkEnd w:id="373"/>
            <w:r w:rsidDel="00000000" w:rsidR="00000000" w:rsidRPr="00000000">
              <w:rPr>
                <w:b w:val="1"/>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17B">
            <w:pPr>
              <w:pStyle w:val="Subtitle"/>
              <w:widowControl w:val="0"/>
              <w:rPr>
                <w:b w:val="1"/>
              </w:rPr>
            </w:pPr>
            <w:bookmarkStart w:colFirst="0" w:colLast="0" w:name="_8p8xqr3wkzh9" w:id="373"/>
            <w:bookmarkEnd w:id="373"/>
            <w:r w:rsidDel="00000000" w:rsidR="00000000" w:rsidRPr="00000000">
              <w:rPr>
                <w:b w:val="1"/>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17C">
            <w:pPr>
              <w:pStyle w:val="Subtitle"/>
              <w:widowControl w:val="0"/>
              <w:rPr>
                <w:b w:val="1"/>
              </w:rPr>
            </w:pPr>
            <w:bookmarkStart w:colFirst="0" w:colLast="0" w:name="_8p8xqr3wkzh9" w:id="373"/>
            <w:bookmarkEnd w:id="373"/>
            <w:r w:rsidDel="00000000" w:rsidR="00000000" w:rsidRPr="00000000">
              <w:rPr>
                <w:b w:val="1"/>
                <w:rtl w:val="0"/>
              </w:rPr>
              <w:t xml:space="preserve">Clocks </w:t>
              <w:br w:type="textWrapping"/>
              <w:t xml:space="preserve">Reg, LUT, &amp; 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7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ABS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7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absolute</w:t>
            </w:r>
            <w:r w:rsidDel="00000000" w:rsidR="00000000" w:rsidRPr="00000000">
              <w:rPr>
                <w:rFonts w:ascii="Oswald" w:cs="Oswald" w:eastAsia="Oswald" w:hAnsi="Oswald"/>
                <w:sz w:val="14"/>
                <w:szCs w:val="14"/>
                <w:rtl w:val="0"/>
              </w:rPr>
              <w:t xml:space="preserve"> value of D into D. D = ABS(D). C = D[31].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7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ABS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absolute</w:t>
            </w:r>
            <w:r w:rsidDel="00000000" w:rsidR="00000000" w:rsidRPr="00000000">
              <w:rPr>
                <w:rFonts w:ascii="Oswald" w:cs="Oswald" w:eastAsia="Oswald" w:hAnsi="Oswald"/>
                <w:sz w:val="14"/>
                <w:szCs w:val="14"/>
                <w:rtl w:val="0"/>
              </w:rPr>
              <w:t xml:space="preserve"> value of S into D. D = ABS(S). C = S[31].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Add S into D. D = D + S. C = carry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Add S into D, signed. D = D + S. C = correct sign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ADDSX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Add (S + C) into D, signed and extended. D = D + S + C. C = correct sign of (D + S + C). Z = Z AND (result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Add (S + C) into D, extended. D = D + S + C. C = carry of (D + S + C). Z = Z AND (result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8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AND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AND S into D. D = D &amp; S.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ANDN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AND !S into D. D = D &amp; !S.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BITC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C.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BITH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1.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BITL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0.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BITNC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9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!C.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BITNOT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Toggle bits D[S[9:5]+S[4:0]:S[4:0]].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BITNZ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!Z.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BITRND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RNDs.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BITZ    D,{#}S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Bits D[S[9:5]+S[4:0]:S[4:0]] = Z. Other bits unaffected. Prior SETQ overrides S[9:5]. C,Z = original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BMASK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LSB-justified</w:t>
            </w:r>
            <w:r w:rsidDel="00000000" w:rsidR="00000000" w:rsidRPr="00000000">
              <w:rPr>
                <w:rFonts w:ascii="Oswald" w:cs="Oswald" w:eastAsia="Oswald" w:hAnsi="Oswald"/>
                <w:sz w:val="14"/>
                <w:szCs w:val="14"/>
                <w:rtl w:val="0"/>
              </w:rPr>
              <w:t xml:space="preserve"> bit mask of size (D[4:0] + 1) into D. D = ($0000_0002 &lt;&lt; D[4:0]) - 1.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A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BMASK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LSB-justified</w:t>
            </w:r>
            <w:r w:rsidDel="00000000" w:rsidR="00000000" w:rsidRPr="00000000">
              <w:rPr>
                <w:rFonts w:ascii="Oswald" w:cs="Oswald" w:eastAsia="Oswald" w:hAnsi="Oswald"/>
                <w:sz w:val="14"/>
                <w:szCs w:val="14"/>
                <w:rtl w:val="0"/>
              </w:rPr>
              <w:t xml:space="preserve"> bit mask of size (S[4:0] + 1) into D. D = ($0000_0002 &lt;&lt; S[4:0]) - 1.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D to S. C = borrow of (D - S). Z = (D ==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CMPM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D to S, </w:t>
            </w:r>
            <w:r w:rsidDel="00000000" w:rsidR="00000000" w:rsidRPr="00000000">
              <w:rPr>
                <w:rFonts w:ascii="Oswald" w:cs="Oswald" w:eastAsia="Oswald" w:hAnsi="Oswald"/>
                <w:sz w:val="14"/>
                <w:szCs w:val="14"/>
                <w:rtl w:val="0"/>
              </w:rPr>
              <w:t xml:space="preserve">get MSB</w:t>
            </w:r>
            <w:r w:rsidDel="00000000" w:rsidR="00000000" w:rsidRPr="00000000">
              <w:rPr>
                <w:rFonts w:ascii="Oswald" w:cs="Oswald" w:eastAsia="Oswald" w:hAnsi="Oswald"/>
                <w:sz w:val="14"/>
                <w:szCs w:val="14"/>
                <w:rtl w:val="0"/>
              </w:rPr>
              <w:t xml:space="preserve"> </w:t>
            </w:r>
            <w:r w:rsidDel="00000000" w:rsidR="00000000" w:rsidRPr="00000000">
              <w:rPr>
                <w:rFonts w:ascii="Oswald" w:cs="Oswald" w:eastAsia="Oswald" w:hAnsi="Oswald"/>
                <w:sz w:val="14"/>
                <w:szCs w:val="14"/>
                <w:rtl w:val="0"/>
              </w:rPr>
              <w:t xml:space="preserve">of difference</w:t>
            </w:r>
            <w:r w:rsidDel="00000000" w:rsidR="00000000" w:rsidRPr="00000000">
              <w:rPr>
                <w:rFonts w:ascii="Oswald" w:cs="Oswald" w:eastAsia="Oswald" w:hAnsi="Oswald"/>
                <w:sz w:val="14"/>
                <w:szCs w:val="14"/>
                <w:rtl w:val="0"/>
              </w:rPr>
              <w:t xml:space="preserve"> into C. C = MSB of (D - S). Z = (D ==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S to D (reverse). C = borrow of (S - D). Z = (D ==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D to S, signed. C = correct sign of (D - S). Z = (D ==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B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CMPSUB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and subtract S from D if D &gt;= S. If D =&gt; S then D = D - S and C = 1, else D same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CMPSX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D to (S + C), signed and extended. C = correct sign of (D - (S + C)). Z = Z AND (D == S + 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CMPX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Compare D to (S + C), extended. C = borrow of (D - (S + C)). Z = Z AND (D == S + 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CRCBIT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Iterate CRC value in D using C and </w:t>
            </w:r>
            <w:r w:rsidDel="00000000" w:rsidR="00000000" w:rsidRPr="00000000">
              <w:rPr>
                <w:rFonts w:ascii="Oswald" w:cs="Oswald" w:eastAsia="Oswald" w:hAnsi="Oswald"/>
                <w:sz w:val="14"/>
                <w:szCs w:val="14"/>
                <w:rtl w:val="0"/>
              </w:rPr>
              <w:t xml:space="preserve">polynomial</w:t>
            </w:r>
            <w:r w:rsidDel="00000000" w:rsidR="00000000" w:rsidRPr="00000000">
              <w:rPr>
                <w:rFonts w:ascii="Oswald" w:cs="Oswald" w:eastAsia="Oswald" w:hAnsi="Oswald"/>
                <w:sz w:val="14"/>
                <w:szCs w:val="14"/>
                <w:rtl w:val="0"/>
              </w:rPr>
              <w:t xml:space="preserve"> in S. If (C XOR D[0]) then D = (D &gt;&gt; 1) XOR S, else D = (D &gt;&gt; 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CRCNIB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Iterate CRC value in D using Q[31:28] and </w:t>
            </w:r>
            <w:r w:rsidDel="00000000" w:rsidR="00000000" w:rsidRPr="00000000">
              <w:rPr>
                <w:rFonts w:ascii="Oswald" w:cs="Oswald" w:eastAsia="Oswald" w:hAnsi="Oswald"/>
                <w:sz w:val="14"/>
                <w:szCs w:val="14"/>
                <w:rtl w:val="0"/>
              </w:rPr>
              <w:t xml:space="preserve">polynomial</w:t>
            </w:r>
            <w:r w:rsidDel="00000000" w:rsidR="00000000" w:rsidRPr="00000000">
              <w:rPr>
                <w:rFonts w:ascii="Oswald" w:cs="Oswald" w:eastAsia="Oswald" w:hAnsi="Oswald"/>
                <w:sz w:val="14"/>
                <w:szCs w:val="14"/>
                <w:rtl w:val="0"/>
              </w:rPr>
              <w:t xml:space="preserve"> in S. Like CRCBIT x 4. Q = Q &lt;&lt; 4. Use 'REP #n,#1'+SETQ+CRCNIB+CRCNIB+CRCNIB...</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DECMOD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C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Decrement with modulus. If D = 0 then D = S and C = 1, else D = D - 1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DECOD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Decode D[4:0] into D. D = 1 &lt;&lt; D[4:0].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DECOD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Decode S[4:0] into D. D = 1 &lt;&lt; 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ENCOD   D</w:t>
            </w:r>
            <w:r w:rsidDel="00000000" w:rsidR="00000000" w:rsidRPr="00000000">
              <w:rPr>
                <w:rFonts w:ascii="Roboto Mono" w:cs="Roboto Mono" w:eastAsia="Roboto Mono" w:hAnsi="Roboto Mono"/>
                <w:sz w:val="14"/>
                <w:szCs w:val="14"/>
                <w:rtl w:val="0"/>
              </w:rPr>
              <w:t xml:space="preserve">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w:t>
            </w:r>
            <w:r w:rsidDel="00000000" w:rsidR="00000000" w:rsidRPr="00000000">
              <w:rPr>
                <w:rFonts w:ascii="Oswald" w:cs="Oswald" w:eastAsia="Oswald" w:hAnsi="Oswald"/>
                <w:sz w:val="14"/>
                <w:szCs w:val="14"/>
                <w:rtl w:val="0"/>
              </w:rPr>
              <w:t xml:space="preserve">bit</w:t>
            </w:r>
            <w:r w:rsidDel="00000000" w:rsidR="00000000" w:rsidRPr="00000000">
              <w:rPr>
                <w:rFonts w:ascii="Oswald" w:cs="Oswald" w:eastAsia="Oswald" w:hAnsi="Oswald"/>
                <w:sz w:val="14"/>
                <w:szCs w:val="14"/>
                <w:rtl w:val="0"/>
              </w:rPr>
              <w:t xml:space="preserve"> position of top-most '1' in D into D. D = position of top '1' in S (0..31). C = (S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ENCOD   D</w:t>
            </w:r>
            <w:r w:rsidDel="00000000" w:rsidR="00000000" w:rsidRPr="00000000">
              <w:rPr>
                <w:rFonts w:ascii="Roboto Mono" w:cs="Roboto Mono" w:eastAsia="Roboto Mono" w:hAnsi="Roboto Mono"/>
                <w:sz w:val="14"/>
                <w:szCs w:val="14"/>
                <w:rtl w:val="0"/>
              </w:rPr>
              <w:t xml:space="preserve">,{#}S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w:t>
            </w:r>
            <w:r w:rsidDel="00000000" w:rsidR="00000000" w:rsidRPr="00000000">
              <w:rPr>
                <w:rFonts w:ascii="Oswald" w:cs="Oswald" w:eastAsia="Oswald" w:hAnsi="Oswald"/>
                <w:sz w:val="14"/>
                <w:szCs w:val="14"/>
                <w:rtl w:val="0"/>
              </w:rPr>
              <w:t xml:space="preserve">bit</w:t>
            </w:r>
            <w:r w:rsidDel="00000000" w:rsidR="00000000" w:rsidRPr="00000000">
              <w:rPr>
                <w:rFonts w:ascii="Oswald" w:cs="Oswald" w:eastAsia="Oswald" w:hAnsi="Oswald"/>
                <w:sz w:val="14"/>
                <w:szCs w:val="14"/>
                <w:rtl w:val="0"/>
              </w:rPr>
              <w:t xml:space="preserve"> position of top-most '1' in S into D. D = position of top '1' in S (0..31). C = (S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FGE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Force D &gt;= S. If D &lt; S then D = S and C = 1, else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D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FGES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Force D &gt;= S, signed. If D &lt; S then D = S and C = 1, else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FLE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Force D &lt;= S. If D &gt; S then D = S and C = 1, else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FLES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Force D &lt;= S, signed. If D &gt; S then D = S and C = 1, else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GETBYTE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w:t>
            </w:r>
            <w:r w:rsidDel="00000000" w:rsidR="00000000" w:rsidRPr="00000000">
              <w:rPr>
                <w:rFonts w:ascii="Oswald" w:cs="Oswald" w:eastAsia="Oswald" w:hAnsi="Oswald"/>
                <w:sz w:val="14"/>
                <w:szCs w:val="14"/>
                <w:rtl w:val="0"/>
              </w:rPr>
              <w:t xml:space="preserve">byte</w:t>
            </w:r>
            <w:r w:rsidDel="00000000" w:rsidR="00000000" w:rsidRPr="00000000">
              <w:rPr>
                <w:rFonts w:ascii="Oswald" w:cs="Oswald" w:eastAsia="Oswald" w:hAnsi="Oswald"/>
                <w:sz w:val="14"/>
                <w:szCs w:val="14"/>
                <w:rtl w:val="0"/>
              </w:rPr>
              <w:t xml:space="preserve"> established by prior ALTGB instruction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GETBYTE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byte N of S into D. D = {24'b0, S.BYTE[N]).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E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GETNIB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nibble established by prior ALTGN instruction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GETNIB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w:t>
            </w:r>
            <w:r w:rsidDel="00000000" w:rsidR="00000000" w:rsidRPr="00000000">
              <w:rPr>
                <w:rFonts w:ascii="Oswald" w:cs="Oswald" w:eastAsia="Oswald" w:hAnsi="Oswald"/>
                <w:sz w:val="14"/>
                <w:szCs w:val="14"/>
                <w:rtl w:val="0"/>
              </w:rPr>
              <w:t xml:space="preserve">nibble</w:t>
            </w:r>
            <w:r w:rsidDel="00000000" w:rsidR="00000000" w:rsidRPr="00000000">
              <w:rPr>
                <w:rFonts w:ascii="Oswald" w:cs="Oswald" w:eastAsia="Oswald" w:hAnsi="Oswald"/>
                <w:sz w:val="14"/>
                <w:szCs w:val="14"/>
                <w:rtl w:val="0"/>
              </w:rPr>
              <w:t xml:space="preserve"> N of S into D. D = {28'b0, S.NIBBLE[N]).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GETWORD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word established by prior ALTGW instruction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GETWORD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word N of S into D. D = {16'b0, S.WORD[N]).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INCMOD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Increment with modulus. If D = S then D = 0 and C = 1, else D = D + 1 and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LOC     PA/PB/PTRA/PTRB,#{\}A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1F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{12'b0, address[19:0]} into PA/PB/PTRA/PTRB (per W). If R = 1, address = PC + A, else address = A. "\" forces R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MERGEB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Merge bits of bytes in D. D = {D[31], D[23], D[15], D[7], ...D[24], D[16], D[8],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MERGEW  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Merge bits of words in D. D = {D[31], D[15], D[30], D[14], ...D[17], D[1], D[16],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MODC    c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Modify C according to cccc. C = cccc[{C,Z}].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MODCZ   c,z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Modify C and Z according to cccc and zzzz. C = cccc[{C,Z}], Z = zzzz[{C,Z}].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MODZ    z               {WZ}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Modify Z according to zzzz. Z = zzzz[{C,Z}].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0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MOV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Move S into D. D = S. C = S[31].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MOVBYTS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Move bytes within D, per S. D = {D.BYTE[S[7:6]], D.BYTE[S[5:4]], D.BYTE[S[3:2]], D.BYTE[S[1:0]]}.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MUL     D,{#}S          {WZ}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 = unsigned (D[15:0] * S[15:0]). Z = (S == 0) | (D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MULS    D,{#}S          {WZ}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 = signed (D[15:0] * S[15:0]). Z = (S == 0) | (D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MUXC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Mux C into each D bit that is '1' in S. D = (!S &amp; D ) | (S &amp; {32{ C}}).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1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MUXNC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Mux !C into each D bit that is '1' in S. D = (!S &amp; D ) | (S &amp; {32{!C}}).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MUXNIBS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For each non-zero nibble in S, copy that nibble into the corresponding D nibble, else leave that D nibble the same.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MUXNITS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For each non-zero bit pair in S, copy that bit pair into the corresponding D bits, else leave that D bit pair the same.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MUXNZ   D</w:t>
            </w:r>
            <w:r w:rsidDel="00000000" w:rsidR="00000000" w:rsidRPr="00000000">
              <w:rPr>
                <w:rFonts w:ascii="Roboto Mono" w:cs="Roboto Mono" w:eastAsia="Roboto Mono" w:hAnsi="Roboto Mono"/>
                <w:sz w:val="14"/>
                <w:szCs w:val="14"/>
                <w:rtl w:val="0"/>
              </w:rPr>
              <w:t xml:space="preserve">,{#}S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Mux !Z into each D bit that is '1' in S. D = (!S &amp; D ) | (S &amp; {32{!Z}}).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MUXQ    D</w:t>
            </w:r>
            <w:r w:rsidDel="00000000" w:rsidR="00000000" w:rsidRPr="00000000">
              <w:rPr>
                <w:rFonts w:ascii="Roboto Mono" w:cs="Roboto Mono" w:eastAsia="Roboto Mono" w:hAnsi="Roboto Mono"/>
                <w:sz w:val="14"/>
                <w:szCs w:val="14"/>
                <w:rtl w:val="0"/>
              </w:rPr>
              <w:t xml:space="preserv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SETQ. For each '1' bit in Q, copy the corresponding bit in S into D. D = (D &amp; !Q) | (S &amp; Q).</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MUXZ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2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Mux Z into each D bit that is '1' in S. D = (!S &amp; D ) | (S &amp; {32{ Z}}).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D. D = -D.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S into D. D = -S.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NEGC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D by C. If C = 1 then D = -D, else D = D.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NEGC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S by C into D. If C = 1 then D = -S, else D = S.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NEGNC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D by !C. If C = 0 then D = -D, else D = D.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3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NEGNC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S by !C into D. If C = 0 then D = -S, else D = S.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NEGNZ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D by !Z. If Z = 0 then D = -D, else D = D. C = MSB </w:t>
            </w:r>
            <w:r w:rsidDel="00000000" w:rsidR="00000000" w:rsidRPr="00000000">
              <w:rPr>
                <w:rFonts w:ascii="Oswald" w:cs="Oswald" w:eastAsia="Oswald" w:hAnsi="Oswald"/>
                <w:sz w:val="14"/>
                <w:szCs w:val="14"/>
                <w:rtl w:val="0"/>
              </w:rPr>
              <w:t xml:space="preserve">of result</w:t>
            </w:r>
            <w:r w:rsidDel="00000000" w:rsidR="00000000" w:rsidRPr="00000000">
              <w:rPr>
                <w:rFonts w:ascii="Oswald" w:cs="Oswald" w:eastAsia="Oswald" w:hAnsi="Oswald"/>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NEGNZ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S by !Z into D. If Z = 0 then D = -S, else D = S.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NEGZ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D by Z. If Z = 1 then D = -D, else D = D. C = MSB </w:t>
            </w:r>
            <w:r w:rsidDel="00000000" w:rsidR="00000000" w:rsidRPr="00000000">
              <w:rPr>
                <w:rFonts w:ascii="Oswald" w:cs="Oswald" w:eastAsia="Oswald" w:hAnsi="Oswald"/>
                <w:sz w:val="14"/>
                <w:szCs w:val="14"/>
                <w:rtl w:val="0"/>
              </w:rPr>
              <w:t xml:space="preserve">of result</w:t>
            </w:r>
            <w:r w:rsidDel="00000000" w:rsidR="00000000" w:rsidRPr="00000000">
              <w:rPr>
                <w:rFonts w:ascii="Oswald" w:cs="Oswald" w:eastAsia="Oswald" w:hAnsi="Oswald"/>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NEGZ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Negate S by Z into D. If Z = 1 then D = -S, else D = S.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4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NOT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!D into D. D = !D. C = !D[31].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NOT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!S into D. D = !S. C = !S[31].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ONES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number</w:t>
            </w:r>
            <w:r w:rsidDel="00000000" w:rsidR="00000000" w:rsidRPr="00000000">
              <w:rPr>
                <w:rFonts w:ascii="Oswald" w:cs="Oswald" w:eastAsia="Oswald" w:hAnsi="Oswald"/>
                <w:sz w:val="14"/>
                <w:szCs w:val="14"/>
                <w:rtl w:val="0"/>
              </w:rPr>
              <w:t xml:space="preserve"> of '1's in D into D. D = number of '1's in S (0..32). C = LSB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ONES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number</w:t>
            </w:r>
            <w:r w:rsidDel="00000000" w:rsidR="00000000" w:rsidRPr="00000000">
              <w:rPr>
                <w:rFonts w:ascii="Oswald" w:cs="Oswald" w:eastAsia="Oswald" w:hAnsi="Oswald"/>
                <w:sz w:val="14"/>
                <w:szCs w:val="14"/>
                <w:rtl w:val="0"/>
              </w:rPr>
              <w:t xml:space="preserve"> of '1's in S into D. D = number of '1's in S (0..32). C = LSB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OR S into D. D = D | S.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RCL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5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 carry left. D = [63:32] of ({D[31:0], {32{C}}} &lt;&lt; S[4:0]). C = last bit shifted out if S[4:0] &gt; 0, else D[31].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RCR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 carry right. D = [31:0] of ({{32{C}}, D[31:0]} &gt;&gt; S[4:0]). C = last bit shifted out if S[4:0] &gt; 0, else D[0].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RCZL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 C,Z left through D. D = {D[29:0], C, Z}. C = D[31], Z = D[30].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RCZR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 C,Z right through D. D = {C, Z, D[31:2]}. C = D[1], Z =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REV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Reverse D bits. D = D[0:31].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RGBEXP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Expand 5</w:t>
            </w:r>
            <w:r w:rsidDel="00000000" w:rsidR="00000000" w:rsidRPr="00000000">
              <w:rPr>
                <w:rFonts w:ascii="Oswald" w:cs="Oswald" w:eastAsia="Oswald" w:hAnsi="Oswald"/>
                <w:sz w:val="14"/>
                <w:szCs w:val="14"/>
                <w:rtl w:val="0"/>
              </w:rPr>
              <w:t xml:space="preserve">:6:5 RGB value in D[15:0] </w:t>
            </w:r>
            <w:r w:rsidDel="00000000" w:rsidR="00000000" w:rsidRPr="00000000">
              <w:rPr>
                <w:rFonts w:ascii="Oswald" w:cs="Oswald" w:eastAsia="Oswald" w:hAnsi="Oswald"/>
                <w:sz w:val="14"/>
                <w:szCs w:val="14"/>
                <w:rtl w:val="0"/>
              </w:rPr>
              <w:t xml:space="preserve">into 8</w:t>
            </w:r>
            <w:r w:rsidDel="00000000" w:rsidR="00000000" w:rsidRPr="00000000">
              <w:rPr>
                <w:rFonts w:ascii="Oswald" w:cs="Oswald" w:eastAsia="Oswald" w:hAnsi="Oswald"/>
                <w:sz w:val="14"/>
                <w:szCs w:val="14"/>
                <w:rtl w:val="0"/>
              </w:rPr>
              <w:t xml:space="preserve">:8:8 value in D[31:8]. D = {D[15:11,15:13], D[10:5,10:9], D[4:0,4:2], 8'b0}.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6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RGBSQZ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Squeeze 8:8:8 RGB value in D[31:8] into 5:6:5 value in D[15:0]. D = {15'b0, D[31:27], D[23:18], D[15:11]}.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 left. D = [63:32] of ({D[31:0], D[31:0]} &lt;&lt; S[4:0]). C = last bit shifted out if S[4:0] &gt; 0, else D[31].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ROLBYTE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Rotate-left byte established by prior ALTGB instruction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ROLBYTE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Rotate-left byte N of S into D. D = {D[23:0], S.BYTE[N]).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ROLNIB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Rotate-left nibble established by prior ALTGN instruction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7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ROLNIB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Rotate-left nibble N of S into D. D = {D[27:0], S.NIBBLE[N]).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ROLWORD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Rotate-left word established by prior ALTGW instruction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ROLWORD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Rotate-left word N of S into D. D = {D[15:0], S.WORD[N]).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ROR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Rotate right. D = [31:0] of ({D[31:0], D[31:0]} &gt;&gt; S[4:0]). C = last bit shifted out if S[4:0] &gt; 0, else D[0].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SAL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Shift arithmetic left. D = [63:32] of ({D[31:0], {32{D[0]}}} &lt;&lt; S[4:0]). C = last bit shifted out if S[4:0] &gt; 0, else D[31].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SAR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8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Shift arithmetic right. D = [31:0] of ({{32{D[31]}}, D[31:0]} &gt;&gt; S[4:0]). C = last bit shifted out if S[4:0] &gt; 0, else D[0].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SCA     D,{#}S          {WZ}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Next instruction's S value = unsigned (D[15:0] * S[15:0]) &gt;&gt; 16.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SCAS    D</w:t>
            </w:r>
            <w:r w:rsidDel="00000000" w:rsidR="00000000" w:rsidRPr="00000000">
              <w:rPr>
                <w:rFonts w:ascii="Roboto Mono" w:cs="Roboto Mono" w:eastAsia="Roboto Mono" w:hAnsi="Roboto Mono"/>
                <w:sz w:val="14"/>
                <w:szCs w:val="14"/>
                <w:rtl w:val="0"/>
              </w:rPr>
              <w:t xml:space="preserve">,{#}S          {WZ}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Next instruction's S value = signed (D[15:0] * S[15:0]) &gt;&gt; 14. In this scheme, $4000 = 1.0 and $C000 = -1.0.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SETBYTE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S[7:0] into </w:t>
            </w:r>
            <w:r w:rsidDel="00000000" w:rsidR="00000000" w:rsidRPr="00000000">
              <w:rPr>
                <w:rFonts w:ascii="Oswald" w:cs="Oswald" w:eastAsia="Oswald" w:hAnsi="Oswald"/>
                <w:sz w:val="14"/>
                <w:szCs w:val="14"/>
                <w:rtl w:val="0"/>
              </w:rPr>
              <w:t xml:space="preserve">byte</w:t>
            </w:r>
            <w:r w:rsidDel="00000000" w:rsidR="00000000" w:rsidRPr="00000000">
              <w:rPr>
                <w:rFonts w:ascii="Oswald" w:cs="Oswald" w:eastAsia="Oswald" w:hAnsi="Oswald"/>
                <w:sz w:val="14"/>
                <w:szCs w:val="14"/>
                <w:rtl w:val="0"/>
              </w:rPr>
              <w:t xml:space="preserve"> established by prior ALTSB instruction.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SETBYTE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S[7:0] </w:t>
            </w:r>
            <w:r w:rsidDel="00000000" w:rsidR="00000000" w:rsidRPr="00000000">
              <w:rPr>
                <w:rFonts w:ascii="Oswald" w:cs="Oswald" w:eastAsia="Oswald" w:hAnsi="Oswald"/>
                <w:sz w:val="14"/>
                <w:szCs w:val="14"/>
                <w:rtl w:val="0"/>
              </w:rPr>
              <w:t xml:space="preserve">into byte N</w:t>
            </w:r>
            <w:r w:rsidDel="00000000" w:rsidR="00000000" w:rsidRPr="00000000">
              <w:rPr>
                <w:rFonts w:ascii="Oswald" w:cs="Oswald" w:eastAsia="Oswald" w:hAnsi="Oswald"/>
                <w:sz w:val="14"/>
                <w:szCs w:val="14"/>
                <w:rtl w:val="0"/>
              </w:rPr>
              <w:t xml:space="preserve"> in D, </w:t>
            </w:r>
            <w:r w:rsidDel="00000000" w:rsidR="00000000" w:rsidRPr="00000000">
              <w:rPr>
                <w:rFonts w:ascii="Oswald" w:cs="Oswald" w:eastAsia="Oswald" w:hAnsi="Oswald"/>
                <w:sz w:val="14"/>
                <w:szCs w:val="14"/>
                <w:rtl w:val="0"/>
              </w:rPr>
              <w:t xml:space="preserve">keeping rest</w:t>
            </w:r>
            <w:r w:rsidDel="00000000" w:rsidR="00000000" w:rsidRPr="00000000">
              <w:rPr>
                <w:rFonts w:ascii="Oswald" w:cs="Oswald" w:eastAsia="Oswald" w:hAnsi="Oswald"/>
                <w:sz w:val="14"/>
                <w:szCs w:val="14"/>
                <w:rtl w:val="0"/>
              </w:rPr>
              <w:t xml:space="preserve"> of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SETD    D</w:t>
            </w:r>
            <w:r w:rsidDel="00000000" w:rsidR="00000000" w:rsidRPr="00000000">
              <w:rPr>
                <w:rFonts w:ascii="Roboto Mono" w:cs="Roboto Mono" w:eastAsia="Roboto Mono" w:hAnsi="Roboto Mono"/>
                <w:sz w:val="14"/>
                <w:szCs w:val="14"/>
                <w:rtl w:val="0"/>
              </w:rPr>
              <w:t xml:space="preserv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D field</w:t>
            </w:r>
            <w:r w:rsidDel="00000000" w:rsidR="00000000" w:rsidRPr="00000000">
              <w:rPr>
                <w:rFonts w:ascii="Oswald" w:cs="Oswald" w:eastAsia="Oswald" w:hAnsi="Oswald"/>
                <w:sz w:val="14"/>
                <w:szCs w:val="14"/>
                <w:rtl w:val="0"/>
              </w:rPr>
              <w:t xml:space="preserve"> of D to S[8:0]. D = {D[31:18], S[8:0],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9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SETNIB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S[3:0] </w:t>
            </w:r>
            <w:r w:rsidDel="00000000" w:rsidR="00000000" w:rsidRPr="00000000">
              <w:rPr>
                <w:rFonts w:ascii="Oswald" w:cs="Oswald" w:eastAsia="Oswald" w:hAnsi="Oswald"/>
                <w:sz w:val="14"/>
                <w:szCs w:val="14"/>
                <w:rtl w:val="0"/>
              </w:rPr>
              <w:t xml:space="preserve">into nibble</w:t>
            </w:r>
            <w:r w:rsidDel="00000000" w:rsidR="00000000" w:rsidRPr="00000000">
              <w:rPr>
                <w:rFonts w:ascii="Oswald" w:cs="Oswald" w:eastAsia="Oswald" w:hAnsi="Oswald"/>
                <w:sz w:val="14"/>
                <w:szCs w:val="14"/>
                <w:rtl w:val="0"/>
              </w:rPr>
              <w:t xml:space="preserve"> established by prior ALTSN instruction.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SETNIB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S[3:0] </w:t>
            </w:r>
            <w:r w:rsidDel="00000000" w:rsidR="00000000" w:rsidRPr="00000000">
              <w:rPr>
                <w:rFonts w:ascii="Oswald" w:cs="Oswald" w:eastAsia="Oswald" w:hAnsi="Oswald"/>
                <w:sz w:val="14"/>
                <w:szCs w:val="14"/>
                <w:rtl w:val="0"/>
              </w:rPr>
              <w:t xml:space="preserve">into</w:t>
            </w:r>
            <w:r w:rsidDel="00000000" w:rsidR="00000000" w:rsidRPr="00000000">
              <w:rPr>
                <w:rFonts w:ascii="Oswald" w:cs="Oswald" w:eastAsia="Oswald" w:hAnsi="Oswald"/>
                <w:sz w:val="14"/>
                <w:szCs w:val="14"/>
                <w:rtl w:val="0"/>
              </w:rPr>
              <w:t xml:space="preserve"> nibble N in D, </w:t>
            </w:r>
            <w:r w:rsidDel="00000000" w:rsidR="00000000" w:rsidRPr="00000000">
              <w:rPr>
                <w:rFonts w:ascii="Oswald" w:cs="Oswald" w:eastAsia="Oswald" w:hAnsi="Oswald"/>
                <w:sz w:val="14"/>
                <w:szCs w:val="14"/>
                <w:rtl w:val="0"/>
              </w:rPr>
              <w:t xml:space="preserve">keeping rest</w:t>
            </w:r>
            <w:r w:rsidDel="00000000" w:rsidR="00000000" w:rsidRPr="00000000">
              <w:rPr>
                <w:rFonts w:ascii="Oswald" w:cs="Oswald" w:eastAsia="Oswald" w:hAnsi="Oswald"/>
                <w:sz w:val="14"/>
                <w:szCs w:val="14"/>
                <w:rtl w:val="0"/>
              </w:rPr>
              <w:t xml:space="preserve"> of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SETR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R field</w:t>
            </w:r>
            <w:r w:rsidDel="00000000" w:rsidR="00000000" w:rsidRPr="00000000">
              <w:rPr>
                <w:rFonts w:ascii="Oswald" w:cs="Oswald" w:eastAsia="Oswald" w:hAnsi="Oswald"/>
                <w:sz w:val="14"/>
                <w:szCs w:val="14"/>
                <w:rtl w:val="0"/>
              </w:rPr>
              <w:t xml:space="preserve"> of D to S[8:0]. D = {D[31:28], S[8:0], D[18:0]}.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 field</w:t>
            </w:r>
            <w:r w:rsidDel="00000000" w:rsidR="00000000" w:rsidRPr="00000000">
              <w:rPr>
                <w:rFonts w:ascii="Oswald" w:cs="Oswald" w:eastAsia="Oswald" w:hAnsi="Oswald"/>
                <w:sz w:val="14"/>
                <w:szCs w:val="14"/>
                <w:rtl w:val="0"/>
              </w:rPr>
              <w:t xml:space="preserve"> of D to S[8:0]. D = {D[31:9], S[8:0]}.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SETWORD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S[15:0] </w:t>
            </w:r>
            <w:r w:rsidDel="00000000" w:rsidR="00000000" w:rsidRPr="00000000">
              <w:rPr>
                <w:rFonts w:ascii="Oswald" w:cs="Oswald" w:eastAsia="Oswald" w:hAnsi="Oswald"/>
                <w:sz w:val="14"/>
                <w:szCs w:val="14"/>
                <w:rtl w:val="0"/>
              </w:rPr>
              <w:t xml:space="preserve">into word</w:t>
            </w:r>
            <w:r w:rsidDel="00000000" w:rsidR="00000000" w:rsidRPr="00000000">
              <w:rPr>
                <w:rFonts w:ascii="Oswald" w:cs="Oswald" w:eastAsia="Oswald" w:hAnsi="Oswald"/>
                <w:sz w:val="14"/>
                <w:szCs w:val="14"/>
                <w:rtl w:val="0"/>
              </w:rPr>
              <w:t xml:space="preserve"> established by prior ALTSW instruction.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A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SETWORD D,{#}S,#N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S[15:0] into word N in D, </w:t>
            </w:r>
            <w:r w:rsidDel="00000000" w:rsidR="00000000" w:rsidRPr="00000000">
              <w:rPr>
                <w:rFonts w:ascii="Oswald" w:cs="Oswald" w:eastAsia="Oswald" w:hAnsi="Oswald"/>
                <w:sz w:val="14"/>
                <w:szCs w:val="14"/>
                <w:rtl w:val="0"/>
              </w:rPr>
              <w:t xml:space="preserve">keeping rest</w:t>
            </w:r>
            <w:r w:rsidDel="00000000" w:rsidR="00000000" w:rsidRPr="00000000">
              <w:rPr>
                <w:rFonts w:ascii="Oswald" w:cs="Oswald" w:eastAsia="Oswald" w:hAnsi="Oswald"/>
                <w:sz w:val="14"/>
                <w:szCs w:val="14"/>
                <w:rtl w:val="0"/>
              </w:rPr>
              <w:t xml:space="preserve"> of </w:t>
            </w:r>
            <w:r w:rsidDel="00000000" w:rsidR="00000000" w:rsidRPr="00000000">
              <w:rPr>
                <w:rFonts w:ascii="Oswald" w:cs="Oswald" w:eastAsia="Oswald" w:hAnsi="Oswald"/>
                <w:sz w:val="14"/>
                <w:szCs w:val="14"/>
                <w:rtl w:val="0"/>
              </w:rPr>
              <w:t xml:space="preserve">D same</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SEUSSF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Relocate and periodically invert bits within D. Returns to original value on 32nd iteration. Forward pattern.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SEUSSR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Relocate and periodically invert bits within D. Returns to original value on 32nd iteration. Reverse pattern.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SHL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Shift left. D = [63:32] of ({D[31:0], 32'b0} &lt;&lt; S[4:0]). C = last bit shifted out if S[4:0] &gt; 0, else D[31].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SHR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Shift right. D = [31:0] of ({32'b0, D[31:0]} &gt;&gt; S[4:0]). C = last bit shifted out if S[4:0] &gt; 0, else D[0].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SIGNX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B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Sign-extend D from bit S[4:0].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SPLITB  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Split every 4th bit of D into bytes. D = {D[31], D[27], D[23], D[19], ...D[12], D[8], D[4],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SPLITW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Split odd/even bits of D into words. D = {D[31], D[29], D[27], D[25], ...D[6], D[4], D[2],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SUB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Subtract S from D. D = D - S. C = borrow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SUBR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Subtract D from S (reverse). D = S - D. C = borrow of (S - D).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SUBS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Subtract S from D, signed. D = D - S. C = correct sign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C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SUBSX   D</w:t>
            </w:r>
            <w:r w:rsidDel="00000000" w:rsidR="00000000" w:rsidRPr="00000000">
              <w:rPr>
                <w:rFonts w:ascii="Roboto Mono" w:cs="Roboto Mono" w:eastAsia="Roboto Mono" w:hAnsi="Roboto Mono"/>
                <w:sz w:val="14"/>
                <w:szCs w:val="14"/>
                <w:rtl w:val="0"/>
              </w:rPr>
              <w:t xml:space="preserve">,{#}S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Subtract (S + C) from D, signed and extended. D = D - (S + C). C = correct sign of (D - (S + C)). Z = Z AND (result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SUBX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Subtract (S + C) from D, extended. D = D - (S + C). C = borrow of (D - (S + C)). Z = Z AND (result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SUMC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Sum +/-S into D by C. If C = 1 then D = D - S, else D = D + S. C = correct sign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SUMNC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Sum +/-S into D by !C. If C = 0 then D = D - S, else D = D + S. C = correct sign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SUMNZ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Sum +/-S into D by !Z. If Z = 0 then D = D - S, else D = D + S. C = correct sign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D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SUMZ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Sum +/-S into D by Z. If Z = 1 then D = D - S, else D = D + S. C = correct sign of (D +/- S).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C = parity of D. Z = (D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with S. C = parity of (D &amp; S). Z = ((D &amp; S)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8">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   D</w:t>
            </w:r>
            <w:r w:rsidDel="00000000" w:rsidR="00000000" w:rsidRPr="00000000">
              <w:rPr>
                <w:rFonts w:ascii="Roboto Mono" w:cs="Roboto Mono" w:eastAsia="Roboto Mono" w:hAnsi="Roboto Mono"/>
                <w:sz w:val="14"/>
                <w:szCs w:val="14"/>
                <w:rtl w:val="0"/>
              </w:rPr>
              <w:t xml:space="preserve">,{#}S         WC/WZ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write to C/Z. C/Z =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B">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   D</w:t>
            </w:r>
            <w:r w:rsidDel="00000000" w:rsidR="00000000" w:rsidRPr="00000000">
              <w:rPr>
                <w:rFonts w:ascii="Roboto Mono" w:cs="Roboto Mono" w:eastAsia="Roboto Mono" w:hAnsi="Roboto Mono"/>
                <w:sz w:val="14"/>
                <w:szCs w:val="14"/>
                <w:rtl w:val="0"/>
              </w:rPr>
              <w:t xml:space="preserve">,{#}S       ORC/ORZ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OR into C/Z. C/Z = C/Z OR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E">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   D</w:t>
            </w:r>
            <w:r w:rsidDel="00000000" w:rsidR="00000000" w:rsidRPr="00000000">
              <w:rPr>
                <w:rFonts w:ascii="Roboto Mono" w:cs="Roboto Mono" w:eastAsia="Roboto Mono" w:hAnsi="Roboto Mono"/>
                <w:sz w:val="14"/>
                <w:szCs w:val="14"/>
                <w:rtl w:val="0"/>
              </w:rPr>
              <w:t xml:space="preserve">,{#}S     ANDC/ANDZ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E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AND into C/Z. C/Z = C/Z AND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1">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   D</w:t>
            </w:r>
            <w:r w:rsidDel="00000000" w:rsidR="00000000" w:rsidRPr="00000000">
              <w:rPr>
                <w:rFonts w:ascii="Roboto Mono" w:cs="Roboto Mono" w:eastAsia="Roboto Mono" w:hAnsi="Roboto Mono"/>
                <w:sz w:val="14"/>
                <w:szCs w:val="14"/>
                <w:rtl w:val="0"/>
              </w:rPr>
              <w:t xml:space="preserve">,{#}S     XORC/XORZ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XOR into C/Z. C/Z = C/Z XOR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4">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TESTBN  D,{#}S         WC/WZ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write to C/Z. C/Z =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7">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TESTBN  D,{#}S       ORC/ORZ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OR into C/Z. C/Z = C/Z OR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A">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TESTBN  D,{#}S     ANDC/ANDZ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AND into C/Z. C/Z = C/Z AND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D">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TESTBN  D,{#}S     XORC/XORZ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bit S[4:0] of !D, XOR into C/Z. C/Z = C/Z XOR !D[S[4:0]].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2F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0">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TESTN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with !S. C = parity of (D &amp; !S). Z = ((D &amp; !S)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3">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WRC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0 or 1 to D, according to C. D = {31'b0, 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6">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WRNC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0 or 1 to D, according to !C. D = {31'b0, !C).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9">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WRNZ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0 or 1 to D, according to !Z. D = {31'b0, !Z).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C">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WRZ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0 or 1 to D, according to Z. D = {31'b0, 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0F">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XOR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XOR S into D. D = D ^ S. C = parity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2">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XORO32  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Iterate D with xoroshiro32+ PRNG algorithm and put PRNG result into next instruction's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5">
            <w:pPr>
              <w:widowControl w:val="0"/>
              <w:tabs>
                <w:tab w:val="left" w:leader="none" w:pos="1440"/>
                <w:tab w:val="left" w:leader="none" w:pos="720"/>
              </w:tabs>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ZEROX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Zero-extend D above bit S[4:0]. C = MSB of result.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17">
            <w:pPr>
              <w:widowControl w:val="0"/>
              <w:spacing w:after="0" w:line="240" w:lineRule="auto"/>
              <w:jc w:val="center"/>
              <w:rPr>
                <w:sz w:val="14"/>
                <w:szCs w:val="14"/>
              </w:rPr>
            </w:pPr>
            <w:r w:rsidDel="00000000" w:rsidR="00000000" w:rsidRPr="00000000">
              <w:rPr>
                <w:sz w:val="14"/>
                <w:szCs w:val="14"/>
                <w:rtl w:val="0"/>
              </w:rPr>
              <w:t xml:space="preserve">2</w:t>
            </w:r>
          </w:p>
        </w:tc>
      </w:tr>
    </w:tbl>
    <w:p w:rsidR="00000000" w:rsidDel="00000000" w:rsidP="00000000" w:rsidRDefault="00000000" w:rsidRPr="00000000" w14:paraId="00002318">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b w:val="1"/>
          <w:sz w:val="12"/>
          <w:szCs w:val="12"/>
        </w:rPr>
      </w:pPr>
      <w:r w:rsidDel="00000000" w:rsidR="00000000" w:rsidRPr="00000000">
        <w:rPr>
          <w:rtl w:val="0"/>
        </w:rPr>
      </w:r>
    </w:p>
    <w:p w:rsidR="00000000" w:rsidDel="00000000" w:rsidP="00000000" w:rsidRDefault="00000000" w:rsidRPr="00000000" w14:paraId="00002319">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231A">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19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31B">
            <w:pPr>
              <w:pStyle w:val="Heading6"/>
              <w:widowControl w:val="0"/>
              <w:rPr/>
            </w:pPr>
            <w:bookmarkStart w:colFirst="0" w:colLast="0" w:name="_kbqq6g4sbgj" w:id="374"/>
            <w:bookmarkEnd w:id="374"/>
            <w:r w:rsidDel="00000000" w:rsidR="00000000" w:rsidRPr="00000000">
              <w:rPr>
                <w:rtl w:val="0"/>
              </w:rPr>
              <w:t xml:space="preserve">Pin &amp; Smart Pin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31E">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31F">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320">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LUT &amp; Hub</w:t>
            </w:r>
          </w:p>
        </w:tc>
      </w:tr>
      <w:tr>
        <w:trPr>
          <w:cantSplit w:val="0"/>
          <w:trHeight w:val="22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321">
            <w:pPr>
              <w:pStyle w:val="Subtitle"/>
              <w:widowControl w:val="0"/>
              <w:rPr/>
            </w:pPr>
            <w:bookmarkStart w:colFirst="0" w:colLast="0" w:name="_oybgq6qkso5f" w:id="375"/>
            <w:bookmarkEnd w:id="375"/>
            <w:r w:rsidDel="00000000" w:rsidR="00000000" w:rsidRPr="00000000">
              <w:rPr>
                <w:rtl w:val="0"/>
              </w:rPr>
              <w:t xml:space="preserve">Pin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2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C.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6">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DIRH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2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1.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9">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DIRL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2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0.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C">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DIRNC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2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!C. </w:t>
            </w:r>
            <w:r w:rsidDel="00000000" w:rsidR="00000000" w:rsidRPr="00000000">
              <w:rPr>
                <w:rFonts w:ascii="Oswald" w:cs="Oswald" w:eastAsia="Oswald" w:hAnsi="Oswald"/>
                <w:sz w:val="14"/>
                <w:szCs w:val="14"/>
                <w:rtl w:val="0"/>
              </w:rPr>
              <w:t xml:space="preserve">Wraps</w:t>
            </w:r>
            <w:r w:rsidDel="00000000" w:rsidR="00000000" w:rsidRPr="00000000">
              <w:rPr>
                <w:rFonts w:ascii="Oswald" w:cs="Oswald" w:eastAsia="Oswald" w:hAnsi="Oswald"/>
                <w:sz w:val="14"/>
                <w:szCs w:val="14"/>
                <w:rtl w:val="0"/>
              </w:rPr>
              <w:t xml:space="preserve">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2F">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DIRNOT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3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Toggle DIR bits of pins D[10:6]+D[5:0]..D[5:0].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2">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DIRNZ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3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!Z.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5">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DIRRND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3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RNDs.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8">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DIRZ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3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DIR bits of pins D[10:6]+D[5:0]..D[5:0] = Z. Wraps within DIRA/DIRB. Prior SETQ overrides D[10:6]. C,Z = DIR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B">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3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C.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E">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3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DRVH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4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1.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1">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DRVL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4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0.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4">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DRVNC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4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!C.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7">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DRVNOT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4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Toggle OUT bits of pins D[10:6]+D[5:0]..D[5:0].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A">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DRVNZ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4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!Z.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D">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4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DRVRND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4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RNDs.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0">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DRVZ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5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Z. DIR bits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3">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5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C.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6">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FLTH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5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1.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9">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FLTL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5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0.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C">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FLTNC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5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!C.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5F">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FLTNOT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6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Toggle OUT bits of pins D[10:6]+D[5:0]..D[5:0].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2">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FLTNZ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6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!Z.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5">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FLTRND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6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RNDs.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8">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FLTZ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6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Z. DIR bits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B">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6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C.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E">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6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OUTH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7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1.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1">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OUTL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7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4">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OUTNC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7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!C.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7">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OUTNOT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7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Toggle OUT bits of pins D[10:6]+D[5:0]..D[5:0].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A">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OUTNZ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7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!Z.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D">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7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OUTRND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7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RNDs.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0">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OUTZ    {#}D           {WCZ}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8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OUT bits of pins D[10:6]+D[5:0]..D[5:0] = Z. Wraps within OUTA/OUTB. Prior SETQ overrides D[10:6]. C,Z = OUT bit.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3">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   {#}D           WC/WZ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8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w:t>
            </w:r>
            <w:r w:rsidDel="00000000" w:rsidR="00000000" w:rsidRPr="00000000">
              <w:rPr>
                <w:rFonts w:ascii="Oswald" w:cs="Oswald" w:eastAsia="Oswald" w:hAnsi="Oswald"/>
                <w:sz w:val="14"/>
                <w:szCs w:val="14"/>
                <w:rtl w:val="0"/>
              </w:rPr>
              <w:t xml:space="preserve"> of pin D[5:0], write to C/Z. C/Z =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6">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   {#}D         ORC/ORZ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8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OR into C/Z. C/Z = C/Z OR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9">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   {#}D       ANDC/ANDZ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8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AND into C/Z. C/Z = C/Z AND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C">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   {#}D       XORC/XORZ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8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XOR into C/Z. C/Z = C/Z XOR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8F">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TESTPN  {#}D           WC/WZ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9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write to C/Z. C/Z =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2">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TESTPN  {#}D         ORC/ORZ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9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OR into C/Z. C/Z = C/Z OR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5">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TESTPN  {#}D       ANDC/ANDZ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9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AND into C/Z. C/Z = C/Z AND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8">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TESTPN  {#}D       XORC/XORZ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9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!IN bit of pin D[5:0], XOR into C/Z. C/Z = C/Z XOR !IN[D[5:0]].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B">
            <w:pPr>
              <w:widowControl w:val="0"/>
              <w:spacing w:after="0" w:lineRule="auto"/>
              <w:jc w:val="center"/>
              <w:rPr>
                <w:sz w:val="14"/>
                <w:szCs w:val="14"/>
              </w:rPr>
            </w:pPr>
            <w:r w:rsidDel="00000000" w:rsidR="00000000" w:rsidRPr="00000000">
              <w:rPr>
                <w:sz w:val="14"/>
                <w:szCs w:val="14"/>
                <w:rtl w:val="0"/>
              </w:rPr>
              <w:t xml:space="preserve">2</w:t>
            </w:r>
          </w:p>
        </w:tc>
      </w:tr>
      <w:tr>
        <w:trPr>
          <w:cantSplit w:val="0"/>
          <w:trHeight w:val="220" w:hRule="atLeast"/>
          <w:tblHeader w:val="0"/>
        </w:trPr>
        <w:tc>
          <w:tcPr>
            <w:gridSpan w:val="3"/>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239C">
            <w:pPr>
              <w:pStyle w:val="Subtitle"/>
              <w:widowControl w:val="0"/>
              <w:rPr/>
            </w:pPr>
            <w:bookmarkStart w:colFirst="0" w:colLast="0" w:name="_htpsbo5t3zss" w:id="376"/>
            <w:bookmarkEnd w:id="376"/>
            <w:r w:rsidDel="00000000" w:rsidR="00000000" w:rsidRPr="00000000">
              <w:rPr>
                <w:rtl w:val="0"/>
              </w:rPr>
              <w:t xml:space="preserve">Smart Pin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9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AKPIN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A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Acknowledge smart pins S[10:6]+S[5:0]..S[5:0]. Wraps within A/B pins. Prior SETQ overrides S[10:6].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1">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GETSCP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A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four-channel oscilloscope samples into D. D = {ch3[7:0],ch2[7:0],ch1[7:0],ch0[7:0]}.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4">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RDPIN   D,{#}S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A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smart pin S[5:0] result "Z" into D, </w:t>
            </w:r>
            <w:r w:rsidDel="00000000" w:rsidR="00000000" w:rsidRPr="00000000">
              <w:rPr>
                <w:rFonts w:ascii="Oswald" w:cs="Oswald" w:eastAsia="Oswald" w:hAnsi="Oswald"/>
                <w:sz w:val="14"/>
                <w:szCs w:val="14"/>
                <w:rtl w:val="0"/>
              </w:rPr>
              <w:t xml:space="preserve">acknowledge smart</w:t>
            </w:r>
            <w:r w:rsidDel="00000000" w:rsidR="00000000" w:rsidRPr="00000000">
              <w:rPr>
                <w:rFonts w:ascii="Oswald" w:cs="Oswald" w:eastAsia="Oswald" w:hAnsi="Oswald"/>
                <w:sz w:val="14"/>
                <w:szCs w:val="14"/>
                <w:rtl w:val="0"/>
              </w:rPr>
              <w:t xml:space="preserve"> pin. C = modal result.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7">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RQPIN   D,{#}S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A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smart pin S[5:0] </w:t>
            </w:r>
            <w:r w:rsidDel="00000000" w:rsidR="00000000" w:rsidRPr="00000000">
              <w:rPr>
                <w:rFonts w:ascii="Oswald" w:cs="Oswald" w:eastAsia="Oswald" w:hAnsi="Oswald"/>
                <w:sz w:val="14"/>
                <w:szCs w:val="14"/>
                <w:rtl w:val="0"/>
              </w:rPr>
              <w:t xml:space="preserve">result "</w:t>
            </w:r>
            <w:r w:rsidDel="00000000" w:rsidR="00000000" w:rsidRPr="00000000">
              <w:rPr>
                <w:rFonts w:ascii="Oswald" w:cs="Oswald" w:eastAsia="Oswald" w:hAnsi="Oswald"/>
                <w:sz w:val="14"/>
                <w:szCs w:val="14"/>
                <w:rtl w:val="0"/>
              </w:rPr>
              <w:t xml:space="preserve">Z" into D, don't </w:t>
            </w:r>
            <w:r w:rsidDel="00000000" w:rsidR="00000000" w:rsidRPr="00000000">
              <w:rPr>
                <w:rFonts w:ascii="Oswald" w:cs="Oswald" w:eastAsia="Oswald" w:hAnsi="Oswald"/>
                <w:sz w:val="14"/>
                <w:szCs w:val="14"/>
                <w:rtl w:val="0"/>
              </w:rPr>
              <w:t xml:space="preserve">acknowledge smart</w:t>
            </w:r>
            <w:r w:rsidDel="00000000" w:rsidR="00000000" w:rsidRPr="00000000">
              <w:rPr>
                <w:rFonts w:ascii="Oswald" w:cs="Oswald" w:eastAsia="Oswald" w:hAnsi="Oswald"/>
                <w:sz w:val="14"/>
                <w:szCs w:val="14"/>
                <w:rtl w:val="0"/>
              </w:rPr>
              <w:t xml:space="preserve"> pin ("Q" in RQPIN means "quiet"). C = modal result.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A">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SETDACS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A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DAC3 = D[31:24], DAC2 = D[23:16], DAC1 = D[15:8], DAC0 = D[7:0].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D">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A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SETSCP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A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four-channel</w:t>
            </w:r>
            <w:r w:rsidDel="00000000" w:rsidR="00000000" w:rsidRPr="00000000">
              <w:rPr>
                <w:rFonts w:ascii="Oswald" w:cs="Oswald" w:eastAsia="Oswald" w:hAnsi="Oswald"/>
                <w:sz w:val="14"/>
                <w:szCs w:val="14"/>
                <w:rtl w:val="0"/>
              </w:rPr>
              <w:t xml:space="preserve"> </w:t>
            </w:r>
            <w:r w:rsidDel="00000000" w:rsidR="00000000" w:rsidRPr="00000000">
              <w:rPr>
                <w:rFonts w:ascii="Oswald" w:cs="Oswald" w:eastAsia="Oswald" w:hAnsi="Oswald"/>
                <w:sz w:val="14"/>
                <w:szCs w:val="14"/>
                <w:rtl w:val="0"/>
              </w:rPr>
              <w:t xml:space="preserve">oscilloscope enable to</w:t>
            </w:r>
            <w:r w:rsidDel="00000000" w:rsidR="00000000" w:rsidRPr="00000000">
              <w:rPr>
                <w:rFonts w:ascii="Oswald" w:cs="Oswald" w:eastAsia="Oswald" w:hAnsi="Oswald"/>
                <w:sz w:val="14"/>
                <w:szCs w:val="14"/>
                <w:rtl w:val="0"/>
              </w:rPr>
              <w:t xml:space="preserve"> D[6] and </w:t>
            </w:r>
            <w:r w:rsidDel="00000000" w:rsidR="00000000" w:rsidRPr="00000000">
              <w:rPr>
                <w:rFonts w:ascii="Oswald" w:cs="Oswald" w:eastAsia="Oswald" w:hAnsi="Oswald"/>
                <w:sz w:val="14"/>
                <w:szCs w:val="14"/>
                <w:rtl w:val="0"/>
              </w:rPr>
              <w:t xml:space="preserve">set input</w:t>
            </w:r>
            <w:r w:rsidDel="00000000" w:rsidR="00000000" w:rsidRPr="00000000">
              <w:rPr>
                <w:rFonts w:ascii="Oswald" w:cs="Oswald" w:eastAsia="Oswald" w:hAnsi="Oswald"/>
                <w:sz w:val="14"/>
                <w:szCs w:val="14"/>
                <w:rtl w:val="0"/>
              </w:rPr>
              <w:t xml:space="preserve"> pin base to D[5:2].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0">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WRPIN</w:t>
            </w:r>
            <w:r w:rsidDel="00000000" w:rsidR="00000000" w:rsidRPr="00000000">
              <w:rPr>
                <w:rFonts w:ascii="Roboto Mono" w:cs="Roboto Mono" w:eastAsia="Roboto Mono" w:hAnsi="Roboto Mono"/>
                <w:sz w:val="14"/>
                <w:szCs w:val="14"/>
                <w:rtl w:val="0"/>
              </w:rPr>
              <w:t xml:space="preserve">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B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mode of smart pins S[10:6]+S[5:0]..S[5:0] to D, acknowledge smart pins. Wraps within A/B pins. Prior SETQ overrides S[10:6].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3">
            <w:pPr>
              <w:widowControl w:val="0"/>
              <w:spacing w:after="0" w:lineRule="auto"/>
              <w:jc w:val="center"/>
              <w:rPr>
                <w:sz w:val="14"/>
                <w:szCs w:val="14"/>
              </w:rPr>
            </w:pPr>
            <w:r w:rsidDel="00000000" w:rsidR="00000000" w:rsidRPr="00000000">
              <w:rPr>
                <w:sz w:val="14"/>
                <w:szCs w:val="14"/>
                <w:rtl w:val="0"/>
              </w:rPr>
              <w:t xml:space="preserve">2</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WXPIN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B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"X" of smart pins S[10:6]+S[5:0]..S[5:0] to D, </w:t>
            </w:r>
            <w:r w:rsidDel="00000000" w:rsidR="00000000" w:rsidRPr="00000000">
              <w:rPr>
                <w:rFonts w:ascii="Oswald" w:cs="Oswald" w:eastAsia="Oswald" w:hAnsi="Oswald"/>
                <w:sz w:val="14"/>
                <w:szCs w:val="14"/>
                <w:rtl w:val="0"/>
              </w:rPr>
              <w:t xml:space="preserve">acknowledge smart</w:t>
            </w:r>
            <w:r w:rsidDel="00000000" w:rsidR="00000000" w:rsidRPr="00000000">
              <w:rPr>
                <w:rFonts w:ascii="Oswald" w:cs="Oswald" w:eastAsia="Oswald" w:hAnsi="Oswald"/>
                <w:sz w:val="14"/>
                <w:szCs w:val="14"/>
                <w:rtl w:val="0"/>
              </w:rPr>
              <w:t xml:space="preserve"> pins. Wraps within A/B pins. Prior SETQ overrides S[10:6].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6">
            <w:pPr>
              <w:widowControl w:val="0"/>
              <w:spacing w:after="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WYPIN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B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"Y" of smart pins S[10:6]+S[5:0]..S[5:0] to D, </w:t>
            </w:r>
            <w:r w:rsidDel="00000000" w:rsidR="00000000" w:rsidRPr="00000000">
              <w:rPr>
                <w:rFonts w:ascii="Oswald" w:cs="Oswald" w:eastAsia="Oswald" w:hAnsi="Oswald"/>
                <w:sz w:val="14"/>
                <w:szCs w:val="14"/>
                <w:rtl w:val="0"/>
              </w:rPr>
              <w:t xml:space="preserve">acknowledge smart</w:t>
            </w:r>
            <w:r w:rsidDel="00000000" w:rsidR="00000000" w:rsidRPr="00000000">
              <w:rPr>
                <w:rFonts w:ascii="Oswald" w:cs="Oswald" w:eastAsia="Oswald" w:hAnsi="Oswald"/>
                <w:sz w:val="14"/>
                <w:szCs w:val="14"/>
                <w:rtl w:val="0"/>
              </w:rPr>
              <w:t xml:space="preserve"> pins. Wraps within A/B pins. Prior SETQ overrides S[10:6].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B9">
            <w:pPr>
              <w:widowControl w:val="0"/>
              <w:spacing w:after="0" w:lineRule="auto"/>
              <w:jc w:val="center"/>
              <w:rPr>
                <w:sz w:val="14"/>
                <w:szCs w:val="14"/>
              </w:rPr>
            </w:pPr>
            <w:r w:rsidDel="00000000" w:rsidR="00000000" w:rsidRPr="00000000">
              <w:rPr>
                <w:sz w:val="14"/>
                <w:szCs w:val="14"/>
                <w:rtl w:val="0"/>
              </w:rPr>
              <w:t xml:space="preserve">2</w:t>
            </w:r>
          </w:p>
        </w:tc>
      </w:tr>
    </w:tbl>
    <w:p w:rsidR="00000000" w:rsidDel="00000000" w:rsidP="00000000" w:rsidRDefault="00000000" w:rsidRPr="00000000" w14:paraId="000023BA">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b w:val="1"/>
          <w:sz w:val="28"/>
          <w:szCs w:val="28"/>
        </w:rPr>
      </w:pPr>
      <w:r w:rsidDel="00000000" w:rsidR="00000000" w:rsidRPr="00000000">
        <w:rPr>
          <w:rtl w:val="0"/>
        </w:rPr>
      </w:r>
    </w:p>
    <w:p w:rsidR="00000000" w:rsidDel="00000000" w:rsidP="00000000" w:rsidRDefault="00000000" w:rsidRPr="00000000" w14:paraId="000023BB">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19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3BC">
            <w:pPr>
              <w:pStyle w:val="Heading6"/>
              <w:widowControl w:val="0"/>
              <w:rPr/>
            </w:pPr>
            <w:bookmarkStart w:colFirst="0" w:colLast="0" w:name="_u90u2f3sdr7n" w:id="377"/>
            <w:bookmarkEnd w:id="377"/>
            <w:r w:rsidDel="00000000" w:rsidR="00000000" w:rsidRPr="00000000">
              <w:rPr>
                <w:rtl w:val="0"/>
              </w:rPr>
              <w:t xml:space="preserve">Branch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3BF">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3C0">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3C1">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&amp; LUT / 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    #{\}A</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C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A by pushing {C, Z, 10'b0, PC[19:0]} </w:t>
            </w:r>
            <w:r w:rsidDel="00000000" w:rsidR="00000000" w:rsidRPr="00000000">
              <w:rPr>
                <w:rFonts w:ascii="Oswald" w:cs="Oswald" w:eastAsia="Oswald" w:hAnsi="Oswald"/>
                <w:sz w:val="14"/>
                <w:szCs w:val="14"/>
                <w:rtl w:val="0"/>
              </w:rPr>
              <w:t xml:space="preserve">onto stack</w:t>
            </w:r>
            <w:r w:rsidDel="00000000" w:rsidR="00000000" w:rsidRPr="00000000">
              <w:rPr>
                <w:rFonts w:ascii="Oswald" w:cs="Oswald" w:eastAsia="Oswald" w:hAnsi="Oswald"/>
                <w:sz w:val="14"/>
                <w:szCs w:val="14"/>
                <w:rtl w:val="0"/>
              </w:rPr>
              <w:t xml:space="preserve">. If R = 1 then PC += A, else PC = A. "\" forces R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4">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    D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3C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D</w:t>
            </w:r>
            <w:r w:rsidDel="00000000" w:rsidR="00000000" w:rsidRPr="00000000">
              <w:rPr>
                <w:rFonts w:ascii="Oswald" w:cs="Oswald" w:eastAsia="Oswald" w:hAnsi="Oswald"/>
                <w:sz w:val="14"/>
                <w:szCs w:val="14"/>
                <w:rtl w:val="0"/>
              </w:rPr>
              <w:t xml:space="preserve"> by pushing {C, Z, 10'b0, PC[19:0]} onto stack. C = D[31], Z = D[30], PC = D[19:0].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7">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CALLA   #{\}A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C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A by writing {C, Z, 10'b0, PC[19:0]} to hub long at PTRA++. If R = 1 then PC += A, else PC = A. "\" forces R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A">
            <w:pPr>
              <w:widowControl w:val="0"/>
              <w:spacing w:after="0" w:line="240" w:lineRule="auto"/>
              <w:jc w:val="center"/>
              <w:rPr>
                <w:sz w:val="14"/>
                <w:szCs w:val="14"/>
                <w:vertAlign w:val="superscript"/>
              </w:rPr>
            </w:pPr>
            <w:r w:rsidDel="00000000" w:rsidR="00000000" w:rsidRPr="00000000">
              <w:rPr>
                <w:sz w:val="14"/>
                <w:szCs w:val="14"/>
                <w:rtl w:val="0"/>
              </w:rPr>
              <w:t xml:space="preserve">5...12 </w:t>
            </w:r>
            <w:r w:rsidDel="00000000" w:rsidR="00000000" w:rsidRPr="00000000">
              <w:rPr>
                <w:sz w:val="14"/>
                <w:szCs w:val="14"/>
                <w:vertAlign w:val="superscript"/>
                <w:rtl w:val="0"/>
              </w:rPr>
              <w:t xml:space="preserve">1</w:t>
            </w:r>
            <w:r w:rsidDel="00000000" w:rsidR="00000000" w:rsidRPr="00000000">
              <w:rPr>
                <w:sz w:val="14"/>
                <w:szCs w:val="14"/>
                <w:rtl w:val="0"/>
              </w:rPr>
              <w:t xml:space="preserve"> / 14...32 </w:t>
            </w:r>
            <w:r w:rsidDel="00000000" w:rsidR="00000000" w:rsidRPr="00000000">
              <w:rPr>
                <w:sz w:val="14"/>
                <w:szCs w:val="14"/>
                <w:vertAlign w:val="superscript"/>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CALLA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C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D by writing {C, Z, 10'b0, PC[19:0]} to hub long at PTRA++. C = D[31], Z = D[30], PC = D[19:0].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D">
            <w:pPr>
              <w:widowControl w:val="0"/>
              <w:spacing w:after="0" w:line="240" w:lineRule="auto"/>
              <w:jc w:val="center"/>
              <w:rPr>
                <w:sz w:val="14"/>
                <w:szCs w:val="14"/>
                <w:vertAlign w:val="superscript"/>
              </w:rPr>
            </w:pPr>
            <w:r w:rsidDel="00000000" w:rsidR="00000000" w:rsidRPr="00000000">
              <w:rPr>
                <w:sz w:val="14"/>
                <w:szCs w:val="14"/>
                <w:rtl w:val="0"/>
              </w:rPr>
              <w:t xml:space="preserve">5...12 </w:t>
            </w:r>
            <w:r w:rsidDel="00000000" w:rsidR="00000000" w:rsidRPr="00000000">
              <w:rPr>
                <w:sz w:val="14"/>
                <w:szCs w:val="14"/>
                <w:vertAlign w:val="superscript"/>
                <w:rtl w:val="0"/>
              </w:rPr>
              <w:t xml:space="preserve">1</w:t>
            </w:r>
            <w:r w:rsidDel="00000000" w:rsidR="00000000" w:rsidRPr="00000000">
              <w:rPr>
                <w:sz w:val="14"/>
                <w:szCs w:val="14"/>
                <w:rtl w:val="0"/>
              </w:rPr>
              <w:t xml:space="preserve"> / 14...32 </w:t>
            </w:r>
            <w:r w:rsidDel="00000000" w:rsidR="00000000" w:rsidRPr="00000000">
              <w:rPr>
                <w:sz w:val="14"/>
                <w:szCs w:val="14"/>
                <w:vertAlign w:val="superscript"/>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C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CALLB   #{\}A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C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A by writing {C, Z, 10'b0, PC[19:0]} to hub long at PTRB++. If R = 1 then PC += A, else PC = A. "\" forces R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0">
            <w:pPr>
              <w:widowControl w:val="0"/>
              <w:spacing w:after="0" w:line="240" w:lineRule="auto"/>
              <w:jc w:val="center"/>
              <w:rPr>
                <w:sz w:val="14"/>
                <w:szCs w:val="14"/>
                <w:vertAlign w:val="superscript"/>
              </w:rPr>
            </w:pPr>
            <w:r w:rsidDel="00000000" w:rsidR="00000000" w:rsidRPr="00000000">
              <w:rPr>
                <w:sz w:val="14"/>
                <w:szCs w:val="14"/>
                <w:rtl w:val="0"/>
              </w:rPr>
              <w:t xml:space="preserve">5...12 </w:t>
            </w:r>
            <w:r w:rsidDel="00000000" w:rsidR="00000000" w:rsidRPr="00000000">
              <w:rPr>
                <w:sz w:val="14"/>
                <w:szCs w:val="14"/>
                <w:vertAlign w:val="superscript"/>
                <w:rtl w:val="0"/>
              </w:rPr>
              <w:t xml:space="preserve">1</w:t>
            </w:r>
            <w:r w:rsidDel="00000000" w:rsidR="00000000" w:rsidRPr="00000000">
              <w:rPr>
                <w:sz w:val="14"/>
                <w:szCs w:val="14"/>
                <w:rtl w:val="0"/>
              </w:rPr>
              <w:t xml:space="preserve"> / 14...32 </w:t>
            </w:r>
            <w:r w:rsidDel="00000000" w:rsidR="00000000" w:rsidRPr="00000000">
              <w:rPr>
                <w:sz w:val="14"/>
                <w:szCs w:val="14"/>
                <w:vertAlign w:val="superscript"/>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CALLB   D</w:t>
            </w:r>
            <w:r w:rsidDel="00000000" w:rsidR="00000000" w:rsidRPr="00000000">
              <w:rPr>
                <w:rFonts w:ascii="Roboto Mono" w:cs="Roboto Mono" w:eastAsia="Roboto Mono" w:hAnsi="Roboto Mono"/>
                <w:sz w:val="14"/>
                <w:szCs w:val="14"/>
                <w:rtl w:val="0"/>
              </w:rPr>
              <w:t xml:space="preserve">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D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D by writing {C, Z, 10'b0, PC[19:0]} to hub long at </w:t>
            </w:r>
            <w:r w:rsidDel="00000000" w:rsidR="00000000" w:rsidRPr="00000000">
              <w:rPr>
                <w:rFonts w:ascii="Oswald" w:cs="Oswald" w:eastAsia="Oswald" w:hAnsi="Oswald"/>
                <w:sz w:val="14"/>
                <w:szCs w:val="14"/>
                <w:rtl w:val="0"/>
              </w:rPr>
              <w:t xml:space="preserve">PTRB++.</w:t>
            </w:r>
            <w:r w:rsidDel="00000000" w:rsidR="00000000" w:rsidRPr="00000000">
              <w:rPr>
                <w:rFonts w:ascii="Oswald" w:cs="Oswald" w:eastAsia="Oswald" w:hAnsi="Oswald"/>
                <w:sz w:val="14"/>
                <w:szCs w:val="14"/>
                <w:rtl w:val="0"/>
              </w:rPr>
              <w:t xml:space="preserve"> C = D[31], Z = D[30], PC = D[19:0].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3">
            <w:pPr>
              <w:widowControl w:val="0"/>
              <w:spacing w:after="0" w:line="240" w:lineRule="auto"/>
              <w:jc w:val="center"/>
              <w:rPr>
                <w:sz w:val="14"/>
                <w:szCs w:val="14"/>
                <w:vertAlign w:val="superscript"/>
              </w:rPr>
            </w:pPr>
            <w:r w:rsidDel="00000000" w:rsidR="00000000" w:rsidRPr="00000000">
              <w:rPr>
                <w:sz w:val="14"/>
                <w:szCs w:val="14"/>
                <w:rtl w:val="0"/>
              </w:rPr>
              <w:t xml:space="preserve">5...12 </w:t>
            </w:r>
            <w:r w:rsidDel="00000000" w:rsidR="00000000" w:rsidRPr="00000000">
              <w:rPr>
                <w:sz w:val="14"/>
                <w:szCs w:val="14"/>
                <w:vertAlign w:val="superscript"/>
                <w:rtl w:val="0"/>
              </w:rPr>
              <w:t xml:space="preserve">1</w:t>
            </w:r>
            <w:r w:rsidDel="00000000" w:rsidR="00000000" w:rsidRPr="00000000">
              <w:rPr>
                <w:sz w:val="14"/>
                <w:szCs w:val="14"/>
                <w:rtl w:val="0"/>
              </w:rPr>
              <w:t xml:space="preserve"> / 14...32 </w:t>
            </w:r>
            <w:r w:rsidDel="00000000" w:rsidR="00000000" w:rsidRPr="00000000">
              <w:rPr>
                <w:sz w:val="14"/>
                <w:szCs w:val="14"/>
                <w:vertAlign w:val="superscript"/>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CALLD   D,{#}S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D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S** by writing {C, Z, 10'b0, PC[19:0]} to D. C = S[31], Z = S[30].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6">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CALLD   PA/PB/PTRA/PTRB,#{\}A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D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A</w:t>
            </w:r>
            <w:r w:rsidDel="00000000" w:rsidR="00000000" w:rsidRPr="00000000">
              <w:rPr>
                <w:rFonts w:ascii="Oswald" w:cs="Oswald" w:eastAsia="Oswald" w:hAnsi="Oswald"/>
                <w:sz w:val="14"/>
                <w:szCs w:val="14"/>
                <w:rtl w:val="0"/>
              </w:rPr>
              <w:t xml:space="preserve"> by writing {C, Z, 10'b0, PC[19:0]} to PA/PB/PTRA/PTRB (per W). If R = 1 then PC += A, else PC = A. "\" forces R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9">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CALLPA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D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S** by pushing {C, Z, 10'b0, PC[19:0]} </w:t>
            </w:r>
            <w:r w:rsidDel="00000000" w:rsidR="00000000" w:rsidRPr="00000000">
              <w:rPr>
                <w:rFonts w:ascii="Oswald" w:cs="Oswald" w:eastAsia="Oswald" w:hAnsi="Oswald"/>
                <w:sz w:val="14"/>
                <w:szCs w:val="14"/>
                <w:rtl w:val="0"/>
              </w:rPr>
              <w:t xml:space="preserve">onto stack</w:t>
            </w:r>
            <w:r w:rsidDel="00000000" w:rsidR="00000000" w:rsidRPr="00000000">
              <w:rPr>
                <w:rFonts w:ascii="Oswald" w:cs="Oswald" w:eastAsia="Oswald" w:hAnsi="Oswald"/>
                <w:sz w:val="14"/>
                <w:szCs w:val="14"/>
                <w:rtl w:val="0"/>
              </w:rPr>
              <w:t xml:space="preserve">, copy D to PA.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C">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CALLPB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D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Call to S** by pushing {C, Z, 10'b0, PC[19:0]} </w:t>
            </w:r>
            <w:r w:rsidDel="00000000" w:rsidR="00000000" w:rsidRPr="00000000">
              <w:rPr>
                <w:rFonts w:ascii="Oswald" w:cs="Oswald" w:eastAsia="Oswald" w:hAnsi="Oswald"/>
                <w:sz w:val="14"/>
                <w:szCs w:val="14"/>
                <w:rtl w:val="0"/>
              </w:rPr>
              <w:t xml:space="preserve">onto stack</w:t>
            </w:r>
            <w:r w:rsidDel="00000000" w:rsidR="00000000" w:rsidRPr="00000000">
              <w:rPr>
                <w:rFonts w:ascii="Oswald" w:cs="Oswald" w:eastAsia="Oswald" w:hAnsi="Oswald"/>
                <w:sz w:val="14"/>
                <w:szCs w:val="14"/>
                <w:rtl w:val="0"/>
              </w:rPr>
              <w:t xml:space="preserve">, copy D to PB.</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DF">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DJF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E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Decrement D and jump to S** </w:t>
            </w:r>
            <w:r w:rsidDel="00000000" w:rsidR="00000000" w:rsidRPr="00000000">
              <w:rPr>
                <w:rFonts w:ascii="Oswald" w:cs="Oswald" w:eastAsia="Oswald" w:hAnsi="Oswald"/>
                <w:sz w:val="14"/>
                <w:szCs w:val="14"/>
                <w:rtl w:val="0"/>
              </w:rPr>
              <w:t xml:space="preserve">if result</w:t>
            </w:r>
            <w:r w:rsidDel="00000000" w:rsidR="00000000" w:rsidRPr="00000000">
              <w:rPr>
                <w:rFonts w:ascii="Oswald" w:cs="Oswald" w:eastAsia="Oswald" w:hAnsi="Oswald"/>
                <w:sz w:val="14"/>
                <w:szCs w:val="14"/>
                <w:rtl w:val="0"/>
              </w:rPr>
              <w:t xml:space="preserve"> is $FFFF_FFFF.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2">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DJNF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E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Decrement D and jump to S** </w:t>
            </w:r>
            <w:r w:rsidDel="00000000" w:rsidR="00000000" w:rsidRPr="00000000">
              <w:rPr>
                <w:rFonts w:ascii="Oswald" w:cs="Oswald" w:eastAsia="Oswald" w:hAnsi="Oswald"/>
                <w:sz w:val="14"/>
                <w:szCs w:val="14"/>
                <w:rtl w:val="0"/>
              </w:rPr>
              <w:t xml:space="preserve">if result</w:t>
            </w:r>
            <w:r w:rsidDel="00000000" w:rsidR="00000000" w:rsidRPr="00000000">
              <w:rPr>
                <w:rFonts w:ascii="Oswald" w:cs="Oswald" w:eastAsia="Oswald" w:hAnsi="Oswald"/>
                <w:sz w:val="14"/>
                <w:szCs w:val="14"/>
                <w:rtl w:val="0"/>
              </w:rPr>
              <w:t xml:space="preserve"> is not $FFFF_FFFF.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5">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DJNZ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E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Decrement D and jump to S** </w:t>
            </w:r>
            <w:r w:rsidDel="00000000" w:rsidR="00000000" w:rsidRPr="00000000">
              <w:rPr>
                <w:rFonts w:ascii="Oswald" w:cs="Oswald" w:eastAsia="Oswald" w:hAnsi="Oswald"/>
                <w:sz w:val="14"/>
                <w:szCs w:val="14"/>
                <w:rtl w:val="0"/>
              </w:rPr>
              <w:t xml:space="preserve">if result</w:t>
            </w:r>
            <w:r w:rsidDel="00000000" w:rsidR="00000000" w:rsidRPr="00000000">
              <w:rPr>
                <w:rFonts w:ascii="Oswald" w:cs="Oswald" w:eastAsia="Oswald" w:hAnsi="Oswald"/>
                <w:sz w:val="14"/>
                <w:szCs w:val="14"/>
                <w:rtl w:val="0"/>
              </w:rPr>
              <w:t xml:space="preserve"> is not zero.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8">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DJZ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E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Decrement D and jump to S** </w:t>
            </w:r>
            <w:r w:rsidDel="00000000" w:rsidR="00000000" w:rsidRPr="00000000">
              <w:rPr>
                <w:rFonts w:ascii="Oswald" w:cs="Oswald" w:eastAsia="Oswald" w:hAnsi="Oswald"/>
                <w:sz w:val="14"/>
                <w:szCs w:val="14"/>
                <w:rtl w:val="0"/>
              </w:rPr>
              <w:t xml:space="preserve">if result</w:t>
            </w:r>
            <w:r w:rsidDel="00000000" w:rsidR="00000000" w:rsidRPr="00000000">
              <w:rPr>
                <w:rFonts w:ascii="Oswald" w:cs="Oswald" w:eastAsia="Oswald" w:hAnsi="Oswald"/>
                <w:sz w:val="14"/>
                <w:szCs w:val="14"/>
                <w:rtl w:val="0"/>
              </w:rPr>
              <w:t xml:space="preserve"> is zero.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B">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EXECF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E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D[9:0] in cog/LUT and </w:t>
            </w:r>
            <w:r w:rsidDel="00000000" w:rsidR="00000000" w:rsidRPr="00000000">
              <w:rPr>
                <w:rFonts w:ascii="Oswald" w:cs="Oswald" w:eastAsia="Oswald" w:hAnsi="Oswald"/>
                <w:sz w:val="14"/>
                <w:szCs w:val="14"/>
                <w:rtl w:val="0"/>
              </w:rPr>
              <w:t xml:space="preserve">set SKIPF</w:t>
            </w:r>
            <w:r w:rsidDel="00000000" w:rsidR="00000000" w:rsidRPr="00000000">
              <w:rPr>
                <w:rFonts w:ascii="Oswald" w:cs="Oswald" w:eastAsia="Oswald" w:hAnsi="Oswald"/>
                <w:sz w:val="14"/>
                <w:szCs w:val="14"/>
                <w:rtl w:val="0"/>
              </w:rPr>
              <w:t xml:space="preserve"> pattern to D[31:10]. PC = {10'b0, D[9:0]}.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E">
            <w:pPr>
              <w:widowControl w:val="0"/>
              <w:spacing w:after="0" w:line="240" w:lineRule="auto"/>
              <w:jc w:val="center"/>
              <w:rPr>
                <w:sz w:val="14"/>
                <w:szCs w:val="14"/>
              </w:rPr>
            </w:pPr>
            <w:r w:rsidDel="00000000" w:rsidR="00000000" w:rsidRPr="00000000">
              <w:rPr>
                <w:sz w:val="14"/>
                <w:szCs w:val="14"/>
                <w:rtl w:val="0"/>
              </w:rPr>
              <w:t xml:space="preserve">4 / 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E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IJNZ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F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Increment D and jump to S** </w:t>
            </w:r>
            <w:r w:rsidDel="00000000" w:rsidR="00000000" w:rsidRPr="00000000">
              <w:rPr>
                <w:rFonts w:ascii="Oswald" w:cs="Oswald" w:eastAsia="Oswald" w:hAnsi="Oswald"/>
                <w:sz w:val="14"/>
                <w:szCs w:val="14"/>
                <w:rtl w:val="0"/>
              </w:rPr>
              <w:t xml:space="preserve">if result</w:t>
            </w:r>
            <w:r w:rsidDel="00000000" w:rsidR="00000000" w:rsidRPr="00000000">
              <w:rPr>
                <w:rFonts w:ascii="Oswald" w:cs="Oswald" w:eastAsia="Oswald" w:hAnsi="Oswald"/>
                <w:sz w:val="14"/>
                <w:szCs w:val="14"/>
                <w:rtl w:val="0"/>
              </w:rPr>
              <w:t xml:space="preserve"> is not zero.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1">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IJZ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F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Increment D and jump to S** </w:t>
            </w:r>
            <w:r w:rsidDel="00000000" w:rsidR="00000000" w:rsidRPr="00000000">
              <w:rPr>
                <w:rFonts w:ascii="Oswald" w:cs="Oswald" w:eastAsia="Oswald" w:hAnsi="Oswald"/>
                <w:sz w:val="14"/>
                <w:szCs w:val="14"/>
                <w:rtl w:val="0"/>
              </w:rPr>
              <w:t xml:space="preserve">if result</w:t>
            </w:r>
            <w:r w:rsidDel="00000000" w:rsidR="00000000" w:rsidRPr="00000000">
              <w:rPr>
                <w:rFonts w:ascii="Oswald" w:cs="Oswald" w:eastAsia="Oswald" w:hAnsi="Oswald"/>
                <w:sz w:val="14"/>
                <w:szCs w:val="14"/>
                <w:rtl w:val="0"/>
              </w:rPr>
              <w:t xml:space="preserve"> is zero.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4">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JMP     #{\}A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F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A. If R = 1 then PC += A, else PC = A. "\" forces R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7">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JMP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F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D. C = D[31], Z = D[30], PC = D[19:0].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A">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JMPREL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F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ahead/back by D instructions. For cogex, PC += D[19:0]. For hubex, PC += D[17:0] &lt;&lt; 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D">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3F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REP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3F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Execute next D[8:0] instructions S times. If S = 0, repeat instructions infinitely. If D[8:0] = 0, nothing repeats.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0">
            <w:pPr>
              <w:widowControl w:val="0"/>
              <w:spacing w:after="0" w:line="240" w:lineRule="auto"/>
              <w:jc w:val="center"/>
              <w:rPr>
                <w:sz w:val="14"/>
                <w:szCs w:val="14"/>
              </w:rPr>
            </w:pPr>
            <w:r w:rsidDel="00000000" w:rsidR="00000000" w:rsidRPr="00000000">
              <w:rPr>
                <w:sz w:val="14"/>
                <w:szCs w:val="14"/>
                <w:rtl w:val="0"/>
              </w:rPr>
              <w:t xml:space="preserve">2 /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RESI0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0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Resume from INT0. (CALLD $1FE,$1FF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3">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RESI1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0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Resume from INT1. (CALLD $1F4,$1F5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6">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RESI2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0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Resume from INT2. (CALLD $1F2,$1F3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9">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RESI3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0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Resume from INT3. (CALLD $1F0,$1F1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C">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0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by popping stack (K). C = K[31], Z = K[30], PC = K[19:0].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0F">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RETA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1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by reading hub long (L) at --PTRA. C = L[31], Z = L[30], PC = L[19:0].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2">
            <w:pPr>
              <w:widowControl w:val="0"/>
              <w:spacing w:after="0" w:line="240" w:lineRule="auto"/>
              <w:jc w:val="center"/>
              <w:rPr>
                <w:sz w:val="14"/>
                <w:szCs w:val="14"/>
                <w:vertAlign w:val="superscript"/>
              </w:rPr>
            </w:pPr>
            <w:r w:rsidDel="00000000" w:rsidR="00000000" w:rsidRPr="00000000">
              <w:rPr>
                <w:sz w:val="14"/>
                <w:szCs w:val="14"/>
                <w:rtl w:val="0"/>
              </w:rPr>
              <w:t xml:space="preserve">11...18 </w:t>
            </w:r>
            <w:r w:rsidDel="00000000" w:rsidR="00000000" w:rsidRPr="00000000">
              <w:rPr>
                <w:sz w:val="14"/>
                <w:szCs w:val="14"/>
                <w:vertAlign w:val="superscript"/>
                <w:rtl w:val="0"/>
              </w:rPr>
              <w:t xml:space="preserve">1</w:t>
            </w:r>
            <w:r w:rsidDel="00000000" w:rsidR="00000000" w:rsidRPr="00000000">
              <w:rPr>
                <w:sz w:val="14"/>
                <w:szCs w:val="14"/>
                <w:rtl w:val="0"/>
              </w:rPr>
              <w:t xml:space="preserve"> / 20...40 </w:t>
            </w:r>
            <w:r w:rsidDel="00000000" w:rsidR="00000000" w:rsidRPr="00000000">
              <w:rPr>
                <w:sz w:val="14"/>
                <w:szCs w:val="14"/>
                <w:vertAlign w:val="superscript"/>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RETB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1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by reading hub long (L) at --</w:t>
            </w:r>
            <w:r w:rsidDel="00000000" w:rsidR="00000000" w:rsidRPr="00000000">
              <w:rPr>
                <w:rFonts w:ascii="Oswald" w:cs="Oswald" w:eastAsia="Oswald" w:hAnsi="Oswald"/>
                <w:sz w:val="14"/>
                <w:szCs w:val="14"/>
                <w:rtl w:val="0"/>
              </w:rPr>
              <w:t xml:space="preserve">PTRB.</w:t>
            </w:r>
            <w:r w:rsidDel="00000000" w:rsidR="00000000" w:rsidRPr="00000000">
              <w:rPr>
                <w:rFonts w:ascii="Oswald" w:cs="Oswald" w:eastAsia="Oswald" w:hAnsi="Oswald"/>
                <w:sz w:val="14"/>
                <w:szCs w:val="14"/>
                <w:rtl w:val="0"/>
              </w:rPr>
              <w:t xml:space="preserve"> C = L[31], Z = L[30], PC = L[19:0].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5">
            <w:pPr>
              <w:widowControl w:val="0"/>
              <w:spacing w:after="0" w:line="240" w:lineRule="auto"/>
              <w:jc w:val="center"/>
              <w:rPr>
                <w:sz w:val="14"/>
                <w:szCs w:val="14"/>
                <w:vertAlign w:val="superscript"/>
              </w:rPr>
            </w:pPr>
            <w:r w:rsidDel="00000000" w:rsidR="00000000" w:rsidRPr="00000000">
              <w:rPr>
                <w:sz w:val="14"/>
                <w:szCs w:val="14"/>
                <w:rtl w:val="0"/>
              </w:rPr>
              <w:t xml:space="preserve">11...18 </w:t>
            </w:r>
            <w:r w:rsidDel="00000000" w:rsidR="00000000" w:rsidRPr="00000000">
              <w:rPr>
                <w:sz w:val="14"/>
                <w:szCs w:val="14"/>
                <w:vertAlign w:val="superscript"/>
                <w:rtl w:val="0"/>
              </w:rPr>
              <w:t xml:space="preserve">1</w:t>
            </w:r>
            <w:r w:rsidDel="00000000" w:rsidR="00000000" w:rsidRPr="00000000">
              <w:rPr>
                <w:sz w:val="14"/>
                <w:szCs w:val="14"/>
                <w:rtl w:val="0"/>
              </w:rPr>
              <w:t xml:space="preserve"> / 20...40 </w:t>
            </w:r>
            <w:r w:rsidDel="00000000" w:rsidR="00000000" w:rsidRPr="00000000">
              <w:rPr>
                <w:sz w:val="14"/>
                <w:szCs w:val="14"/>
                <w:vertAlign w:val="superscript"/>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RETI0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1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from INT0. (CALLD $1FF,$1FF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8">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RETI1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1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from INT1. (CALLD $1FF,$1F5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B">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RETI2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1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from INT2. (CALLD $1FF,$1F3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E">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1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RETI3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2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from INT3. (CALLD $1FF,$1F1 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1">
            <w:pPr>
              <w:widowControl w:val="0"/>
              <w:spacing w:after="0" w:line="240" w:lineRule="auto"/>
              <w:jc w:val="center"/>
              <w:rPr>
                <w:sz w:val="14"/>
                <w:szCs w:val="14"/>
              </w:rPr>
            </w:pPr>
            <w:r w:rsidDel="00000000" w:rsidR="00000000" w:rsidRPr="00000000">
              <w:rPr>
                <w:sz w:val="14"/>
                <w:szCs w:val="14"/>
                <w:rtl w:val="0"/>
              </w:rPr>
              <w:t xml:space="preserve">4 /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SKIP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2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Skip instructions per D. Subsequent instructions 0..31 get cancelled for each '1' bit in D[0]..D[31].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4">
            <w:pPr>
              <w:widowControl w:val="0"/>
              <w:spacing w:after="0" w:line="240" w:lineRule="auto"/>
              <w:jc w:val="center"/>
              <w:rPr>
                <w:sz w:val="14"/>
                <w:szCs w:val="14"/>
              </w:rPr>
            </w:pPr>
            <w:r w:rsidDel="00000000" w:rsidR="00000000" w:rsidRPr="00000000">
              <w:rPr>
                <w:sz w:val="14"/>
                <w:szCs w:val="14"/>
                <w:rtl w:val="0"/>
              </w:rPr>
              <w:t xml:space="preserve">2 /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SKIPF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2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Skip cog/LUT instructions fast per D. Like SKIP, but instead of cancelling instructions, the PC leaps over them.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7">
            <w:pPr>
              <w:widowControl w:val="0"/>
              <w:spacing w:after="0" w:line="240" w:lineRule="auto"/>
              <w:jc w:val="center"/>
              <w:rPr>
                <w:sz w:val="14"/>
                <w:szCs w:val="14"/>
              </w:rPr>
            </w:pPr>
            <w:r w:rsidDel="00000000" w:rsidR="00000000" w:rsidRPr="00000000">
              <w:rPr>
                <w:sz w:val="14"/>
                <w:szCs w:val="14"/>
                <w:rtl w:val="0"/>
              </w:rPr>
              <w:t xml:space="preserve">2 / ILLEGAL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TJF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2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is full (D = $FFFF_FFFF).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A">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TJNF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2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is not full (D != $FFFF_FFFF).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D">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2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TJNS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2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is not signed (D[31]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0">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TJNZ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3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is not zero.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3">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3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is signed (D[31] = 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6">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TJV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3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overflowed (D[31] != C, C = 'correct sign' from last addition/subtraction).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9">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TJZ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3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Test D and jump to S** if D is zero.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3C">
            <w:pPr>
              <w:widowControl w:val="0"/>
              <w:spacing w:after="0" w:line="240" w:lineRule="auto"/>
              <w:jc w:val="center"/>
              <w:rPr>
                <w:sz w:val="14"/>
                <w:szCs w:val="14"/>
              </w:rPr>
            </w:pPr>
            <w:r w:rsidDel="00000000" w:rsidR="00000000" w:rsidRPr="00000000">
              <w:rPr>
                <w:sz w:val="14"/>
                <w:szCs w:val="14"/>
                <w:rtl w:val="0"/>
              </w:rPr>
              <w:t xml:space="preserve">2 or 4 / 2 or 13...20</w:t>
            </w:r>
          </w:p>
        </w:tc>
      </w:tr>
    </w:tbl>
    <w:p w:rsidR="00000000" w:rsidDel="00000000" w:rsidP="00000000" w:rsidRDefault="00000000" w:rsidRPr="00000000" w14:paraId="0000243D">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43E">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sz w:val="18"/>
          <w:szCs w:val="18"/>
        </w:rPr>
      </w:pPr>
      <w:r w:rsidDel="00000000" w:rsidR="00000000" w:rsidRPr="00000000">
        <w:rPr>
          <w:sz w:val="18"/>
          <w:szCs w:val="18"/>
          <w:highlight w:val="white"/>
          <w:vertAlign w:val="superscript"/>
          <w:rtl w:val="0"/>
        </w:rPr>
        <w:t xml:space="preserve">1</w:t>
      </w:r>
      <w:r w:rsidDel="00000000" w:rsidR="00000000" w:rsidRPr="00000000">
        <w:rPr>
          <w:sz w:val="18"/>
          <w:szCs w:val="18"/>
          <w:highlight w:val="white"/>
          <w:rtl w:val="0"/>
        </w:rPr>
        <w:t xml:space="preserve"> +1 if crosses hub long</w:t>
      </w:r>
      <w:r w:rsidDel="00000000" w:rsidR="00000000" w:rsidRPr="00000000">
        <w:rPr>
          <w:rtl w:val="0"/>
        </w:rPr>
      </w:r>
    </w:p>
    <w:p w:rsidR="00000000" w:rsidDel="00000000" w:rsidP="00000000" w:rsidRDefault="00000000" w:rsidRPr="00000000" w14:paraId="0000243F">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440">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441">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19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442">
            <w:pPr>
              <w:pStyle w:val="Heading6"/>
              <w:widowControl w:val="0"/>
              <w:rPr/>
            </w:pPr>
            <w:bookmarkStart w:colFirst="0" w:colLast="0" w:name="_ftukigj5cczs" w:id="378"/>
            <w:bookmarkEnd w:id="378"/>
            <w:r w:rsidDel="00000000" w:rsidR="00000000" w:rsidRPr="00000000">
              <w:rPr>
                <w:rtl w:val="0"/>
              </w:rPr>
              <w:t xml:space="preserve">Hub Control, FIFO, &amp; RAM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445">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446">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447">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&amp; LUT / Hub</w:t>
            </w:r>
          </w:p>
        </w:tc>
      </w:tr>
      <w:tr>
        <w:trPr>
          <w:cantSplit w:val="0"/>
          <w:trHeight w:val="220" w:hRule="atLeast"/>
          <w:tblHeader w:val="0"/>
        </w:trPr>
        <w:tc>
          <w:tcPr>
            <w:gridSpan w:val="3"/>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2448">
            <w:pPr>
              <w:pStyle w:val="Subtitle"/>
              <w:widowControl w:val="0"/>
              <w:rPr/>
            </w:pPr>
            <w:bookmarkStart w:colFirst="0" w:colLast="0" w:name="_s403tsdu7qjm" w:id="379"/>
            <w:bookmarkEnd w:id="379"/>
            <w:r w:rsidDel="00000000" w:rsidR="00000000" w:rsidRPr="00000000">
              <w:rPr>
                <w:rtl w:val="0"/>
              </w:rPr>
              <w:t xml:space="preserve">Hub Control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4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COGID   {#}D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4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If D is </w:t>
            </w:r>
            <w:r w:rsidDel="00000000" w:rsidR="00000000" w:rsidRPr="00000000">
              <w:rPr>
                <w:rFonts w:ascii="Oswald" w:cs="Oswald" w:eastAsia="Oswald" w:hAnsi="Oswald"/>
                <w:sz w:val="14"/>
                <w:szCs w:val="14"/>
                <w:rtl w:val="0"/>
              </w:rPr>
              <w:t xml:space="preserve">register</w:t>
            </w:r>
            <w:r w:rsidDel="00000000" w:rsidR="00000000" w:rsidRPr="00000000">
              <w:rPr>
                <w:rFonts w:ascii="Oswald" w:cs="Oswald" w:eastAsia="Oswald" w:hAnsi="Oswald"/>
                <w:sz w:val="14"/>
                <w:szCs w:val="14"/>
                <w:rtl w:val="0"/>
              </w:rPr>
              <w:t xml:space="preserve"> and no WC, get cog ID (0 to 15) into D. If WC, check status of cog D[3:0], C = 1 if 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4D">
            <w:pPr>
              <w:widowControl w:val="0"/>
              <w:spacing w:after="0" w:line="240" w:lineRule="auto"/>
              <w:jc w:val="center"/>
              <w:rPr>
                <w:sz w:val="14"/>
                <w:szCs w:val="14"/>
              </w:rPr>
            </w:pPr>
            <w:r w:rsidDel="00000000" w:rsidR="00000000" w:rsidRPr="00000000">
              <w:rPr>
                <w:sz w:val="14"/>
                <w:szCs w:val="14"/>
                <w:rtl w:val="0"/>
              </w:rPr>
              <w:t xml:space="preserve">2...9, +2 if result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4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COGINIT {#}D,{#}S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4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Start cog selected by D. S[19:0] sets hub startup address and PTRB of cog. Prior SETQ sets PTRA of </w:t>
            </w:r>
            <w:r w:rsidDel="00000000" w:rsidR="00000000" w:rsidRPr="00000000">
              <w:rPr>
                <w:rFonts w:ascii="Oswald" w:cs="Oswald" w:eastAsia="Oswald" w:hAnsi="Oswald"/>
                <w:sz w:val="14"/>
                <w:szCs w:val="14"/>
                <w:rtl w:val="0"/>
              </w:rPr>
              <w:t xml:space="preserve">cog</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0">
            <w:pPr>
              <w:widowControl w:val="0"/>
              <w:spacing w:after="0" w:line="240" w:lineRule="auto"/>
              <w:jc w:val="center"/>
              <w:rPr>
                <w:sz w:val="14"/>
                <w:szCs w:val="14"/>
              </w:rPr>
            </w:pPr>
            <w:r w:rsidDel="00000000" w:rsidR="00000000" w:rsidRPr="00000000">
              <w:rPr>
                <w:sz w:val="14"/>
                <w:szCs w:val="14"/>
                <w:rtl w:val="0"/>
              </w:rPr>
              <w:t xml:space="preserve">2...9, +2 if result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COGSTOP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5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Stop cog D[3:0].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3">
            <w:pPr>
              <w:widowControl w:val="0"/>
              <w:spacing w:after="0" w:line="240" w:lineRule="auto"/>
              <w:jc w:val="center"/>
              <w:rPr>
                <w:sz w:val="14"/>
                <w:szCs w:val="14"/>
              </w:rPr>
            </w:pPr>
            <w:r w:rsidDel="00000000" w:rsidR="00000000" w:rsidRPr="00000000">
              <w:rPr>
                <w:sz w:val="14"/>
                <w:szCs w:val="14"/>
                <w:rtl w:val="0"/>
              </w:rPr>
              <w:t xml:space="preserve">2...9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LOCKNEW D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5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Request a LOCK. D will be written with the LOCK number (0 to 15). C = 1 if no </w:t>
            </w:r>
            <w:r w:rsidDel="00000000" w:rsidR="00000000" w:rsidRPr="00000000">
              <w:rPr>
                <w:rFonts w:ascii="Oswald" w:cs="Oswald" w:eastAsia="Oswald" w:hAnsi="Oswald"/>
                <w:sz w:val="14"/>
                <w:szCs w:val="14"/>
                <w:rtl w:val="0"/>
              </w:rPr>
              <w:t xml:space="preserve">LOCK available</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6">
            <w:pPr>
              <w:widowControl w:val="0"/>
              <w:spacing w:after="0" w:line="240" w:lineRule="auto"/>
              <w:jc w:val="center"/>
              <w:rPr>
                <w:sz w:val="14"/>
                <w:szCs w:val="14"/>
              </w:rPr>
            </w:pPr>
            <w:r w:rsidDel="00000000" w:rsidR="00000000" w:rsidRPr="00000000">
              <w:rPr>
                <w:sz w:val="14"/>
                <w:szCs w:val="14"/>
                <w:rtl w:val="0"/>
              </w:rPr>
              <w:t xml:space="preserve">4...11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LOCKREL {#}D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5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Release LOCK D[3:0]. If D is a register and WC, </w:t>
            </w:r>
            <w:r w:rsidDel="00000000" w:rsidR="00000000" w:rsidRPr="00000000">
              <w:rPr>
                <w:rFonts w:ascii="Oswald" w:cs="Oswald" w:eastAsia="Oswald" w:hAnsi="Oswald"/>
                <w:sz w:val="14"/>
                <w:szCs w:val="14"/>
                <w:rtl w:val="0"/>
              </w:rPr>
              <w:t xml:space="preserve">get current</w:t>
            </w:r>
            <w:r w:rsidDel="00000000" w:rsidR="00000000" w:rsidRPr="00000000">
              <w:rPr>
                <w:rFonts w:ascii="Oswald" w:cs="Oswald" w:eastAsia="Oswald" w:hAnsi="Oswald"/>
                <w:sz w:val="14"/>
                <w:szCs w:val="14"/>
                <w:rtl w:val="0"/>
              </w:rPr>
              <w:t xml:space="preserve">/last cog id </w:t>
            </w:r>
            <w:r w:rsidDel="00000000" w:rsidR="00000000" w:rsidRPr="00000000">
              <w:rPr>
                <w:rFonts w:ascii="Oswald" w:cs="Oswald" w:eastAsia="Oswald" w:hAnsi="Oswald"/>
                <w:sz w:val="14"/>
                <w:szCs w:val="14"/>
                <w:rtl w:val="0"/>
              </w:rPr>
              <w:t xml:space="preserve">of LOCK</w:t>
            </w:r>
            <w:r w:rsidDel="00000000" w:rsidR="00000000" w:rsidRPr="00000000">
              <w:rPr>
                <w:rFonts w:ascii="Oswald" w:cs="Oswald" w:eastAsia="Oswald" w:hAnsi="Oswald"/>
                <w:sz w:val="14"/>
                <w:szCs w:val="14"/>
                <w:rtl w:val="0"/>
              </w:rPr>
              <w:t xml:space="preserve"> owner into D and LOCK status into 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9">
            <w:pPr>
              <w:widowControl w:val="0"/>
              <w:spacing w:after="0" w:line="240" w:lineRule="auto"/>
              <w:jc w:val="center"/>
              <w:rPr>
                <w:sz w:val="14"/>
                <w:szCs w:val="14"/>
              </w:rPr>
            </w:pPr>
            <w:r w:rsidDel="00000000" w:rsidR="00000000" w:rsidRPr="00000000">
              <w:rPr>
                <w:sz w:val="14"/>
                <w:szCs w:val="14"/>
                <w:rtl w:val="0"/>
              </w:rPr>
              <w:t xml:space="preserve">2...9, +2 if result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LOCKRET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5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Return LOCK D[3:0] for reallocation.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C">
            <w:pPr>
              <w:widowControl w:val="0"/>
              <w:spacing w:after="0" w:line="240" w:lineRule="auto"/>
              <w:jc w:val="center"/>
              <w:rPr>
                <w:sz w:val="14"/>
                <w:szCs w:val="14"/>
              </w:rPr>
            </w:pPr>
            <w:r w:rsidDel="00000000" w:rsidR="00000000" w:rsidRPr="00000000">
              <w:rPr>
                <w:sz w:val="14"/>
                <w:szCs w:val="14"/>
                <w:rtl w:val="0"/>
              </w:rPr>
              <w:t xml:space="preserve">2...9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LOCKTRY {#}D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5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Try to get LOCK D[3:0]. C = 1 </w:t>
            </w:r>
            <w:r w:rsidDel="00000000" w:rsidR="00000000" w:rsidRPr="00000000">
              <w:rPr>
                <w:rFonts w:ascii="Oswald" w:cs="Oswald" w:eastAsia="Oswald" w:hAnsi="Oswald"/>
                <w:sz w:val="14"/>
                <w:szCs w:val="14"/>
                <w:rtl w:val="0"/>
              </w:rPr>
              <w:t xml:space="preserve">if got</w:t>
            </w:r>
            <w:r w:rsidDel="00000000" w:rsidR="00000000" w:rsidRPr="00000000">
              <w:rPr>
                <w:rFonts w:ascii="Oswald" w:cs="Oswald" w:eastAsia="Oswald" w:hAnsi="Oswald"/>
                <w:sz w:val="14"/>
                <w:szCs w:val="14"/>
                <w:rtl w:val="0"/>
              </w:rPr>
              <w:t xml:space="preserve"> LOCK. LOCKREL releases LOCK. LOCK is also released </w:t>
            </w:r>
            <w:r w:rsidDel="00000000" w:rsidR="00000000" w:rsidRPr="00000000">
              <w:rPr>
                <w:rFonts w:ascii="Oswald" w:cs="Oswald" w:eastAsia="Oswald" w:hAnsi="Oswald"/>
                <w:sz w:val="14"/>
                <w:szCs w:val="14"/>
                <w:rtl w:val="0"/>
              </w:rPr>
              <w:t xml:space="preserve">if owner</w:t>
            </w:r>
            <w:r w:rsidDel="00000000" w:rsidR="00000000" w:rsidRPr="00000000">
              <w:rPr>
                <w:rFonts w:ascii="Oswald" w:cs="Oswald" w:eastAsia="Oswald" w:hAnsi="Oswald"/>
                <w:sz w:val="14"/>
                <w:szCs w:val="14"/>
                <w:rtl w:val="0"/>
              </w:rPr>
              <w:t xml:space="preserve"> cog stops or restarts.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5F">
            <w:pPr>
              <w:widowControl w:val="0"/>
              <w:spacing w:after="0" w:line="240" w:lineRule="auto"/>
              <w:jc w:val="center"/>
              <w:rPr>
                <w:sz w:val="14"/>
                <w:szCs w:val="14"/>
              </w:rPr>
            </w:pPr>
            <w:r w:rsidDel="00000000" w:rsidR="00000000" w:rsidRPr="00000000">
              <w:rPr>
                <w:sz w:val="14"/>
                <w:szCs w:val="14"/>
                <w:rtl w:val="0"/>
              </w:rPr>
              <w:t xml:space="preserve">2...9, +2 if result / same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HUBSET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6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hub configuration 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2">
            <w:pPr>
              <w:widowControl w:val="0"/>
              <w:spacing w:after="0" w:line="240" w:lineRule="auto"/>
              <w:jc w:val="center"/>
              <w:rPr>
                <w:sz w:val="14"/>
                <w:szCs w:val="14"/>
              </w:rPr>
            </w:pPr>
            <w:r w:rsidDel="00000000" w:rsidR="00000000" w:rsidRPr="00000000">
              <w:rPr>
                <w:sz w:val="14"/>
                <w:szCs w:val="14"/>
                <w:rtl w:val="0"/>
              </w:rPr>
              <w:t xml:space="preserve">2...9 / same</w:t>
            </w:r>
          </w:p>
        </w:tc>
      </w:tr>
      <w:tr>
        <w:trPr>
          <w:cantSplit w:val="0"/>
          <w:trHeight w:val="220" w:hRule="atLeast"/>
          <w:tblHeader w:val="0"/>
        </w:trPr>
        <w:tc>
          <w:tcPr>
            <w:gridSpan w:val="3"/>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2463">
            <w:pPr>
              <w:pStyle w:val="Subtitle"/>
              <w:rPr/>
            </w:pPr>
            <w:bookmarkStart w:colFirst="0" w:colLast="0" w:name="_5zl3qiu0y5am" w:id="380"/>
            <w:bookmarkEnd w:id="380"/>
            <w:r w:rsidDel="00000000" w:rsidR="00000000" w:rsidRPr="00000000">
              <w:rPr>
                <w:rtl w:val="0"/>
              </w:rPr>
              <w:t xml:space="preserve">Hub FIFO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GETPTR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6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current</w:t>
            </w:r>
            <w:r w:rsidDel="00000000" w:rsidR="00000000" w:rsidRPr="00000000">
              <w:rPr>
                <w:rFonts w:ascii="Oswald" w:cs="Oswald" w:eastAsia="Oswald" w:hAnsi="Oswald"/>
                <w:sz w:val="14"/>
                <w:szCs w:val="14"/>
                <w:rtl w:val="0"/>
              </w:rPr>
              <w:t xml:space="preserve"> FIFO hub pointer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8">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FBLOCK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6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next block for when block wraps. D[13:0] = block size in 64-byte units (0 = max), S[19:0] = block start address.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B">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RDFAST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6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new fast hub read via FIFO. D[31] = no wait, D[13:0] = block size in 64-byte units (0 = max), S[19:0] = block start address.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E">
            <w:pPr>
              <w:widowControl w:val="0"/>
              <w:spacing w:after="0" w:line="240" w:lineRule="auto"/>
              <w:jc w:val="center"/>
              <w:rPr>
                <w:sz w:val="14"/>
                <w:szCs w:val="14"/>
              </w:rPr>
            </w:pPr>
            <w:r w:rsidDel="00000000" w:rsidR="00000000" w:rsidRPr="00000000">
              <w:rPr>
                <w:sz w:val="14"/>
                <w:szCs w:val="14"/>
                <w:rtl w:val="0"/>
              </w:rPr>
              <w:t xml:space="preserve">2 or WRFAST finish + 10...17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6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WRFAST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7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new fast hub write via FIFO. D[31] = no wait, D[13:0] = block size in 64-byte units (0 = max), S[19:0] = block start address.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1">
            <w:pPr>
              <w:widowControl w:val="0"/>
              <w:spacing w:after="0" w:line="240" w:lineRule="auto"/>
              <w:jc w:val="center"/>
              <w:rPr>
                <w:sz w:val="14"/>
                <w:szCs w:val="14"/>
              </w:rPr>
            </w:pPr>
            <w:r w:rsidDel="00000000" w:rsidR="00000000" w:rsidRPr="00000000">
              <w:rPr>
                <w:sz w:val="14"/>
                <w:szCs w:val="14"/>
                <w:rtl w:val="0"/>
              </w:rPr>
              <w:t xml:space="preserve">2 or WRFAST finish + 3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RFBYTE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7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RDFAST. Read zero-extended byte from FIFO into D. C = MSB of </w:t>
            </w:r>
            <w:r w:rsidDel="00000000" w:rsidR="00000000" w:rsidRPr="00000000">
              <w:rPr>
                <w:rFonts w:ascii="Oswald" w:cs="Oswald" w:eastAsia="Oswald" w:hAnsi="Oswald"/>
                <w:sz w:val="14"/>
                <w:szCs w:val="14"/>
                <w:rtl w:val="0"/>
              </w:rPr>
              <w:t xml:space="preserve">byte</w:t>
            </w:r>
            <w:r w:rsidDel="00000000" w:rsidR="00000000" w:rsidRPr="00000000">
              <w:rPr>
                <w:rFonts w:ascii="Oswald" w:cs="Oswald" w:eastAsia="Oswald" w:hAnsi="Oswald"/>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4">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RFLONG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7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RDFAST. Read long from FIFO into D. C = MSB of long.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7">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RFVAR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7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RDFAST. Read zero-extended 1..4-byte value from FIFO into D. C = 0.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A">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RFVARS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7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RDFAST. Read sign-extended 1..4-byte value from FIFO into D. C = MSB of value.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D">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7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RFWORD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7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RDFAST. Read zero-extended word from FIFO into D. C = MSB of word.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0">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WFBYTE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8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WRFAST. </w:t>
            </w:r>
            <w:r w:rsidDel="00000000" w:rsidR="00000000" w:rsidRPr="00000000">
              <w:rPr>
                <w:rFonts w:ascii="Oswald" w:cs="Oswald" w:eastAsia="Oswald" w:hAnsi="Oswald"/>
                <w:sz w:val="14"/>
                <w:szCs w:val="14"/>
                <w:rtl w:val="0"/>
              </w:rPr>
              <w:t xml:space="preserve">Write byte</w:t>
            </w:r>
            <w:r w:rsidDel="00000000" w:rsidR="00000000" w:rsidRPr="00000000">
              <w:rPr>
                <w:rFonts w:ascii="Oswald" w:cs="Oswald" w:eastAsia="Oswald" w:hAnsi="Oswald"/>
                <w:sz w:val="14"/>
                <w:szCs w:val="14"/>
                <w:rtl w:val="0"/>
              </w:rPr>
              <w:t xml:space="preserve"> in D[7:0] into FIFO.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3">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WFLONG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8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WRFAST. Write </w:t>
            </w:r>
            <w:r w:rsidDel="00000000" w:rsidR="00000000" w:rsidRPr="00000000">
              <w:rPr>
                <w:rFonts w:ascii="Oswald" w:cs="Oswald" w:eastAsia="Oswald" w:hAnsi="Oswald"/>
                <w:sz w:val="14"/>
                <w:szCs w:val="14"/>
                <w:rtl w:val="0"/>
              </w:rPr>
              <w:t xml:space="preserve">long in D</w:t>
            </w:r>
            <w:r w:rsidDel="00000000" w:rsidR="00000000" w:rsidRPr="00000000">
              <w:rPr>
                <w:rFonts w:ascii="Oswald" w:cs="Oswald" w:eastAsia="Oswald" w:hAnsi="Oswald"/>
                <w:sz w:val="14"/>
                <w:szCs w:val="14"/>
                <w:rtl w:val="0"/>
              </w:rPr>
              <w:t xml:space="preserve">[31:0] into FIFO.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6">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WFWORD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8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Used after WRFAST. </w:t>
            </w:r>
            <w:r w:rsidDel="00000000" w:rsidR="00000000" w:rsidRPr="00000000">
              <w:rPr>
                <w:rFonts w:ascii="Oswald" w:cs="Oswald" w:eastAsia="Oswald" w:hAnsi="Oswald"/>
                <w:sz w:val="14"/>
                <w:szCs w:val="14"/>
                <w:rtl w:val="0"/>
              </w:rPr>
              <w:t xml:space="preserve">Write word</w:t>
            </w:r>
            <w:r w:rsidDel="00000000" w:rsidR="00000000" w:rsidRPr="00000000">
              <w:rPr>
                <w:rFonts w:ascii="Oswald" w:cs="Oswald" w:eastAsia="Oswald" w:hAnsi="Oswald"/>
                <w:sz w:val="14"/>
                <w:szCs w:val="14"/>
                <w:rtl w:val="0"/>
              </w:rPr>
              <w:t xml:space="preserve"> in D[15:0] into FIFO.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9">
            <w:pPr>
              <w:widowControl w:val="0"/>
              <w:spacing w:after="0" w:line="240" w:lineRule="auto"/>
              <w:jc w:val="center"/>
              <w:rPr>
                <w:sz w:val="14"/>
                <w:szCs w:val="14"/>
              </w:rPr>
            </w:pPr>
            <w:r w:rsidDel="00000000" w:rsidR="00000000" w:rsidRPr="00000000">
              <w:rPr>
                <w:sz w:val="14"/>
                <w:szCs w:val="14"/>
                <w:rtl w:val="0"/>
              </w:rPr>
              <w:t xml:space="preserve">2 / FIFO IN USE</w:t>
            </w:r>
          </w:p>
        </w:tc>
      </w:tr>
      <w:tr>
        <w:trPr>
          <w:cantSplit w:val="0"/>
          <w:trHeight w:val="220" w:hRule="atLeast"/>
          <w:tblHeader w:val="0"/>
        </w:trPr>
        <w:tc>
          <w:tcPr>
            <w:gridSpan w:val="3"/>
            <w:tcBorders>
              <w:top w:color="000000" w:space="0" w:sz="8" w:val="single"/>
              <w:left w:color="000000" w:space="0" w:sz="8" w:val="single"/>
              <w:bottom w:color="000000" w:space="0" w:sz="8" w:val="single"/>
              <w:right w:color="000000" w:space="0" w:sz="8" w:val="single"/>
            </w:tcBorders>
            <w:shd w:fill="d9d9d9" w:val="clear"/>
            <w:tcMar>
              <w:top w:w="40.0" w:type="dxa"/>
              <w:left w:w="40.0" w:type="dxa"/>
              <w:bottom w:w="40.0" w:type="dxa"/>
              <w:right w:w="40.0" w:type="dxa"/>
            </w:tcMar>
            <w:vAlign w:val="center"/>
          </w:tcPr>
          <w:p w:rsidR="00000000" w:rsidDel="00000000" w:rsidP="00000000" w:rsidRDefault="00000000" w:rsidRPr="00000000" w14:paraId="0000248A">
            <w:pPr>
              <w:pStyle w:val="Subtitle"/>
              <w:widowControl w:val="0"/>
              <w:rPr/>
            </w:pPr>
            <w:bookmarkStart w:colFirst="0" w:colLast="0" w:name="_ts0zl89vhzyo" w:id="381"/>
            <w:bookmarkEnd w:id="381"/>
            <w:r w:rsidDel="00000000" w:rsidR="00000000" w:rsidRPr="00000000">
              <w:rPr>
                <w:rtl w:val="0"/>
              </w:rPr>
              <w:t xml:space="preserve">Hub RAM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POPA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8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long from hub address --PTRA into D. C = MSB of long.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8F">
            <w:pPr>
              <w:widowControl w:val="0"/>
              <w:spacing w:after="0" w:line="240" w:lineRule="auto"/>
              <w:jc w:val="center"/>
              <w:rPr>
                <w:sz w:val="14"/>
                <w:szCs w:val="14"/>
              </w:rPr>
            </w:pPr>
            <w:r w:rsidDel="00000000" w:rsidR="00000000" w:rsidRPr="00000000">
              <w:rPr>
                <w:sz w:val="14"/>
                <w:szCs w:val="14"/>
                <w:rtl w:val="0"/>
              </w:rPr>
              <w:t xml:space="preserve">9...16 </w:t>
            </w:r>
            <w:r w:rsidDel="00000000" w:rsidR="00000000" w:rsidRPr="00000000">
              <w:rPr>
                <w:sz w:val="14"/>
                <w:szCs w:val="14"/>
                <w:vertAlign w:val="superscript"/>
                <w:rtl w:val="0"/>
              </w:rPr>
              <w:t xml:space="preserve">1</w:t>
            </w:r>
            <w:r w:rsidDel="00000000" w:rsidR="00000000" w:rsidRPr="00000000">
              <w:rPr>
                <w:sz w:val="14"/>
                <w:szCs w:val="14"/>
                <w:rtl w:val="0"/>
              </w:rPr>
              <w:t xml:space="preserve"> / 9...26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POPB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9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long from hub address --PTRB into D. C = MSB of long.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2">
            <w:pPr>
              <w:widowControl w:val="0"/>
              <w:spacing w:after="0" w:line="240" w:lineRule="auto"/>
              <w:jc w:val="center"/>
              <w:rPr>
                <w:sz w:val="14"/>
                <w:szCs w:val="14"/>
              </w:rPr>
            </w:pPr>
            <w:r w:rsidDel="00000000" w:rsidR="00000000" w:rsidRPr="00000000">
              <w:rPr>
                <w:sz w:val="14"/>
                <w:szCs w:val="14"/>
                <w:rtl w:val="0"/>
              </w:rPr>
              <w:t xml:space="preserve">9...16 </w:t>
            </w:r>
            <w:r w:rsidDel="00000000" w:rsidR="00000000" w:rsidRPr="00000000">
              <w:rPr>
                <w:sz w:val="14"/>
                <w:szCs w:val="14"/>
                <w:vertAlign w:val="superscript"/>
                <w:rtl w:val="0"/>
              </w:rPr>
              <w:t xml:space="preserve">1</w:t>
            </w:r>
            <w:r w:rsidDel="00000000" w:rsidR="00000000" w:rsidRPr="00000000">
              <w:rPr>
                <w:sz w:val="14"/>
                <w:szCs w:val="14"/>
                <w:rtl w:val="0"/>
              </w:rPr>
              <w:t xml:space="preserve"> / 9...26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RDBYTE  D,{#}S/P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9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zero-extended byte from hub address {#}S/PTRx into D. C = MSB of </w:t>
            </w:r>
            <w:r w:rsidDel="00000000" w:rsidR="00000000" w:rsidRPr="00000000">
              <w:rPr>
                <w:rFonts w:ascii="Oswald" w:cs="Oswald" w:eastAsia="Oswald" w:hAnsi="Oswald"/>
                <w:sz w:val="14"/>
                <w:szCs w:val="14"/>
                <w:rtl w:val="0"/>
              </w:rPr>
              <w:t xml:space="preserve">byte</w:t>
            </w:r>
            <w:r w:rsidDel="00000000" w:rsidR="00000000" w:rsidRPr="00000000">
              <w:rPr>
                <w:rFonts w:ascii="Oswald" w:cs="Oswald" w:eastAsia="Oswald" w:hAnsi="Oswald"/>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5">
            <w:pPr>
              <w:widowControl w:val="0"/>
              <w:spacing w:after="0" w:line="240" w:lineRule="auto"/>
              <w:jc w:val="center"/>
              <w:rPr>
                <w:sz w:val="14"/>
                <w:szCs w:val="14"/>
              </w:rPr>
            </w:pPr>
            <w:r w:rsidDel="00000000" w:rsidR="00000000" w:rsidRPr="00000000">
              <w:rPr>
                <w:sz w:val="14"/>
                <w:szCs w:val="14"/>
                <w:rtl w:val="0"/>
              </w:rPr>
              <w:t xml:space="preserve">9...16 / 9...26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RDLONG  D,{#}S/P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9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long from hub address {#}S/PTRx into D. C = MSB of long. * Prior SETQ/SETQ2 invokes cog/LUT block transfer.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8">
            <w:pPr>
              <w:widowControl w:val="0"/>
              <w:spacing w:after="0" w:line="240" w:lineRule="auto"/>
              <w:jc w:val="center"/>
              <w:rPr>
                <w:sz w:val="14"/>
                <w:szCs w:val="14"/>
              </w:rPr>
            </w:pPr>
            <w:r w:rsidDel="00000000" w:rsidR="00000000" w:rsidRPr="00000000">
              <w:rPr>
                <w:sz w:val="14"/>
                <w:szCs w:val="14"/>
                <w:rtl w:val="0"/>
              </w:rPr>
              <w:t xml:space="preserve">9...16 </w:t>
            </w:r>
            <w:r w:rsidDel="00000000" w:rsidR="00000000" w:rsidRPr="00000000">
              <w:rPr>
                <w:sz w:val="14"/>
                <w:szCs w:val="14"/>
                <w:vertAlign w:val="superscript"/>
                <w:rtl w:val="0"/>
              </w:rPr>
              <w:t xml:space="preserve">1</w:t>
            </w:r>
            <w:r w:rsidDel="00000000" w:rsidR="00000000" w:rsidRPr="00000000">
              <w:rPr>
                <w:sz w:val="14"/>
                <w:szCs w:val="14"/>
                <w:rtl w:val="0"/>
              </w:rPr>
              <w:t xml:space="preserve"> / 9...26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RDWORD  D,{#}S/P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9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zero-extended word from hub address {#}S/PTRx into D. C = MSB of </w:t>
            </w:r>
            <w:r w:rsidDel="00000000" w:rsidR="00000000" w:rsidRPr="00000000">
              <w:rPr>
                <w:rFonts w:ascii="Oswald" w:cs="Oswald" w:eastAsia="Oswald" w:hAnsi="Oswald"/>
                <w:sz w:val="14"/>
                <w:szCs w:val="14"/>
                <w:rtl w:val="0"/>
              </w:rPr>
              <w:t xml:space="preserve">word</w:t>
            </w:r>
            <w:r w:rsidDel="00000000" w:rsidR="00000000" w:rsidRPr="00000000">
              <w:rPr>
                <w:rFonts w:ascii="Oswald" w:cs="Oswald" w:eastAsia="Oswald" w:hAnsi="Oswald"/>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B">
            <w:pPr>
              <w:widowControl w:val="0"/>
              <w:spacing w:after="0" w:line="240" w:lineRule="auto"/>
              <w:jc w:val="center"/>
              <w:rPr>
                <w:sz w:val="14"/>
                <w:szCs w:val="14"/>
              </w:rPr>
            </w:pPr>
            <w:r w:rsidDel="00000000" w:rsidR="00000000" w:rsidRPr="00000000">
              <w:rPr>
                <w:sz w:val="14"/>
                <w:szCs w:val="14"/>
                <w:rtl w:val="0"/>
              </w:rPr>
              <w:t xml:space="preserve">9...16 </w:t>
            </w:r>
            <w:r w:rsidDel="00000000" w:rsidR="00000000" w:rsidRPr="00000000">
              <w:rPr>
                <w:sz w:val="14"/>
                <w:szCs w:val="14"/>
                <w:vertAlign w:val="superscript"/>
                <w:rtl w:val="0"/>
              </w:rPr>
              <w:t xml:space="preserve">1</w:t>
            </w:r>
            <w:r w:rsidDel="00000000" w:rsidR="00000000" w:rsidRPr="00000000">
              <w:rPr>
                <w:sz w:val="14"/>
                <w:szCs w:val="14"/>
                <w:rtl w:val="0"/>
              </w:rPr>
              <w:t xml:space="preserve"> / 9...26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PUSHA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9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long in D[31:0] to hub address PTRA++.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E">
            <w:pPr>
              <w:widowControl w:val="0"/>
              <w:spacing w:after="0" w:line="240" w:lineRule="auto"/>
              <w:jc w:val="center"/>
              <w:rPr>
                <w:sz w:val="14"/>
                <w:szCs w:val="14"/>
              </w:rPr>
            </w:pPr>
            <w:r w:rsidDel="00000000" w:rsidR="00000000" w:rsidRPr="00000000">
              <w:rPr>
                <w:sz w:val="14"/>
                <w:szCs w:val="14"/>
                <w:rtl w:val="0"/>
              </w:rPr>
              <w:t xml:space="preserve">3...10 </w:t>
            </w:r>
            <w:r w:rsidDel="00000000" w:rsidR="00000000" w:rsidRPr="00000000">
              <w:rPr>
                <w:sz w:val="14"/>
                <w:szCs w:val="14"/>
                <w:vertAlign w:val="superscript"/>
                <w:rtl w:val="0"/>
              </w:rPr>
              <w:t xml:space="preserve">1</w:t>
            </w:r>
            <w:r w:rsidDel="00000000" w:rsidR="00000000" w:rsidRPr="00000000">
              <w:rPr>
                <w:sz w:val="14"/>
                <w:szCs w:val="14"/>
                <w:rtl w:val="0"/>
              </w:rPr>
              <w:t xml:space="preserve"> / 3...20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9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PUSHB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A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long in D[31:0] to hub address PTRB++.</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1">
            <w:pPr>
              <w:widowControl w:val="0"/>
              <w:spacing w:after="0" w:line="240" w:lineRule="auto"/>
              <w:jc w:val="center"/>
              <w:rPr>
                <w:sz w:val="14"/>
                <w:szCs w:val="14"/>
              </w:rPr>
            </w:pPr>
            <w:r w:rsidDel="00000000" w:rsidR="00000000" w:rsidRPr="00000000">
              <w:rPr>
                <w:sz w:val="14"/>
                <w:szCs w:val="14"/>
                <w:rtl w:val="0"/>
              </w:rPr>
              <w:t xml:space="preserve">3...10 </w:t>
            </w:r>
            <w:r w:rsidDel="00000000" w:rsidR="00000000" w:rsidRPr="00000000">
              <w:rPr>
                <w:sz w:val="14"/>
                <w:szCs w:val="14"/>
                <w:vertAlign w:val="superscript"/>
                <w:rtl w:val="0"/>
              </w:rPr>
              <w:t xml:space="preserve">1</w:t>
            </w:r>
            <w:r w:rsidDel="00000000" w:rsidR="00000000" w:rsidRPr="00000000">
              <w:rPr>
                <w:sz w:val="14"/>
                <w:szCs w:val="14"/>
                <w:rtl w:val="0"/>
              </w:rPr>
              <w:t xml:space="preserve"> / 3...20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WMLONG  D,{#}S/P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A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only non-$00 bytes in D[31:0] </w:t>
            </w:r>
            <w:r w:rsidDel="00000000" w:rsidR="00000000" w:rsidRPr="00000000">
              <w:rPr>
                <w:rFonts w:ascii="Oswald" w:cs="Oswald" w:eastAsia="Oswald" w:hAnsi="Oswald"/>
                <w:sz w:val="14"/>
                <w:szCs w:val="14"/>
                <w:rtl w:val="0"/>
              </w:rPr>
              <w:t xml:space="preserve">to hub</w:t>
            </w:r>
            <w:r w:rsidDel="00000000" w:rsidR="00000000" w:rsidRPr="00000000">
              <w:rPr>
                <w:rFonts w:ascii="Oswald" w:cs="Oswald" w:eastAsia="Oswald" w:hAnsi="Oswald"/>
                <w:sz w:val="14"/>
                <w:szCs w:val="14"/>
                <w:rtl w:val="0"/>
              </w:rPr>
              <w:t xml:space="preserve"> address {#}S/PTRx. Prior SETQ/SETQ2 invokes cog/LUT block transfer.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4">
            <w:pPr>
              <w:widowControl w:val="0"/>
              <w:spacing w:after="0" w:line="240" w:lineRule="auto"/>
              <w:jc w:val="center"/>
              <w:rPr>
                <w:sz w:val="14"/>
                <w:szCs w:val="14"/>
              </w:rPr>
            </w:pPr>
            <w:r w:rsidDel="00000000" w:rsidR="00000000" w:rsidRPr="00000000">
              <w:rPr>
                <w:sz w:val="14"/>
                <w:szCs w:val="14"/>
                <w:rtl w:val="0"/>
              </w:rPr>
              <w:t xml:space="preserve">3...10 </w:t>
            </w:r>
            <w:r w:rsidDel="00000000" w:rsidR="00000000" w:rsidRPr="00000000">
              <w:rPr>
                <w:sz w:val="14"/>
                <w:szCs w:val="14"/>
                <w:vertAlign w:val="superscript"/>
                <w:rtl w:val="0"/>
              </w:rPr>
              <w:t xml:space="preserve">1</w:t>
            </w:r>
            <w:r w:rsidDel="00000000" w:rsidR="00000000" w:rsidRPr="00000000">
              <w:rPr>
                <w:sz w:val="14"/>
                <w:szCs w:val="14"/>
                <w:rtl w:val="0"/>
              </w:rPr>
              <w:t xml:space="preserve"> / 3...20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WRBYTE  {#}D,{#}S/P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A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byte</w:t>
            </w:r>
            <w:r w:rsidDel="00000000" w:rsidR="00000000" w:rsidRPr="00000000">
              <w:rPr>
                <w:rFonts w:ascii="Oswald" w:cs="Oswald" w:eastAsia="Oswald" w:hAnsi="Oswald"/>
                <w:sz w:val="14"/>
                <w:szCs w:val="14"/>
                <w:rtl w:val="0"/>
              </w:rPr>
              <w:t xml:space="preserve"> in D[7:0] </w:t>
            </w:r>
            <w:r w:rsidDel="00000000" w:rsidR="00000000" w:rsidRPr="00000000">
              <w:rPr>
                <w:rFonts w:ascii="Oswald" w:cs="Oswald" w:eastAsia="Oswald" w:hAnsi="Oswald"/>
                <w:sz w:val="14"/>
                <w:szCs w:val="14"/>
                <w:rtl w:val="0"/>
              </w:rPr>
              <w:t xml:space="preserve">to hub</w:t>
            </w:r>
            <w:r w:rsidDel="00000000" w:rsidR="00000000" w:rsidRPr="00000000">
              <w:rPr>
                <w:rFonts w:ascii="Oswald" w:cs="Oswald" w:eastAsia="Oswald" w:hAnsi="Oswald"/>
                <w:sz w:val="14"/>
                <w:szCs w:val="14"/>
                <w:rtl w:val="0"/>
              </w:rPr>
              <w:t xml:space="preserve"> address {#}S/PTRx.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7">
            <w:pPr>
              <w:widowControl w:val="0"/>
              <w:spacing w:after="0" w:line="240" w:lineRule="auto"/>
              <w:jc w:val="center"/>
              <w:rPr>
                <w:sz w:val="14"/>
                <w:szCs w:val="14"/>
              </w:rPr>
            </w:pPr>
            <w:r w:rsidDel="00000000" w:rsidR="00000000" w:rsidRPr="00000000">
              <w:rPr>
                <w:sz w:val="14"/>
                <w:szCs w:val="14"/>
                <w:rtl w:val="0"/>
              </w:rPr>
              <w:t xml:space="preserve">3...10 / 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WRLONG  {#}D,{#}S/P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A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long in D[31:0] to hub address {#}S/PTRx. Prior SETQ/SETQ2 invokes cog/LUT block transfer.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A">
            <w:pPr>
              <w:widowControl w:val="0"/>
              <w:spacing w:after="0" w:line="240" w:lineRule="auto"/>
              <w:jc w:val="center"/>
              <w:rPr>
                <w:sz w:val="14"/>
                <w:szCs w:val="14"/>
              </w:rPr>
            </w:pPr>
            <w:r w:rsidDel="00000000" w:rsidR="00000000" w:rsidRPr="00000000">
              <w:rPr>
                <w:sz w:val="14"/>
                <w:szCs w:val="14"/>
                <w:rtl w:val="0"/>
              </w:rPr>
              <w:t xml:space="preserve">3...10 </w:t>
            </w:r>
            <w:r w:rsidDel="00000000" w:rsidR="00000000" w:rsidRPr="00000000">
              <w:rPr>
                <w:sz w:val="14"/>
                <w:szCs w:val="14"/>
                <w:vertAlign w:val="superscript"/>
                <w:rtl w:val="0"/>
              </w:rPr>
              <w:t xml:space="preserve">1</w:t>
            </w:r>
            <w:r w:rsidDel="00000000" w:rsidR="00000000" w:rsidRPr="00000000">
              <w:rPr>
                <w:sz w:val="14"/>
                <w:szCs w:val="14"/>
                <w:rtl w:val="0"/>
              </w:rPr>
              <w:t xml:space="preserve"> / 3...20 </w:t>
            </w:r>
            <w:r w:rsidDel="00000000" w:rsidR="00000000" w:rsidRPr="00000000">
              <w:rPr>
                <w:sz w:val="14"/>
                <w:szCs w:val="14"/>
                <w:vertAlign w:val="superscript"/>
                <w:rtl w:val="0"/>
              </w:rPr>
              <w:t xml:space="preserve">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WRWORD  {#}D,{#}S/P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4A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word in D[15:0] to hub address {#}S/PTRx.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AD">
            <w:pPr>
              <w:widowControl w:val="0"/>
              <w:spacing w:after="0" w:line="240" w:lineRule="auto"/>
              <w:jc w:val="center"/>
              <w:rPr>
                <w:sz w:val="14"/>
                <w:szCs w:val="14"/>
              </w:rPr>
            </w:pPr>
            <w:r w:rsidDel="00000000" w:rsidR="00000000" w:rsidRPr="00000000">
              <w:rPr>
                <w:sz w:val="14"/>
                <w:szCs w:val="14"/>
                <w:rtl w:val="0"/>
              </w:rPr>
              <w:t xml:space="preserve">3...10 </w:t>
            </w:r>
            <w:r w:rsidDel="00000000" w:rsidR="00000000" w:rsidRPr="00000000">
              <w:rPr>
                <w:sz w:val="14"/>
                <w:szCs w:val="14"/>
                <w:vertAlign w:val="superscript"/>
                <w:rtl w:val="0"/>
              </w:rPr>
              <w:t xml:space="preserve">1</w:t>
            </w:r>
            <w:r w:rsidDel="00000000" w:rsidR="00000000" w:rsidRPr="00000000">
              <w:rPr>
                <w:sz w:val="14"/>
                <w:szCs w:val="14"/>
                <w:rtl w:val="0"/>
              </w:rPr>
              <w:t xml:space="preserve"> / 3...20 </w:t>
            </w:r>
            <w:r w:rsidDel="00000000" w:rsidR="00000000" w:rsidRPr="00000000">
              <w:rPr>
                <w:sz w:val="14"/>
                <w:szCs w:val="14"/>
                <w:vertAlign w:val="superscript"/>
                <w:rtl w:val="0"/>
              </w:rPr>
              <w:t xml:space="preserve">1</w:t>
            </w:r>
            <w:r w:rsidDel="00000000" w:rsidR="00000000" w:rsidRPr="00000000">
              <w:rPr>
                <w:rtl w:val="0"/>
              </w:rPr>
            </w:r>
          </w:p>
        </w:tc>
      </w:tr>
    </w:tbl>
    <w:p w:rsidR="00000000" w:rsidDel="00000000" w:rsidP="00000000" w:rsidRDefault="00000000" w:rsidRPr="00000000" w14:paraId="000024AE">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4AF">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sz w:val="18"/>
          <w:szCs w:val="18"/>
          <w:highlight w:val="white"/>
          <w:vertAlign w:val="superscript"/>
          <w:rtl w:val="0"/>
        </w:rPr>
        <w:t xml:space="preserve">1</w:t>
      </w:r>
      <w:r w:rsidDel="00000000" w:rsidR="00000000" w:rsidRPr="00000000">
        <w:rPr>
          <w:sz w:val="18"/>
          <w:szCs w:val="18"/>
          <w:highlight w:val="white"/>
          <w:rtl w:val="0"/>
        </w:rPr>
        <w:t xml:space="preserve"> +1 if crosses hub long</w:t>
      </w:r>
      <w:r w:rsidDel="00000000" w:rsidR="00000000" w:rsidRPr="00000000">
        <w:rPr>
          <w:rtl w:val="0"/>
        </w:rPr>
      </w:r>
    </w:p>
    <w:p w:rsidR="00000000" w:rsidDel="00000000" w:rsidP="00000000" w:rsidRDefault="00000000" w:rsidRPr="00000000" w14:paraId="000024B0">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4B1">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19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4B2">
            <w:pPr>
              <w:pStyle w:val="Heading6"/>
              <w:widowControl w:val="0"/>
              <w:rPr/>
            </w:pPr>
            <w:bookmarkStart w:colFirst="0" w:colLast="0" w:name="_y24qme9dlnsz" w:id="382"/>
            <w:bookmarkEnd w:id="382"/>
            <w:r w:rsidDel="00000000" w:rsidR="00000000" w:rsidRPr="00000000">
              <w:rPr>
                <w:rtl w:val="0"/>
              </w:rPr>
              <w:t xml:space="preserve">Event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4B5">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4B6">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4B7">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&amp; LUT / 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ADDCT1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CT1 event to </w:t>
            </w:r>
            <w:r w:rsidDel="00000000" w:rsidR="00000000" w:rsidRPr="00000000">
              <w:rPr>
                <w:rFonts w:ascii="Oswald" w:cs="Oswald" w:eastAsia="Oswald" w:hAnsi="Oswald"/>
                <w:sz w:val="14"/>
                <w:szCs w:val="14"/>
                <w:rtl w:val="0"/>
              </w:rPr>
              <w:t xml:space="preserve">trigger on CT</w:t>
            </w:r>
            <w:r w:rsidDel="00000000" w:rsidR="00000000" w:rsidRPr="00000000">
              <w:rPr>
                <w:rFonts w:ascii="Oswald" w:cs="Oswald" w:eastAsia="Oswald" w:hAnsi="Oswald"/>
                <w:sz w:val="14"/>
                <w:szCs w:val="14"/>
                <w:rtl w:val="0"/>
              </w:rPr>
              <w:t xml:space="preserve"> = D + S. Adds S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ADDCT2  D,{#}S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4B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CT2 event to trigger on CT = D + S. Adds S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ADDCT3  D</w:t>
            </w:r>
            <w:r w:rsidDel="00000000" w:rsidR="00000000" w:rsidRPr="00000000">
              <w:rPr>
                <w:rFonts w:ascii="Roboto Mono" w:cs="Roboto Mono" w:eastAsia="Roboto Mono" w:hAnsi="Roboto Mono"/>
                <w:sz w:val="14"/>
                <w:szCs w:val="14"/>
                <w:rtl w:val="0"/>
              </w:rPr>
              <w:t xml:space="preserv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B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CT3 event to </w:t>
            </w:r>
            <w:r w:rsidDel="00000000" w:rsidR="00000000" w:rsidRPr="00000000">
              <w:rPr>
                <w:rFonts w:ascii="Oswald" w:cs="Oswald" w:eastAsia="Oswald" w:hAnsi="Oswald"/>
                <w:sz w:val="14"/>
                <w:szCs w:val="14"/>
                <w:rtl w:val="0"/>
              </w:rPr>
              <w:t xml:space="preserve">trigger on CT</w:t>
            </w:r>
            <w:r w:rsidDel="00000000" w:rsidR="00000000" w:rsidRPr="00000000">
              <w:rPr>
                <w:rFonts w:ascii="Oswald" w:cs="Oswald" w:eastAsia="Oswald" w:hAnsi="Oswald"/>
                <w:sz w:val="14"/>
                <w:szCs w:val="14"/>
                <w:rtl w:val="0"/>
              </w:rPr>
              <w:t xml:space="preserve"> = D + S. Adds S into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COGATN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Strobe "attention" of all cogs whose corresponding bits are high in D[15:0].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JATN    {#}S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4C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ATN</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6">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JCT1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CT1</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9">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JCT2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CT2</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C">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JCT3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CT3</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CF">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JFBW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FBW</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2">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JINT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INT</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5">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JNATN   {#}S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4D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ATN</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8">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JNCT1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CT1</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B">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JNCT2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CT2</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E">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D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JNCT3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CT3</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1">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JNFBW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FBW</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4">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JNINT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INT</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7">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JNPAT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PAT</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A">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JNQMT   {#}S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4E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QMT</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D">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JNSE1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E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SE1</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0">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JNSE2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SE2</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3">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JNSE3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SE3</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6">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JNSE4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SE4</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9">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JNXFI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XFI</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C">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JNXMT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XMT</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4FF">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JNXRL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XRL</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2">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JNXRO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XRO</w:t>
            </w:r>
            <w:r w:rsidDel="00000000" w:rsidR="00000000" w:rsidRPr="00000000">
              <w:rPr>
                <w:rFonts w:ascii="Oswald" w:cs="Oswald" w:eastAsia="Oswald" w:hAnsi="Oswald"/>
                <w:sz w:val="14"/>
                <w:szCs w:val="14"/>
                <w:rtl w:val="0"/>
              </w:rPr>
              <w:t xml:space="preserve"> event flag is clear.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5">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JPAT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PAT</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8">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JQMT    {#}S</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0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QMT</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B">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JSE1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SE1</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E">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0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JSE2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SE2</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1">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JSE3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SE3</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4">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JSE4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SE4</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7">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JXFI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XFI</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A">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JXMT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XMT</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D">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JXRL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1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XRL</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0">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JXRO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Jump to S** </w:t>
            </w:r>
            <w:r w:rsidDel="00000000" w:rsidR="00000000" w:rsidRPr="00000000">
              <w:rPr>
                <w:rFonts w:ascii="Oswald" w:cs="Oswald" w:eastAsia="Oswald" w:hAnsi="Oswald"/>
                <w:sz w:val="14"/>
                <w:szCs w:val="14"/>
                <w:rtl w:val="0"/>
              </w:rPr>
              <w:t xml:space="preserve">if XRO</w:t>
            </w:r>
            <w:r w:rsidDel="00000000" w:rsidR="00000000" w:rsidRPr="00000000">
              <w:rPr>
                <w:rFonts w:ascii="Oswald" w:cs="Oswald" w:eastAsia="Oswald" w:hAnsi="Oswald"/>
                <w:sz w:val="14"/>
                <w:szCs w:val="14"/>
                <w:rtl w:val="0"/>
              </w:rPr>
              <w:t xml:space="preserve"> event flag is set.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3">
            <w:pPr>
              <w:widowControl w:val="0"/>
              <w:spacing w:after="0" w:line="240" w:lineRule="auto"/>
              <w:jc w:val="center"/>
              <w:rPr>
                <w:sz w:val="14"/>
                <w:szCs w:val="14"/>
              </w:rPr>
            </w:pPr>
            <w:r w:rsidDel="00000000" w:rsidR="00000000" w:rsidRPr="00000000">
              <w:rPr>
                <w:sz w:val="14"/>
                <w:szCs w:val="14"/>
                <w:rtl w:val="0"/>
              </w:rPr>
              <w:t xml:space="preserve">2 or 4 / 2 or 13...20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POLLATN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2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ATN</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POLLCT1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2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CT1</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POLLCT2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2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CT2</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POLLCT3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2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CT3</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2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POLLFBW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3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FBW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POLLINT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INT</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POLLPAT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3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PAT</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POLLQMT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3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QMT</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POLLSE1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3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SE1</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3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POLLSE2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4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SE2</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POLLSE3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4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SE3</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POLLSE4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4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SE4</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POLLXFI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4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XFI</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POLLXMT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4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XMT</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4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POLLXRL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4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XRL</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POLLXRO          {WC/WZ/WCZ}</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5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XRO</w:t>
            </w:r>
            <w:r w:rsidDel="00000000" w:rsidR="00000000" w:rsidRPr="00000000">
              <w:rPr>
                <w:rFonts w:ascii="Oswald" w:cs="Oswald" w:eastAsia="Oswald" w:hAnsi="Oswald"/>
                <w:sz w:val="14"/>
                <w:szCs w:val="14"/>
                <w:rtl w:val="0"/>
              </w:rPr>
              <w:t xml:space="preserve"> event flag into C/Z, then clear 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SETPAT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pin pattern for PAT event. C selects INA/INB, Z selects =/!=, D provides mask value, S provides match value.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SETSE1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SE1 event configuration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SETSE2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5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SE2 event configuration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SETSE3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5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SE3 event configuration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5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SETSE4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256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SE4 event configuration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WAITATN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ATN</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WAITCT1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CT1</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WAITCT2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CT2</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WAITCT3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CT3</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6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WAITFBW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FBW</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WAITINT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INT</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WAITPAT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PAT</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WAITSE1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SE1</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WAITSE2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SE2</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WAITSE3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7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SE3</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WAITSE4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SE4</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WAITXFI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XFI</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WAITXMT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XMT</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WAITXRL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XRL</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WAITXRO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w:t>
            </w:r>
            <w:r w:rsidDel="00000000" w:rsidR="00000000" w:rsidRPr="00000000">
              <w:rPr>
                <w:rFonts w:ascii="Oswald" w:cs="Oswald" w:eastAsia="Oswald" w:hAnsi="Oswald"/>
                <w:sz w:val="14"/>
                <w:szCs w:val="14"/>
                <w:rtl w:val="0"/>
              </w:rPr>
              <w:t xml:space="preserve">for XRO</w:t>
            </w:r>
            <w:r w:rsidDel="00000000" w:rsidR="00000000" w:rsidRPr="00000000">
              <w:rPr>
                <w:rFonts w:ascii="Oswald" w:cs="Oswald" w:eastAsia="Oswald" w:hAnsi="Oswald"/>
                <w:sz w:val="14"/>
                <w:szCs w:val="14"/>
                <w:rtl w:val="0"/>
              </w:rPr>
              <w:t xml:space="preserve"> event flag, then clear it. Prior SETQ </w:t>
            </w:r>
            <w:r w:rsidDel="00000000" w:rsidR="00000000" w:rsidRPr="00000000">
              <w:rPr>
                <w:rFonts w:ascii="Oswald" w:cs="Oswald" w:eastAsia="Oswald" w:hAnsi="Oswald"/>
                <w:sz w:val="14"/>
                <w:szCs w:val="14"/>
                <w:rtl w:val="0"/>
              </w:rPr>
              <w:t xml:space="preserve">sets optional</w:t>
            </w:r>
            <w:r w:rsidDel="00000000" w:rsidR="00000000" w:rsidRPr="00000000">
              <w:rPr>
                <w:rFonts w:ascii="Oswald" w:cs="Oswald" w:eastAsia="Oswald" w:hAnsi="Oswald"/>
                <w:sz w:val="14"/>
                <w:szCs w:val="14"/>
                <w:rtl w:val="0"/>
              </w:rPr>
              <w:t xml:space="preserve"> CT timeout value. C/Z = timeout.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8F">
            <w:pPr>
              <w:widowControl w:val="0"/>
              <w:spacing w:after="0" w:line="240" w:lineRule="auto"/>
              <w:jc w:val="center"/>
              <w:rPr>
                <w:sz w:val="14"/>
                <w:szCs w:val="14"/>
              </w:rPr>
            </w:pPr>
            <w:r w:rsidDel="00000000" w:rsidR="00000000" w:rsidRPr="00000000">
              <w:rPr>
                <w:sz w:val="14"/>
                <w:szCs w:val="14"/>
                <w:rtl w:val="0"/>
              </w:rPr>
              <w:t xml:space="preserve">2+</w:t>
            </w:r>
          </w:p>
        </w:tc>
      </w:tr>
    </w:tbl>
    <w:p w:rsidR="00000000" w:rsidDel="00000000" w:rsidP="00000000" w:rsidRDefault="00000000" w:rsidRPr="00000000" w14:paraId="00002590">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b w:val="1"/>
          <w:sz w:val="28"/>
          <w:szCs w:val="28"/>
        </w:rPr>
      </w:pPr>
      <w:r w:rsidDel="00000000" w:rsidR="00000000" w:rsidRPr="00000000">
        <w:rPr>
          <w:rtl w:val="0"/>
        </w:rPr>
      </w:r>
    </w:p>
    <w:p w:rsidR="00000000" w:rsidDel="00000000" w:rsidP="00000000" w:rsidRDefault="00000000" w:rsidRPr="00000000" w14:paraId="00002591">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592">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20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593">
            <w:pPr>
              <w:pStyle w:val="Heading6"/>
              <w:widowControl w:val="0"/>
              <w:rPr/>
            </w:pPr>
            <w:bookmarkStart w:colFirst="0" w:colLast="0" w:name="_xnlxm1za9vbi" w:id="383"/>
            <w:bookmarkEnd w:id="383"/>
            <w:r w:rsidDel="00000000" w:rsidR="00000000" w:rsidRPr="00000000">
              <w:rPr>
                <w:rtl w:val="0"/>
              </w:rPr>
              <w:t xml:space="preserve">Interrupt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596">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597">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598">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LUT &amp; 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9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ALLOWI</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9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Allow interrupts (default).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9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9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BRK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9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If in</w:t>
            </w:r>
            <w:r w:rsidDel="00000000" w:rsidR="00000000" w:rsidRPr="00000000">
              <w:rPr>
                <w:rFonts w:ascii="Oswald" w:cs="Oswald" w:eastAsia="Oswald" w:hAnsi="Oswald"/>
                <w:sz w:val="14"/>
                <w:szCs w:val="14"/>
                <w:rtl w:val="0"/>
              </w:rPr>
              <w:t xml:space="preserve"> debug ISR, set next break condition to D. Else, set BRK code to D[7:0] and unconditionally trigger BRK interrupt, if enabled.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9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9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COGBRK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A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If in</w:t>
            </w:r>
            <w:r w:rsidDel="00000000" w:rsidR="00000000" w:rsidRPr="00000000">
              <w:rPr>
                <w:rFonts w:ascii="Oswald" w:cs="Oswald" w:eastAsia="Oswald" w:hAnsi="Oswald"/>
                <w:sz w:val="14"/>
                <w:szCs w:val="14"/>
                <w:rtl w:val="0"/>
              </w:rPr>
              <w:t xml:space="preserve"> debug ISR, trigger asynchronous breakpoint in cog D[3:0]. Cog D[3:0] must </w:t>
            </w:r>
            <w:r w:rsidDel="00000000" w:rsidR="00000000" w:rsidRPr="00000000">
              <w:rPr>
                <w:rFonts w:ascii="Oswald" w:cs="Oswald" w:eastAsia="Oswald" w:hAnsi="Oswald"/>
                <w:sz w:val="14"/>
                <w:szCs w:val="14"/>
                <w:rtl w:val="0"/>
              </w:rPr>
              <w:t xml:space="preserve">have asynchronous</w:t>
            </w:r>
            <w:r w:rsidDel="00000000" w:rsidR="00000000" w:rsidRPr="00000000">
              <w:rPr>
                <w:rFonts w:ascii="Oswald" w:cs="Oswald" w:eastAsia="Oswald" w:hAnsi="Oswald"/>
                <w:sz w:val="14"/>
                <w:szCs w:val="14"/>
                <w:rtl w:val="0"/>
              </w:rPr>
              <w:t xml:space="preserve"> breakpoint enabled.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GETBRK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A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breakpoint/cog status into D according to WC/WZ/WCZ. See documentation for details.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NIXINT1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A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Cancel INT1.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NIXINT2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A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Cancel INT2.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NIXINT3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A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Cancel INT3.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A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SETINT1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A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INT1 source to D[3:0].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SETINT2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5B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INT2 source to D[3:0].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SETINT3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5B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INT3 source to D[3:0].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STALLI</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B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Stall Interrupts.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TRGINT1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B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Trigger INT1, regardless of STALLI mode.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TRGINT2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B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Trigger INT2, regardless of STALLI mode.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B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C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TRGINT3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C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Trigger INT3, regardless of STALLI mode.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C2">
            <w:pPr>
              <w:widowControl w:val="0"/>
              <w:spacing w:after="0" w:line="240" w:lineRule="auto"/>
              <w:jc w:val="center"/>
              <w:rPr>
                <w:sz w:val="14"/>
                <w:szCs w:val="14"/>
              </w:rPr>
            </w:pPr>
            <w:r w:rsidDel="00000000" w:rsidR="00000000" w:rsidRPr="00000000">
              <w:rPr>
                <w:sz w:val="14"/>
                <w:szCs w:val="14"/>
                <w:rtl w:val="0"/>
              </w:rPr>
              <w:t xml:space="preserve">2</w:t>
            </w:r>
          </w:p>
        </w:tc>
      </w:tr>
    </w:tbl>
    <w:p w:rsidR="00000000" w:rsidDel="00000000" w:rsidP="00000000" w:rsidRDefault="00000000" w:rsidRPr="00000000" w14:paraId="000025C3">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b w:val="1"/>
          <w:sz w:val="28"/>
          <w:szCs w:val="28"/>
        </w:rPr>
      </w:pPr>
      <w:r w:rsidDel="00000000" w:rsidR="00000000" w:rsidRPr="00000000">
        <w:rPr>
          <w:rtl w:val="0"/>
        </w:rPr>
      </w:r>
    </w:p>
    <w:p w:rsidR="00000000" w:rsidDel="00000000" w:rsidP="00000000" w:rsidRDefault="00000000" w:rsidRPr="00000000" w14:paraId="000025C4">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20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5C5">
            <w:pPr>
              <w:pStyle w:val="Heading6"/>
              <w:widowControl w:val="0"/>
              <w:rPr/>
            </w:pPr>
            <w:bookmarkStart w:colFirst="0" w:colLast="0" w:name="_dizduyb6a5jg" w:id="384"/>
            <w:bookmarkEnd w:id="384"/>
            <w:r w:rsidDel="00000000" w:rsidR="00000000" w:rsidRPr="00000000">
              <w:rPr>
                <w:rtl w:val="0"/>
              </w:rPr>
              <w:t xml:space="preserve">Register Indirection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5C8">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5C9">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5CA">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&amp; LUT / 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C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ALTB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C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D field of next instruction to D[13:5].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C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C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ALTB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C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D field of next instruction to (D[13:5] + S) &amp; $1FF.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ALTD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D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D field of next instruction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ALTD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D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D field of next instruction to (D + S) &amp; $1FF.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ALTGB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D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GETBYTE/ROLBYTE </w:t>
            </w:r>
            <w:r w:rsidDel="00000000" w:rsidR="00000000" w:rsidRPr="00000000">
              <w:rPr>
                <w:rFonts w:ascii="Oswald" w:cs="Oswald" w:eastAsia="Oswald" w:hAnsi="Oswald"/>
                <w:sz w:val="14"/>
                <w:szCs w:val="14"/>
                <w:rtl w:val="0"/>
              </w:rPr>
              <w:t xml:space="preserve">instruction</w:t>
            </w:r>
            <w:r w:rsidDel="00000000" w:rsidR="00000000" w:rsidRPr="00000000">
              <w:rPr>
                <w:rFonts w:ascii="Oswald" w:cs="Oswald" w:eastAsia="Oswald" w:hAnsi="Oswald"/>
                <w:sz w:val="14"/>
                <w:szCs w:val="14"/>
                <w:rtl w:val="0"/>
              </w:rPr>
              <w:t xml:space="preserve">. Next S field = D[10:2], N field = D[1:0].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ALTGB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D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GETBYTE/ROLBYTE </w:t>
            </w:r>
            <w:r w:rsidDel="00000000" w:rsidR="00000000" w:rsidRPr="00000000">
              <w:rPr>
                <w:rFonts w:ascii="Oswald" w:cs="Oswald" w:eastAsia="Oswald" w:hAnsi="Oswald"/>
                <w:sz w:val="14"/>
                <w:szCs w:val="14"/>
                <w:rtl w:val="0"/>
              </w:rPr>
              <w:t xml:space="preserve">instruction</w:t>
            </w:r>
            <w:r w:rsidDel="00000000" w:rsidR="00000000" w:rsidRPr="00000000">
              <w:rPr>
                <w:rFonts w:ascii="Oswald" w:cs="Oswald" w:eastAsia="Oswald" w:hAnsi="Oswald"/>
                <w:sz w:val="14"/>
                <w:szCs w:val="14"/>
                <w:rtl w:val="0"/>
              </w:rPr>
              <w:t xml:space="preserve">. Next S field = (D[10:2] + S) &amp; $1FF, N field = D[1:0].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ALTGN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D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GETNIB/ROLNIB instruction. Next S field = D[11:3], N field = D[2:0].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D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ALTGN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E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GETNIB/ROLNIB instruction. Next S field = (D[11:3] + S) &amp; $1FF, N field = D[2:0].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ALTGW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E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GETWORD/ROLWORD </w:t>
            </w:r>
            <w:r w:rsidDel="00000000" w:rsidR="00000000" w:rsidRPr="00000000">
              <w:rPr>
                <w:rFonts w:ascii="Oswald" w:cs="Oswald" w:eastAsia="Oswald" w:hAnsi="Oswald"/>
                <w:sz w:val="14"/>
                <w:szCs w:val="14"/>
                <w:rtl w:val="0"/>
              </w:rPr>
              <w:t xml:space="preserve">instruction</w:t>
            </w:r>
            <w:r w:rsidDel="00000000" w:rsidR="00000000" w:rsidRPr="00000000">
              <w:rPr>
                <w:rFonts w:ascii="Oswald" w:cs="Oswald" w:eastAsia="Oswald" w:hAnsi="Oswald"/>
                <w:sz w:val="14"/>
                <w:szCs w:val="14"/>
                <w:rtl w:val="0"/>
              </w:rPr>
              <w:t xml:space="preserve">. Next S field = D[9:1], N field =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ALTGW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E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GETWORD/ROLWORD </w:t>
            </w:r>
            <w:r w:rsidDel="00000000" w:rsidR="00000000" w:rsidRPr="00000000">
              <w:rPr>
                <w:rFonts w:ascii="Oswald" w:cs="Oswald" w:eastAsia="Oswald" w:hAnsi="Oswald"/>
                <w:sz w:val="14"/>
                <w:szCs w:val="14"/>
                <w:rtl w:val="0"/>
              </w:rPr>
              <w:t xml:space="preserve">instruction</w:t>
            </w:r>
            <w:r w:rsidDel="00000000" w:rsidR="00000000" w:rsidRPr="00000000">
              <w:rPr>
                <w:rFonts w:ascii="Oswald" w:cs="Oswald" w:eastAsia="Oswald" w:hAnsi="Oswald"/>
                <w:sz w:val="14"/>
                <w:szCs w:val="14"/>
                <w:rtl w:val="0"/>
              </w:rPr>
              <w:t xml:space="preserve">. Next S field = ((D[9:1] + S) &amp; $1FF), N field = D[0].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ALTI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E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Execute D</w:t>
            </w:r>
            <w:r w:rsidDel="00000000" w:rsidR="00000000" w:rsidRPr="00000000">
              <w:rPr>
                <w:rFonts w:ascii="Oswald" w:cs="Oswald" w:eastAsia="Oswald" w:hAnsi="Oswald"/>
                <w:sz w:val="14"/>
                <w:szCs w:val="14"/>
                <w:rtl w:val="0"/>
              </w:rPr>
              <w:t xml:space="preserve"> in place </w:t>
            </w:r>
            <w:r w:rsidDel="00000000" w:rsidR="00000000" w:rsidRPr="00000000">
              <w:rPr>
                <w:rFonts w:ascii="Oswald" w:cs="Oswald" w:eastAsia="Oswald" w:hAnsi="Oswald"/>
                <w:sz w:val="14"/>
                <w:szCs w:val="14"/>
                <w:rtl w:val="0"/>
              </w:rPr>
              <w:t xml:space="preserve">of next</w:t>
            </w:r>
            <w:r w:rsidDel="00000000" w:rsidR="00000000" w:rsidRPr="00000000">
              <w:rPr>
                <w:rFonts w:ascii="Oswald" w:cs="Oswald" w:eastAsia="Oswald" w:hAnsi="Oswald"/>
                <w:sz w:val="14"/>
                <w:szCs w:val="14"/>
                <w:rtl w:val="0"/>
              </w:rPr>
              <w:t xml:space="preserve"> instruction. D </w:t>
            </w:r>
            <w:r w:rsidDel="00000000" w:rsidR="00000000" w:rsidRPr="00000000">
              <w:rPr>
                <w:rFonts w:ascii="Oswald" w:cs="Oswald" w:eastAsia="Oswald" w:hAnsi="Oswald"/>
                <w:sz w:val="14"/>
                <w:szCs w:val="14"/>
                <w:rtl w:val="0"/>
              </w:rPr>
              <w:t xml:space="preserve">stays same</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ALTI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E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Substitute next instruction's I/R/D/S fields with fields from D, per S. Modify D per 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E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ALTR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F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result register address (normally D field) of next instruction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ALTR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F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result register address (normally D field) of next instruction to (D + S) &amp; $1FF.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F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 field of next instruction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F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 field of next instruction to (D + S) &amp; $1FF.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ALTSB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F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w:t>
            </w:r>
            <w:r w:rsidDel="00000000" w:rsidR="00000000" w:rsidRPr="00000000">
              <w:rPr>
                <w:rFonts w:ascii="Oswald" w:cs="Oswald" w:eastAsia="Oswald" w:hAnsi="Oswald"/>
                <w:sz w:val="14"/>
                <w:szCs w:val="14"/>
                <w:rtl w:val="0"/>
              </w:rPr>
              <w:t xml:space="preserve">SETBYTE</w:t>
            </w:r>
            <w:r w:rsidDel="00000000" w:rsidR="00000000" w:rsidRPr="00000000">
              <w:rPr>
                <w:rFonts w:ascii="Oswald" w:cs="Oswald" w:eastAsia="Oswald" w:hAnsi="Oswald"/>
                <w:sz w:val="14"/>
                <w:szCs w:val="14"/>
                <w:rtl w:val="0"/>
              </w:rPr>
              <w:t xml:space="preserve"> instruction. Next D field = D[10:2], N field = D[1:0].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5F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ALTSB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5F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w:t>
            </w:r>
            <w:r w:rsidDel="00000000" w:rsidR="00000000" w:rsidRPr="00000000">
              <w:rPr>
                <w:rFonts w:ascii="Oswald" w:cs="Oswald" w:eastAsia="Oswald" w:hAnsi="Oswald"/>
                <w:sz w:val="14"/>
                <w:szCs w:val="14"/>
                <w:rtl w:val="0"/>
              </w:rPr>
              <w:t xml:space="preserve">SETBYTE</w:t>
            </w:r>
            <w:r w:rsidDel="00000000" w:rsidR="00000000" w:rsidRPr="00000000">
              <w:rPr>
                <w:rFonts w:ascii="Oswald" w:cs="Oswald" w:eastAsia="Oswald" w:hAnsi="Oswald"/>
                <w:sz w:val="14"/>
                <w:szCs w:val="14"/>
                <w:rtl w:val="0"/>
              </w:rPr>
              <w:t xml:space="preserve"> instruction. Next D field = (D[10:2] + S) &amp; $1FF, N field = D[1:0].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ALTSN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0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SETNIB instruction. Next D field = D[11:3], N field = D[2:0].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ALTSN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0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SETNIB instruction. Next D field = (D[11:3] + S) &amp; $1FF, N field = D[2:0].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ALTSW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0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SETWORD </w:t>
            </w:r>
            <w:r w:rsidDel="00000000" w:rsidR="00000000" w:rsidRPr="00000000">
              <w:rPr>
                <w:rFonts w:ascii="Oswald" w:cs="Oswald" w:eastAsia="Oswald" w:hAnsi="Oswald"/>
                <w:sz w:val="14"/>
                <w:szCs w:val="14"/>
                <w:rtl w:val="0"/>
              </w:rPr>
              <w:t xml:space="preserve">instruction</w:t>
            </w:r>
            <w:r w:rsidDel="00000000" w:rsidR="00000000" w:rsidRPr="00000000">
              <w:rPr>
                <w:rFonts w:ascii="Oswald" w:cs="Oswald" w:eastAsia="Oswald" w:hAnsi="Oswald"/>
                <w:sz w:val="14"/>
                <w:szCs w:val="14"/>
                <w:rtl w:val="0"/>
              </w:rPr>
              <w:t xml:space="preserve">. Next D field = D[9:1], N field = D[0].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ALTSW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0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Alter subsequent SETWORD </w:t>
            </w:r>
            <w:r w:rsidDel="00000000" w:rsidR="00000000" w:rsidRPr="00000000">
              <w:rPr>
                <w:rFonts w:ascii="Oswald" w:cs="Oswald" w:eastAsia="Oswald" w:hAnsi="Oswald"/>
                <w:sz w:val="14"/>
                <w:szCs w:val="14"/>
                <w:rtl w:val="0"/>
              </w:rPr>
              <w:t xml:space="preserve">instruction</w:t>
            </w:r>
            <w:r w:rsidDel="00000000" w:rsidR="00000000" w:rsidRPr="00000000">
              <w:rPr>
                <w:rFonts w:ascii="Oswald" w:cs="Oswald" w:eastAsia="Oswald" w:hAnsi="Oswald"/>
                <w:sz w:val="14"/>
                <w:szCs w:val="14"/>
                <w:rtl w:val="0"/>
              </w:rPr>
              <w:t xml:space="preserve">. Next D field = (D[9:1] + S) &amp; $1FF, N field = D[0]. D += sign-extended S[17:9].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0C">
            <w:pPr>
              <w:widowControl w:val="0"/>
              <w:spacing w:after="0" w:line="240" w:lineRule="auto"/>
              <w:jc w:val="center"/>
              <w:rPr>
                <w:sz w:val="14"/>
                <w:szCs w:val="14"/>
              </w:rPr>
            </w:pPr>
            <w:r w:rsidDel="00000000" w:rsidR="00000000" w:rsidRPr="00000000">
              <w:rPr>
                <w:sz w:val="14"/>
                <w:szCs w:val="14"/>
                <w:rtl w:val="0"/>
              </w:rPr>
              <w:t xml:space="preserve">2</w:t>
            </w:r>
          </w:p>
        </w:tc>
      </w:tr>
    </w:tbl>
    <w:p w:rsidR="00000000" w:rsidDel="00000000" w:rsidP="00000000" w:rsidRDefault="00000000" w:rsidRPr="00000000" w14:paraId="0000260D">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b w:val="1"/>
          <w:sz w:val="28"/>
          <w:szCs w:val="28"/>
        </w:rPr>
      </w:pPr>
      <w:r w:rsidDel="00000000" w:rsidR="00000000" w:rsidRPr="00000000">
        <w:rPr>
          <w:rtl w:val="0"/>
        </w:rPr>
      </w:r>
    </w:p>
    <w:p w:rsidR="00000000" w:rsidDel="00000000" w:rsidP="00000000" w:rsidRDefault="00000000" w:rsidRPr="00000000" w14:paraId="0000260E">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sectPr>
          <w:type w:val="nextPage"/>
          <w:pgSz w:h="15840" w:w="12240" w:orient="portrait"/>
          <w:pgMar w:bottom="720" w:top="720" w:left="1080" w:right="1080" w:header="720" w:footer="720"/>
        </w:sectPr>
      </w:pPr>
      <w:r w:rsidDel="00000000" w:rsidR="00000000" w:rsidRPr="00000000">
        <w:rPr>
          <w:rtl w:val="0"/>
        </w:rPr>
      </w:r>
    </w:p>
    <w:p w:rsidR="00000000" w:rsidDel="00000000" w:rsidP="00000000" w:rsidRDefault="00000000" w:rsidRPr="00000000" w14:paraId="0000260F">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2"/>
          <w:szCs w:val="2"/>
        </w:rPr>
      </w:pPr>
      <w:r w:rsidDel="00000000" w:rsidR="00000000" w:rsidRPr="00000000">
        <w:rPr>
          <w:rtl w:val="0"/>
        </w:rPr>
      </w:r>
    </w:p>
    <w:p w:rsidR="00000000" w:rsidDel="00000000" w:rsidP="00000000" w:rsidRDefault="00000000" w:rsidRPr="00000000" w14:paraId="00002610">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20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11">
            <w:pPr>
              <w:pStyle w:val="Heading6"/>
              <w:widowControl w:val="0"/>
              <w:rPr/>
            </w:pPr>
            <w:bookmarkStart w:colFirst="0" w:colLast="0" w:name="_bfpu0olre2uk" w:id="385"/>
            <w:bookmarkEnd w:id="385"/>
            <w:r w:rsidDel="00000000" w:rsidR="00000000" w:rsidRPr="00000000">
              <w:rPr>
                <w:rtl w:val="0"/>
              </w:rPr>
              <w:t xml:space="preserve">CORDIC Solver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614">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615">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616">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LUT &amp; Hub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1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GETQX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18">
            <w:pPr>
              <w:widowControl w:val="0"/>
              <w:spacing w:after="0" w:line="240" w:lineRule="auto"/>
              <w:rPr>
                <w:rFonts w:ascii="Oswald" w:cs="Oswald" w:eastAsia="Oswald" w:hAnsi="Oswald"/>
                <w:sz w:val="14"/>
                <w:szCs w:val="14"/>
                <w:vertAlign w:val="superscript"/>
              </w:rPr>
            </w:pPr>
            <w:r w:rsidDel="00000000" w:rsidR="00000000" w:rsidRPr="00000000">
              <w:rPr>
                <w:rFonts w:ascii="Oswald" w:cs="Oswald" w:eastAsia="Oswald" w:hAnsi="Oswald"/>
                <w:sz w:val="14"/>
                <w:szCs w:val="14"/>
                <w:rtl w:val="0"/>
              </w:rPr>
              <w:t xml:space="preserve">Retrieve CORDIC result X into D. Waits, in </w:t>
            </w:r>
            <w:r w:rsidDel="00000000" w:rsidR="00000000" w:rsidRPr="00000000">
              <w:rPr>
                <w:rFonts w:ascii="Oswald" w:cs="Oswald" w:eastAsia="Oswald" w:hAnsi="Oswald"/>
                <w:sz w:val="14"/>
                <w:szCs w:val="14"/>
                <w:rtl w:val="0"/>
              </w:rPr>
              <w:t xml:space="preserve">case result</w:t>
            </w:r>
            <w:r w:rsidDel="00000000" w:rsidR="00000000" w:rsidRPr="00000000">
              <w:rPr>
                <w:rFonts w:ascii="Oswald" w:cs="Oswald" w:eastAsia="Oswald" w:hAnsi="Oswald"/>
                <w:sz w:val="14"/>
                <w:szCs w:val="14"/>
                <w:rtl w:val="0"/>
              </w:rPr>
              <w:t xml:space="preserve"> </w:t>
            </w:r>
            <w:r w:rsidDel="00000000" w:rsidR="00000000" w:rsidRPr="00000000">
              <w:rPr>
                <w:rFonts w:ascii="Oswald" w:cs="Oswald" w:eastAsia="Oswald" w:hAnsi="Oswald"/>
                <w:sz w:val="14"/>
                <w:szCs w:val="14"/>
                <w:rtl w:val="0"/>
              </w:rPr>
              <w:t xml:space="preserve">not</w:t>
            </w:r>
            <w:r w:rsidDel="00000000" w:rsidR="00000000" w:rsidRPr="00000000">
              <w:rPr>
                <w:rFonts w:ascii="Oswald" w:cs="Oswald" w:eastAsia="Oswald" w:hAnsi="Oswald"/>
                <w:sz w:val="14"/>
                <w:szCs w:val="14"/>
                <w:rtl w:val="0"/>
              </w:rPr>
              <w:t xml:space="preserve"> ready. C = X[31]. </w:t>
            </w:r>
            <w:r w:rsidDel="00000000" w:rsidR="00000000" w:rsidRPr="00000000">
              <w:rPr>
                <w:rFonts w:ascii="Oswald" w:cs="Oswald" w:eastAsia="Oswald" w:hAnsi="Oswald"/>
                <w:sz w:val="14"/>
                <w:szCs w:val="14"/>
                <w:vertAlign w:val="superscript"/>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19">
            <w:pPr>
              <w:widowControl w:val="0"/>
              <w:spacing w:after="0" w:line="240" w:lineRule="auto"/>
              <w:jc w:val="center"/>
              <w:rPr>
                <w:sz w:val="14"/>
                <w:szCs w:val="14"/>
              </w:rPr>
            </w:pPr>
            <w:r w:rsidDel="00000000" w:rsidR="00000000" w:rsidRPr="00000000">
              <w:rPr>
                <w:sz w:val="14"/>
                <w:szCs w:val="14"/>
                <w:rtl w:val="0"/>
              </w:rPr>
              <w:t xml:space="preserve">2...58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1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GETQY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1B">
            <w:pPr>
              <w:widowControl w:val="0"/>
              <w:spacing w:after="0" w:line="240" w:lineRule="auto"/>
              <w:rPr>
                <w:rFonts w:ascii="Oswald" w:cs="Oswald" w:eastAsia="Oswald" w:hAnsi="Oswald"/>
                <w:sz w:val="14"/>
                <w:szCs w:val="14"/>
                <w:vertAlign w:val="superscript"/>
              </w:rPr>
            </w:pPr>
            <w:r w:rsidDel="00000000" w:rsidR="00000000" w:rsidRPr="00000000">
              <w:rPr>
                <w:rFonts w:ascii="Oswald" w:cs="Oswald" w:eastAsia="Oswald" w:hAnsi="Oswald"/>
                <w:sz w:val="14"/>
                <w:szCs w:val="14"/>
                <w:rtl w:val="0"/>
              </w:rPr>
              <w:t xml:space="preserve">Retrieve CORDIC result Y into D. Waits, in </w:t>
            </w:r>
            <w:r w:rsidDel="00000000" w:rsidR="00000000" w:rsidRPr="00000000">
              <w:rPr>
                <w:rFonts w:ascii="Oswald" w:cs="Oswald" w:eastAsia="Oswald" w:hAnsi="Oswald"/>
                <w:sz w:val="14"/>
                <w:szCs w:val="14"/>
                <w:rtl w:val="0"/>
              </w:rPr>
              <w:t xml:space="preserve">case result</w:t>
            </w:r>
            <w:r w:rsidDel="00000000" w:rsidR="00000000" w:rsidRPr="00000000">
              <w:rPr>
                <w:rFonts w:ascii="Oswald" w:cs="Oswald" w:eastAsia="Oswald" w:hAnsi="Oswald"/>
                <w:sz w:val="14"/>
                <w:szCs w:val="14"/>
                <w:rtl w:val="0"/>
              </w:rPr>
              <w:t xml:space="preserve"> </w:t>
            </w:r>
            <w:r w:rsidDel="00000000" w:rsidR="00000000" w:rsidRPr="00000000">
              <w:rPr>
                <w:rFonts w:ascii="Oswald" w:cs="Oswald" w:eastAsia="Oswald" w:hAnsi="Oswald"/>
                <w:sz w:val="14"/>
                <w:szCs w:val="14"/>
                <w:rtl w:val="0"/>
              </w:rPr>
              <w:t xml:space="preserve">not</w:t>
            </w:r>
            <w:r w:rsidDel="00000000" w:rsidR="00000000" w:rsidRPr="00000000">
              <w:rPr>
                <w:rFonts w:ascii="Oswald" w:cs="Oswald" w:eastAsia="Oswald" w:hAnsi="Oswald"/>
                <w:sz w:val="14"/>
                <w:szCs w:val="14"/>
                <w:rtl w:val="0"/>
              </w:rPr>
              <w:t xml:space="preserve"> ready. C = Y[31]. </w:t>
            </w:r>
            <w:r w:rsidDel="00000000" w:rsidR="00000000" w:rsidRPr="00000000">
              <w:rPr>
                <w:rFonts w:ascii="Oswald" w:cs="Oswald" w:eastAsia="Oswald" w:hAnsi="Oswald"/>
                <w:sz w:val="14"/>
                <w:szCs w:val="14"/>
                <w:vertAlign w:val="superscript"/>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1C">
            <w:pPr>
              <w:widowControl w:val="0"/>
              <w:spacing w:after="0" w:line="240" w:lineRule="auto"/>
              <w:jc w:val="center"/>
              <w:rPr>
                <w:sz w:val="14"/>
                <w:szCs w:val="14"/>
              </w:rPr>
            </w:pPr>
            <w:r w:rsidDel="00000000" w:rsidR="00000000" w:rsidRPr="00000000">
              <w:rPr>
                <w:sz w:val="14"/>
                <w:szCs w:val="14"/>
                <w:rtl w:val="0"/>
              </w:rPr>
              <w:t xml:space="preserve">2...58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1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QDIV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1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CORDIC</w:t>
            </w:r>
            <w:r w:rsidDel="00000000" w:rsidR="00000000" w:rsidRPr="00000000">
              <w:rPr>
                <w:rFonts w:ascii="Oswald" w:cs="Oswald" w:eastAsia="Oswald" w:hAnsi="Oswald"/>
                <w:sz w:val="14"/>
                <w:szCs w:val="14"/>
                <w:rtl w:val="0"/>
              </w:rPr>
              <w:t xml:space="preserve"> unsigned division of {SETQ value or 32'b0, D} / S. GETQX/GETQY retrieves quotient/remainder.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1F">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QEXP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2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CORDIC logarithm-to-number conversion of D. GETQX retrieves </w:t>
            </w:r>
            <w:r w:rsidDel="00000000" w:rsidR="00000000" w:rsidRPr="00000000">
              <w:rPr>
                <w:rFonts w:ascii="Oswald" w:cs="Oswald" w:eastAsia="Oswald" w:hAnsi="Oswald"/>
                <w:sz w:val="14"/>
                <w:szCs w:val="14"/>
                <w:rtl w:val="0"/>
              </w:rPr>
              <w:t xml:space="preserve">number</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2">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QFRAC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2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w:t>
            </w:r>
            <w:r w:rsidDel="00000000" w:rsidR="00000000" w:rsidRPr="00000000">
              <w:rPr>
                <w:rFonts w:ascii="Oswald" w:cs="Oswald" w:eastAsia="Oswald" w:hAnsi="Oswald"/>
                <w:sz w:val="14"/>
                <w:szCs w:val="14"/>
                <w:rtl w:val="0"/>
              </w:rPr>
              <w:t xml:space="preserve"> CORDIC unsigned division of {D, SETQ value or 32'b0} / S. GETQX/GETQY retrieves quotient/remainder.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5">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QLOG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2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w:t>
            </w:r>
            <w:r w:rsidDel="00000000" w:rsidR="00000000" w:rsidRPr="00000000">
              <w:rPr>
                <w:rFonts w:ascii="Oswald" w:cs="Oswald" w:eastAsia="Oswald" w:hAnsi="Oswald"/>
                <w:sz w:val="14"/>
                <w:szCs w:val="14"/>
                <w:rtl w:val="0"/>
              </w:rPr>
              <w:t xml:space="preserve"> CORDIC number-to-logarithm conversion of D. GETQX retrieves log {5'whole_exponent, 27'fractional_exponent}.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8">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QMUL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2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CORDIC unsigned multiplication of D * S. GETQX/GETQY </w:t>
            </w:r>
            <w:r w:rsidDel="00000000" w:rsidR="00000000" w:rsidRPr="00000000">
              <w:rPr>
                <w:rFonts w:ascii="Oswald" w:cs="Oswald" w:eastAsia="Oswald" w:hAnsi="Oswald"/>
                <w:sz w:val="14"/>
                <w:szCs w:val="14"/>
                <w:rtl w:val="0"/>
              </w:rPr>
              <w:t xml:space="preserve">retrieves lower</w:t>
            </w:r>
            <w:r w:rsidDel="00000000" w:rsidR="00000000" w:rsidRPr="00000000">
              <w:rPr>
                <w:rFonts w:ascii="Oswald" w:cs="Oswald" w:eastAsia="Oswald" w:hAnsi="Oswald"/>
                <w:sz w:val="14"/>
                <w:szCs w:val="14"/>
                <w:rtl w:val="0"/>
              </w:rPr>
              <w:t xml:space="preserve">/upper product.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B">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QROTATE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2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CORDIC rotation of point (D, SETQ value or 32'b0) by angle S. GETQX/GETQY retrieves X/Y.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E">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2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QSQRT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3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CORDIC</w:t>
            </w:r>
            <w:r w:rsidDel="00000000" w:rsidR="00000000" w:rsidRPr="00000000">
              <w:rPr>
                <w:rFonts w:ascii="Oswald" w:cs="Oswald" w:eastAsia="Oswald" w:hAnsi="Oswald"/>
                <w:sz w:val="14"/>
                <w:szCs w:val="14"/>
                <w:rtl w:val="0"/>
              </w:rPr>
              <w:t xml:space="preserve"> square root of {S, D}. GETQX retrieves root.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31">
            <w:pPr>
              <w:widowControl w:val="0"/>
              <w:spacing w:after="0" w:line="240" w:lineRule="auto"/>
              <w:jc w:val="center"/>
              <w:rPr>
                <w:sz w:val="14"/>
                <w:szCs w:val="14"/>
              </w:rPr>
            </w:pPr>
            <w:r w:rsidDel="00000000" w:rsidR="00000000" w:rsidRPr="00000000">
              <w:rPr>
                <w:sz w:val="14"/>
                <w:szCs w:val="14"/>
                <w:rtl w:val="0"/>
              </w:rPr>
              <w:t xml:space="preserve">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3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QVECTOR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3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Begin CORDIC vectoring of point (D, S). GETQX/GETQY retrieves length/angle.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34">
            <w:pPr>
              <w:widowControl w:val="0"/>
              <w:spacing w:after="0" w:line="240" w:lineRule="auto"/>
              <w:jc w:val="center"/>
              <w:rPr>
                <w:sz w:val="14"/>
                <w:szCs w:val="14"/>
              </w:rPr>
            </w:pPr>
            <w:r w:rsidDel="00000000" w:rsidR="00000000" w:rsidRPr="00000000">
              <w:rPr>
                <w:sz w:val="14"/>
                <w:szCs w:val="14"/>
                <w:rtl w:val="0"/>
              </w:rPr>
              <w:t xml:space="preserve">2...9</w:t>
            </w:r>
          </w:p>
        </w:tc>
      </w:tr>
    </w:tbl>
    <w:p w:rsidR="00000000" w:rsidDel="00000000" w:rsidP="00000000" w:rsidRDefault="00000000" w:rsidRPr="00000000" w14:paraId="00002635">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636">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sz w:val="18"/>
          <w:szCs w:val="18"/>
          <w:highlight w:val="white"/>
          <w:vertAlign w:val="superscript"/>
          <w:rtl w:val="0"/>
        </w:rPr>
        <w:t xml:space="preserve">1</w:t>
      </w:r>
      <w:r w:rsidDel="00000000" w:rsidR="00000000" w:rsidRPr="00000000">
        <w:rPr>
          <w:sz w:val="18"/>
          <w:szCs w:val="18"/>
          <w:highlight w:val="white"/>
          <w:rtl w:val="0"/>
        </w:rPr>
        <w:t xml:space="preserve"> Z = (result == 0)</w:t>
      </w:r>
      <w:r w:rsidDel="00000000" w:rsidR="00000000" w:rsidRPr="00000000">
        <w:rPr>
          <w:rtl w:val="0"/>
        </w:rPr>
      </w:r>
    </w:p>
    <w:p w:rsidR="00000000" w:rsidDel="00000000" w:rsidP="00000000" w:rsidRDefault="00000000" w:rsidRPr="00000000" w14:paraId="00002637">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638">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20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39">
            <w:pPr>
              <w:pStyle w:val="Heading6"/>
              <w:widowControl w:val="0"/>
              <w:rPr/>
            </w:pPr>
            <w:bookmarkStart w:colFirst="0" w:colLast="0" w:name="_j9an0i9mbrkf" w:id="386"/>
            <w:bookmarkEnd w:id="386"/>
            <w:r w:rsidDel="00000000" w:rsidR="00000000" w:rsidRPr="00000000">
              <w:rPr>
                <w:rtl w:val="0"/>
              </w:rPr>
              <w:t xml:space="preserve">Color Space Converter and Pixel Mixer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63C">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63D">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63E">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LUT &amp; Hub</w:t>
            </w:r>
          </w:p>
        </w:tc>
      </w:tr>
      <w:tr>
        <w:trPr>
          <w:cantSplit w:val="0"/>
          <w:trHeight w:val="22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3F">
            <w:pPr>
              <w:pStyle w:val="Subtitle"/>
              <w:widowControl w:val="0"/>
              <w:rPr/>
            </w:pPr>
            <w:bookmarkStart w:colFirst="0" w:colLast="0" w:name="_ufxrgl1i53mv" w:id="387"/>
            <w:bookmarkEnd w:id="387"/>
            <w:r w:rsidDel="00000000" w:rsidR="00000000" w:rsidRPr="00000000">
              <w:rPr>
                <w:rtl w:val="0"/>
              </w:rPr>
              <w:t xml:space="preserve">Color Space Converter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SETCFRQ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64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the </w:t>
            </w:r>
            <w:r w:rsidDel="00000000" w:rsidR="00000000" w:rsidRPr="00000000">
              <w:rPr>
                <w:rFonts w:ascii="Oswald" w:cs="Oswald" w:eastAsia="Oswald" w:hAnsi="Oswald"/>
                <w:sz w:val="14"/>
                <w:szCs w:val="14"/>
                <w:rtl w:val="0"/>
              </w:rPr>
              <w:t xml:space="preserve">colorspace</w:t>
            </w:r>
            <w:r w:rsidDel="00000000" w:rsidR="00000000" w:rsidRPr="00000000">
              <w:rPr>
                <w:rFonts w:ascii="Oswald" w:cs="Oswald" w:eastAsia="Oswald" w:hAnsi="Oswald"/>
                <w:sz w:val="14"/>
                <w:szCs w:val="14"/>
                <w:rtl w:val="0"/>
              </w:rPr>
              <w:t xml:space="preserve"> converter "CFRQ" parameter to D[31:0].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SETCI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64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the </w:t>
            </w:r>
            <w:r w:rsidDel="00000000" w:rsidR="00000000" w:rsidRPr="00000000">
              <w:rPr>
                <w:rFonts w:ascii="Oswald" w:cs="Oswald" w:eastAsia="Oswald" w:hAnsi="Oswald"/>
                <w:sz w:val="14"/>
                <w:szCs w:val="14"/>
                <w:rtl w:val="0"/>
              </w:rPr>
              <w:t xml:space="preserve">colorspace</w:t>
            </w:r>
            <w:r w:rsidDel="00000000" w:rsidR="00000000" w:rsidRPr="00000000">
              <w:rPr>
                <w:rFonts w:ascii="Oswald" w:cs="Oswald" w:eastAsia="Oswald" w:hAnsi="Oswald"/>
                <w:sz w:val="14"/>
                <w:szCs w:val="14"/>
                <w:rtl w:val="0"/>
              </w:rPr>
              <w:t xml:space="preserve"> converter "CI" parameter to D[31:0].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SETCMOD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64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the colorspace converter "CMOD" parameter to D[8:0].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SETCQ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64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the </w:t>
            </w:r>
            <w:r w:rsidDel="00000000" w:rsidR="00000000" w:rsidRPr="00000000">
              <w:rPr>
                <w:rFonts w:ascii="Oswald" w:cs="Oswald" w:eastAsia="Oswald" w:hAnsi="Oswald"/>
                <w:sz w:val="14"/>
                <w:szCs w:val="14"/>
                <w:rtl w:val="0"/>
              </w:rPr>
              <w:t xml:space="preserve">colorspace</w:t>
            </w:r>
            <w:r w:rsidDel="00000000" w:rsidR="00000000" w:rsidRPr="00000000">
              <w:rPr>
                <w:rFonts w:ascii="Oswald" w:cs="Oswald" w:eastAsia="Oswald" w:hAnsi="Oswald"/>
                <w:sz w:val="14"/>
                <w:szCs w:val="14"/>
                <w:rtl w:val="0"/>
              </w:rPr>
              <w:t xml:space="preserve"> converter "CQ" parameter to D[31:0].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4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SETCY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4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the </w:t>
            </w:r>
            <w:r w:rsidDel="00000000" w:rsidR="00000000" w:rsidRPr="00000000">
              <w:rPr>
                <w:rFonts w:ascii="Oswald" w:cs="Oswald" w:eastAsia="Oswald" w:hAnsi="Oswald"/>
                <w:sz w:val="14"/>
                <w:szCs w:val="14"/>
                <w:rtl w:val="0"/>
              </w:rPr>
              <w:t xml:space="preserve">colorspace</w:t>
            </w:r>
            <w:r w:rsidDel="00000000" w:rsidR="00000000" w:rsidRPr="00000000">
              <w:rPr>
                <w:rFonts w:ascii="Oswald" w:cs="Oswald" w:eastAsia="Oswald" w:hAnsi="Oswald"/>
                <w:sz w:val="14"/>
                <w:szCs w:val="14"/>
                <w:rtl w:val="0"/>
              </w:rPr>
              <w:t xml:space="preserve"> converter "CY" parameter to D[31:0].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rHeight w:val="22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51">
            <w:pPr>
              <w:pStyle w:val="Subtitle"/>
              <w:widowControl w:val="0"/>
              <w:rPr/>
            </w:pPr>
            <w:bookmarkStart w:colFirst="0" w:colLast="0" w:name="_krqrxsax3wwl" w:id="388"/>
            <w:bookmarkEnd w:id="388"/>
            <w:r w:rsidDel="00000000" w:rsidR="00000000" w:rsidRPr="00000000">
              <w:rPr>
                <w:rtl w:val="0"/>
              </w:rPr>
              <w:t xml:space="preserve">Pixel Mixer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ADDPIX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5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Add bytes of S into bytes of D, with $FF saturation.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6">
            <w:pPr>
              <w:widowControl w:val="0"/>
              <w:spacing w:after="0" w:line="240" w:lineRule="auto"/>
              <w:jc w:val="center"/>
              <w:rPr>
                <w:sz w:val="14"/>
                <w:szCs w:val="14"/>
              </w:rPr>
            </w:pPr>
            <w:r w:rsidDel="00000000" w:rsidR="00000000" w:rsidRPr="00000000">
              <w:rPr>
                <w:sz w:val="14"/>
                <w:szCs w:val="14"/>
                <w:rtl w:val="0"/>
              </w:rPr>
              <w:t xml:space="preserve">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BLNPIX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5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Alpha-blend bytes of S into bytes of D, using SETPIV value.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9">
            <w:pPr>
              <w:widowControl w:val="0"/>
              <w:spacing w:after="0" w:line="240" w:lineRule="auto"/>
              <w:jc w:val="center"/>
              <w:rPr>
                <w:sz w:val="14"/>
                <w:szCs w:val="14"/>
              </w:rPr>
            </w:pPr>
            <w:r w:rsidDel="00000000" w:rsidR="00000000" w:rsidRPr="00000000">
              <w:rPr>
                <w:sz w:val="14"/>
                <w:szCs w:val="14"/>
                <w:rtl w:val="0"/>
              </w:rPr>
              <w:t xml:space="preserve">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MIXPIX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5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Mix bytes of S into bytes of D, using SETPIX and SETPIV values.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C">
            <w:pPr>
              <w:widowControl w:val="0"/>
              <w:spacing w:after="0" w:line="240" w:lineRule="auto"/>
              <w:jc w:val="center"/>
              <w:rPr>
                <w:sz w:val="14"/>
                <w:szCs w:val="14"/>
              </w:rPr>
            </w:pPr>
            <w:r w:rsidDel="00000000" w:rsidR="00000000" w:rsidRPr="00000000">
              <w:rPr>
                <w:sz w:val="14"/>
                <w:szCs w:val="14"/>
                <w:rtl w:val="0"/>
              </w:rPr>
              <w:t xml:space="preserve">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MULPIX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5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Multiply bytes of S into bytes of D, where $FF = 1.0 and $00 = 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5F">
            <w:pPr>
              <w:widowControl w:val="0"/>
              <w:spacing w:after="0" w:line="240" w:lineRule="auto"/>
              <w:jc w:val="center"/>
              <w:rPr>
                <w:sz w:val="14"/>
                <w:szCs w:val="14"/>
              </w:rPr>
            </w:pPr>
            <w:r w:rsidDel="00000000" w:rsidR="00000000" w:rsidRPr="00000000">
              <w:rPr>
                <w:sz w:val="14"/>
                <w:szCs w:val="14"/>
                <w:rtl w:val="0"/>
              </w:rPr>
              <w:t xml:space="preserve">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60">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SETPIV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61">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BLNPIX/MIXPIX blend factor to D[7:0].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62">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6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SETPIX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6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MIXPIX mode to D[5:0].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65">
            <w:pPr>
              <w:widowControl w:val="0"/>
              <w:spacing w:after="0" w:line="240" w:lineRule="auto"/>
              <w:jc w:val="center"/>
              <w:rPr>
                <w:sz w:val="14"/>
                <w:szCs w:val="14"/>
              </w:rPr>
            </w:pPr>
            <w:r w:rsidDel="00000000" w:rsidR="00000000" w:rsidRPr="00000000">
              <w:rPr>
                <w:sz w:val="14"/>
                <w:szCs w:val="14"/>
                <w:rtl w:val="0"/>
              </w:rPr>
              <w:t xml:space="preserve">2</w:t>
            </w:r>
          </w:p>
        </w:tc>
      </w:tr>
    </w:tbl>
    <w:p w:rsidR="00000000" w:rsidDel="00000000" w:rsidP="00000000" w:rsidRDefault="00000000" w:rsidRPr="00000000" w14:paraId="00002666">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sz w:val="18"/>
          <w:szCs w:val="18"/>
        </w:rPr>
      </w:pPr>
      <w:r w:rsidDel="00000000" w:rsidR="00000000" w:rsidRPr="00000000">
        <w:rPr>
          <w:rtl w:val="0"/>
        </w:rPr>
      </w:r>
    </w:p>
    <w:p w:rsidR="00000000" w:rsidDel="00000000" w:rsidP="00000000" w:rsidRDefault="00000000" w:rsidRPr="00000000" w14:paraId="00002667">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2668">
      <w:pPr>
        <w:tabs>
          <w:tab w:val="left" w:leader="none" w:pos="9045"/>
          <w:tab w:val="left" w:leader="none" w:pos="7920"/>
          <w:tab w:val="left" w:leader="none" w:pos="6975"/>
          <w:tab w:val="left" w:leader="none" w:pos="6075"/>
          <w:tab w:val="left" w:leader="none" w:pos="5130"/>
          <w:tab w:val="left" w:leader="none" w:pos="4185"/>
          <w:tab w:val="left" w:leader="none" w:pos="3150"/>
          <w:tab w:val="left" w:leader="none" w:pos="1980"/>
          <w:tab w:val="left" w:leader="none" w:pos="900"/>
        </w:tabs>
        <w:spacing w:after="0" w:line="240" w:lineRule="auto"/>
        <w:rPr>
          <w:rFonts w:ascii="Courier New" w:cs="Courier New" w:eastAsia="Courier New" w:hAnsi="Courier New"/>
          <w:sz w:val="10"/>
          <w:szCs w:val="10"/>
        </w:rPr>
      </w:pPr>
      <w:r w:rsidDel="00000000" w:rsidR="00000000" w:rsidRPr="00000000">
        <w:rPr>
          <w:rtl w:val="0"/>
        </w:rPr>
      </w:r>
    </w:p>
    <w:tbl>
      <w:tblPr>
        <w:tblStyle w:val="Table20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775"/>
        <w:gridCol w:w="1755"/>
        <w:tblGridChange w:id="0">
          <w:tblGrid>
            <w:gridCol w:w="2550"/>
            <w:gridCol w:w="5775"/>
            <w:gridCol w:w="1755"/>
          </w:tblGrid>
        </w:tblGridChange>
      </w:tblGrid>
      <w:tr>
        <w:trPr>
          <w:cantSplit w:val="0"/>
          <w:trHeight w:val="26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69">
            <w:pPr>
              <w:pStyle w:val="Heading6"/>
              <w:widowControl w:val="0"/>
              <w:rPr/>
            </w:pPr>
            <w:bookmarkStart w:colFirst="0" w:colLast="0" w:name="_ga1h12s1yutn" w:id="389"/>
            <w:bookmarkEnd w:id="389"/>
            <w:r w:rsidDel="00000000" w:rsidR="00000000" w:rsidRPr="00000000">
              <w:rPr>
                <w:rtl w:val="0"/>
              </w:rPr>
              <w:t xml:space="preserve">Lookup Table, Streamer, and Misc Instructions</w:t>
            </w:r>
          </w:p>
        </w:tc>
      </w:tr>
      <w:tr>
        <w:trPr>
          <w:cantSplit w:val="0"/>
          <w:tblHeader w:val="0"/>
        </w:trPr>
        <w:tc>
          <w:tcPr>
            <w:shd w:fill="d9d9d9" w:val="clear"/>
            <w:tcMar>
              <w:top w:w="43.2" w:type="dxa"/>
              <w:left w:w="43.2" w:type="dxa"/>
              <w:bottom w:w="43.2" w:type="dxa"/>
              <w:right w:w="43.2" w:type="dxa"/>
            </w:tcMar>
            <w:vAlign w:val="center"/>
          </w:tcPr>
          <w:p w:rsidR="00000000" w:rsidDel="00000000" w:rsidP="00000000" w:rsidRDefault="00000000" w:rsidRPr="00000000" w14:paraId="0000266C">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66D">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Description</w:t>
            </w:r>
          </w:p>
        </w:tc>
        <w:tc>
          <w:tcPr>
            <w:shd w:fill="d9d9d9" w:val="clear"/>
            <w:tcMar>
              <w:top w:w="43.2" w:type="dxa"/>
              <w:left w:w="43.2" w:type="dxa"/>
              <w:bottom w:w="43.2" w:type="dxa"/>
              <w:right w:w="43.2" w:type="dxa"/>
            </w:tcMar>
            <w:vAlign w:val="center"/>
          </w:tcPr>
          <w:p w:rsidR="00000000" w:rsidDel="00000000" w:rsidP="00000000" w:rsidRDefault="00000000" w:rsidRPr="00000000" w14:paraId="0000266E">
            <w:pPr>
              <w:widowControl w:val="0"/>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Clocks </w:t>
              <w:br w:type="textWrapping"/>
              <w:t xml:space="preserve">Cog &amp; LUT / Hub</w:t>
            </w:r>
          </w:p>
        </w:tc>
      </w:tr>
      <w:tr>
        <w:trPr>
          <w:cantSplit w:val="0"/>
          <w:trHeight w:val="22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6F">
            <w:pPr>
              <w:pStyle w:val="Subtitle"/>
              <w:widowControl w:val="0"/>
              <w:rPr/>
            </w:pPr>
            <w:bookmarkStart w:colFirst="0" w:colLast="0" w:name="_i6p56oy460qz" w:id="390"/>
            <w:bookmarkEnd w:id="390"/>
            <w:r w:rsidDel="00000000" w:rsidR="00000000" w:rsidRPr="00000000">
              <w:rPr>
                <w:rtl w:val="0"/>
              </w:rPr>
              <w:t xml:space="preserve">Lookup Table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RDLUT   D,{#}S/P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7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Read data from LUT address {#}S/PTRx into D. C = MSB of data.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4">
            <w:pPr>
              <w:widowControl w:val="0"/>
              <w:spacing w:after="0" w:line="240" w:lineRule="auto"/>
              <w:jc w:val="center"/>
              <w:rPr>
                <w:sz w:val="14"/>
                <w:szCs w:val="14"/>
              </w:rPr>
            </w:pPr>
            <w:r w:rsidDel="00000000" w:rsidR="00000000" w:rsidRPr="00000000">
              <w:rPr>
                <w:sz w:val="14"/>
                <w:szCs w:val="14"/>
                <w:rtl w:val="0"/>
              </w:rPr>
              <w:t xml:space="preserve">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SETLUTS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7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If D[0] = 1 then </w:t>
            </w:r>
            <w:r w:rsidDel="00000000" w:rsidR="00000000" w:rsidRPr="00000000">
              <w:rPr>
                <w:rFonts w:ascii="Oswald" w:cs="Oswald" w:eastAsia="Oswald" w:hAnsi="Oswald"/>
                <w:sz w:val="14"/>
                <w:szCs w:val="14"/>
                <w:rtl w:val="0"/>
              </w:rPr>
              <w:t xml:space="preserve">enable</w:t>
            </w:r>
            <w:r w:rsidDel="00000000" w:rsidR="00000000" w:rsidRPr="00000000">
              <w:rPr>
                <w:rFonts w:ascii="Oswald" w:cs="Oswald" w:eastAsia="Oswald" w:hAnsi="Oswald"/>
                <w:sz w:val="14"/>
                <w:szCs w:val="14"/>
                <w:rtl w:val="0"/>
              </w:rPr>
              <w:t xml:space="preserve"> LUT sharing, where LUT writes within the adjacent odd/even companion cog are copied to this cog's LUT.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WRLUT   {#}D,{#}S/P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7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Write D to LUT address {#}S/PTRx.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rHeight w:val="22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7B">
            <w:pPr>
              <w:pStyle w:val="Subtitle"/>
              <w:widowControl w:val="0"/>
              <w:rPr/>
            </w:pPr>
            <w:bookmarkStart w:colFirst="0" w:colLast="0" w:name="_pwxror3ikg51" w:id="391"/>
            <w:bookmarkEnd w:id="391"/>
            <w:r w:rsidDel="00000000" w:rsidR="00000000" w:rsidRPr="00000000">
              <w:rPr>
                <w:rtl w:val="0"/>
              </w:rPr>
              <w:t xml:space="preserve">Streamer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7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GETXACC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7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the streamer's Goertzel X accumulator into D and the Y accumulator into the next instruction's S, clear accumulators.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SETXFRQ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8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streamer NCO frequency to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3">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4">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XCONT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85">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Buffer new</w:t>
            </w:r>
            <w:r w:rsidDel="00000000" w:rsidR="00000000" w:rsidRPr="00000000">
              <w:rPr>
                <w:rFonts w:ascii="Oswald" w:cs="Oswald" w:eastAsia="Oswald" w:hAnsi="Oswald"/>
                <w:sz w:val="14"/>
                <w:szCs w:val="14"/>
                <w:rtl w:val="0"/>
              </w:rPr>
              <w:t xml:space="preserve"> streamer command to be issued on final NCO rollover of current command, continuing phase.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6">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7">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XINIT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88">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Issue streamer command immediately, zeroing phase.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9">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A">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XSTOP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8B">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Stop </w:t>
            </w:r>
            <w:r w:rsidDel="00000000" w:rsidR="00000000" w:rsidRPr="00000000">
              <w:rPr>
                <w:rFonts w:ascii="Oswald" w:cs="Oswald" w:eastAsia="Oswald" w:hAnsi="Oswald"/>
                <w:sz w:val="14"/>
                <w:szCs w:val="14"/>
                <w:rtl w:val="0"/>
              </w:rPr>
              <w:t xml:space="preserve">streamer</w:t>
            </w:r>
            <w:r w:rsidDel="00000000" w:rsidR="00000000" w:rsidRPr="00000000">
              <w:rPr>
                <w:rFonts w:ascii="Oswald" w:cs="Oswald" w:eastAsia="Oswald" w:hAnsi="Oswald"/>
                <w:sz w:val="14"/>
                <w:szCs w:val="14"/>
                <w:rtl w:val="0"/>
              </w:rPr>
              <w:t xml:space="preserve"> immediately.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C">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D">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XZERO   {#}D,{#}S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8E">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Buffer new streamer command to be issued on final NCO rollover of current command, zeroing phase.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8F">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rHeight w:val="226.4" w:hRule="atLeast"/>
          <w:tblHeader w:val="0"/>
        </w:trPr>
        <w:tc>
          <w:tcPr>
            <w:gridSpan w:val="3"/>
            <w:shd w:fill="d9d9d9" w:val="clear"/>
            <w:tcMar>
              <w:top w:w="43.2" w:type="dxa"/>
              <w:left w:w="43.2" w:type="dxa"/>
              <w:bottom w:w="43.2" w:type="dxa"/>
              <w:right w:w="43.2" w:type="dxa"/>
            </w:tcMar>
            <w:vAlign w:val="center"/>
          </w:tcPr>
          <w:p w:rsidR="00000000" w:rsidDel="00000000" w:rsidP="00000000" w:rsidRDefault="00000000" w:rsidRPr="00000000" w14:paraId="00002690">
            <w:pPr>
              <w:pStyle w:val="Subtitle"/>
              <w:widowControl w:val="0"/>
              <w:rPr/>
            </w:pPr>
            <w:bookmarkStart w:colFirst="0" w:colLast="0" w:name="_zb5n4npkjpiu" w:id="392"/>
            <w:bookmarkEnd w:id="392"/>
            <w:r w:rsidDel="00000000" w:rsidR="00000000" w:rsidRPr="00000000">
              <w:rPr>
                <w:rtl w:val="0"/>
              </w:rPr>
              <w:t xml:space="preserve">Miscellaneous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3">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AUGD    #n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94">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Queue #n to be used as upper 23 bits for next #D occurrence, so that the next 9-bit #D will be augmented to 32 bits.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5">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6">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AUGS    #n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97">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Queue #n to be used as upper 23 bits for next #S occurrence, so that the next 9-bit #S will be augmented to 32 bits.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8">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9">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GETCT   D               {WC}</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9A">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CT[31:0] or CT[63:32] if </w:t>
            </w:r>
            <w:r w:rsidDel="00000000" w:rsidR="00000000" w:rsidRPr="00000000">
              <w:rPr>
                <w:rFonts w:ascii="Oswald" w:cs="Oswald" w:eastAsia="Oswald" w:hAnsi="Oswald"/>
                <w:sz w:val="14"/>
                <w:szCs w:val="14"/>
                <w:rtl w:val="0"/>
              </w:rPr>
              <w:t xml:space="preserve">WC into</w:t>
            </w:r>
            <w:r w:rsidDel="00000000" w:rsidR="00000000" w:rsidRPr="00000000">
              <w:rPr>
                <w:rFonts w:ascii="Oswald" w:cs="Oswald" w:eastAsia="Oswald" w:hAnsi="Oswald"/>
                <w:sz w:val="14"/>
                <w:szCs w:val="14"/>
                <w:rtl w:val="0"/>
              </w:rPr>
              <w:t xml:space="preserve"> D. GETCT WC + GETCT gets full CT. CT=0 on reset, </w:t>
            </w:r>
            <w:r w:rsidDel="00000000" w:rsidR="00000000" w:rsidRPr="00000000">
              <w:rPr>
                <w:rFonts w:ascii="Oswald" w:cs="Oswald" w:eastAsia="Oswald" w:hAnsi="Oswald"/>
                <w:sz w:val="14"/>
                <w:szCs w:val="14"/>
                <w:rtl w:val="0"/>
              </w:rPr>
              <w:t xml:space="preserve">CT++</w:t>
            </w:r>
            <w:r w:rsidDel="00000000" w:rsidR="00000000" w:rsidRPr="00000000">
              <w:rPr>
                <w:rFonts w:ascii="Oswald" w:cs="Oswald" w:eastAsia="Oswald" w:hAnsi="Oswald"/>
                <w:sz w:val="14"/>
                <w:szCs w:val="14"/>
                <w:rtl w:val="0"/>
              </w:rPr>
              <w:t xml:space="preserve"> on every clock. C = same.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B">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C">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GETRND       </w:t>
              <w:tab/>
              <w:t xml:space="preserve">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9D">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RND into C/Z. C = RND[31], Z = RND[30], unique per cog.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E">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9F">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GETRND  D    </w:t>
              <w:tab/>
              <w:t xml:space="preserve">{WC/WZ/WCZ}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A0">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Get RND into D/C/Z. RND is the PRNG that updates on every clock. D = RND[31:0], C = RND[31], Z = RND[30], unique per cog.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1">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2">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NOP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A3">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No operation.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4">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5">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POP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A6">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Pop stack (K). D = K. C = K[31].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7">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8">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PUSH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A9">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Push D</w:t>
            </w:r>
            <w:r w:rsidDel="00000000" w:rsidR="00000000" w:rsidRPr="00000000">
              <w:rPr>
                <w:rFonts w:ascii="Oswald" w:cs="Oswald" w:eastAsia="Oswald" w:hAnsi="Oswald"/>
                <w:sz w:val="14"/>
                <w:szCs w:val="14"/>
                <w:rtl w:val="0"/>
              </w:rPr>
              <w:t xml:space="preserve"> </w:t>
            </w:r>
            <w:r w:rsidDel="00000000" w:rsidR="00000000" w:rsidRPr="00000000">
              <w:rPr>
                <w:rFonts w:ascii="Oswald" w:cs="Oswald" w:eastAsia="Oswald" w:hAnsi="Oswald"/>
                <w:sz w:val="14"/>
                <w:szCs w:val="14"/>
                <w:rtl w:val="0"/>
              </w:rPr>
              <w:t xml:space="preserve">onto stack</w:t>
            </w:r>
            <w:r w:rsidDel="00000000" w:rsidR="00000000" w:rsidRPr="00000000">
              <w:rPr>
                <w:rFonts w:ascii="Oswald" w:cs="Oswald" w:eastAsia="Oswald" w:hAnsi="Oswald"/>
                <w:sz w:val="14"/>
                <w:szCs w:val="14"/>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A">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B">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SETQ    {#}D</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26AC">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Q to D. Use before RDLONG/WRLONG/WMLONG to set block transfer. Also used before MUXQ/COGINIT/QDIV/QFRAC/QROTATE/WAITxxx.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D">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AE">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SETQ2   {#}D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AF">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Set Q to D. Use before RDLONG/WRLONG/WMLONG to set LUT block transfer.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B0">
            <w:pPr>
              <w:widowControl w:val="0"/>
              <w:spacing w:after="0" w:line="240" w:lineRule="auto"/>
              <w:jc w:val="center"/>
              <w:rPr>
                <w:sz w:val="14"/>
                <w:szCs w:val="14"/>
              </w:rPr>
            </w:pPr>
            <w:r w:rsidDel="00000000" w:rsidR="00000000" w:rsidRPr="00000000">
              <w:rPr>
                <w:sz w:val="14"/>
                <w:szCs w:val="14"/>
                <w:rtl w:val="0"/>
              </w:rPr>
              <w:t xml:space="preserve">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B1">
            <w:pPr>
              <w:widowControl w:val="0"/>
              <w:spacing w:after="0" w:line="240" w:lineRule="auto"/>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WAITX   {#}D     {WC/WZ/WCZ}</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26B2">
            <w:pPr>
              <w:widowControl w:val="0"/>
              <w:spacing w:after="0" w:line="240" w:lineRule="auto"/>
              <w:rPr>
                <w:rFonts w:ascii="Oswald" w:cs="Oswald" w:eastAsia="Oswald" w:hAnsi="Oswald"/>
                <w:sz w:val="14"/>
                <w:szCs w:val="14"/>
              </w:rPr>
            </w:pPr>
            <w:r w:rsidDel="00000000" w:rsidR="00000000" w:rsidRPr="00000000">
              <w:rPr>
                <w:rFonts w:ascii="Oswald" w:cs="Oswald" w:eastAsia="Oswald" w:hAnsi="Oswald"/>
                <w:sz w:val="14"/>
                <w:szCs w:val="14"/>
                <w:rtl w:val="0"/>
              </w:rPr>
              <w:t xml:space="preserve">Wait 2</w:t>
            </w:r>
            <w:r w:rsidDel="00000000" w:rsidR="00000000" w:rsidRPr="00000000">
              <w:rPr>
                <w:rFonts w:ascii="Oswald" w:cs="Oswald" w:eastAsia="Oswald" w:hAnsi="Oswald"/>
                <w:sz w:val="14"/>
                <w:szCs w:val="14"/>
                <w:rtl w:val="0"/>
              </w:rPr>
              <w:t xml:space="preserve"> + D clocks if no WC/WZ/WCZ. If WC/WZ/WCZ, wait 2 + (D &amp; RND) clocks. C/Z = 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26B3">
            <w:pPr>
              <w:widowControl w:val="0"/>
              <w:spacing w:after="0" w:line="240" w:lineRule="auto"/>
              <w:jc w:val="center"/>
              <w:rPr>
                <w:sz w:val="14"/>
                <w:szCs w:val="14"/>
              </w:rPr>
            </w:pPr>
            <w:r w:rsidDel="00000000" w:rsidR="00000000" w:rsidRPr="00000000">
              <w:rPr>
                <w:sz w:val="14"/>
                <w:szCs w:val="14"/>
                <w:rtl w:val="0"/>
              </w:rPr>
              <w:t xml:space="preserve">2 + D</w:t>
            </w:r>
          </w:p>
        </w:tc>
      </w:tr>
    </w:tbl>
    <w:p w:rsidR="00000000" w:rsidDel="00000000" w:rsidP="00000000" w:rsidRDefault="00000000" w:rsidRPr="00000000" w14:paraId="000026B4">
      <w:pPr>
        <w:pStyle w:val="Heading1"/>
        <w:pageBreakBefore w:val="0"/>
        <w:spacing w:after="0" w:lineRule="auto"/>
        <w:rPr/>
      </w:pPr>
      <w:bookmarkStart w:colFirst="0" w:colLast="0" w:name="_y4yvmjubqrjw" w:id="393"/>
      <w:bookmarkEnd w:id="393"/>
      <w:r w:rsidDel="00000000" w:rsidR="00000000" w:rsidRPr="00000000">
        <w:br w:type="page"/>
      </w:r>
      <w:r w:rsidDel="00000000" w:rsidR="00000000" w:rsidRPr="00000000">
        <w:rPr>
          <w:rtl w:val="0"/>
        </w:rPr>
      </w:r>
    </w:p>
    <w:p w:rsidR="00000000" w:rsidDel="00000000" w:rsidP="00000000" w:rsidRDefault="00000000" w:rsidRPr="00000000" w14:paraId="000026B5">
      <w:pPr>
        <w:pStyle w:val="Heading1"/>
        <w:pageBreakBefore w:val="0"/>
        <w:spacing w:after="0" w:lineRule="auto"/>
        <w:rPr/>
      </w:pPr>
      <w:bookmarkStart w:colFirst="0" w:colLast="0" w:name="_76srt37q0r25" w:id="394"/>
      <w:bookmarkEnd w:id="394"/>
      <w:r w:rsidDel="00000000" w:rsidR="00000000" w:rsidRPr="00000000">
        <w:rPr>
          <w:rtl w:val="0"/>
        </w:rPr>
        <w:t xml:space="preserve">PROPELLER </w:t>
      </w:r>
      <w:r w:rsidDel="00000000" w:rsidR="00000000" w:rsidRPr="00000000">
        <w:rPr>
          <w:rtl w:val="0"/>
        </w:rPr>
        <w:t xml:space="preserve">2 RESERVED WORDS (SPIN2 + PASM2)</w:t>
      </w:r>
    </w:p>
    <w:p w:rsidR="00000000" w:rsidDel="00000000" w:rsidP="00000000" w:rsidRDefault="00000000" w:rsidRPr="00000000" w14:paraId="000026B6">
      <w:pPr>
        <w:pageBreakBefore w:val="0"/>
        <w:spacing w:after="0" w:lineRule="auto"/>
        <w:rPr/>
      </w:pPr>
      <w:r w:rsidDel="00000000" w:rsidR="00000000" w:rsidRPr="00000000">
        <w:rPr>
          <w:rtl w:val="0"/>
        </w:rPr>
        <w:t xml:space="preserve">Predefined symbols recognized by the compiler to have special meaning.</w:t>
      </w:r>
    </w:p>
    <w:p w:rsidR="00000000" w:rsidDel="00000000" w:rsidP="00000000" w:rsidRDefault="00000000" w:rsidRPr="00000000" w14:paraId="000026B7">
      <w:pPr>
        <w:pStyle w:val="Heading2"/>
        <w:pageBreakBefore w:val="0"/>
        <w:tabs>
          <w:tab w:val="left" w:leader="none" w:pos="8280"/>
          <w:tab w:val="left" w:leader="none" w:pos="7695"/>
          <w:tab w:val="left" w:leader="none" w:pos="6975"/>
          <w:tab w:val="left" w:leader="none" w:pos="6030"/>
          <w:tab w:val="left" w:leader="none" w:pos="4995"/>
          <w:tab w:val="left" w:leader="none" w:pos="3915"/>
          <w:tab w:val="left" w:leader="none" w:pos="3015"/>
          <w:tab w:val="left" w:leader="none" w:pos="1935"/>
          <w:tab w:val="left" w:leader="none" w:pos="765"/>
        </w:tabs>
        <w:spacing w:line="240" w:lineRule="auto"/>
        <w:rPr/>
      </w:pPr>
      <w:bookmarkStart w:colFirst="0" w:colLast="0" w:name="_dpjv1sk2zuco" w:id="395"/>
      <w:bookmarkEnd w:id="395"/>
      <w:r w:rsidDel="00000000" w:rsidR="00000000" w:rsidRPr="00000000">
        <w:rPr>
          <w:rtl w:val="0"/>
        </w:rPr>
        <w:t xml:space="preserve">_ (leading underscore)</w:t>
      </w:r>
    </w:p>
    <w:tbl>
      <w:tblPr>
        <w:tblStyle w:val="Table20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55"/>
        <w:gridCol w:w="975"/>
        <w:gridCol w:w="1215"/>
        <w:gridCol w:w="1065"/>
        <w:gridCol w:w="1095"/>
        <w:gridCol w:w="1110"/>
        <w:gridCol w:w="1170"/>
        <w:gridCol w:w="1110"/>
        <w:tblGridChange w:id="0">
          <w:tblGrid>
            <w:gridCol w:w="1185"/>
            <w:gridCol w:w="1155"/>
            <w:gridCol w:w="975"/>
            <w:gridCol w:w="1215"/>
            <w:gridCol w:w="1065"/>
            <w:gridCol w:w="1095"/>
            <w:gridCol w:w="1110"/>
            <w:gridCol w:w="1170"/>
            <w:gridCol w:w="111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6B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w:t>
            </w:r>
          </w:p>
          <w:p w:rsidR="00000000" w:rsidDel="00000000" w:rsidP="00000000" w:rsidRDefault="00000000" w:rsidRPr="00000000" w14:paraId="000026B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_C_AND_NZ</w:t>
            </w:r>
          </w:p>
          <w:p w:rsidR="00000000" w:rsidDel="00000000" w:rsidP="00000000" w:rsidRDefault="00000000" w:rsidRPr="00000000" w14:paraId="000026B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_C_AND_Z</w:t>
            </w:r>
          </w:p>
          <w:p w:rsidR="00000000" w:rsidDel="00000000" w:rsidP="00000000" w:rsidRDefault="00000000" w:rsidRPr="00000000" w14:paraId="000026B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_C_EQ_Z</w:t>
            </w:r>
          </w:p>
        </w:tc>
        <w:tc>
          <w:tcPr>
            <w:shd w:fill="auto" w:val="clear"/>
            <w:tcMar>
              <w:top w:w="43.2" w:type="dxa"/>
              <w:left w:w="43.2" w:type="dxa"/>
              <w:bottom w:w="43.2" w:type="dxa"/>
              <w:right w:w="43.2" w:type="dxa"/>
            </w:tcMar>
            <w:vAlign w:val="top"/>
          </w:tcPr>
          <w:p w:rsidR="00000000" w:rsidDel="00000000" w:rsidP="00000000" w:rsidRDefault="00000000" w:rsidRPr="00000000" w14:paraId="000026B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_C_NE_Z</w:t>
            </w:r>
          </w:p>
          <w:p w:rsidR="00000000" w:rsidDel="00000000" w:rsidP="00000000" w:rsidRDefault="00000000" w:rsidRPr="00000000" w14:paraId="000026B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_C_OR_NZ</w:t>
            </w:r>
          </w:p>
          <w:p w:rsidR="00000000" w:rsidDel="00000000" w:rsidP="00000000" w:rsidRDefault="00000000" w:rsidRPr="00000000" w14:paraId="000026B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_C_OR_Z</w:t>
            </w:r>
          </w:p>
          <w:p w:rsidR="00000000" w:rsidDel="00000000" w:rsidP="00000000" w:rsidRDefault="00000000" w:rsidRPr="00000000" w14:paraId="000026B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_CLR</w:t>
            </w:r>
          </w:p>
        </w:tc>
        <w:tc>
          <w:tcPr>
            <w:shd w:fill="auto" w:val="clear"/>
            <w:tcMar>
              <w:top w:w="43.2" w:type="dxa"/>
              <w:left w:w="43.2" w:type="dxa"/>
              <w:bottom w:w="43.2" w:type="dxa"/>
              <w:right w:w="43.2" w:type="dxa"/>
            </w:tcMar>
            <w:vAlign w:val="top"/>
          </w:tcPr>
          <w:p w:rsidR="00000000" w:rsidDel="00000000" w:rsidP="00000000" w:rsidRDefault="00000000" w:rsidRPr="00000000" w14:paraId="000026C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_E</w:t>
            </w:r>
          </w:p>
          <w:p w:rsidR="00000000" w:rsidDel="00000000" w:rsidP="00000000" w:rsidRDefault="00000000" w:rsidRPr="00000000" w14:paraId="000026C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_GE</w:t>
            </w:r>
          </w:p>
          <w:p w:rsidR="00000000" w:rsidDel="00000000" w:rsidP="00000000" w:rsidRDefault="00000000" w:rsidRPr="00000000" w14:paraId="000026C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_GT</w:t>
            </w:r>
          </w:p>
          <w:p w:rsidR="00000000" w:rsidDel="00000000" w:rsidP="00000000" w:rsidRDefault="00000000" w:rsidRPr="00000000" w14:paraId="000026C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_LE</w:t>
            </w:r>
          </w:p>
        </w:tc>
        <w:tc>
          <w:tcPr>
            <w:shd w:fill="auto" w:val="clear"/>
            <w:tcMar>
              <w:top w:w="43.2" w:type="dxa"/>
              <w:left w:w="43.2" w:type="dxa"/>
              <w:bottom w:w="43.2" w:type="dxa"/>
              <w:right w:w="43.2" w:type="dxa"/>
            </w:tcMar>
            <w:vAlign w:val="top"/>
          </w:tcPr>
          <w:p w:rsidR="00000000" w:rsidDel="00000000" w:rsidP="00000000" w:rsidRDefault="00000000" w:rsidRPr="00000000" w14:paraId="000026C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_LT</w:t>
            </w:r>
          </w:p>
          <w:p w:rsidR="00000000" w:rsidDel="00000000" w:rsidP="00000000" w:rsidRDefault="00000000" w:rsidRPr="00000000" w14:paraId="000026C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w:t>
            </w:r>
          </w:p>
          <w:p w:rsidR="00000000" w:rsidDel="00000000" w:rsidP="00000000" w:rsidRDefault="00000000" w:rsidRPr="00000000" w14:paraId="000026C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_NC_AND_NZ</w:t>
            </w:r>
          </w:p>
          <w:p w:rsidR="00000000" w:rsidDel="00000000" w:rsidP="00000000" w:rsidRDefault="00000000" w:rsidRPr="00000000" w14:paraId="000026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_NC_AND_Z</w:t>
            </w:r>
          </w:p>
        </w:tc>
        <w:tc>
          <w:tcPr>
            <w:shd w:fill="auto" w:val="clear"/>
            <w:tcMar>
              <w:top w:w="43.2" w:type="dxa"/>
              <w:left w:w="43.2" w:type="dxa"/>
              <w:bottom w:w="43.2" w:type="dxa"/>
              <w:right w:w="43.2" w:type="dxa"/>
            </w:tcMar>
            <w:vAlign w:val="top"/>
          </w:tcPr>
          <w:p w:rsidR="00000000" w:rsidDel="00000000" w:rsidP="00000000" w:rsidRDefault="00000000" w:rsidRPr="00000000" w14:paraId="000026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_NC_OR_NZ</w:t>
            </w:r>
          </w:p>
          <w:p w:rsidR="00000000" w:rsidDel="00000000" w:rsidP="00000000" w:rsidRDefault="00000000" w:rsidRPr="00000000" w14:paraId="000026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_NC_OR_Z</w:t>
            </w:r>
          </w:p>
          <w:p w:rsidR="00000000" w:rsidDel="00000000" w:rsidP="00000000" w:rsidRDefault="00000000" w:rsidRPr="00000000" w14:paraId="000026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_NE</w:t>
            </w:r>
          </w:p>
          <w:p w:rsidR="00000000" w:rsidDel="00000000" w:rsidP="00000000" w:rsidRDefault="00000000" w:rsidRPr="00000000" w14:paraId="000026C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w:t>
            </w:r>
          </w:p>
        </w:tc>
        <w:tc>
          <w:tcPr>
            <w:shd w:fill="auto" w:val="clear"/>
            <w:tcMar>
              <w:top w:w="43.2" w:type="dxa"/>
              <w:left w:w="43.2" w:type="dxa"/>
              <w:bottom w:w="43.2" w:type="dxa"/>
              <w:right w:w="43.2" w:type="dxa"/>
            </w:tcMar>
            <w:vAlign w:val="top"/>
          </w:tcPr>
          <w:p w:rsidR="00000000" w:rsidDel="00000000" w:rsidP="00000000" w:rsidRDefault="00000000" w:rsidRPr="00000000" w14:paraId="000026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_NZ_AND_C</w:t>
            </w:r>
          </w:p>
          <w:p w:rsidR="00000000" w:rsidDel="00000000" w:rsidP="00000000" w:rsidRDefault="00000000" w:rsidRPr="00000000" w14:paraId="000026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_NZ_AND_NC</w:t>
            </w:r>
          </w:p>
          <w:p w:rsidR="00000000" w:rsidDel="00000000" w:rsidP="00000000" w:rsidRDefault="00000000" w:rsidRPr="00000000" w14:paraId="000026C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_NZ_OR_C</w:t>
            </w:r>
          </w:p>
          <w:p w:rsidR="00000000" w:rsidDel="00000000" w:rsidP="00000000" w:rsidRDefault="00000000" w:rsidRPr="00000000" w14:paraId="000026C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_NZ_OR_NC</w:t>
            </w:r>
          </w:p>
        </w:tc>
        <w:tc>
          <w:tcPr>
            <w:shd w:fill="auto" w:val="clear"/>
            <w:tcMar>
              <w:top w:w="43.2" w:type="dxa"/>
              <w:left w:w="43.2" w:type="dxa"/>
              <w:bottom w:w="43.2" w:type="dxa"/>
              <w:right w:w="43.2" w:type="dxa"/>
            </w:tcMar>
            <w:vAlign w:val="top"/>
          </w:tcPr>
          <w:p w:rsidR="00000000" w:rsidDel="00000000" w:rsidP="00000000" w:rsidRDefault="00000000" w:rsidRPr="00000000" w14:paraId="000026D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_RET_</w:t>
            </w:r>
          </w:p>
          <w:p w:rsidR="00000000" w:rsidDel="00000000" w:rsidP="00000000" w:rsidRDefault="00000000" w:rsidRPr="00000000" w14:paraId="000026D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_SET</w:t>
            </w:r>
          </w:p>
          <w:p w:rsidR="00000000" w:rsidDel="00000000" w:rsidP="00000000" w:rsidRDefault="00000000" w:rsidRPr="00000000" w14:paraId="000026D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w:t>
            </w:r>
          </w:p>
          <w:p w:rsidR="00000000" w:rsidDel="00000000" w:rsidP="00000000" w:rsidRDefault="00000000" w:rsidRPr="00000000" w14:paraId="000026D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_Z_AND_C</w:t>
            </w:r>
          </w:p>
        </w:tc>
        <w:tc>
          <w:tcPr>
            <w:shd w:fill="auto" w:val="clear"/>
            <w:tcMar>
              <w:top w:w="43.2" w:type="dxa"/>
              <w:left w:w="43.2" w:type="dxa"/>
              <w:bottom w:w="43.2" w:type="dxa"/>
              <w:right w:w="43.2" w:type="dxa"/>
            </w:tcMar>
            <w:vAlign w:val="top"/>
          </w:tcPr>
          <w:p w:rsidR="00000000" w:rsidDel="00000000" w:rsidP="00000000" w:rsidRDefault="00000000" w:rsidRPr="00000000" w14:paraId="000026D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_Z_AND_NC</w:t>
            </w:r>
          </w:p>
          <w:p w:rsidR="00000000" w:rsidDel="00000000" w:rsidP="00000000" w:rsidRDefault="00000000" w:rsidRPr="00000000" w14:paraId="000026D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_Z_EQ_C</w:t>
            </w:r>
          </w:p>
          <w:p w:rsidR="00000000" w:rsidDel="00000000" w:rsidP="00000000" w:rsidRDefault="00000000" w:rsidRPr="00000000" w14:paraId="000026D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_Z_NE_C</w:t>
            </w:r>
          </w:p>
          <w:p w:rsidR="00000000" w:rsidDel="00000000" w:rsidP="00000000" w:rsidRDefault="00000000" w:rsidRPr="00000000" w14:paraId="000026D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_Z_OR_C</w:t>
            </w:r>
          </w:p>
        </w:tc>
        <w:tc>
          <w:tcPr>
            <w:shd w:fill="auto" w:val="clear"/>
            <w:tcMar>
              <w:top w:w="43.2" w:type="dxa"/>
              <w:left w:w="43.2" w:type="dxa"/>
              <w:bottom w:w="43.2" w:type="dxa"/>
              <w:right w:w="43.2" w:type="dxa"/>
            </w:tcMar>
            <w:vAlign w:val="top"/>
          </w:tcPr>
          <w:p w:rsidR="00000000" w:rsidDel="00000000" w:rsidP="00000000" w:rsidRDefault="00000000" w:rsidRPr="00000000" w14:paraId="000026D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_Z_OR_NC</w:t>
            </w:r>
          </w:p>
        </w:tc>
      </w:tr>
    </w:tbl>
    <w:p w:rsidR="00000000" w:rsidDel="00000000" w:rsidP="00000000" w:rsidRDefault="00000000" w:rsidRPr="00000000" w14:paraId="000026D9">
      <w:pPr>
        <w:pStyle w:val="Heading2"/>
        <w:pageBreakBefore w:val="0"/>
        <w:rPr/>
      </w:pPr>
      <w:bookmarkStart w:colFirst="0" w:colLast="0" w:name="_hd4bfchbjkj" w:id="396"/>
      <w:bookmarkEnd w:id="396"/>
      <w:r w:rsidDel="00000000" w:rsidR="00000000" w:rsidRPr="00000000">
        <w:rPr>
          <w:rtl w:val="0"/>
        </w:rPr>
        <w:t xml:space="preserve">A - B</w:t>
      </w:r>
      <w:r w:rsidDel="00000000" w:rsidR="00000000" w:rsidRPr="00000000">
        <w:rPr>
          <w:rtl w:val="0"/>
        </w:rPr>
      </w:r>
    </w:p>
    <w:tbl>
      <w:tblPr>
        <w:tblStyle w:val="Table20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945"/>
        <w:gridCol w:w="960"/>
        <w:gridCol w:w="825"/>
        <w:gridCol w:w="690"/>
        <w:gridCol w:w="780"/>
        <w:gridCol w:w="825"/>
        <w:gridCol w:w="915"/>
        <w:gridCol w:w="660"/>
        <w:gridCol w:w="795"/>
        <w:gridCol w:w="855"/>
        <w:gridCol w:w="945"/>
        <w:tblGridChange w:id="0">
          <w:tblGrid>
            <w:gridCol w:w="885"/>
            <w:gridCol w:w="945"/>
            <w:gridCol w:w="960"/>
            <w:gridCol w:w="825"/>
            <w:gridCol w:w="690"/>
            <w:gridCol w:w="780"/>
            <w:gridCol w:w="825"/>
            <w:gridCol w:w="915"/>
            <w:gridCol w:w="660"/>
            <w:gridCol w:w="795"/>
            <w:gridCol w:w="855"/>
            <w:gridCol w:w="94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6D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ABORT</w:t>
            </w:r>
          </w:p>
          <w:p w:rsidR="00000000" w:rsidDel="00000000" w:rsidP="00000000" w:rsidRDefault="00000000" w:rsidRPr="00000000" w14:paraId="000026D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ABS</w:t>
            </w:r>
          </w:p>
          <w:p w:rsidR="00000000" w:rsidDel="00000000" w:rsidP="00000000" w:rsidRDefault="00000000" w:rsidRPr="00000000" w14:paraId="000026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w:t>
            </w:r>
          </w:p>
          <w:p w:rsidR="00000000" w:rsidDel="00000000" w:rsidP="00000000" w:rsidRDefault="00000000" w:rsidRPr="00000000" w14:paraId="000026D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ADDBITS</w:t>
            </w:r>
            <w:r w:rsidDel="00000000" w:rsidR="00000000" w:rsidRPr="00000000">
              <w:rPr>
                <w:rtl w:val="0"/>
              </w:rPr>
            </w:r>
          </w:p>
          <w:p w:rsidR="00000000" w:rsidDel="00000000" w:rsidP="00000000" w:rsidRDefault="00000000" w:rsidRPr="00000000" w14:paraId="000026D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ADDCT1</w:t>
            </w:r>
          </w:p>
        </w:tc>
        <w:tc>
          <w:tcPr>
            <w:shd w:fill="auto" w:val="clear"/>
            <w:tcMar>
              <w:top w:w="43.2" w:type="dxa"/>
              <w:left w:w="43.2" w:type="dxa"/>
              <w:bottom w:w="43.2" w:type="dxa"/>
              <w:right w:w="43.2" w:type="dxa"/>
            </w:tcMar>
            <w:vAlign w:val="top"/>
          </w:tcPr>
          <w:p w:rsidR="00000000" w:rsidDel="00000000" w:rsidP="00000000" w:rsidRDefault="00000000" w:rsidRPr="00000000" w14:paraId="000026D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ADDCT2</w:t>
            </w:r>
          </w:p>
          <w:p w:rsidR="00000000" w:rsidDel="00000000" w:rsidP="00000000" w:rsidRDefault="00000000" w:rsidRPr="00000000" w14:paraId="000026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ADDCT3</w:t>
            </w:r>
          </w:p>
          <w:p w:rsidR="00000000" w:rsidDel="00000000" w:rsidP="00000000" w:rsidRDefault="00000000" w:rsidRPr="00000000" w14:paraId="000026E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ADDPINS</w:t>
            </w:r>
            <w:r w:rsidDel="00000000" w:rsidR="00000000" w:rsidRPr="00000000">
              <w:rPr>
                <w:rtl w:val="0"/>
              </w:rPr>
            </w:r>
          </w:p>
          <w:p w:rsidR="00000000" w:rsidDel="00000000" w:rsidP="00000000" w:rsidRDefault="00000000" w:rsidRPr="00000000" w14:paraId="000026E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ADDPIX</w:t>
            </w:r>
          </w:p>
          <w:p w:rsidR="00000000" w:rsidDel="00000000" w:rsidP="00000000" w:rsidRDefault="00000000" w:rsidRPr="00000000" w14:paraId="000026E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ADDS</w:t>
            </w:r>
          </w:p>
        </w:tc>
        <w:tc>
          <w:tcPr>
            <w:shd w:fill="auto" w:val="clear"/>
            <w:tcMar>
              <w:top w:w="43.2" w:type="dxa"/>
              <w:left w:w="43.2" w:type="dxa"/>
              <w:bottom w:w="43.2" w:type="dxa"/>
              <w:right w:w="43.2" w:type="dxa"/>
            </w:tcMar>
            <w:vAlign w:val="top"/>
          </w:tcPr>
          <w:p w:rsidR="00000000" w:rsidDel="00000000" w:rsidP="00000000" w:rsidRDefault="00000000" w:rsidRPr="00000000" w14:paraId="000026E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ADDSX</w:t>
            </w:r>
          </w:p>
          <w:p w:rsidR="00000000" w:rsidDel="00000000" w:rsidP="00000000" w:rsidRDefault="00000000" w:rsidRPr="00000000" w14:paraId="000026E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ADDX</w:t>
            </w:r>
          </w:p>
          <w:p w:rsidR="00000000" w:rsidDel="00000000" w:rsidP="00000000" w:rsidRDefault="00000000" w:rsidRPr="00000000" w14:paraId="000026E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AKPIN</w:t>
            </w:r>
          </w:p>
          <w:p w:rsidR="00000000" w:rsidDel="00000000" w:rsidP="00000000" w:rsidRDefault="00000000" w:rsidRPr="00000000" w14:paraId="000026E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ALIGNL</w:t>
            </w:r>
          </w:p>
          <w:p w:rsidR="00000000" w:rsidDel="00000000" w:rsidP="00000000" w:rsidRDefault="00000000" w:rsidRPr="00000000" w14:paraId="000026E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ALIGNW</w:t>
            </w:r>
          </w:p>
        </w:tc>
        <w:tc>
          <w:tcPr>
            <w:shd w:fill="auto" w:val="clear"/>
            <w:tcMar>
              <w:top w:w="43.2" w:type="dxa"/>
              <w:left w:w="43.2" w:type="dxa"/>
              <w:bottom w:w="43.2" w:type="dxa"/>
              <w:right w:w="43.2" w:type="dxa"/>
            </w:tcMar>
            <w:vAlign w:val="top"/>
          </w:tcPr>
          <w:p w:rsidR="00000000" w:rsidDel="00000000" w:rsidP="00000000" w:rsidRDefault="00000000" w:rsidRPr="00000000" w14:paraId="000026E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ALLOWI</w:t>
            </w:r>
          </w:p>
          <w:p w:rsidR="00000000" w:rsidDel="00000000" w:rsidP="00000000" w:rsidRDefault="00000000" w:rsidRPr="00000000" w14:paraId="000026E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w:t>
            </w:r>
          </w:p>
          <w:p w:rsidR="00000000" w:rsidDel="00000000" w:rsidP="00000000" w:rsidRDefault="00000000" w:rsidRPr="00000000" w14:paraId="000026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ALTB</w:t>
            </w:r>
          </w:p>
          <w:p w:rsidR="00000000" w:rsidDel="00000000" w:rsidP="00000000" w:rsidRDefault="00000000" w:rsidRPr="00000000" w14:paraId="000026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ALTD</w:t>
            </w:r>
          </w:p>
          <w:p w:rsidR="00000000" w:rsidDel="00000000" w:rsidP="00000000" w:rsidRDefault="00000000" w:rsidRPr="00000000" w14:paraId="000026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ALTGB</w:t>
            </w:r>
          </w:p>
        </w:tc>
        <w:tc>
          <w:tcPr>
            <w:shd w:fill="auto" w:val="clear"/>
            <w:tcMar>
              <w:top w:w="43.2" w:type="dxa"/>
              <w:left w:w="43.2" w:type="dxa"/>
              <w:bottom w:w="43.2" w:type="dxa"/>
              <w:right w:w="43.2" w:type="dxa"/>
            </w:tcMar>
            <w:vAlign w:val="top"/>
          </w:tcPr>
          <w:p w:rsidR="00000000" w:rsidDel="00000000" w:rsidP="00000000" w:rsidRDefault="00000000" w:rsidRPr="00000000" w14:paraId="000026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ALTGN</w:t>
            </w:r>
          </w:p>
          <w:p w:rsidR="00000000" w:rsidDel="00000000" w:rsidP="00000000" w:rsidRDefault="00000000" w:rsidRPr="00000000" w14:paraId="000026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ALTGW</w:t>
            </w:r>
          </w:p>
          <w:p w:rsidR="00000000" w:rsidDel="00000000" w:rsidP="00000000" w:rsidRDefault="00000000" w:rsidRPr="00000000" w14:paraId="000026F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ALTI</w:t>
            </w:r>
          </w:p>
          <w:p w:rsidR="00000000" w:rsidDel="00000000" w:rsidP="00000000" w:rsidRDefault="00000000" w:rsidRPr="00000000" w14:paraId="000026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ALTR</w:t>
            </w:r>
          </w:p>
          <w:p w:rsidR="00000000" w:rsidDel="00000000" w:rsidP="00000000" w:rsidRDefault="00000000" w:rsidRPr="00000000" w14:paraId="000026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w:t>
            </w:r>
          </w:p>
        </w:tc>
        <w:tc>
          <w:tcPr>
            <w:shd w:fill="auto" w:val="clear"/>
            <w:tcMar>
              <w:top w:w="43.2" w:type="dxa"/>
              <w:left w:w="43.2" w:type="dxa"/>
              <w:bottom w:w="43.2" w:type="dxa"/>
              <w:right w:w="43.2" w:type="dxa"/>
            </w:tcMar>
            <w:vAlign w:val="top"/>
          </w:tcPr>
          <w:p w:rsidR="00000000" w:rsidDel="00000000" w:rsidP="00000000" w:rsidRDefault="00000000" w:rsidRPr="00000000" w14:paraId="000026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ALTSB</w:t>
            </w:r>
          </w:p>
          <w:p w:rsidR="00000000" w:rsidDel="00000000" w:rsidP="00000000" w:rsidRDefault="00000000" w:rsidRPr="00000000" w14:paraId="000026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ALTSN</w:t>
            </w:r>
          </w:p>
          <w:p w:rsidR="00000000" w:rsidDel="00000000" w:rsidP="00000000" w:rsidRDefault="00000000" w:rsidRPr="00000000" w14:paraId="000026F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ALTSW</w:t>
            </w:r>
          </w:p>
          <w:p w:rsidR="00000000" w:rsidDel="00000000" w:rsidP="00000000" w:rsidRDefault="00000000" w:rsidRPr="00000000" w14:paraId="000026F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w:t>
            </w:r>
          </w:p>
          <w:p w:rsidR="00000000" w:rsidDel="00000000" w:rsidP="00000000" w:rsidRDefault="00000000" w:rsidRPr="00000000" w14:paraId="000026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ANDC</w:t>
            </w:r>
          </w:p>
        </w:tc>
        <w:tc>
          <w:tcPr>
            <w:shd w:fill="auto" w:val="clear"/>
            <w:tcMar>
              <w:top w:w="43.2" w:type="dxa"/>
              <w:left w:w="43.2" w:type="dxa"/>
              <w:bottom w:w="43.2" w:type="dxa"/>
              <w:right w:w="43.2" w:type="dxa"/>
            </w:tcMar>
            <w:vAlign w:val="top"/>
          </w:tcPr>
          <w:p w:rsidR="00000000" w:rsidDel="00000000" w:rsidP="00000000" w:rsidRDefault="00000000" w:rsidRPr="00000000" w14:paraId="000026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ANDN</w:t>
            </w:r>
          </w:p>
          <w:p w:rsidR="00000000" w:rsidDel="00000000" w:rsidP="00000000" w:rsidRDefault="00000000" w:rsidRPr="00000000" w14:paraId="000026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ANDZ</w:t>
            </w:r>
          </w:p>
          <w:p w:rsidR="00000000" w:rsidDel="00000000" w:rsidP="00000000" w:rsidRDefault="00000000" w:rsidRPr="00000000" w14:paraId="000026F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ARCHIVE</w:t>
            </w:r>
          </w:p>
          <w:p w:rsidR="00000000" w:rsidDel="00000000" w:rsidP="00000000" w:rsidRDefault="00000000" w:rsidRPr="00000000" w14:paraId="000026F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ASMCLK</w:t>
            </w:r>
          </w:p>
          <w:p w:rsidR="00000000" w:rsidDel="00000000" w:rsidP="00000000" w:rsidRDefault="00000000" w:rsidRPr="00000000" w14:paraId="000026F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AUGD</w:t>
            </w:r>
          </w:p>
        </w:tc>
        <w:tc>
          <w:tcPr>
            <w:shd w:fill="auto" w:val="clear"/>
            <w:tcMar>
              <w:top w:w="43.2" w:type="dxa"/>
              <w:left w:w="43.2" w:type="dxa"/>
              <w:bottom w:w="43.2" w:type="dxa"/>
              <w:right w:w="43.2" w:type="dxa"/>
            </w:tcMar>
            <w:vAlign w:val="top"/>
          </w:tcPr>
          <w:p w:rsidR="00000000" w:rsidDel="00000000" w:rsidP="00000000" w:rsidRDefault="00000000" w:rsidRPr="00000000" w14:paraId="000026F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AUGS</w:t>
            </w:r>
          </w:p>
          <w:p w:rsidR="00000000" w:rsidDel="00000000" w:rsidP="00000000" w:rsidRDefault="00000000" w:rsidRPr="00000000" w14:paraId="000026F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BACKCOLOR</w:t>
            </w:r>
          </w:p>
          <w:p w:rsidR="00000000" w:rsidDel="00000000" w:rsidP="00000000" w:rsidRDefault="00000000" w:rsidRPr="00000000" w14:paraId="000026F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BITC</w:t>
            </w:r>
          </w:p>
          <w:p w:rsidR="00000000" w:rsidDel="00000000" w:rsidP="00000000" w:rsidRDefault="00000000" w:rsidRPr="00000000" w14:paraId="0000270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BITH</w:t>
            </w:r>
            <w:r w:rsidDel="00000000" w:rsidR="00000000" w:rsidRPr="00000000">
              <w:rPr>
                <w:rtl w:val="0"/>
              </w:rPr>
            </w:r>
          </w:p>
          <w:p w:rsidR="00000000" w:rsidDel="00000000" w:rsidP="00000000" w:rsidRDefault="00000000" w:rsidRPr="00000000" w14:paraId="0000270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BITL</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70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BITMAP</w:t>
            </w:r>
          </w:p>
          <w:p w:rsidR="00000000" w:rsidDel="00000000" w:rsidP="00000000" w:rsidRDefault="00000000" w:rsidRPr="00000000" w14:paraId="0000270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BITNC</w:t>
            </w:r>
          </w:p>
          <w:p w:rsidR="00000000" w:rsidDel="00000000" w:rsidP="00000000" w:rsidRDefault="00000000" w:rsidRPr="00000000" w14:paraId="0000270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BITNOT</w:t>
            </w:r>
          </w:p>
          <w:p w:rsidR="00000000" w:rsidDel="00000000" w:rsidP="00000000" w:rsidRDefault="00000000" w:rsidRPr="00000000" w14:paraId="0000270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BITNZ</w:t>
            </w:r>
          </w:p>
          <w:p w:rsidR="00000000" w:rsidDel="00000000" w:rsidP="00000000" w:rsidRDefault="00000000" w:rsidRPr="00000000" w14:paraId="0000270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BITRND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70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BITZ</w:t>
            </w:r>
          </w:p>
          <w:p w:rsidR="00000000" w:rsidDel="00000000" w:rsidP="00000000" w:rsidRDefault="00000000" w:rsidRPr="00000000" w14:paraId="0000270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BLACK</w:t>
            </w:r>
          </w:p>
          <w:p w:rsidR="00000000" w:rsidDel="00000000" w:rsidP="00000000" w:rsidRDefault="00000000" w:rsidRPr="00000000" w14:paraId="0000270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BLNPIX</w:t>
            </w:r>
            <w:r w:rsidDel="00000000" w:rsidR="00000000" w:rsidRPr="00000000">
              <w:rPr>
                <w:rtl w:val="0"/>
              </w:rPr>
            </w:r>
          </w:p>
          <w:p w:rsidR="00000000" w:rsidDel="00000000" w:rsidP="00000000" w:rsidRDefault="00000000" w:rsidRPr="00000000" w14:paraId="0000270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BLUE</w:t>
            </w:r>
          </w:p>
          <w:p w:rsidR="00000000" w:rsidDel="00000000" w:rsidP="00000000" w:rsidRDefault="00000000" w:rsidRPr="00000000" w14:paraId="0000270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BMASK</w:t>
            </w:r>
          </w:p>
        </w:tc>
        <w:tc>
          <w:tcPr>
            <w:shd w:fill="auto" w:val="clear"/>
            <w:tcMar>
              <w:top w:w="43.2" w:type="dxa"/>
              <w:left w:w="43.2" w:type="dxa"/>
              <w:bottom w:w="43.2" w:type="dxa"/>
              <w:right w:w="43.2" w:type="dxa"/>
            </w:tcMar>
            <w:vAlign w:val="top"/>
          </w:tcPr>
          <w:p w:rsidR="00000000" w:rsidDel="00000000" w:rsidP="00000000" w:rsidRDefault="00000000" w:rsidRPr="00000000" w14:paraId="0000270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BOX</w:t>
            </w:r>
          </w:p>
          <w:p w:rsidR="00000000" w:rsidDel="00000000" w:rsidP="00000000" w:rsidRDefault="00000000" w:rsidRPr="00000000" w14:paraId="0000270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BRK</w:t>
            </w:r>
          </w:p>
          <w:p w:rsidR="00000000" w:rsidDel="00000000" w:rsidP="00000000" w:rsidRDefault="00000000" w:rsidRPr="00000000" w14:paraId="0000270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w:t>
            </w:r>
          </w:p>
          <w:p w:rsidR="00000000" w:rsidDel="00000000" w:rsidP="00000000" w:rsidRDefault="00000000" w:rsidRPr="00000000" w14:paraId="0000270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BYTEFILL</w:t>
            </w:r>
            <w:r w:rsidDel="00000000" w:rsidR="00000000" w:rsidRPr="00000000">
              <w:rPr>
                <w:rtl w:val="0"/>
              </w:rPr>
            </w:r>
          </w:p>
          <w:p w:rsidR="00000000" w:rsidDel="00000000" w:rsidP="00000000" w:rsidRDefault="00000000" w:rsidRPr="00000000" w14:paraId="0000271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BYTEMOVE</w:t>
            </w:r>
          </w:p>
        </w:tc>
        <w:tc>
          <w:tcPr>
            <w:shd w:fill="auto" w:val="clear"/>
            <w:tcMar>
              <w:top w:w="43.2" w:type="dxa"/>
              <w:left w:w="43.2" w:type="dxa"/>
              <w:bottom w:w="43.2" w:type="dxa"/>
              <w:right w:w="43.2" w:type="dxa"/>
            </w:tcMar>
            <w:vAlign w:val="top"/>
          </w:tcPr>
          <w:p w:rsidR="00000000" w:rsidDel="00000000" w:rsidP="00000000" w:rsidRDefault="00000000" w:rsidRPr="00000000" w14:paraId="0000271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BYTES_1BIT</w:t>
            </w:r>
          </w:p>
          <w:p w:rsidR="00000000" w:rsidDel="00000000" w:rsidP="00000000" w:rsidRDefault="00000000" w:rsidRPr="00000000" w14:paraId="0000271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BYTES_2BIT</w:t>
            </w:r>
          </w:p>
          <w:p w:rsidR="00000000" w:rsidDel="00000000" w:rsidP="00000000" w:rsidRDefault="00000000" w:rsidRPr="00000000" w14:paraId="0000271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BYTES_4BIT</w:t>
            </w:r>
          </w:p>
        </w:tc>
      </w:tr>
    </w:tbl>
    <w:p w:rsidR="00000000" w:rsidDel="00000000" w:rsidP="00000000" w:rsidRDefault="00000000" w:rsidRPr="00000000" w14:paraId="00002714">
      <w:pPr>
        <w:pStyle w:val="Heading2"/>
        <w:pageBreakBefore w:val="0"/>
        <w:rPr>
          <w:sz w:val="12"/>
          <w:szCs w:val="12"/>
        </w:rPr>
      </w:pPr>
      <w:bookmarkStart w:colFirst="0" w:colLast="0" w:name="_1dm01l1nuslg" w:id="397"/>
      <w:bookmarkEnd w:id="397"/>
      <w:r w:rsidDel="00000000" w:rsidR="00000000" w:rsidRPr="00000000">
        <w:rPr>
          <w:rtl w:val="0"/>
        </w:rPr>
        <w:t xml:space="preserve">C - D</w:t>
      </w:r>
      <w:r w:rsidDel="00000000" w:rsidR="00000000" w:rsidRPr="00000000">
        <w:rPr>
          <w:rtl w:val="0"/>
        </w:rPr>
      </w:r>
    </w:p>
    <w:tbl>
      <w:tblPr>
        <w:tblStyle w:val="Table20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915"/>
        <w:gridCol w:w="1500"/>
        <w:gridCol w:w="945"/>
        <w:gridCol w:w="1650"/>
        <w:gridCol w:w="1560"/>
        <w:gridCol w:w="780"/>
        <w:gridCol w:w="825"/>
        <w:gridCol w:w="855"/>
        <w:tblGridChange w:id="0">
          <w:tblGrid>
            <w:gridCol w:w="1050"/>
            <w:gridCol w:w="915"/>
            <w:gridCol w:w="1500"/>
            <w:gridCol w:w="945"/>
            <w:gridCol w:w="1650"/>
            <w:gridCol w:w="1560"/>
            <w:gridCol w:w="780"/>
            <w:gridCol w:w="825"/>
            <w:gridCol w:w="85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71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w:t>
            </w:r>
          </w:p>
          <w:p w:rsidR="00000000" w:rsidDel="00000000" w:rsidP="00000000" w:rsidRDefault="00000000" w:rsidRPr="00000000" w14:paraId="0000271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CALLA</w:t>
            </w:r>
          </w:p>
          <w:p w:rsidR="00000000" w:rsidDel="00000000" w:rsidP="00000000" w:rsidRDefault="00000000" w:rsidRPr="00000000" w14:paraId="0000271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CALLB</w:t>
            </w:r>
          </w:p>
          <w:p w:rsidR="00000000" w:rsidDel="00000000" w:rsidP="00000000" w:rsidRDefault="00000000" w:rsidRPr="00000000" w14:paraId="0000271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CALLD</w:t>
            </w:r>
          </w:p>
          <w:p w:rsidR="00000000" w:rsidDel="00000000" w:rsidP="00000000" w:rsidRDefault="00000000" w:rsidRPr="00000000" w14:paraId="0000271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CALLPA</w:t>
            </w:r>
          </w:p>
          <w:p w:rsidR="00000000" w:rsidDel="00000000" w:rsidP="00000000" w:rsidRDefault="00000000" w:rsidRPr="00000000" w14:paraId="0000271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CALLPB</w:t>
            </w:r>
          </w:p>
          <w:p w:rsidR="00000000" w:rsidDel="00000000" w:rsidP="00000000" w:rsidRDefault="00000000" w:rsidRPr="00000000" w14:paraId="0000271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CARTESIAN</w:t>
            </w:r>
          </w:p>
          <w:p w:rsidR="00000000" w:rsidDel="00000000" w:rsidP="00000000" w:rsidRDefault="00000000" w:rsidRPr="00000000" w14:paraId="0000271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CASE</w:t>
            </w:r>
          </w:p>
          <w:p w:rsidR="00000000" w:rsidDel="00000000" w:rsidP="00000000" w:rsidRDefault="00000000" w:rsidRPr="00000000" w14:paraId="0000271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CASE_FAST</w:t>
            </w:r>
          </w:p>
          <w:p w:rsidR="00000000" w:rsidDel="00000000" w:rsidP="00000000" w:rsidRDefault="00000000" w:rsidRPr="00000000" w14:paraId="0000271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CHANNEL</w:t>
            </w:r>
          </w:p>
        </w:tc>
        <w:tc>
          <w:tcPr>
            <w:shd w:fill="auto" w:val="clear"/>
            <w:tcMar>
              <w:top w:w="43.2" w:type="dxa"/>
              <w:left w:w="43.2" w:type="dxa"/>
              <w:bottom w:w="43.2" w:type="dxa"/>
              <w:right w:w="43.2" w:type="dxa"/>
            </w:tcMar>
            <w:vAlign w:val="top"/>
          </w:tcPr>
          <w:p w:rsidR="00000000" w:rsidDel="00000000" w:rsidP="00000000" w:rsidRDefault="00000000" w:rsidRPr="00000000" w14:paraId="0000271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CIRCLE</w:t>
            </w:r>
          </w:p>
          <w:p w:rsidR="00000000" w:rsidDel="00000000" w:rsidP="00000000" w:rsidRDefault="00000000" w:rsidRPr="00000000" w14:paraId="0000272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CLEAR</w:t>
            </w:r>
          </w:p>
          <w:p w:rsidR="00000000" w:rsidDel="00000000" w:rsidP="00000000" w:rsidRDefault="00000000" w:rsidRPr="00000000" w14:paraId="0000272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CLKFREQ</w:t>
            </w:r>
          </w:p>
          <w:p w:rsidR="00000000" w:rsidDel="00000000" w:rsidP="00000000" w:rsidRDefault="00000000" w:rsidRPr="00000000" w14:paraId="0000272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CLKMODE</w:t>
            </w:r>
          </w:p>
          <w:p w:rsidR="00000000" w:rsidDel="00000000" w:rsidP="00000000" w:rsidRDefault="00000000" w:rsidRPr="00000000" w14:paraId="0000272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CLKSET</w:t>
            </w:r>
            <w:r w:rsidDel="00000000" w:rsidR="00000000" w:rsidRPr="00000000">
              <w:rPr>
                <w:rtl w:val="0"/>
              </w:rPr>
            </w:r>
          </w:p>
          <w:p w:rsidR="00000000" w:rsidDel="00000000" w:rsidP="00000000" w:rsidRDefault="00000000" w:rsidRPr="00000000" w14:paraId="0000272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CLOSE</w:t>
            </w:r>
          </w:p>
          <w:p w:rsidR="00000000" w:rsidDel="00000000" w:rsidP="00000000" w:rsidRDefault="00000000" w:rsidRPr="00000000" w14:paraId="0000272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w:t>
            </w:r>
          </w:p>
          <w:p w:rsidR="00000000" w:rsidDel="00000000" w:rsidP="00000000" w:rsidRDefault="00000000" w:rsidRPr="00000000" w14:paraId="0000272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CMPM</w:t>
            </w:r>
          </w:p>
          <w:p w:rsidR="00000000" w:rsidDel="00000000" w:rsidP="00000000" w:rsidRDefault="00000000" w:rsidRPr="00000000" w14:paraId="0000272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CMPR</w:t>
            </w:r>
          </w:p>
          <w:p w:rsidR="00000000" w:rsidDel="00000000" w:rsidP="00000000" w:rsidRDefault="00000000" w:rsidRPr="00000000" w14:paraId="0000272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CMPS</w:t>
            </w:r>
          </w:p>
        </w:tc>
        <w:tc>
          <w:tcPr>
            <w:shd w:fill="auto" w:val="clear"/>
            <w:tcMar>
              <w:top w:w="43.2" w:type="dxa"/>
              <w:left w:w="43.2" w:type="dxa"/>
              <w:bottom w:w="43.2" w:type="dxa"/>
              <w:right w:w="43.2" w:type="dxa"/>
            </w:tcMar>
            <w:vAlign w:val="top"/>
          </w:tcPr>
          <w:p w:rsidR="00000000" w:rsidDel="00000000" w:rsidP="00000000" w:rsidRDefault="00000000" w:rsidRPr="00000000" w14:paraId="0000272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CMPSUB</w:t>
            </w:r>
            <w:r w:rsidDel="00000000" w:rsidR="00000000" w:rsidRPr="00000000">
              <w:rPr>
                <w:rtl w:val="0"/>
              </w:rPr>
            </w:r>
          </w:p>
          <w:p w:rsidR="00000000" w:rsidDel="00000000" w:rsidP="00000000" w:rsidRDefault="00000000" w:rsidRPr="00000000" w14:paraId="0000272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CMPSX</w:t>
            </w:r>
            <w:r w:rsidDel="00000000" w:rsidR="00000000" w:rsidRPr="00000000">
              <w:rPr>
                <w:rtl w:val="0"/>
              </w:rPr>
            </w:r>
          </w:p>
          <w:p w:rsidR="00000000" w:rsidDel="00000000" w:rsidP="00000000" w:rsidRDefault="00000000" w:rsidRPr="00000000" w14:paraId="0000272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CMPX</w:t>
            </w:r>
          </w:p>
          <w:p w:rsidR="00000000" w:rsidDel="00000000" w:rsidP="00000000" w:rsidRDefault="00000000" w:rsidRPr="00000000" w14:paraId="0000272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COGATN</w:t>
            </w:r>
            <w:r w:rsidDel="00000000" w:rsidR="00000000" w:rsidRPr="00000000">
              <w:rPr>
                <w:rtl w:val="0"/>
              </w:rPr>
            </w:r>
          </w:p>
          <w:p w:rsidR="00000000" w:rsidDel="00000000" w:rsidP="00000000" w:rsidRDefault="00000000" w:rsidRPr="00000000" w14:paraId="0000272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COGBRK</w:t>
            </w:r>
          </w:p>
          <w:p w:rsidR="00000000" w:rsidDel="00000000" w:rsidP="00000000" w:rsidRDefault="00000000" w:rsidRPr="00000000" w14:paraId="0000272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COGCHK</w:t>
            </w:r>
          </w:p>
          <w:p w:rsidR="00000000" w:rsidDel="00000000" w:rsidP="00000000" w:rsidRDefault="00000000" w:rsidRPr="00000000" w14:paraId="0000272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COGEXEC</w:t>
            </w:r>
          </w:p>
          <w:p w:rsidR="00000000" w:rsidDel="00000000" w:rsidP="00000000" w:rsidRDefault="00000000" w:rsidRPr="00000000" w14:paraId="0000273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COGEXEC_NEW</w:t>
            </w:r>
          </w:p>
          <w:p w:rsidR="00000000" w:rsidDel="00000000" w:rsidP="00000000" w:rsidRDefault="00000000" w:rsidRPr="00000000" w14:paraId="0000273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COGEXEC_NEW_PAIR</w:t>
            </w:r>
          </w:p>
          <w:p w:rsidR="00000000" w:rsidDel="00000000" w:rsidP="00000000" w:rsidRDefault="00000000" w:rsidRPr="00000000" w14:paraId="0000273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COGID</w:t>
            </w:r>
          </w:p>
        </w:tc>
        <w:tc>
          <w:tcPr>
            <w:shd w:fill="auto" w:val="clear"/>
            <w:tcMar>
              <w:top w:w="43.2" w:type="dxa"/>
              <w:left w:w="43.2" w:type="dxa"/>
              <w:bottom w:w="43.2" w:type="dxa"/>
              <w:right w:w="43.2" w:type="dxa"/>
            </w:tcMar>
            <w:vAlign w:val="top"/>
          </w:tcPr>
          <w:p w:rsidR="00000000" w:rsidDel="00000000" w:rsidP="00000000" w:rsidRDefault="00000000" w:rsidRPr="00000000" w14:paraId="0000273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COGINIT</w:t>
            </w:r>
          </w:p>
          <w:p w:rsidR="00000000" w:rsidDel="00000000" w:rsidP="00000000" w:rsidRDefault="00000000" w:rsidRPr="00000000" w14:paraId="0000273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COGSPIN</w:t>
            </w:r>
          </w:p>
          <w:p w:rsidR="00000000" w:rsidDel="00000000" w:rsidP="00000000" w:rsidRDefault="00000000" w:rsidRPr="00000000" w14:paraId="0000273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COGSTOP</w:t>
            </w:r>
          </w:p>
          <w:p w:rsidR="00000000" w:rsidDel="00000000" w:rsidP="00000000" w:rsidRDefault="00000000" w:rsidRPr="00000000" w14:paraId="0000273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COLOR</w:t>
            </w:r>
          </w:p>
          <w:p w:rsidR="00000000" w:rsidDel="00000000" w:rsidP="00000000" w:rsidRDefault="00000000" w:rsidRPr="00000000" w14:paraId="0000273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CON</w:t>
            </w:r>
          </w:p>
          <w:p w:rsidR="00000000" w:rsidDel="00000000" w:rsidP="00000000" w:rsidRDefault="00000000" w:rsidRPr="00000000" w14:paraId="000027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CRCBIT</w:t>
            </w:r>
            <w:r w:rsidDel="00000000" w:rsidR="00000000" w:rsidRPr="00000000">
              <w:rPr>
                <w:rtl w:val="0"/>
              </w:rPr>
            </w:r>
          </w:p>
          <w:p w:rsidR="00000000" w:rsidDel="00000000" w:rsidP="00000000" w:rsidRDefault="00000000" w:rsidRPr="00000000" w14:paraId="000027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CRCNIB</w:t>
            </w:r>
          </w:p>
          <w:p w:rsidR="00000000" w:rsidDel="00000000" w:rsidP="00000000" w:rsidRDefault="00000000" w:rsidRPr="00000000" w14:paraId="000027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CYAN</w:t>
            </w:r>
          </w:p>
          <w:p w:rsidR="00000000" w:rsidDel="00000000" w:rsidP="00000000" w:rsidRDefault="00000000" w:rsidRPr="00000000" w14:paraId="000027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DAT</w:t>
            </w:r>
          </w:p>
          <w:p w:rsidR="00000000" w:rsidDel="00000000" w:rsidP="00000000" w:rsidRDefault="00000000" w:rsidRPr="00000000" w14:paraId="0000273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w:t>
            </w:r>
          </w:p>
        </w:tc>
        <w:tc>
          <w:tcPr>
            <w:shd w:fill="auto" w:val="clear"/>
            <w:tcMar>
              <w:top w:w="43.2" w:type="dxa"/>
              <w:left w:w="43.2" w:type="dxa"/>
              <w:bottom w:w="43.2" w:type="dxa"/>
              <w:right w:w="43.2" w:type="dxa"/>
            </w:tcMar>
            <w:vAlign w:val="top"/>
          </w:tcPr>
          <w:p w:rsidR="00000000" w:rsidDel="00000000" w:rsidP="00000000" w:rsidRDefault="00000000" w:rsidRPr="00000000" w14:paraId="0000273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DEBUG_BAUD</w:t>
            </w:r>
          </w:p>
          <w:p w:rsidR="00000000" w:rsidDel="00000000" w:rsidP="00000000" w:rsidRDefault="00000000" w:rsidRPr="00000000" w14:paraId="000027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DEBUG_COGS</w:t>
            </w:r>
          </w:p>
          <w:p w:rsidR="00000000" w:rsidDel="00000000" w:rsidP="00000000" w:rsidRDefault="00000000" w:rsidRPr="00000000" w14:paraId="000027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DEBUG_DELAY</w:t>
            </w:r>
          </w:p>
          <w:p w:rsidR="00000000" w:rsidDel="00000000" w:rsidP="00000000" w:rsidRDefault="00000000" w:rsidRPr="00000000" w14:paraId="0000274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DEBUG_DISPLAY_LEFT</w:t>
            </w:r>
          </w:p>
          <w:p w:rsidR="00000000" w:rsidDel="00000000" w:rsidP="00000000" w:rsidRDefault="00000000" w:rsidRPr="00000000" w14:paraId="0000274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DEBUG_DISPLAY_TOP</w:t>
            </w:r>
          </w:p>
          <w:p w:rsidR="00000000" w:rsidDel="00000000" w:rsidP="00000000" w:rsidRDefault="00000000" w:rsidRPr="00000000" w14:paraId="0000274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DEBUG_HEIGHT</w:t>
            </w:r>
          </w:p>
          <w:p w:rsidR="00000000" w:rsidDel="00000000" w:rsidP="00000000" w:rsidRDefault="00000000" w:rsidRPr="00000000" w14:paraId="0000274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DEBUG_LEFT</w:t>
            </w:r>
          </w:p>
          <w:p w:rsidR="00000000" w:rsidDel="00000000" w:rsidP="00000000" w:rsidRDefault="00000000" w:rsidRPr="00000000" w14:paraId="000027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DEBUG_LOG_SIZE</w:t>
            </w:r>
          </w:p>
          <w:p w:rsidR="00000000" w:rsidDel="00000000" w:rsidP="00000000" w:rsidRDefault="00000000" w:rsidRPr="00000000" w14:paraId="000027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DEBUG_PIN</w:t>
            </w:r>
          </w:p>
          <w:p w:rsidR="00000000" w:rsidDel="00000000" w:rsidP="00000000" w:rsidRDefault="00000000" w:rsidRPr="00000000" w14:paraId="000027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DEBUG_TIMESTAMP</w:t>
            </w:r>
          </w:p>
        </w:tc>
        <w:tc>
          <w:tcPr>
            <w:shd w:fill="auto" w:val="clear"/>
            <w:tcMar>
              <w:top w:w="43.2" w:type="dxa"/>
              <w:left w:w="43.2" w:type="dxa"/>
              <w:bottom w:w="43.2" w:type="dxa"/>
              <w:right w:w="43.2" w:type="dxa"/>
            </w:tcMar>
            <w:vAlign w:val="top"/>
          </w:tcPr>
          <w:p w:rsidR="00000000" w:rsidDel="00000000" w:rsidP="00000000" w:rsidRDefault="00000000" w:rsidRPr="00000000" w14:paraId="000027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DEBUG_TOP</w:t>
            </w:r>
          </w:p>
          <w:p w:rsidR="00000000" w:rsidDel="00000000" w:rsidP="00000000" w:rsidRDefault="00000000" w:rsidRPr="00000000" w14:paraId="000027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DEBUG_WIDTH</w:t>
            </w:r>
          </w:p>
          <w:p w:rsidR="00000000" w:rsidDel="00000000" w:rsidP="00000000" w:rsidRDefault="00000000" w:rsidRPr="00000000" w14:paraId="0000274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DEBUG_WINDOWS_OFF</w:t>
            </w:r>
          </w:p>
          <w:p w:rsidR="00000000" w:rsidDel="00000000" w:rsidP="00000000" w:rsidRDefault="00000000" w:rsidRPr="00000000" w14:paraId="0000274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DECMOD</w:t>
            </w:r>
          </w:p>
          <w:p w:rsidR="00000000" w:rsidDel="00000000" w:rsidP="00000000" w:rsidRDefault="00000000" w:rsidRPr="00000000" w14:paraId="0000274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DECOD</w:t>
            </w:r>
          </w:p>
          <w:p w:rsidR="00000000" w:rsidDel="00000000" w:rsidP="00000000" w:rsidRDefault="00000000" w:rsidRPr="00000000" w14:paraId="0000274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DEPTH</w:t>
            </w:r>
          </w:p>
          <w:p w:rsidR="00000000" w:rsidDel="00000000" w:rsidP="00000000" w:rsidRDefault="00000000" w:rsidRPr="00000000" w14:paraId="0000274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DEV</w:t>
            </w:r>
          </w:p>
          <w:p w:rsidR="00000000" w:rsidDel="00000000" w:rsidP="00000000" w:rsidRDefault="00000000" w:rsidRPr="00000000" w14:paraId="0000274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DIRA</w:t>
            </w:r>
          </w:p>
          <w:p w:rsidR="00000000" w:rsidDel="00000000" w:rsidP="00000000" w:rsidRDefault="00000000" w:rsidRPr="00000000" w14:paraId="0000274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DIRB</w:t>
            </w:r>
          </w:p>
          <w:p w:rsidR="00000000" w:rsidDel="00000000" w:rsidP="00000000" w:rsidRDefault="00000000" w:rsidRPr="00000000" w14:paraId="000027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DIRC</w:t>
            </w:r>
          </w:p>
        </w:tc>
        <w:tc>
          <w:tcPr>
            <w:shd w:fill="auto" w:val="clear"/>
            <w:tcMar>
              <w:top w:w="43.2" w:type="dxa"/>
              <w:left w:w="43.2" w:type="dxa"/>
              <w:bottom w:w="43.2" w:type="dxa"/>
              <w:right w:w="43.2" w:type="dxa"/>
            </w:tcMar>
            <w:vAlign w:val="top"/>
          </w:tcPr>
          <w:p w:rsidR="00000000" w:rsidDel="00000000" w:rsidP="00000000" w:rsidRDefault="00000000" w:rsidRPr="00000000" w14:paraId="000027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DIRH</w:t>
            </w:r>
          </w:p>
          <w:p w:rsidR="00000000" w:rsidDel="00000000" w:rsidP="00000000" w:rsidRDefault="00000000" w:rsidRPr="00000000" w14:paraId="000027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DIRL</w:t>
            </w:r>
          </w:p>
          <w:p w:rsidR="00000000" w:rsidDel="00000000" w:rsidP="00000000" w:rsidRDefault="00000000" w:rsidRPr="00000000" w14:paraId="0000275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DIRNC</w:t>
            </w:r>
          </w:p>
          <w:p w:rsidR="00000000" w:rsidDel="00000000" w:rsidP="00000000" w:rsidRDefault="00000000" w:rsidRPr="00000000" w14:paraId="0000275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DIRNOT</w:t>
            </w:r>
          </w:p>
          <w:p w:rsidR="00000000" w:rsidDel="00000000" w:rsidP="00000000" w:rsidRDefault="00000000" w:rsidRPr="00000000" w14:paraId="0000275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DIRNZ</w:t>
            </w:r>
          </w:p>
          <w:p w:rsidR="00000000" w:rsidDel="00000000" w:rsidP="00000000" w:rsidRDefault="00000000" w:rsidRPr="00000000" w14:paraId="0000275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DIRRND</w:t>
            </w:r>
            <w:r w:rsidDel="00000000" w:rsidR="00000000" w:rsidRPr="00000000">
              <w:rPr>
                <w:rtl w:val="0"/>
              </w:rPr>
            </w:r>
          </w:p>
          <w:p w:rsidR="00000000" w:rsidDel="00000000" w:rsidP="00000000" w:rsidRDefault="00000000" w:rsidRPr="00000000" w14:paraId="0000275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DIRZ</w:t>
            </w:r>
          </w:p>
          <w:p w:rsidR="00000000" w:rsidDel="00000000" w:rsidP="00000000" w:rsidRDefault="00000000" w:rsidRPr="00000000" w14:paraId="0000275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DJF</w:t>
            </w:r>
          </w:p>
          <w:p w:rsidR="00000000" w:rsidDel="00000000" w:rsidP="00000000" w:rsidRDefault="00000000" w:rsidRPr="00000000" w14:paraId="0000275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DJNF</w:t>
            </w:r>
          </w:p>
          <w:p w:rsidR="00000000" w:rsidDel="00000000" w:rsidP="00000000" w:rsidRDefault="00000000" w:rsidRPr="00000000" w14:paraId="0000275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DJNZ</w:t>
            </w:r>
          </w:p>
        </w:tc>
        <w:tc>
          <w:tcPr>
            <w:shd w:fill="auto" w:val="clear"/>
            <w:tcMar>
              <w:top w:w="43.2" w:type="dxa"/>
              <w:left w:w="43.2" w:type="dxa"/>
              <w:bottom w:w="43.2" w:type="dxa"/>
              <w:right w:w="43.2" w:type="dxa"/>
            </w:tcMar>
            <w:vAlign w:val="top"/>
          </w:tcPr>
          <w:p w:rsidR="00000000" w:rsidDel="00000000" w:rsidP="00000000" w:rsidRDefault="00000000" w:rsidRPr="00000000" w14:paraId="0000275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DJZ</w:t>
            </w:r>
          </w:p>
          <w:p w:rsidR="00000000" w:rsidDel="00000000" w:rsidP="00000000" w:rsidRDefault="00000000" w:rsidRPr="00000000" w14:paraId="0000275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DLY</w:t>
            </w:r>
          </w:p>
          <w:p w:rsidR="00000000" w:rsidDel="00000000" w:rsidP="00000000" w:rsidRDefault="00000000" w:rsidRPr="00000000" w14:paraId="0000275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DOT</w:t>
            </w:r>
          </w:p>
          <w:p w:rsidR="00000000" w:rsidDel="00000000" w:rsidP="00000000" w:rsidRDefault="00000000" w:rsidRPr="00000000" w14:paraId="0000275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DOTSIZE</w:t>
            </w:r>
          </w:p>
          <w:p w:rsidR="00000000" w:rsidDel="00000000" w:rsidP="00000000" w:rsidRDefault="00000000" w:rsidRPr="00000000" w14:paraId="0000275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DRVC</w:t>
            </w:r>
          </w:p>
          <w:p w:rsidR="00000000" w:rsidDel="00000000" w:rsidP="00000000" w:rsidRDefault="00000000" w:rsidRPr="00000000" w14:paraId="0000276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DRVH</w:t>
            </w:r>
          </w:p>
          <w:p w:rsidR="00000000" w:rsidDel="00000000" w:rsidP="00000000" w:rsidRDefault="00000000" w:rsidRPr="00000000" w14:paraId="0000276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DRVL</w:t>
            </w:r>
          </w:p>
          <w:p w:rsidR="00000000" w:rsidDel="00000000" w:rsidP="00000000" w:rsidRDefault="00000000" w:rsidRPr="00000000" w14:paraId="0000276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DRVNC</w:t>
            </w:r>
          </w:p>
          <w:p w:rsidR="00000000" w:rsidDel="00000000" w:rsidP="00000000" w:rsidRDefault="00000000" w:rsidRPr="00000000" w14:paraId="0000276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DRVNOT</w:t>
            </w:r>
          </w:p>
          <w:p w:rsidR="00000000" w:rsidDel="00000000" w:rsidP="00000000" w:rsidRDefault="00000000" w:rsidRPr="00000000" w14:paraId="00002764">
            <w:pPr>
              <w:pageBreakBefore w:val="0"/>
              <w:widowControl w:val="0"/>
              <w:spacing w:after="0" w:line="240" w:lineRule="auto"/>
              <w:rPr>
                <w:rFonts w:ascii="Courier New" w:cs="Courier New" w:eastAsia="Courier New" w:hAnsi="Courier New"/>
                <w:sz w:val="12"/>
                <w:szCs w:val="12"/>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76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DRVRND</w:t>
            </w:r>
          </w:p>
          <w:p w:rsidR="00000000" w:rsidDel="00000000" w:rsidP="00000000" w:rsidRDefault="00000000" w:rsidRPr="00000000" w14:paraId="0000276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DRVZ</w:t>
            </w:r>
          </w:p>
        </w:tc>
      </w:tr>
    </w:tbl>
    <w:p w:rsidR="00000000" w:rsidDel="00000000" w:rsidP="00000000" w:rsidRDefault="00000000" w:rsidRPr="00000000" w14:paraId="00002767">
      <w:pPr>
        <w:pStyle w:val="Heading2"/>
        <w:pageBreakBefore w:val="0"/>
        <w:rPr/>
      </w:pPr>
      <w:bookmarkStart w:colFirst="0" w:colLast="0" w:name="_ky6mbj2ov5p4" w:id="398"/>
      <w:bookmarkEnd w:id="398"/>
      <w:r w:rsidDel="00000000" w:rsidR="00000000" w:rsidRPr="00000000">
        <w:rPr>
          <w:rtl w:val="0"/>
        </w:rPr>
        <w:t xml:space="preserve">E - F</w:t>
      </w:r>
    </w:p>
    <w:tbl>
      <w:tblPr>
        <w:tblStyle w:val="Table20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30"/>
        <w:gridCol w:w="930"/>
        <w:gridCol w:w="915"/>
        <w:gridCol w:w="885"/>
        <w:gridCol w:w="1230"/>
        <w:gridCol w:w="1320"/>
        <w:gridCol w:w="720"/>
        <w:gridCol w:w="780"/>
        <w:gridCol w:w="735"/>
        <w:gridCol w:w="765"/>
        <w:tblGridChange w:id="0">
          <w:tblGrid>
            <w:gridCol w:w="870"/>
            <w:gridCol w:w="930"/>
            <w:gridCol w:w="930"/>
            <w:gridCol w:w="915"/>
            <w:gridCol w:w="885"/>
            <w:gridCol w:w="1230"/>
            <w:gridCol w:w="1320"/>
            <w:gridCol w:w="720"/>
            <w:gridCol w:w="780"/>
            <w:gridCol w:w="735"/>
            <w:gridCol w:w="76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7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ELSE</w:t>
            </w:r>
          </w:p>
          <w:p w:rsidR="00000000" w:rsidDel="00000000" w:rsidP="00000000" w:rsidRDefault="00000000" w:rsidRPr="00000000" w14:paraId="0000276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ELSEIF</w:t>
            </w:r>
          </w:p>
          <w:p w:rsidR="00000000" w:rsidDel="00000000" w:rsidP="00000000" w:rsidRDefault="00000000" w:rsidRPr="00000000" w14:paraId="0000276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ELSEIFNOT</w:t>
            </w:r>
            <w:r w:rsidDel="00000000" w:rsidR="00000000" w:rsidRPr="00000000">
              <w:rPr>
                <w:rtl w:val="0"/>
              </w:rPr>
            </w:r>
          </w:p>
          <w:p w:rsidR="00000000" w:rsidDel="00000000" w:rsidP="00000000" w:rsidRDefault="00000000" w:rsidRPr="00000000" w14:paraId="0000276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ENCOD</w:t>
            </w:r>
            <w:r w:rsidDel="00000000" w:rsidR="00000000" w:rsidRPr="00000000">
              <w:rPr>
                <w:rtl w:val="0"/>
              </w:rPr>
            </w:r>
          </w:p>
          <w:p w:rsidR="00000000" w:rsidDel="00000000" w:rsidP="00000000" w:rsidRDefault="00000000" w:rsidRPr="00000000" w14:paraId="0000276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w:t>
            </w:r>
          </w:p>
        </w:tc>
        <w:tc>
          <w:tcPr>
            <w:shd w:fill="auto" w:val="clear"/>
            <w:tcMar>
              <w:top w:w="43.2" w:type="dxa"/>
              <w:left w:w="43.2" w:type="dxa"/>
              <w:bottom w:w="43.2" w:type="dxa"/>
              <w:right w:w="43.2" w:type="dxa"/>
            </w:tcMar>
            <w:vAlign w:val="top"/>
          </w:tcPr>
          <w:p w:rsidR="00000000" w:rsidDel="00000000" w:rsidP="00000000" w:rsidRDefault="00000000" w:rsidRPr="00000000" w14:paraId="0000276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EVENT_ATN</w:t>
            </w:r>
          </w:p>
          <w:p w:rsidR="00000000" w:rsidDel="00000000" w:rsidP="00000000" w:rsidRDefault="00000000" w:rsidRPr="00000000" w14:paraId="0000276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EVENT_CT1</w:t>
            </w:r>
          </w:p>
          <w:p w:rsidR="00000000" w:rsidDel="00000000" w:rsidP="00000000" w:rsidRDefault="00000000" w:rsidRPr="00000000" w14:paraId="0000276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EVENT_CT2</w:t>
            </w:r>
          </w:p>
          <w:p w:rsidR="00000000" w:rsidDel="00000000" w:rsidP="00000000" w:rsidRDefault="00000000" w:rsidRPr="00000000" w14:paraId="0000277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EVENT_CT3</w:t>
            </w:r>
          </w:p>
          <w:p w:rsidR="00000000" w:rsidDel="00000000" w:rsidP="00000000" w:rsidRDefault="00000000" w:rsidRPr="00000000" w14:paraId="0000277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EVENT_FBW</w:t>
            </w:r>
          </w:p>
        </w:tc>
        <w:tc>
          <w:tcPr>
            <w:shd w:fill="auto" w:val="clear"/>
            <w:tcMar>
              <w:top w:w="43.2" w:type="dxa"/>
              <w:left w:w="43.2" w:type="dxa"/>
              <w:bottom w:w="43.2" w:type="dxa"/>
              <w:right w:w="43.2" w:type="dxa"/>
            </w:tcMar>
            <w:vAlign w:val="top"/>
          </w:tcPr>
          <w:p w:rsidR="00000000" w:rsidDel="00000000" w:rsidP="00000000" w:rsidRDefault="00000000" w:rsidRPr="00000000" w14:paraId="0000277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EVENT_INT</w:t>
            </w:r>
          </w:p>
          <w:p w:rsidR="00000000" w:rsidDel="00000000" w:rsidP="00000000" w:rsidRDefault="00000000" w:rsidRPr="00000000" w14:paraId="0000277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EVENT_PAT</w:t>
            </w:r>
          </w:p>
          <w:p w:rsidR="00000000" w:rsidDel="00000000" w:rsidP="00000000" w:rsidRDefault="00000000" w:rsidRPr="00000000" w14:paraId="0000277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EVENT_QMT</w:t>
            </w:r>
          </w:p>
          <w:p w:rsidR="00000000" w:rsidDel="00000000" w:rsidP="00000000" w:rsidRDefault="00000000" w:rsidRPr="00000000" w14:paraId="0000277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EVENT_SE1</w:t>
            </w:r>
          </w:p>
          <w:p w:rsidR="00000000" w:rsidDel="00000000" w:rsidP="00000000" w:rsidRDefault="00000000" w:rsidRPr="00000000" w14:paraId="0000277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EVENT_SE2</w:t>
            </w:r>
          </w:p>
        </w:tc>
        <w:tc>
          <w:tcPr>
            <w:shd w:fill="auto" w:val="clear"/>
            <w:tcMar>
              <w:top w:w="43.2" w:type="dxa"/>
              <w:left w:w="43.2" w:type="dxa"/>
              <w:bottom w:w="43.2" w:type="dxa"/>
              <w:right w:w="43.2" w:type="dxa"/>
            </w:tcMar>
            <w:vAlign w:val="top"/>
          </w:tcPr>
          <w:p w:rsidR="00000000" w:rsidDel="00000000" w:rsidP="00000000" w:rsidRDefault="00000000" w:rsidRPr="00000000" w14:paraId="0000277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EVENT_SE3</w:t>
            </w:r>
          </w:p>
          <w:p w:rsidR="00000000" w:rsidDel="00000000" w:rsidP="00000000" w:rsidRDefault="00000000" w:rsidRPr="00000000" w14:paraId="0000277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EVENT_SE4</w:t>
            </w:r>
          </w:p>
          <w:p w:rsidR="00000000" w:rsidDel="00000000" w:rsidP="00000000" w:rsidRDefault="00000000" w:rsidRPr="00000000" w14:paraId="0000277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EVENT_XFI</w:t>
            </w:r>
          </w:p>
          <w:p w:rsidR="00000000" w:rsidDel="00000000" w:rsidP="00000000" w:rsidRDefault="00000000" w:rsidRPr="00000000" w14:paraId="0000277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EVENT_XMT</w:t>
            </w:r>
          </w:p>
          <w:p w:rsidR="00000000" w:rsidDel="00000000" w:rsidP="00000000" w:rsidRDefault="00000000" w:rsidRPr="00000000" w14:paraId="0000277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EVENT_XRL</w:t>
            </w:r>
          </w:p>
        </w:tc>
        <w:tc>
          <w:tcPr>
            <w:shd w:fill="auto" w:val="clear"/>
            <w:tcMar>
              <w:top w:w="43.2" w:type="dxa"/>
              <w:left w:w="43.2" w:type="dxa"/>
              <w:bottom w:w="43.2" w:type="dxa"/>
              <w:right w:w="43.2" w:type="dxa"/>
            </w:tcMar>
            <w:vAlign w:val="top"/>
          </w:tcPr>
          <w:p w:rsidR="00000000" w:rsidDel="00000000" w:rsidP="00000000" w:rsidRDefault="00000000" w:rsidRPr="00000000" w14:paraId="0000277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EVENT_XRO</w:t>
            </w:r>
          </w:p>
          <w:p w:rsidR="00000000" w:rsidDel="00000000" w:rsidP="00000000" w:rsidRDefault="00000000" w:rsidRPr="00000000" w14:paraId="0000277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EXECF</w:t>
            </w:r>
          </w:p>
          <w:p w:rsidR="00000000" w:rsidDel="00000000" w:rsidP="00000000" w:rsidRDefault="00000000" w:rsidRPr="00000000" w14:paraId="0000277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FABS</w:t>
            </w:r>
          </w:p>
          <w:p w:rsidR="00000000" w:rsidDel="00000000" w:rsidP="00000000" w:rsidRDefault="00000000" w:rsidRPr="00000000" w14:paraId="0000277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FALSE</w:t>
            </w:r>
          </w:p>
          <w:p w:rsidR="00000000" w:rsidDel="00000000" w:rsidP="00000000" w:rsidRDefault="00000000" w:rsidRPr="00000000" w14:paraId="0000278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FBLOCK</w:t>
            </w:r>
          </w:p>
        </w:tc>
        <w:tc>
          <w:tcPr>
            <w:shd w:fill="auto" w:val="clear"/>
            <w:tcMar>
              <w:top w:w="43.2" w:type="dxa"/>
              <w:left w:w="43.2" w:type="dxa"/>
              <w:bottom w:w="43.2" w:type="dxa"/>
              <w:right w:w="43.2" w:type="dxa"/>
            </w:tcMar>
            <w:vAlign w:val="top"/>
          </w:tcPr>
          <w:p w:rsidR="00000000" w:rsidDel="00000000" w:rsidP="00000000" w:rsidRDefault="00000000" w:rsidRPr="00000000" w14:paraId="0000278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w:t>
            </w:r>
          </w:p>
          <w:p w:rsidR="00000000" w:rsidDel="00000000" w:rsidP="00000000" w:rsidRDefault="00000000" w:rsidRPr="00000000" w14:paraId="0000278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w:t>
            </w:r>
          </w:p>
          <w:p w:rsidR="00000000" w:rsidDel="00000000" w:rsidP="00000000" w:rsidRDefault="00000000" w:rsidRPr="00000000" w14:paraId="0000278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FDEC_ARRAY</w:t>
            </w:r>
          </w:p>
          <w:p w:rsidR="00000000" w:rsidDel="00000000" w:rsidP="00000000" w:rsidRDefault="00000000" w:rsidRPr="00000000" w14:paraId="0000278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FDEC_ARRAY_</w:t>
            </w:r>
          </w:p>
          <w:p w:rsidR="00000000" w:rsidDel="00000000" w:rsidP="00000000" w:rsidRDefault="00000000" w:rsidRPr="00000000" w14:paraId="0000278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FDEC_REG_ARRAY</w:t>
            </w:r>
          </w:p>
        </w:tc>
        <w:tc>
          <w:tcPr>
            <w:shd w:fill="auto" w:val="clear"/>
            <w:tcMar>
              <w:top w:w="43.2" w:type="dxa"/>
              <w:left w:w="43.2" w:type="dxa"/>
              <w:bottom w:w="43.2" w:type="dxa"/>
              <w:right w:w="43.2" w:type="dxa"/>
            </w:tcMar>
            <w:vAlign w:val="top"/>
          </w:tcPr>
          <w:p w:rsidR="00000000" w:rsidDel="00000000" w:rsidP="00000000" w:rsidRDefault="00000000" w:rsidRPr="00000000" w14:paraId="0000278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FDEC_REG_ARRAY_</w:t>
            </w:r>
          </w:p>
          <w:p w:rsidR="00000000" w:rsidDel="00000000" w:rsidP="00000000" w:rsidRDefault="00000000" w:rsidRPr="00000000" w14:paraId="0000278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FFT</w:t>
            </w:r>
          </w:p>
          <w:p w:rsidR="00000000" w:rsidDel="00000000" w:rsidP="00000000" w:rsidRDefault="00000000" w:rsidRPr="00000000" w14:paraId="0000278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FGE</w:t>
            </w:r>
          </w:p>
          <w:p w:rsidR="00000000" w:rsidDel="00000000" w:rsidP="00000000" w:rsidRDefault="00000000" w:rsidRPr="00000000" w14:paraId="0000278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FGES</w:t>
            </w:r>
          </w:p>
          <w:p w:rsidR="00000000" w:rsidDel="00000000" w:rsidP="00000000" w:rsidRDefault="00000000" w:rsidRPr="00000000" w14:paraId="0000278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FILE</w:t>
            </w:r>
          </w:p>
        </w:tc>
        <w:tc>
          <w:tcPr>
            <w:shd w:fill="auto" w:val="clear"/>
            <w:tcMar>
              <w:top w:w="43.2" w:type="dxa"/>
              <w:left w:w="43.2" w:type="dxa"/>
              <w:bottom w:w="43.2" w:type="dxa"/>
              <w:right w:w="43.2" w:type="dxa"/>
            </w:tcMar>
            <w:vAlign w:val="top"/>
          </w:tcPr>
          <w:p w:rsidR="00000000" w:rsidDel="00000000" w:rsidP="00000000" w:rsidRDefault="00000000" w:rsidRPr="00000000" w14:paraId="0000278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FIT</w:t>
            </w:r>
          </w:p>
          <w:p w:rsidR="00000000" w:rsidDel="00000000" w:rsidP="00000000" w:rsidRDefault="00000000" w:rsidRPr="00000000" w14:paraId="0000278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FLE</w:t>
            </w:r>
          </w:p>
          <w:p w:rsidR="00000000" w:rsidDel="00000000" w:rsidP="00000000" w:rsidRDefault="00000000" w:rsidRPr="00000000" w14:paraId="0000278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FLES</w:t>
            </w:r>
          </w:p>
          <w:p w:rsidR="00000000" w:rsidDel="00000000" w:rsidP="00000000" w:rsidRDefault="00000000" w:rsidRPr="00000000" w14:paraId="0000278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FLOAT</w:t>
            </w:r>
          </w:p>
          <w:p w:rsidR="00000000" w:rsidDel="00000000" w:rsidP="00000000" w:rsidRDefault="00000000" w:rsidRPr="00000000" w14:paraId="0000278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FLTC</w:t>
            </w:r>
          </w:p>
        </w:tc>
        <w:tc>
          <w:tcPr>
            <w:shd w:fill="auto" w:val="clear"/>
            <w:tcMar>
              <w:top w:w="43.2" w:type="dxa"/>
              <w:left w:w="43.2" w:type="dxa"/>
              <w:bottom w:w="43.2" w:type="dxa"/>
              <w:right w:w="43.2" w:type="dxa"/>
            </w:tcMar>
            <w:vAlign w:val="top"/>
          </w:tcPr>
          <w:p w:rsidR="00000000" w:rsidDel="00000000" w:rsidP="00000000" w:rsidRDefault="00000000" w:rsidRPr="00000000" w14:paraId="0000279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FLTH</w:t>
            </w:r>
          </w:p>
          <w:p w:rsidR="00000000" w:rsidDel="00000000" w:rsidP="00000000" w:rsidRDefault="00000000" w:rsidRPr="00000000" w14:paraId="0000279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FLTL</w:t>
            </w:r>
          </w:p>
          <w:p w:rsidR="00000000" w:rsidDel="00000000" w:rsidP="00000000" w:rsidRDefault="00000000" w:rsidRPr="00000000" w14:paraId="0000279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FLTNC</w:t>
            </w:r>
          </w:p>
          <w:p w:rsidR="00000000" w:rsidDel="00000000" w:rsidP="00000000" w:rsidRDefault="00000000" w:rsidRPr="00000000" w14:paraId="0000279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FLTNOT</w:t>
            </w:r>
          </w:p>
          <w:p w:rsidR="00000000" w:rsidDel="00000000" w:rsidP="00000000" w:rsidRDefault="00000000" w:rsidRPr="00000000" w14:paraId="0000279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FLTNZ</w:t>
            </w:r>
          </w:p>
        </w:tc>
        <w:tc>
          <w:tcPr>
            <w:shd w:fill="auto" w:val="clear"/>
            <w:tcMar>
              <w:top w:w="43.2" w:type="dxa"/>
              <w:left w:w="43.2" w:type="dxa"/>
              <w:bottom w:w="43.2" w:type="dxa"/>
              <w:right w:w="43.2" w:type="dxa"/>
            </w:tcMar>
            <w:vAlign w:val="top"/>
          </w:tcPr>
          <w:p w:rsidR="00000000" w:rsidDel="00000000" w:rsidP="00000000" w:rsidRDefault="00000000" w:rsidRPr="00000000" w14:paraId="0000279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FLTRND</w:t>
            </w:r>
            <w:r w:rsidDel="00000000" w:rsidR="00000000" w:rsidRPr="00000000">
              <w:rPr>
                <w:rtl w:val="0"/>
              </w:rPr>
            </w:r>
          </w:p>
          <w:p w:rsidR="00000000" w:rsidDel="00000000" w:rsidP="00000000" w:rsidRDefault="00000000" w:rsidRPr="00000000" w14:paraId="0000279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FLTZ</w:t>
            </w:r>
          </w:p>
          <w:p w:rsidR="00000000" w:rsidDel="00000000" w:rsidP="00000000" w:rsidRDefault="00000000" w:rsidRPr="00000000" w14:paraId="0000279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FRAC</w:t>
            </w:r>
          </w:p>
          <w:p w:rsidR="00000000" w:rsidDel="00000000" w:rsidP="00000000" w:rsidRDefault="00000000" w:rsidRPr="00000000" w14:paraId="0000279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FROM</w:t>
            </w:r>
          </w:p>
          <w:p w:rsidR="00000000" w:rsidDel="00000000" w:rsidP="00000000" w:rsidRDefault="00000000" w:rsidRPr="00000000" w14:paraId="0000279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FSQRT</w:t>
            </w:r>
          </w:p>
        </w:tc>
        <w:tc>
          <w:tcPr>
            <w:shd w:fill="auto" w:val="clear"/>
            <w:tcMar>
              <w:top w:w="43.2" w:type="dxa"/>
              <w:left w:w="43.2" w:type="dxa"/>
              <w:bottom w:w="43.2" w:type="dxa"/>
              <w:right w:w="43.2" w:type="dxa"/>
            </w:tcMar>
            <w:vAlign w:val="top"/>
          </w:tcPr>
          <w:p w:rsidR="00000000" w:rsidDel="00000000" w:rsidP="00000000" w:rsidRDefault="00000000" w:rsidRPr="00000000" w14:paraId="0000279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FVAR</w:t>
            </w:r>
          </w:p>
          <w:p w:rsidR="00000000" w:rsidDel="00000000" w:rsidP="00000000" w:rsidRDefault="00000000" w:rsidRPr="00000000" w14:paraId="0000279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FVARS</w:t>
            </w:r>
          </w:p>
        </w:tc>
      </w:tr>
    </w:tbl>
    <w:p w:rsidR="00000000" w:rsidDel="00000000" w:rsidP="00000000" w:rsidRDefault="00000000" w:rsidRPr="00000000" w14:paraId="0000279C">
      <w:pPr>
        <w:pStyle w:val="Heading2"/>
        <w:pageBreakBefore w:val="0"/>
        <w:rPr/>
      </w:pPr>
      <w:bookmarkStart w:colFirst="0" w:colLast="0" w:name="_y78ihk1mdgxj" w:id="399"/>
      <w:bookmarkEnd w:id="399"/>
      <w:r w:rsidDel="00000000" w:rsidR="00000000" w:rsidRPr="00000000">
        <w:rPr>
          <w:rtl w:val="0"/>
        </w:rPr>
        <w:t xml:space="preserve">G - H</w:t>
      </w:r>
    </w:p>
    <w:tbl>
      <w:tblPr>
        <w:tblStyle w:val="Table209"/>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0"/>
        <w:gridCol w:w="1005"/>
        <w:gridCol w:w="975"/>
        <w:gridCol w:w="1065"/>
        <w:gridCol w:w="900"/>
        <w:gridCol w:w="945"/>
        <w:gridCol w:w="870"/>
        <w:gridCol w:w="1500"/>
        <w:gridCol w:w="840"/>
        <w:tblGridChange w:id="0">
          <w:tblGrid>
            <w:gridCol w:w="1035"/>
            <w:gridCol w:w="960"/>
            <w:gridCol w:w="1005"/>
            <w:gridCol w:w="975"/>
            <w:gridCol w:w="1065"/>
            <w:gridCol w:w="900"/>
            <w:gridCol w:w="945"/>
            <w:gridCol w:w="870"/>
            <w:gridCol w:w="1500"/>
            <w:gridCol w:w="840"/>
          </w:tblGrid>
        </w:tblGridChange>
      </w:tblGrid>
      <w:tr>
        <w:trPr>
          <w:cantSplit w:val="0"/>
          <w:trHeight w:val="195.9375"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79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GETBRK</w:t>
            </w:r>
            <w:r w:rsidDel="00000000" w:rsidR="00000000" w:rsidRPr="00000000">
              <w:rPr>
                <w:rtl w:val="0"/>
              </w:rPr>
            </w:r>
          </w:p>
          <w:p w:rsidR="00000000" w:rsidDel="00000000" w:rsidP="00000000" w:rsidRDefault="00000000" w:rsidRPr="00000000" w14:paraId="0000279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GETBYTE</w:t>
            </w:r>
          </w:p>
          <w:p w:rsidR="00000000" w:rsidDel="00000000" w:rsidP="00000000" w:rsidRDefault="00000000" w:rsidRPr="00000000" w14:paraId="0000279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GETCT</w:t>
            </w:r>
          </w:p>
        </w:tc>
        <w:tc>
          <w:tcPr>
            <w:shd w:fill="auto" w:val="clear"/>
            <w:tcMar>
              <w:top w:w="43.2" w:type="dxa"/>
              <w:left w:w="43.2" w:type="dxa"/>
              <w:bottom w:w="43.2" w:type="dxa"/>
              <w:right w:w="43.2" w:type="dxa"/>
            </w:tcMar>
            <w:vAlign w:val="top"/>
          </w:tcPr>
          <w:p w:rsidR="00000000" w:rsidDel="00000000" w:rsidP="00000000" w:rsidRDefault="00000000" w:rsidRPr="00000000" w14:paraId="000027A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GETMS</w:t>
            </w:r>
            <w:r w:rsidDel="00000000" w:rsidR="00000000" w:rsidRPr="00000000">
              <w:rPr>
                <w:rtl w:val="0"/>
              </w:rPr>
            </w:r>
          </w:p>
          <w:p w:rsidR="00000000" w:rsidDel="00000000" w:rsidP="00000000" w:rsidRDefault="00000000" w:rsidRPr="00000000" w14:paraId="000027A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GETNIB</w:t>
            </w:r>
            <w:r w:rsidDel="00000000" w:rsidR="00000000" w:rsidRPr="00000000">
              <w:rPr>
                <w:rtl w:val="0"/>
              </w:rPr>
            </w:r>
          </w:p>
          <w:p w:rsidR="00000000" w:rsidDel="00000000" w:rsidP="00000000" w:rsidRDefault="00000000" w:rsidRPr="00000000" w14:paraId="000027A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GETPTR</w:t>
            </w:r>
          </w:p>
        </w:tc>
        <w:tc>
          <w:tcPr>
            <w:shd w:fill="auto" w:val="clear"/>
            <w:tcMar>
              <w:top w:w="43.2" w:type="dxa"/>
              <w:left w:w="43.2" w:type="dxa"/>
              <w:bottom w:w="43.2" w:type="dxa"/>
              <w:right w:w="43.2" w:type="dxa"/>
            </w:tcMar>
            <w:vAlign w:val="top"/>
          </w:tcPr>
          <w:p w:rsidR="00000000" w:rsidDel="00000000" w:rsidP="00000000" w:rsidRDefault="00000000" w:rsidRPr="00000000" w14:paraId="000027A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GETQX</w:t>
            </w:r>
          </w:p>
          <w:p w:rsidR="00000000" w:rsidDel="00000000" w:rsidP="00000000" w:rsidRDefault="00000000" w:rsidRPr="00000000" w14:paraId="000027A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GETQY</w:t>
            </w:r>
          </w:p>
          <w:p w:rsidR="00000000" w:rsidDel="00000000" w:rsidP="00000000" w:rsidRDefault="00000000" w:rsidRPr="00000000" w14:paraId="000027A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GETREGS</w:t>
            </w:r>
          </w:p>
        </w:tc>
        <w:tc>
          <w:tcPr>
            <w:shd w:fill="auto" w:val="clear"/>
            <w:tcMar>
              <w:top w:w="43.2" w:type="dxa"/>
              <w:left w:w="43.2" w:type="dxa"/>
              <w:bottom w:w="43.2" w:type="dxa"/>
              <w:right w:w="43.2" w:type="dxa"/>
            </w:tcMar>
            <w:vAlign w:val="top"/>
          </w:tcPr>
          <w:p w:rsidR="00000000" w:rsidDel="00000000" w:rsidP="00000000" w:rsidRDefault="00000000" w:rsidRPr="00000000" w14:paraId="000027A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GETRND</w:t>
            </w:r>
            <w:r w:rsidDel="00000000" w:rsidR="00000000" w:rsidRPr="00000000">
              <w:rPr>
                <w:rtl w:val="0"/>
              </w:rPr>
            </w:r>
          </w:p>
          <w:p w:rsidR="00000000" w:rsidDel="00000000" w:rsidP="00000000" w:rsidRDefault="00000000" w:rsidRPr="00000000" w14:paraId="000027A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GETSCP</w:t>
            </w:r>
          </w:p>
          <w:p w:rsidR="00000000" w:rsidDel="00000000" w:rsidP="00000000" w:rsidRDefault="00000000" w:rsidRPr="00000000" w14:paraId="000027A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GETSEC</w:t>
            </w:r>
          </w:p>
        </w:tc>
        <w:tc>
          <w:tcPr>
            <w:shd w:fill="auto" w:val="clear"/>
            <w:tcMar>
              <w:top w:w="43.2" w:type="dxa"/>
              <w:left w:w="43.2" w:type="dxa"/>
              <w:bottom w:w="43.2" w:type="dxa"/>
              <w:right w:w="43.2" w:type="dxa"/>
            </w:tcMar>
            <w:vAlign w:val="top"/>
          </w:tcPr>
          <w:p w:rsidR="00000000" w:rsidDel="00000000" w:rsidP="00000000" w:rsidRDefault="00000000" w:rsidRPr="00000000" w14:paraId="000027A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GETWORD</w:t>
            </w:r>
          </w:p>
          <w:p w:rsidR="00000000" w:rsidDel="00000000" w:rsidP="00000000" w:rsidRDefault="00000000" w:rsidRPr="00000000" w14:paraId="000027A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GETXACC</w:t>
            </w:r>
          </w:p>
          <w:p w:rsidR="00000000" w:rsidDel="00000000" w:rsidP="00000000" w:rsidRDefault="00000000" w:rsidRPr="00000000" w14:paraId="000027A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GREEN</w:t>
            </w:r>
          </w:p>
        </w:tc>
        <w:tc>
          <w:tcPr>
            <w:shd w:fill="auto" w:val="clear"/>
            <w:tcMar>
              <w:top w:w="43.2" w:type="dxa"/>
              <w:left w:w="43.2" w:type="dxa"/>
              <w:bottom w:w="43.2" w:type="dxa"/>
              <w:right w:w="43.2" w:type="dxa"/>
            </w:tcMar>
            <w:vAlign w:val="top"/>
          </w:tcPr>
          <w:p w:rsidR="00000000" w:rsidDel="00000000" w:rsidP="00000000" w:rsidRDefault="00000000" w:rsidRPr="00000000" w14:paraId="000027A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GREY</w:t>
            </w:r>
          </w:p>
          <w:p w:rsidR="00000000" w:rsidDel="00000000" w:rsidP="00000000" w:rsidRDefault="00000000" w:rsidRPr="00000000" w14:paraId="000027A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HIDEXY</w:t>
            </w:r>
          </w:p>
          <w:p w:rsidR="00000000" w:rsidDel="00000000" w:rsidP="00000000" w:rsidRDefault="00000000" w:rsidRPr="00000000" w14:paraId="000027A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HOLDOFF</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7A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HSV16</w:t>
            </w:r>
          </w:p>
          <w:p w:rsidR="00000000" w:rsidDel="00000000" w:rsidP="00000000" w:rsidRDefault="00000000" w:rsidRPr="00000000" w14:paraId="000027B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HSV16W</w:t>
            </w:r>
          </w:p>
          <w:p w:rsidR="00000000" w:rsidDel="00000000" w:rsidP="00000000" w:rsidRDefault="00000000" w:rsidRPr="00000000" w14:paraId="000027B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HSV16X</w:t>
            </w:r>
          </w:p>
        </w:tc>
        <w:tc>
          <w:tcPr>
            <w:shd w:fill="auto" w:val="clear"/>
            <w:tcMar>
              <w:top w:w="43.2" w:type="dxa"/>
              <w:left w:w="43.2" w:type="dxa"/>
              <w:bottom w:w="43.2" w:type="dxa"/>
              <w:right w:w="43.2" w:type="dxa"/>
            </w:tcMar>
            <w:vAlign w:val="top"/>
          </w:tcPr>
          <w:p w:rsidR="00000000" w:rsidDel="00000000" w:rsidP="00000000" w:rsidRDefault="00000000" w:rsidRPr="00000000" w14:paraId="000027B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HSV8</w:t>
            </w:r>
          </w:p>
          <w:p w:rsidR="00000000" w:rsidDel="00000000" w:rsidP="00000000" w:rsidRDefault="00000000" w:rsidRPr="00000000" w14:paraId="000027B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HSV8W</w:t>
            </w:r>
          </w:p>
          <w:p w:rsidR="00000000" w:rsidDel="00000000" w:rsidP="00000000" w:rsidRDefault="00000000" w:rsidRPr="00000000" w14:paraId="000027B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HSV8X</w:t>
            </w:r>
          </w:p>
        </w:tc>
        <w:tc>
          <w:tcPr>
            <w:shd w:fill="auto" w:val="clear"/>
            <w:tcMar>
              <w:top w:w="43.2" w:type="dxa"/>
              <w:left w:w="43.2" w:type="dxa"/>
              <w:bottom w:w="43.2" w:type="dxa"/>
              <w:right w:w="43.2" w:type="dxa"/>
            </w:tcMar>
            <w:vAlign w:val="top"/>
          </w:tcPr>
          <w:p w:rsidR="00000000" w:rsidDel="00000000" w:rsidP="00000000" w:rsidRDefault="00000000" w:rsidRPr="00000000" w14:paraId="000027B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HUBEXEC</w:t>
            </w:r>
          </w:p>
          <w:p w:rsidR="00000000" w:rsidDel="00000000" w:rsidP="00000000" w:rsidRDefault="00000000" w:rsidRPr="00000000" w14:paraId="000027B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HUBEXEC_NEW</w:t>
            </w:r>
          </w:p>
          <w:p w:rsidR="00000000" w:rsidDel="00000000" w:rsidP="00000000" w:rsidRDefault="00000000" w:rsidRPr="00000000" w14:paraId="000027B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HUBEXEC_NEW_PAIR</w:t>
            </w:r>
          </w:p>
        </w:tc>
        <w:tc>
          <w:tcPr>
            <w:shd w:fill="auto" w:val="clear"/>
            <w:tcMar>
              <w:top w:w="43.2" w:type="dxa"/>
              <w:left w:w="43.2" w:type="dxa"/>
              <w:bottom w:w="43.2" w:type="dxa"/>
              <w:right w:w="43.2" w:type="dxa"/>
            </w:tcMar>
            <w:vAlign w:val="top"/>
          </w:tcPr>
          <w:p w:rsidR="00000000" w:rsidDel="00000000" w:rsidP="00000000" w:rsidRDefault="00000000" w:rsidRPr="00000000" w14:paraId="000027B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HUBSET</w:t>
            </w:r>
          </w:p>
        </w:tc>
      </w:tr>
    </w:tbl>
    <w:p w:rsidR="00000000" w:rsidDel="00000000" w:rsidP="00000000" w:rsidRDefault="00000000" w:rsidRPr="00000000" w14:paraId="000027B9">
      <w:pPr>
        <w:pStyle w:val="Heading2"/>
        <w:pageBreakBefore w:val="0"/>
        <w:rPr/>
      </w:pPr>
      <w:bookmarkStart w:colFirst="0" w:colLast="0" w:name="_i22k5xkimrk3" w:id="400"/>
      <w:bookmarkEnd w:id="400"/>
      <w:r w:rsidDel="00000000" w:rsidR="00000000" w:rsidRPr="00000000">
        <w:rPr>
          <w:rtl w:val="0"/>
        </w:rPr>
        <w:t xml:space="preserve">I - J</w:t>
      </w:r>
    </w:p>
    <w:tbl>
      <w:tblPr>
        <w:tblStyle w:val="Table210"/>
        <w:tblW w:w="10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75"/>
        <w:gridCol w:w="1185"/>
        <w:gridCol w:w="1155"/>
        <w:gridCol w:w="1125"/>
        <w:gridCol w:w="1095"/>
        <w:gridCol w:w="960"/>
        <w:gridCol w:w="885"/>
        <w:gridCol w:w="915"/>
        <w:gridCol w:w="870"/>
        <w:gridCol w:w="750"/>
        <w:tblGridChange w:id="0">
          <w:tblGrid>
            <w:gridCol w:w="915"/>
            <w:gridCol w:w="975"/>
            <w:gridCol w:w="1185"/>
            <w:gridCol w:w="1155"/>
            <w:gridCol w:w="1125"/>
            <w:gridCol w:w="1095"/>
            <w:gridCol w:w="960"/>
            <w:gridCol w:w="885"/>
            <w:gridCol w:w="915"/>
            <w:gridCol w:w="870"/>
            <w:gridCol w:w="75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7B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w:t>
            </w:r>
          </w:p>
          <w:p w:rsidR="00000000" w:rsidDel="00000000" w:rsidP="00000000" w:rsidRDefault="00000000" w:rsidRPr="00000000" w14:paraId="000027B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w:t>
            </w:r>
          </w:p>
          <w:p w:rsidR="00000000" w:rsidDel="00000000" w:rsidP="00000000" w:rsidRDefault="00000000" w:rsidRPr="00000000" w14:paraId="000027B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IF_0000</w:t>
            </w:r>
          </w:p>
          <w:p w:rsidR="00000000" w:rsidDel="00000000" w:rsidP="00000000" w:rsidRDefault="00000000" w:rsidRPr="00000000" w14:paraId="000027B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IF_0001</w:t>
            </w:r>
          </w:p>
          <w:p w:rsidR="00000000" w:rsidDel="00000000" w:rsidP="00000000" w:rsidRDefault="00000000" w:rsidRPr="00000000" w14:paraId="000027B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IF_0010</w:t>
            </w:r>
          </w:p>
          <w:p w:rsidR="00000000" w:rsidDel="00000000" w:rsidP="00000000" w:rsidRDefault="00000000" w:rsidRPr="00000000" w14:paraId="000027B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IF_0011</w:t>
            </w:r>
          </w:p>
          <w:p w:rsidR="00000000" w:rsidDel="00000000" w:rsidP="00000000" w:rsidRDefault="00000000" w:rsidRPr="00000000" w14:paraId="000027C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w:t>
            </w:r>
          </w:p>
          <w:p w:rsidR="00000000" w:rsidDel="00000000" w:rsidP="00000000" w:rsidRDefault="00000000" w:rsidRPr="00000000" w14:paraId="000027C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IF_0100</w:t>
            </w:r>
          </w:p>
          <w:p w:rsidR="00000000" w:rsidDel="00000000" w:rsidP="00000000" w:rsidRDefault="00000000" w:rsidRPr="00000000" w14:paraId="000027C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IF_0101</w:t>
            </w:r>
          </w:p>
          <w:p w:rsidR="00000000" w:rsidDel="00000000" w:rsidP="00000000" w:rsidRDefault="00000000" w:rsidRPr="00000000" w14:paraId="000027C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IF_0110</w:t>
            </w:r>
          </w:p>
          <w:p w:rsidR="00000000" w:rsidDel="00000000" w:rsidP="00000000" w:rsidRDefault="00000000" w:rsidRPr="00000000" w14:paraId="000027C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IF_0111</w:t>
            </w:r>
          </w:p>
          <w:p w:rsidR="00000000" w:rsidDel="00000000" w:rsidP="00000000" w:rsidRDefault="00000000" w:rsidRPr="00000000" w14:paraId="000027C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IF_0X</w:t>
            </w:r>
          </w:p>
        </w:tc>
        <w:tc>
          <w:tcPr>
            <w:shd w:fill="auto" w:val="clear"/>
            <w:tcMar>
              <w:top w:w="43.2" w:type="dxa"/>
              <w:left w:w="43.2" w:type="dxa"/>
              <w:bottom w:w="43.2" w:type="dxa"/>
              <w:right w:w="43.2" w:type="dxa"/>
            </w:tcMar>
            <w:vAlign w:val="top"/>
          </w:tcPr>
          <w:p w:rsidR="00000000" w:rsidDel="00000000" w:rsidP="00000000" w:rsidRDefault="00000000" w:rsidRPr="00000000" w14:paraId="000027C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w:t>
            </w:r>
          </w:p>
          <w:p w:rsidR="00000000" w:rsidDel="00000000" w:rsidP="00000000" w:rsidRDefault="00000000" w:rsidRPr="00000000" w14:paraId="000027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IF_1000</w:t>
            </w:r>
          </w:p>
          <w:p w:rsidR="00000000" w:rsidDel="00000000" w:rsidP="00000000" w:rsidRDefault="00000000" w:rsidRPr="00000000" w14:paraId="000027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IF_1001</w:t>
            </w:r>
          </w:p>
          <w:p w:rsidR="00000000" w:rsidDel="00000000" w:rsidP="00000000" w:rsidRDefault="00000000" w:rsidRPr="00000000" w14:paraId="000027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IF_1010</w:t>
            </w:r>
          </w:p>
          <w:p w:rsidR="00000000" w:rsidDel="00000000" w:rsidP="00000000" w:rsidRDefault="00000000" w:rsidRPr="00000000" w14:paraId="000027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IF_1011</w:t>
            </w:r>
          </w:p>
          <w:p w:rsidR="00000000" w:rsidDel="00000000" w:rsidP="00000000" w:rsidRDefault="00000000" w:rsidRPr="00000000" w14:paraId="000027C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w:t>
            </w:r>
          </w:p>
          <w:p w:rsidR="00000000" w:rsidDel="00000000" w:rsidP="00000000" w:rsidRDefault="00000000" w:rsidRPr="00000000" w14:paraId="000027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IF_1100</w:t>
            </w:r>
          </w:p>
          <w:p w:rsidR="00000000" w:rsidDel="00000000" w:rsidP="00000000" w:rsidRDefault="00000000" w:rsidRPr="00000000" w14:paraId="000027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IF_1101</w:t>
            </w:r>
          </w:p>
          <w:p w:rsidR="00000000" w:rsidDel="00000000" w:rsidP="00000000" w:rsidRDefault="00000000" w:rsidRPr="00000000" w14:paraId="000027C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IF_1110</w:t>
            </w:r>
          </w:p>
          <w:p w:rsidR="00000000" w:rsidDel="00000000" w:rsidP="00000000" w:rsidRDefault="00000000" w:rsidRPr="00000000" w14:paraId="000027C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IF_1111</w:t>
            </w:r>
          </w:p>
          <w:p w:rsidR="00000000" w:rsidDel="00000000" w:rsidP="00000000" w:rsidRDefault="00000000" w:rsidRPr="00000000" w14:paraId="000027D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IF_1X</w:t>
            </w:r>
          </w:p>
          <w:p w:rsidR="00000000" w:rsidDel="00000000" w:rsidP="00000000" w:rsidRDefault="00000000" w:rsidRPr="00000000" w14:paraId="000027D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IF_A</w:t>
            </w:r>
          </w:p>
        </w:tc>
        <w:tc>
          <w:tcPr>
            <w:shd w:fill="auto" w:val="clear"/>
            <w:tcMar>
              <w:top w:w="43.2" w:type="dxa"/>
              <w:left w:w="43.2" w:type="dxa"/>
              <w:bottom w:w="43.2" w:type="dxa"/>
              <w:right w:w="43.2" w:type="dxa"/>
            </w:tcMar>
            <w:vAlign w:val="top"/>
          </w:tcPr>
          <w:p w:rsidR="00000000" w:rsidDel="00000000" w:rsidP="00000000" w:rsidRDefault="00000000" w:rsidRPr="00000000" w14:paraId="000027D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IF_AE</w:t>
            </w:r>
          </w:p>
          <w:p w:rsidR="00000000" w:rsidDel="00000000" w:rsidP="00000000" w:rsidRDefault="00000000" w:rsidRPr="00000000" w14:paraId="000027D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IF_ALWAYS</w:t>
            </w:r>
          </w:p>
          <w:p w:rsidR="00000000" w:rsidDel="00000000" w:rsidP="00000000" w:rsidRDefault="00000000" w:rsidRPr="00000000" w14:paraId="000027D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IF_B</w:t>
            </w:r>
          </w:p>
          <w:p w:rsidR="00000000" w:rsidDel="00000000" w:rsidP="00000000" w:rsidRDefault="00000000" w:rsidRPr="00000000" w14:paraId="000027D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IF_BE</w:t>
            </w:r>
          </w:p>
          <w:p w:rsidR="00000000" w:rsidDel="00000000" w:rsidP="00000000" w:rsidRDefault="00000000" w:rsidRPr="00000000" w14:paraId="000027D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w:t>
            </w:r>
          </w:p>
          <w:p w:rsidR="00000000" w:rsidDel="00000000" w:rsidP="00000000" w:rsidRDefault="00000000" w:rsidRPr="00000000" w14:paraId="000027D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IF_C_AND_NZ</w:t>
            </w:r>
          </w:p>
          <w:p w:rsidR="00000000" w:rsidDel="00000000" w:rsidP="00000000" w:rsidRDefault="00000000" w:rsidRPr="00000000" w14:paraId="000027D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IF_C_AND_Z</w:t>
            </w:r>
          </w:p>
          <w:p w:rsidR="00000000" w:rsidDel="00000000" w:rsidP="00000000" w:rsidRDefault="00000000" w:rsidRPr="00000000" w14:paraId="000027D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IF_C_EQ_Z</w:t>
            </w:r>
          </w:p>
          <w:p w:rsidR="00000000" w:rsidDel="00000000" w:rsidP="00000000" w:rsidRDefault="00000000" w:rsidRPr="00000000" w14:paraId="000027D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IF_C_NE_Z</w:t>
            </w:r>
          </w:p>
          <w:p w:rsidR="00000000" w:rsidDel="00000000" w:rsidP="00000000" w:rsidRDefault="00000000" w:rsidRPr="00000000" w14:paraId="000027D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IF_C_OR_NZ</w:t>
            </w:r>
          </w:p>
          <w:p w:rsidR="00000000" w:rsidDel="00000000" w:rsidP="00000000" w:rsidRDefault="00000000" w:rsidRPr="00000000" w14:paraId="000027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IF_C_OR_Z</w:t>
            </w:r>
          </w:p>
          <w:p w:rsidR="00000000" w:rsidDel="00000000" w:rsidP="00000000" w:rsidRDefault="00000000" w:rsidRPr="00000000" w14:paraId="000027D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IF_DIFF</w:t>
            </w:r>
          </w:p>
        </w:tc>
        <w:tc>
          <w:tcPr>
            <w:shd w:fill="auto" w:val="clear"/>
            <w:tcMar>
              <w:top w:w="43.2" w:type="dxa"/>
              <w:left w:w="43.2" w:type="dxa"/>
              <w:bottom w:w="43.2" w:type="dxa"/>
              <w:right w:w="43.2" w:type="dxa"/>
            </w:tcMar>
            <w:vAlign w:val="top"/>
          </w:tcPr>
          <w:p w:rsidR="00000000" w:rsidDel="00000000" w:rsidP="00000000" w:rsidRDefault="00000000" w:rsidRPr="00000000" w14:paraId="000027D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IF_E</w:t>
            </w:r>
          </w:p>
          <w:p w:rsidR="00000000" w:rsidDel="00000000" w:rsidP="00000000" w:rsidRDefault="00000000" w:rsidRPr="00000000" w14:paraId="000027D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IF_GE</w:t>
            </w:r>
          </w:p>
          <w:p w:rsidR="00000000" w:rsidDel="00000000" w:rsidP="00000000" w:rsidRDefault="00000000" w:rsidRPr="00000000" w14:paraId="000027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IF_GT</w:t>
            </w:r>
          </w:p>
          <w:p w:rsidR="00000000" w:rsidDel="00000000" w:rsidP="00000000" w:rsidRDefault="00000000" w:rsidRPr="00000000" w14:paraId="000027E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IF_LE</w:t>
            </w:r>
          </w:p>
          <w:p w:rsidR="00000000" w:rsidDel="00000000" w:rsidP="00000000" w:rsidRDefault="00000000" w:rsidRPr="00000000" w14:paraId="000027E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IF_LT</w:t>
            </w:r>
          </w:p>
          <w:p w:rsidR="00000000" w:rsidDel="00000000" w:rsidP="00000000" w:rsidRDefault="00000000" w:rsidRPr="00000000" w14:paraId="000027E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w:t>
            </w:r>
          </w:p>
          <w:p w:rsidR="00000000" w:rsidDel="00000000" w:rsidP="00000000" w:rsidRDefault="00000000" w:rsidRPr="00000000" w14:paraId="000027E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IF_NC_AND_NZ</w:t>
            </w:r>
          </w:p>
          <w:p w:rsidR="00000000" w:rsidDel="00000000" w:rsidP="00000000" w:rsidRDefault="00000000" w:rsidRPr="00000000" w14:paraId="000027E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IF_NC_AND_Z</w:t>
            </w:r>
          </w:p>
          <w:p w:rsidR="00000000" w:rsidDel="00000000" w:rsidP="00000000" w:rsidRDefault="00000000" w:rsidRPr="00000000" w14:paraId="000027E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IF_NC_OR_NZ</w:t>
            </w:r>
          </w:p>
          <w:p w:rsidR="00000000" w:rsidDel="00000000" w:rsidP="00000000" w:rsidRDefault="00000000" w:rsidRPr="00000000" w14:paraId="000027E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IF_NC_OR_Z</w:t>
            </w:r>
          </w:p>
          <w:p w:rsidR="00000000" w:rsidDel="00000000" w:rsidP="00000000" w:rsidRDefault="00000000" w:rsidRPr="00000000" w14:paraId="000027E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IF_NE</w:t>
            </w:r>
          </w:p>
          <w:p w:rsidR="00000000" w:rsidDel="00000000" w:rsidP="00000000" w:rsidRDefault="00000000" w:rsidRPr="00000000" w14:paraId="000027E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IF_NOT_00</w:t>
            </w:r>
          </w:p>
        </w:tc>
        <w:tc>
          <w:tcPr>
            <w:shd w:fill="auto" w:val="clear"/>
            <w:tcMar>
              <w:top w:w="43.2" w:type="dxa"/>
              <w:left w:w="43.2" w:type="dxa"/>
              <w:bottom w:w="43.2" w:type="dxa"/>
              <w:right w:w="43.2" w:type="dxa"/>
            </w:tcMar>
            <w:vAlign w:val="top"/>
          </w:tcPr>
          <w:p w:rsidR="00000000" w:rsidDel="00000000" w:rsidP="00000000" w:rsidRDefault="00000000" w:rsidRPr="00000000" w14:paraId="000027E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IF_NOT_01</w:t>
            </w:r>
          </w:p>
          <w:p w:rsidR="00000000" w:rsidDel="00000000" w:rsidP="00000000" w:rsidRDefault="00000000" w:rsidRPr="00000000" w14:paraId="000027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IF_NOT_10</w:t>
            </w:r>
          </w:p>
          <w:p w:rsidR="00000000" w:rsidDel="00000000" w:rsidP="00000000" w:rsidRDefault="00000000" w:rsidRPr="00000000" w14:paraId="000027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IF_NOT_11</w:t>
            </w:r>
          </w:p>
          <w:p w:rsidR="00000000" w:rsidDel="00000000" w:rsidP="00000000" w:rsidRDefault="00000000" w:rsidRPr="00000000" w14:paraId="000027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w:t>
            </w:r>
          </w:p>
          <w:p w:rsidR="00000000" w:rsidDel="00000000" w:rsidP="00000000" w:rsidRDefault="00000000" w:rsidRPr="00000000" w14:paraId="000027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IF_NZ_AND_C</w:t>
            </w:r>
          </w:p>
          <w:p w:rsidR="00000000" w:rsidDel="00000000" w:rsidP="00000000" w:rsidRDefault="00000000" w:rsidRPr="00000000" w14:paraId="000027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IF_NZ_AND_NC</w:t>
            </w:r>
          </w:p>
          <w:p w:rsidR="00000000" w:rsidDel="00000000" w:rsidP="00000000" w:rsidRDefault="00000000" w:rsidRPr="00000000" w14:paraId="000027F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IF_NZ_OR_C</w:t>
            </w:r>
          </w:p>
          <w:p w:rsidR="00000000" w:rsidDel="00000000" w:rsidP="00000000" w:rsidRDefault="00000000" w:rsidRPr="00000000" w14:paraId="000027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IF_NZ_OR_NC</w:t>
            </w:r>
          </w:p>
          <w:p w:rsidR="00000000" w:rsidDel="00000000" w:rsidP="00000000" w:rsidRDefault="00000000" w:rsidRPr="00000000" w14:paraId="000027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IF_SAME</w:t>
            </w:r>
          </w:p>
          <w:p w:rsidR="00000000" w:rsidDel="00000000" w:rsidP="00000000" w:rsidRDefault="00000000" w:rsidRPr="00000000" w14:paraId="000027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IF_X0</w:t>
            </w:r>
          </w:p>
          <w:p w:rsidR="00000000" w:rsidDel="00000000" w:rsidP="00000000" w:rsidRDefault="00000000" w:rsidRPr="00000000" w14:paraId="000027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IF_X1</w:t>
            </w:r>
          </w:p>
          <w:p w:rsidR="00000000" w:rsidDel="00000000" w:rsidP="00000000" w:rsidRDefault="00000000" w:rsidRPr="00000000" w14:paraId="000027F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w:t>
            </w:r>
          </w:p>
        </w:tc>
        <w:tc>
          <w:tcPr>
            <w:shd w:fill="auto" w:val="clear"/>
            <w:tcMar>
              <w:top w:w="43.2" w:type="dxa"/>
              <w:left w:w="43.2" w:type="dxa"/>
              <w:bottom w:w="43.2" w:type="dxa"/>
              <w:right w:w="43.2" w:type="dxa"/>
            </w:tcMar>
            <w:vAlign w:val="top"/>
          </w:tcPr>
          <w:p w:rsidR="00000000" w:rsidDel="00000000" w:rsidP="00000000" w:rsidRDefault="00000000" w:rsidRPr="00000000" w14:paraId="000027F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IF_Z_AND_C</w:t>
            </w:r>
          </w:p>
          <w:p w:rsidR="00000000" w:rsidDel="00000000" w:rsidP="00000000" w:rsidRDefault="00000000" w:rsidRPr="00000000" w14:paraId="000027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IF_Z_AND_NC</w:t>
            </w:r>
          </w:p>
          <w:p w:rsidR="00000000" w:rsidDel="00000000" w:rsidP="00000000" w:rsidRDefault="00000000" w:rsidRPr="00000000" w14:paraId="000027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IF_Z_EQ_C</w:t>
            </w:r>
          </w:p>
          <w:p w:rsidR="00000000" w:rsidDel="00000000" w:rsidP="00000000" w:rsidRDefault="00000000" w:rsidRPr="00000000" w14:paraId="000027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IF_Z_NE_C</w:t>
            </w:r>
          </w:p>
          <w:p w:rsidR="00000000" w:rsidDel="00000000" w:rsidP="00000000" w:rsidRDefault="00000000" w:rsidRPr="00000000" w14:paraId="000027F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IF_Z_OR_C</w:t>
            </w:r>
          </w:p>
          <w:p w:rsidR="00000000" w:rsidDel="00000000" w:rsidP="00000000" w:rsidRDefault="00000000" w:rsidRPr="00000000" w14:paraId="000027F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IF_Z_OR_NC</w:t>
            </w:r>
          </w:p>
          <w:p w:rsidR="00000000" w:rsidDel="00000000" w:rsidP="00000000" w:rsidRDefault="00000000" w:rsidRPr="00000000" w14:paraId="000027F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IFNOT</w:t>
            </w:r>
          </w:p>
          <w:p w:rsidR="00000000" w:rsidDel="00000000" w:rsidP="00000000" w:rsidRDefault="00000000" w:rsidRPr="00000000" w14:paraId="000027F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IJMP1</w:t>
            </w:r>
          </w:p>
          <w:p w:rsidR="00000000" w:rsidDel="00000000" w:rsidP="00000000" w:rsidRDefault="00000000" w:rsidRPr="00000000" w14:paraId="000027F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IJMP2</w:t>
            </w:r>
          </w:p>
          <w:p w:rsidR="00000000" w:rsidDel="00000000" w:rsidP="00000000" w:rsidRDefault="00000000" w:rsidRPr="00000000" w14:paraId="000027F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IJMP3</w:t>
            </w:r>
          </w:p>
          <w:p w:rsidR="00000000" w:rsidDel="00000000" w:rsidP="00000000" w:rsidRDefault="00000000" w:rsidRPr="00000000" w14:paraId="0000280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IJNZ</w:t>
            </w:r>
          </w:p>
          <w:p w:rsidR="00000000" w:rsidDel="00000000" w:rsidP="00000000" w:rsidRDefault="00000000" w:rsidRPr="00000000" w14:paraId="0000280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IJZ</w:t>
            </w:r>
          </w:p>
        </w:tc>
        <w:tc>
          <w:tcPr>
            <w:shd w:fill="auto" w:val="clear"/>
            <w:tcMar>
              <w:top w:w="43.2" w:type="dxa"/>
              <w:left w:w="43.2" w:type="dxa"/>
              <w:bottom w:w="43.2" w:type="dxa"/>
              <w:right w:w="43.2" w:type="dxa"/>
            </w:tcMar>
            <w:vAlign w:val="top"/>
          </w:tcPr>
          <w:p w:rsidR="00000000" w:rsidDel="00000000" w:rsidP="00000000" w:rsidRDefault="00000000" w:rsidRPr="00000000" w14:paraId="0000280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INA</w:t>
            </w:r>
          </w:p>
          <w:p w:rsidR="00000000" w:rsidDel="00000000" w:rsidP="00000000" w:rsidRDefault="00000000" w:rsidRPr="00000000" w14:paraId="0000280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INB</w:t>
            </w:r>
          </w:p>
          <w:p w:rsidR="00000000" w:rsidDel="00000000" w:rsidP="00000000" w:rsidRDefault="00000000" w:rsidRPr="00000000" w14:paraId="0000280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INCMOD</w:t>
            </w:r>
            <w:r w:rsidDel="00000000" w:rsidR="00000000" w:rsidRPr="00000000">
              <w:rPr>
                <w:rtl w:val="0"/>
              </w:rPr>
            </w:r>
          </w:p>
          <w:p w:rsidR="00000000" w:rsidDel="00000000" w:rsidP="00000000" w:rsidRDefault="00000000" w:rsidRPr="00000000" w14:paraId="0000280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INT_OFF</w:t>
            </w:r>
          </w:p>
          <w:p w:rsidR="00000000" w:rsidDel="00000000" w:rsidP="00000000" w:rsidRDefault="00000000" w:rsidRPr="00000000" w14:paraId="0000280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IRET1</w:t>
            </w:r>
          </w:p>
          <w:p w:rsidR="00000000" w:rsidDel="00000000" w:rsidP="00000000" w:rsidRDefault="00000000" w:rsidRPr="00000000" w14:paraId="0000280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IRET2</w:t>
            </w:r>
          </w:p>
          <w:p w:rsidR="00000000" w:rsidDel="00000000" w:rsidP="00000000" w:rsidRDefault="00000000" w:rsidRPr="00000000" w14:paraId="0000280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IRET3</w:t>
            </w:r>
          </w:p>
          <w:p w:rsidR="00000000" w:rsidDel="00000000" w:rsidP="00000000" w:rsidRDefault="00000000" w:rsidRPr="00000000" w14:paraId="0000280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JATN</w:t>
            </w:r>
          </w:p>
          <w:p w:rsidR="00000000" w:rsidDel="00000000" w:rsidP="00000000" w:rsidRDefault="00000000" w:rsidRPr="00000000" w14:paraId="0000280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JCT1</w:t>
            </w:r>
          </w:p>
          <w:p w:rsidR="00000000" w:rsidDel="00000000" w:rsidP="00000000" w:rsidRDefault="00000000" w:rsidRPr="00000000" w14:paraId="0000280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JCT2</w:t>
            </w:r>
          </w:p>
          <w:p w:rsidR="00000000" w:rsidDel="00000000" w:rsidP="00000000" w:rsidRDefault="00000000" w:rsidRPr="00000000" w14:paraId="0000280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JCT3</w:t>
            </w:r>
          </w:p>
          <w:p w:rsidR="00000000" w:rsidDel="00000000" w:rsidP="00000000" w:rsidRDefault="00000000" w:rsidRPr="00000000" w14:paraId="0000280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JFBW</w:t>
            </w:r>
          </w:p>
        </w:tc>
        <w:tc>
          <w:tcPr>
            <w:shd w:fill="auto" w:val="clear"/>
            <w:tcMar>
              <w:top w:w="43.2" w:type="dxa"/>
              <w:left w:w="43.2" w:type="dxa"/>
              <w:bottom w:w="43.2" w:type="dxa"/>
              <w:right w:w="43.2" w:type="dxa"/>
            </w:tcMar>
            <w:vAlign w:val="top"/>
          </w:tcPr>
          <w:p w:rsidR="00000000" w:rsidDel="00000000" w:rsidP="00000000" w:rsidRDefault="00000000" w:rsidRPr="00000000" w14:paraId="0000280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JINT</w:t>
            </w:r>
          </w:p>
          <w:p w:rsidR="00000000" w:rsidDel="00000000" w:rsidP="00000000" w:rsidRDefault="00000000" w:rsidRPr="00000000" w14:paraId="0000280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JMP</w:t>
            </w:r>
          </w:p>
          <w:p w:rsidR="00000000" w:rsidDel="00000000" w:rsidP="00000000" w:rsidRDefault="00000000" w:rsidRPr="00000000" w14:paraId="0000281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JMPREL</w:t>
            </w:r>
          </w:p>
          <w:p w:rsidR="00000000" w:rsidDel="00000000" w:rsidP="00000000" w:rsidRDefault="00000000" w:rsidRPr="00000000" w14:paraId="0000281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JNATN</w:t>
            </w:r>
            <w:r w:rsidDel="00000000" w:rsidR="00000000" w:rsidRPr="00000000">
              <w:rPr>
                <w:rtl w:val="0"/>
              </w:rPr>
            </w:r>
          </w:p>
          <w:p w:rsidR="00000000" w:rsidDel="00000000" w:rsidP="00000000" w:rsidRDefault="00000000" w:rsidRPr="00000000" w14:paraId="0000281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JNCT1</w:t>
            </w:r>
          </w:p>
          <w:p w:rsidR="00000000" w:rsidDel="00000000" w:rsidP="00000000" w:rsidRDefault="00000000" w:rsidRPr="00000000" w14:paraId="0000281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JNCT2</w:t>
            </w:r>
            <w:r w:rsidDel="00000000" w:rsidR="00000000" w:rsidRPr="00000000">
              <w:rPr>
                <w:rtl w:val="0"/>
              </w:rPr>
            </w:r>
          </w:p>
          <w:p w:rsidR="00000000" w:rsidDel="00000000" w:rsidP="00000000" w:rsidRDefault="00000000" w:rsidRPr="00000000" w14:paraId="0000281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JNCT3</w:t>
            </w:r>
          </w:p>
          <w:p w:rsidR="00000000" w:rsidDel="00000000" w:rsidP="00000000" w:rsidRDefault="00000000" w:rsidRPr="00000000" w14:paraId="0000281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JNFBW</w:t>
            </w:r>
          </w:p>
          <w:p w:rsidR="00000000" w:rsidDel="00000000" w:rsidP="00000000" w:rsidRDefault="00000000" w:rsidRPr="00000000" w14:paraId="0000281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JNINT</w:t>
            </w:r>
          </w:p>
          <w:p w:rsidR="00000000" w:rsidDel="00000000" w:rsidP="00000000" w:rsidRDefault="00000000" w:rsidRPr="00000000" w14:paraId="0000281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JNPAT</w:t>
            </w:r>
          </w:p>
          <w:p w:rsidR="00000000" w:rsidDel="00000000" w:rsidP="00000000" w:rsidRDefault="00000000" w:rsidRPr="00000000" w14:paraId="0000281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JNQMT</w:t>
            </w:r>
          </w:p>
          <w:p w:rsidR="00000000" w:rsidDel="00000000" w:rsidP="00000000" w:rsidRDefault="00000000" w:rsidRPr="00000000" w14:paraId="0000281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JNSE1</w:t>
            </w:r>
          </w:p>
        </w:tc>
        <w:tc>
          <w:tcPr>
            <w:shd w:fill="auto" w:val="clear"/>
            <w:tcMar>
              <w:top w:w="43.2" w:type="dxa"/>
              <w:left w:w="43.2" w:type="dxa"/>
              <w:bottom w:w="43.2" w:type="dxa"/>
              <w:right w:w="43.2" w:type="dxa"/>
            </w:tcMar>
            <w:vAlign w:val="top"/>
          </w:tcPr>
          <w:p w:rsidR="00000000" w:rsidDel="00000000" w:rsidP="00000000" w:rsidRDefault="00000000" w:rsidRPr="00000000" w14:paraId="0000281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JNSE2</w:t>
            </w:r>
          </w:p>
          <w:p w:rsidR="00000000" w:rsidDel="00000000" w:rsidP="00000000" w:rsidRDefault="00000000" w:rsidRPr="00000000" w14:paraId="0000281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JNSE3</w:t>
            </w:r>
          </w:p>
          <w:p w:rsidR="00000000" w:rsidDel="00000000" w:rsidP="00000000" w:rsidRDefault="00000000" w:rsidRPr="00000000" w14:paraId="0000281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JNSE4</w:t>
            </w:r>
          </w:p>
          <w:p w:rsidR="00000000" w:rsidDel="00000000" w:rsidP="00000000" w:rsidRDefault="00000000" w:rsidRPr="00000000" w14:paraId="0000281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JNXFI</w:t>
            </w:r>
          </w:p>
          <w:p w:rsidR="00000000" w:rsidDel="00000000" w:rsidP="00000000" w:rsidRDefault="00000000" w:rsidRPr="00000000" w14:paraId="0000281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JNXMT</w:t>
            </w:r>
          </w:p>
          <w:p w:rsidR="00000000" w:rsidDel="00000000" w:rsidP="00000000" w:rsidRDefault="00000000" w:rsidRPr="00000000" w14:paraId="0000281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JNXRL</w:t>
            </w:r>
          </w:p>
          <w:p w:rsidR="00000000" w:rsidDel="00000000" w:rsidP="00000000" w:rsidRDefault="00000000" w:rsidRPr="00000000" w14:paraId="0000282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JNXRO</w:t>
            </w:r>
            <w:r w:rsidDel="00000000" w:rsidR="00000000" w:rsidRPr="00000000">
              <w:rPr>
                <w:rtl w:val="0"/>
              </w:rPr>
            </w:r>
          </w:p>
          <w:p w:rsidR="00000000" w:rsidDel="00000000" w:rsidP="00000000" w:rsidRDefault="00000000" w:rsidRPr="00000000" w14:paraId="0000282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JPAT</w:t>
            </w:r>
          </w:p>
          <w:p w:rsidR="00000000" w:rsidDel="00000000" w:rsidP="00000000" w:rsidRDefault="00000000" w:rsidRPr="00000000" w14:paraId="0000282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JQMT</w:t>
            </w:r>
          </w:p>
          <w:p w:rsidR="00000000" w:rsidDel="00000000" w:rsidP="00000000" w:rsidRDefault="00000000" w:rsidRPr="00000000" w14:paraId="0000282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JSE1</w:t>
            </w:r>
          </w:p>
          <w:p w:rsidR="00000000" w:rsidDel="00000000" w:rsidP="00000000" w:rsidRDefault="00000000" w:rsidRPr="00000000" w14:paraId="0000282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JSE2</w:t>
            </w:r>
          </w:p>
          <w:p w:rsidR="00000000" w:rsidDel="00000000" w:rsidP="00000000" w:rsidRDefault="00000000" w:rsidRPr="00000000" w14:paraId="0000282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JSE3</w:t>
            </w:r>
          </w:p>
        </w:tc>
        <w:tc>
          <w:tcPr>
            <w:shd w:fill="auto" w:val="clear"/>
            <w:tcMar>
              <w:top w:w="43.2" w:type="dxa"/>
              <w:left w:w="43.2" w:type="dxa"/>
              <w:bottom w:w="43.2" w:type="dxa"/>
              <w:right w:w="43.2" w:type="dxa"/>
            </w:tcMar>
            <w:vAlign w:val="top"/>
          </w:tcPr>
          <w:p w:rsidR="00000000" w:rsidDel="00000000" w:rsidP="00000000" w:rsidRDefault="00000000" w:rsidRPr="00000000" w14:paraId="0000282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JSE4</w:t>
            </w:r>
          </w:p>
          <w:p w:rsidR="00000000" w:rsidDel="00000000" w:rsidP="00000000" w:rsidRDefault="00000000" w:rsidRPr="00000000" w14:paraId="0000282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JXFI</w:t>
            </w:r>
          </w:p>
          <w:p w:rsidR="00000000" w:rsidDel="00000000" w:rsidP="00000000" w:rsidRDefault="00000000" w:rsidRPr="00000000" w14:paraId="0000282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JXMT</w:t>
            </w:r>
          </w:p>
          <w:p w:rsidR="00000000" w:rsidDel="00000000" w:rsidP="00000000" w:rsidRDefault="00000000" w:rsidRPr="00000000" w14:paraId="0000282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JXRL</w:t>
            </w:r>
          </w:p>
          <w:p w:rsidR="00000000" w:rsidDel="00000000" w:rsidP="00000000" w:rsidRDefault="00000000" w:rsidRPr="00000000" w14:paraId="0000282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JXRO</w:t>
            </w:r>
          </w:p>
        </w:tc>
      </w:tr>
    </w:tbl>
    <w:p w:rsidR="00000000" w:rsidDel="00000000" w:rsidP="00000000" w:rsidRDefault="00000000" w:rsidRPr="00000000" w14:paraId="0000282B">
      <w:pPr>
        <w:pStyle w:val="Heading2"/>
        <w:pageBreakBefore w:val="0"/>
        <w:rPr/>
      </w:pPr>
      <w:bookmarkStart w:colFirst="0" w:colLast="0" w:name="_44jg123saz5v" w:id="401"/>
      <w:bookmarkEnd w:id="401"/>
      <w:r w:rsidDel="00000000" w:rsidR="00000000" w:rsidRPr="00000000">
        <w:rPr>
          <w:rtl w:val="0"/>
        </w:rPr>
        <w:t xml:space="preserve">L - M</w:t>
      </w:r>
    </w:p>
    <w:tbl>
      <w:tblPr>
        <w:tblStyle w:val="Table21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85"/>
        <w:gridCol w:w="1035"/>
        <w:gridCol w:w="960"/>
        <w:gridCol w:w="840"/>
        <w:gridCol w:w="735"/>
        <w:gridCol w:w="1050"/>
        <w:gridCol w:w="855"/>
        <w:gridCol w:w="975"/>
        <w:gridCol w:w="915"/>
        <w:gridCol w:w="885"/>
        <w:tblGridChange w:id="0">
          <w:tblGrid>
            <w:gridCol w:w="945"/>
            <w:gridCol w:w="885"/>
            <w:gridCol w:w="1035"/>
            <w:gridCol w:w="960"/>
            <w:gridCol w:w="840"/>
            <w:gridCol w:w="735"/>
            <w:gridCol w:w="1050"/>
            <w:gridCol w:w="855"/>
            <w:gridCol w:w="975"/>
            <w:gridCol w:w="915"/>
            <w:gridCol w:w="8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82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LINE</w:t>
            </w:r>
          </w:p>
          <w:p w:rsidR="00000000" w:rsidDel="00000000" w:rsidP="00000000" w:rsidRDefault="00000000" w:rsidRPr="00000000" w14:paraId="0000282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LINESIZE</w:t>
            </w:r>
          </w:p>
          <w:p w:rsidR="00000000" w:rsidDel="00000000" w:rsidP="00000000" w:rsidRDefault="00000000" w:rsidRPr="00000000" w14:paraId="0000282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w:t>
            </w:r>
          </w:p>
          <w:p w:rsidR="00000000" w:rsidDel="00000000" w:rsidP="00000000" w:rsidRDefault="00000000" w:rsidRPr="00000000" w14:paraId="0000282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LOCKCHK</w:t>
            </w:r>
          </w:p>
          <w:p w:rsidR="00000000" w:rsidDel="00000000" w:rsidP="00000000" w:rsidRDefault="00000000" w:rsidRPr="00000000" w14:paraId="0000283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LOCKNEW</w:t>
            </w:r>
          </w:p>
        </w:tc>
        <w:tc>
          <w:tcPr>
            <w:shd w:fill="auto" w:val="clear"/>
            <w:tcMar>
              <w:top w:w="43.2" w:type="dxa"/>
              <w:left w:w="43.2" w:type="dxa"/>
              <w:bottom w:w="43.2" w:type="dxa"/>
              <w:right w:w="43.2" w:type="dxa"/>
            </w:tcMar>
            <w:vAlign w:val="top"/>
          </w:tcPr>
          <w:p w:rsidR="00000000" w:rsidDel="00000000" w:rsidP="00000000" w:rsidRDefault="00000000" w:rsidRPr="00000000" w14:paraId="0000283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LOCKREL</w:t>
            </w:r>
          </w:p>
          <w:p w:rsidR="00000000" w:rsidDel="00000000" w:rsidP="00000000" w:rsidRDefault="00000000" w:rsidRPr="00000000" w14:paraId="0000283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LOCKRET</w:t>
            </w:r>
          </w:p>
          <w:p w:rsidR="00000000" w:rsidDel="00000000" w:rsidP="00000000" w:rsidRDefault="00000000" w:rsidRPr="00000000" w14:paraId="0000283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LOCKTRY</w:t>
            </w:r>
          </w:p>
          <w:p w:rsidR="00000000" w:rsidDel="00000000" w:rsidP="00000000" w:rsidRDefault="00000000" w:rsidRPr="00000000" w14:paraId="0000283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LOGIC</w:t>
            </w:r>
          </w:p>
          <w:p w:rsidR="00000000" w:rsidDel="00000000" w:rsidP="00000000" w:rsidRDefault="00000000" w:rsidRPr="00000000" w14:paraId="0000283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LOGSCALE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83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w:t>
            </w:r>
          </w:p>
          <w:p w:rsidR="00000000" w:rsidDel="00000000" w:rsidP="00000000" w:rsidRDefault="00000000" w:rsidRPr="00000000" w14:paraId="0000283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LONGFILL</w:t>
            </w:r>
          </w:p>
          <w:p w:rsidR="00000000" w:rsidDel="00000000" w:rsidP="00000000" w:rsidRDefault="00000000" w:rsidRPr="00000000" w14:paraId="000028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LONGMOVE</w:t>
            </w:r>
          </w:p>
          <w:p w:rsidR="00000000" w:rsidDel="00000000" w:rsidP="00000000" w:rsidRDefault="00000000" w:rsidRPr="00000000" w14:paraId="000028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LONGS_16BIT</w:t>
            </w:r>
          </w:p>
          <w:p w:rsidR="00000000" w:rsidDel="00000000" w:rsidP="00000000" w:rsidRDefault="00000000" w:rsidRPr="00000000" w14:paraId="000028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LONGS_1BIT</w:t>
            </w:r>
          </w:p>
        </w:tc>
        <w:tc>
          <w:tcPr>
            <w:shd w:fill="auto" w:val="clear"/>
            <w:tcMar>
              <w:top w:w="43.2" w:type="dxa"/>
              <w:left w:w="43.2" w:type="dxa"/>
              <w:bottom w:w="43.2" w:type="dxa"/>
              <w:right w:w="43.2" w:type="dxa"/>
            </w:tcMar>
            <w:vAlign w:val="top"/>
          </w:tcPr>
          <w:p w:rsidR="00000000" w:rsidDel="00000000" w:rsidP="00000000" w:rsidRDefault="00000000" w:rsidRPr="00000000" w14:paraId="000028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LONGS_2BIT</w:t>
            </w:r>
          </w:p>
          <w:p w:rsidR="00000000" w:rsidDel="00000000" w:rsidP="00000000" w:rsidRDefault="00000000" w:rsidRPr="00000000" w14:paraId="0000283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LONGS_4BIT</w:t>
            </w:r>
          </w:p>
          <w:p w:rsidR="00000000" w:rsidDel="00000000" w:rsidP="00000000" w:rsidRDefault="00000000" w:rsidRPr="00000000" w14:paraId="0000283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LONGS_8BIT</w:t>
            </w:r>
          </w:p>
          <w:p w:rsidR="00000000" w:rsidDel="00000000" w:rsidP="00000000" w:rsidRDefault="00000000" w:rsidRPr="00000000" w14:paraId="000028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LOOKDOWN</w:t>
            </w:r>
          </w:p>
          <w:p w:rsidR="00000000" w:rsidDel="00000000" w:rsidP="00000000" w:rsidRDefault="00000000" w:rsidRPr="00000000" w14:paraId="000028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LOOKDOWNZ</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84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LOOKUP</w:t>
            </w:r>
          </w:p>
          <w:p w:rsidR="00000000" w:rsidDel="00000000" w:rsidP="00000000" w:rsidRDefault="00000000" w:rsidRPr="00000000" w14:paraId="0000284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LOOKUPZ</w:t>
            </w:r>
          </w:p>
          <w:p w:rsidR="00000000" w:rsidDel="00000000" w:rsidP="00000000" w:rsidRDefault="00000000" w:rsidRPr="00000000" w14:paraId="0000284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LSTR</w:t>
            </w:r>
          </w:p>
          <w:p w:rsidR="00000000" w:rsidDel="00000000" w:rsidP="00000000" w:rsidRDefault="00000000" w:rsidRPr="00000000" w14:paraId="0000284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LSTR_</w:t>
            </w:r>
          </w:p>
          <w:p w:rsidR="00000000" w:rsidDel="00000000" w:rsidP="00000000" w:rsidRDefault="00000000" w:rsidRPr="00000000" w14:paraId="000028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LUMA8</w:t>
            </w:r>
          </w:p>
        </w:tc>
        <w:tc>
          <w:tcPr>
            <w:shd w:fill="auto" w:val="clear"/>
            <w:tcMar>
              <w:top w:w="43.2" w:type="dxa"/>
              <w:left w:w="43.2" w:type="dxa"/>
              <w:bottom w:w="43.2" w:type="dxa"/>
              <w:right w:w="43.2" w:type="dxa"/>
            </w:tcMar>
            <w:vAlign w:val="top"/>
          </w:tcPr>
          <w:p w:rsidR="00000000" w:rsidDel="00000000" w:rsidP="00000000" w:rsidRDefault="00000000" w:rsidRPr="00000000" w14:paraId="000028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LUMA8W</w:t>
            </w:r>
          </w:p>
          <w:p w:rsidR="00000000" w:rsidDel="00000000" w:rsidP="00000000" w:rsidRDefault="00000000" w:rsidRPr="00000000" w14:paraId="000028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LUMA8X</w:t>
            </w:r>
            <w:r w:rsidDel="00000000" w:rsidR="00000000" w:rsidRPr="00000000">
              <w:rPr>
                <w:rtl w:val="0"/>
              </w:rPr>
            </w:r>
          </w:p>
          <w:p w:rsidR="00000000" w:rsidDel="00000000" w:rsidP="00000000" w:rsidRDefault="00000000" w:rsidRPr="00000000" w14:paraId="000028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LUT1</w:t>
            </w:r>
          </w:p>
          <w:p w:rsidR="00000000" w:rsidDel="00000000" w:rsidP="00000000" w:rsidRDefault="00000000" w:rsidRPr="00000000" w14:paraId="000028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LUT2</w:t>
            </w:r>
          </w:p>
          <w:p w:rsidR="00000000" w:rsidDel="00000000" w:rsidP="00000000" w:rsidRDefault="00000000" w:rsidRPr="00000000" w14:paraId="0000284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LUT4</w:t>
            </w:r>
          </w:p>
        </w:tc>
        <w:tc>
          <w:tcPr>
            <w:shd w:fill="auto" w:val="clear"/>
            <w:tcMar>
              <w:top w:w="43.2" w:type="dxa"/>
              <w:left w:w="43.2" w:type="dxa"/>
              <w:bottom w:w="43.2" w:type="dxa"/>
              <w:right w:w="43.2" w:type="dxa"/>
            </w:tcMar>
            <w:vAlign w:val="top"/>
          </w:tcPr>
          <w:p w:rsidR="00000000" w:rsidDel="00000000" w:rsidP="00000000" w:rsidRDefault="00000000" w:rsidRPr="00000000" w14:paraId="0000284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LUT8</w:t>
            </w:r>
          </w:p>
          <w:p w:rsidR="00000000" w:rsidDel="00000000" w:rsidP="00000000" w:rsidRDefault="00000000" w:rsidRPr="00000000" w14:paraId="0000284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LUTCOLORS</w:t>
            </w:r>
          </w:p>
          <w:p w:rsidR="00000000" w:rsidDel="00000000" w:rsidP="00000000" w:rsidRDefault="00000000" w:rsidRPr="00000000" w14:paraId="0000284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MAG</w:t>
            </w:r>
          </w:p>
          <w:p w:rsidR="00000000" w:rsidDel="00000000" w:rsidP="00000000" w:rsidRDefault="00000000" w:rsidRPr="00000000" w14:paraId="0000284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MAGENTA</w:t>
            </w:r>
          </w:p>
          <w:p w:rsidR="00000000" w:rsidDel="00000000" w:rsidP="00000000" w:rsidRDefault="00000000" w:rsidRPr="00000000" w14:paraId="0000284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MERGEB</w:t>
            </w:r>
          </w:p>
        </w:tc>
        <w:tc>
          <w:tcPr>
            <w:shd w:fill="auto" w:val="clear"/>
            <w:tcMar>
              <w:top w:w="43.2" w:type="dxa"/>
              <w:left w:w="43.2" w:type="dxa"/>
              <w:bottom w:w="43.2" w:type="dxa"/>
              <w:right w:w="43.2" w:type="dxa"/>
            </w:tcMar>
            <w:vAlign w:val="top"/>
          </w:tcPr>
          <w:p w:rsidR="00000000" w:rsidDel="00000000" w:rsidP="00000000" w:rsidRDefault="00000000" w:rsidRPr="00000000" w14:paraId="0000284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MERGEW</w:t>
            </w:r>
            <w:r w:rsidDel="00000000" w:rsidR="00000000" w:rsidRPr="00000000">
              <w:rPr>
                <w:rtl w:val="0"/>
              </w:rPr>
            </w:r>
          </w:p>
          <w:p w:rsidR="00000000" w:rsidDel="00000000" w:rsidP="00000000" w:rsidRDefault="00000000" w:rsidRPr="00000000" w14:paraId="000028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MIDI</w:t>
            </w:r>
          </w:p>
          <w:p w:rsidR="00000000" w:rsidDel="00000000" w:rsidP="00000000" w:rsidRDefault="00000000" w:rsidRPr="00000000" w14:paraId="000028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MIXPIX</w:t>
            </w:r>
          </w:p>
          <w:p w:rsidR="00000000" w:rsidDel="00000000" w:rsidP="00000000" w:rsidRDefault="00000000" w:rsidRPr="00000000" w14:paraId="000028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MODC</w:t>
            </w:r>
          </w:p>
          <w:p w:rsidR="00000000" w:rsidDel="00000000" w:rsidP="00000000" w:rsidRDefault="00000000" w:rsidRPr="00000000" w14:paraId="0000285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MODCZ</w:t>
            </w:r>
          </w:p>
        </w:tc>
        <w:tc>
          <w:tcPr>
            <w:shd w:fill="auto" w:val="clear"/>
            <w:tcMar>
              <w:top w:w="43.2" w:type="dxa"/>
              <w:left w:w="43.2" w:type="dxa"/>
              <w:bottom w:w="43.2" w:type="dxa"/>
              <w:right w:w="43.2" w:type="dxa"/>
            </w:tcMar>
            <w:vAlign w:val="top"/>
          </w:tcPr>
          <w:p w:rsidR="00000000" w:rsidDel="00000000" w:rsidP="00000000" w:rsidRDefault="00000000" w:rsidRPr="00000000" w14:paraId="0000285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MODZ</w:t>
            </w:r>
          </w:p>
          <w:p w:rsidR="00000000" w:rsidDel="00000000" w:rsidP="00000000" w:rsidRDefault="00000000" w:rsidRPr="00000000" w14:paraId="0000285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MOV</w:t>
            </w:r>
          </w:p>
          <w:p w:rsidR="00000000" w:rsidDel="00000000" w:rsidP="00000000" w:rsidRDefault="00000000" w:rsidRPr="00000000" w14:paraId="0000285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MOVBYTS</w:t>
            </w:r>
          </w:p>
          <w:p w:rsidR="00000000" w:rsidDel="00000000" w:rsidP="00000000" w:rsidRDefault="00000000" w:rsidRPr="00000000" w14:paraId="0000285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w:t>
            </w:r>
          </w:p>
          <w:p w:rsidR="00000000" w:rsidDel="00000000" w:rsidP="00000000" w:rsidRDefault="00000000" w:rsidRPr="00000000" w14:paraId="0000285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MULDIV64</w:t>
            </w:r>
          </w:p>
        </w:tc>
        <w:tc>
          <w:tcPr>
            <w:shd w:fill="auto" w:val="clear"/>
            <w:tcMar>
              <w:top w:w="43.2" w:type="dxa"/>
              <w:left w:w="43.2" w:type="dxa"/>
              <w:bottom w:w="43.2" w:type="dxa"/>
              <w:right w:w="43.2" w:type="dxa"/>
            </w:tcMar>
            <w:vAlign w:val="top"/>
          </w:tcPr>
          <w:p w:rsidR="00000000" w:rsidDel="00000000" w:rsidP="00000000" w:rsidRDefault="00000000" w:rsidRPr="00000000" w14:paraId="0000285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MULPIX</w:t>
            </w:r>
          </w:p>
          <w:p w:rsidR="00000000" w:rsidDel="00000000" w:rsidP="00000000" w:rsidRDefault="00000000" w:rsidRPr="00000000" w14:paraId="0000285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MULS</w:t>
            </w:r>
          </w:p>
          <w:p w:rsidR="00000000" w:rsidDel="00000000" w:rsidP="00000000" w:rsidRDefault="00000000" w:rsidRPr="00000000" w14:paraId="0000285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MUXC</w:t>
            </w:r>
          </w:p>
          <w:p w:rsidR="00000000" w:rsidDel="00000000" w:rsidP="00000000" w:rsidRDefault="00000000" w:rsidRPr="00000000" w14:paraId="0000285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MUXNC</w:t>
            </w:r>
            <w:r w:rsidDel="00000000" w:rsidR="00000000" w:rsidRPr="00000000">
              <w:rPr>
                <w:rtl w:val="0"/>
              </w:rPr>
            </w:r>
          </w:p>
          <w:p w:rsidR="00000000" w:rsidDel="00000000" w:rsidP="00000000" w:rsidRDefault="00000000" w:rsidRPr="00000000" w14:paraId="0000285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MUXNIBS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85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MUXNITS</w:t>
            </w:r>
            <w:r w:rsidDel="00000000" w:rsidR="00000000" w:rsidRPr="00000000">
              <w:rPr>
                <w:rtl w:val="0"/>
              </w:rPr>
            </w:r>
          </w:p>
          <w:p w:rsidR="00000000" w:rsidDel="00000000" w:rsidP="00000000" w:rsidRDefault="00000000" w:rsidRPr="00000000" w14:paraId="0000285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MUXNZ</w:t>
            </w:r>
            <w:r w:rsidDel="00000000" w:rsidR="00000000" w:rsidRPr="00000000">
              <w:rPr>
                <w:rtl w:val="0"/>
              </w:rPr>
            </w:r>
          </w:p>
          <w:p w:rsidR="00000000" w:rsidDel="00000000" w:rsidP="00000000" w:rsidRDefault="00000000" w:rsidRPr="00000000" w14:paraId="0000286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MUXQ</w:t>
            </w:r>
          </w:p>
          <w:p w:rsidR="00000000" w:rsidDel="00000000" w:rsidP="00000000" w:rsidRDefault="00000000" w:rsidRPr="00000000" w14:paraId="0000286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MUXZ</w:t>
            </w:r>
          </w:p>
        </w:tc>
      </w:tr>
    </w:tbl>
    <w:p w:rsidR="00000000" w:rsidDel="00000000" w:rsidP="00000000" w:rsidRDefault="00000000" w:rsidRPr="00000000" w14:paraId="00002862">
      <w:pPr>
        <w:pStyle w:val="Heading2"/>
        <w:pageBreakBefore w:val="0"/>
        <w:rPr/>
      </w:pPr>
      <w:bookmarkStart w:colFirst="0" w:colLast="0" w:name="_hl3y4yy9fsed" w:id="402"/>
      <w:bookmarkEnd w:id="402"/>
      <w:r w:rsidDel="00000000" w:rsidR="00000000" w:rsidRPr="00000000">
        <w:rPr>
          <w:rtl w:val="0"/>
        </w:rPr>
        <w:t xml:space="preserve">N - O</w:t>
      </w:r>
    </w:p>
    <w:tbl>
      <w:tblPr>
        <w:tblStyle w:val="Table212"/>
        <w:tblW w:w="10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60"/>
        <w:gridCol w:w="1020"/>
        <w:gridCol w:w="1080"/>
        <w:gridCol w:w="1050"/>
        <w:gridCol w:w="1020"/>
        <w:gridCol w:w="945"/>
        <w:gridCol w:w="930"/>
        <w:gridCol w:w="1140"/>
        <w:gridCol w:w="960"/>
        <w:gridCol w:w="740"/>
        <w:tblGridChange w:id="0">
          <w:tblGrid>
            <w:gridCol w:w="975"/>
            <w:gridCol w:w="960"/>
            <w:gridCol w:w="1020"/>
            <w:gridCol w:w="1080"/>
            <w:gridCol w:w="1050"/>
            <w:gridCol w:w="1020"/>
            <w:gridCol w:w="945"/>
            <w:gridCol w:w="930"/>
            <w:gridCol w:w="1140"/>
            <w:gridCol w:w="960"/>
            <w:gridCol w:w="74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86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NAN</w:t>
            </w:r>
          </w:p>
          <w:p w:rsidR="00000000" w:rsidDel="00000000" w:rsidP="00000000" w:rsidRDefault="00000000" w:rsidRPr="00000000" w14:paraId="0000286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w:t>
            </w:r>
          </w:p>
          <w:p w:rsidR="00000000" w:rsidDel="00000000" w:rsidP="00000000" w:rsidRDefault="00000000" w:rsidRPr="00000000" w14:paraId="0000286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NEGC</w:t>
            </w:r>
          </w:p>
          <w:p w:rsidR="00000000" w:rsidDel="00000000" w:rsidP="00000000" w:rsidRDefault="00000000" w:rsidRPr="00000000" w14:paraId="0000286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NEGNC</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86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NEGNZ</w:t>
            </w:r>
            <w:r w:rsidDel="00000000" w:rsidR="00000000" w:rsidRPr="00000000">
              <w:rPr>
                <w:rtl w:val="0"/>
              </w:rPr>
            </w:r>
          </w:p>
          <w:p w:rsidR="00000000" w:rsidDel="00000000" w:rsidP="00000000" w:rsidRDefault="00000000" w:rsidRPr="00000000" w14:paraId="000028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NEGX</w:t>
            </w:r>
          </w:p>
          <w:p w:rsidR="00000000" w:rsidDel="00000000" w:rsidP="00000000" w:rsidRDefault="00000000" w:rsidRPr="00000000" w14:paraId="0000286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NEGZ</w:t>
            </w:r>
          </w:p>
          <w:p w:rsidR="00000000" w:rsidDel="00000000" w:rsidP="00000000" w:rsidRDefault="00000000" w:rsidRPr="00000000" w14:paraId="0000286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NEWCOG</w:t>
            </w:r>
          </w:p>
        </w:tc>
        <w:tc>
          <w:tcPr>
            <w:shd w:fill="auto" w:val="clear"/>
            <w:tcMar>
              <w:top w:w="43.2" w:type="dxa"/>
              <w:left w:w="43.2" w:type="dxa"/>
              <w:bottom w:w="43.2" w:type="dxa"/>
              <w:right w:w="43.2" w:type="dxa"/>
            </w:tcMar>
            <w:vAlign w:val="top"/>
          </w:tcPr>
          <w:p w:rsidR="00000000" w:rsidDel="00000000" w:rsidP="00000000" w:rsidRDefault="00000000" w:rsidRPr="00000000" w14:paraId="0000286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NEXT</w:t>
            </w:r>
          </w:p>
          <w:p w:rsidR="00000000" w:rsidDel="00000000" w:rsidP="00000000" w:rsidRDefault="00000000" w:rsidRPr="00000000" w14:paraId="0000286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NIXINT1</w:t>
            </w:r>
            <w:r w:rsidDel="00000000" w:rsidR="00000000" w:rsidRPr="00000000">
              <w:rPr>
                <w:rtl w:val="0"/>
              </w:rPr>
            </w:r>
          </w:p>
          <w:p w:rsidR="00000000" w:rsidDel="00000000" w:rsidP="00000000" w:rsidRDefault="00000000" w:rsidRPr="00000000" w14:paraId="0000286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NIXINT2</w:t>
            </w:r>
            <w:r w:rsidDel="00000000" w:rsidR="00000000" w:rsidRPr="00000000">
              <w:rPr>
                <w:rtl w:val="0"/>
              </w:rPr>
            </w:r>
          </w:p>
          <w:p w:rsidR="00000000" w:rsidDel="00000000" w:rsidP="00000000" w:rsidRDefault="00000000" w:rsidRPr="00000000" w14:paraId="0000286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NIXINT3</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86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NOP</w:t>
            </w:r>
          </w:p>
          <w:p w:rsidR="00000000" w:rsidDel="00000000" w:rsidP="00000000" w:rsidRDefault="00000000" w:rsidRPr="00000000" w14:paraId="0000287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NOT</w:t>
            </w:r>
          </w:p>
          <w:p w:rsidR="00000000" w:rsidDel="00000000" w:rsidP="00000000" w:rsidRDefault="00000000" w:rsidRPr="00000000" w14:paraId="0000287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OBJ</w:t>
            </w:r>
          </w:p>
          <w:p w:rsidR="00000000" w:rsidDel="00000000" w:rsidP="00000000" w:rsidRDefault="00000000" w:rsidRPr="00000000" w14:paraId="0000287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OBOX</w:t>
            </w:r>
          </w:p>
        </w:tc>
        <w:tc>
          <w:tcPr>
            <w:shd w:fill="auto" w:val="clear"/>
            <w:tcMar>
              <w:top w:w="43.2" w:type="dxa"/>
              <w:left w:w="43.2" w:type="dxa"/>
              <w:bottom w:w="43.2" w:type="dxa"/>
              <w:right w:w="43.2" w:type="dxa"/>
            </w:tcMar>
            <w:vAlign w:val="top"/>
          </w:tcPr>
          <w:p w:rsidR="00000000" w:rsidDel="00000000" w:rsidP="00000000" w:rsidRDefault="00000000" w:rsidRPr="00000000" w14:paraId="0000287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ONES</w:t>
            </w:r>
          </w:p>
          <w:p w:rsidR="00000000" w:rsidDel="00000000" w:rsidP="00000000" w:rsidRDefault="00000000" w:rsidRPr="00000000" w14:paraId="0000287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OPACITY</w:t>
            </w:r>
          </w:p>
          <w:p w:rsidR="00000000" w:rsidDel="00000000" w:rsidP="00000000" w:rsidRDefault="00000000" w:rsidRPr="00000000" w14:paraId="0000287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w:t>
            </w:r>
          </w:p>
          <w:p w:rsidR="00000000" w:rsidDel="00000000" w:rsidP="00000000" w:rsidRDefault="00000000" w:rsidRPr="00000000" w14:paraId="0000287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ORANGE</w:t>
            </w:r>
          </w:p>
        </w:tc>
        <w:tc>
          <w:tcPr>
            <w:shd w:fill="auto" w:val="clear"/>
            <w:tcMar>
              <w:top w:w="43.2" w:type="dxa"/>
              <w:left w:w="43.2" w:type="dxa"/>
              <w:bottom w:w="43.2" w:type="dxa"/>
              <w:right w:w="43.2" w:type="dxa"/>
            </w:tcMar>
            <w:vAlign w:val="top"/>
          </w:tcPr>
          <w:p w:rsidR="00000000" w:rsidDel="00000000" w:rsidP="00000000" w:rsidRDefault="00000000" w:rsidRPr="00000000" w14:paraId="0000287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ORC</w:t>
            </w:r>
          </w:p>
          <w:p w:rsidR="00000000" w:rsidDel="00000000" w:rsidP="00000000" w:rsidRDefault="00000000" w:rsidRPr="00000000" w14:paraId="0000287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ORG</w:t>
            </w:r>
          </w:p>
          <w:p w:rsidR="00000000" w:rsidDel="00000000" w:rsidP="00000000" w:rsidRDefault="00000000" w:rsidRPr="00000000" w14:paraId="0000287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ORGF</w:t>
            </w:r>
          </w:p>
          <w:p w:rsidR="00000000" w:rsidDel="00000000" w:rsidP="00000000" w:rsidRDefault="00000000" w:rsidRPr="00000000" w14:paraId="0000287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ORGH</w:t>
            </w:r>
          </w:p>
        </w:tc>
        <w:tc>
          <w:tcPr>
            <w:shd w:fill="auto" w:val="clear"/>
            <w:tcMar>
              <w:top w:w="43.2" w:type="dxa"/>
              <w:left w:w="43.2" w:type="dxa"/>
              <w:bottom w:w="43.2" w:type="dxa"/>
              <w:right w:w="43.2" w:type="dxa"/>
            </w:tcMar>
            <w:vAlign w:val="top"/>
          </w:tcPr>
          <w:p w:rsidR="00000000" w:rsidDel="00000000" w:rsidP="00000000" w:rsidRDefault="00000000" w:rsidRPr="00000000" w14:paraId="0000287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ORIGIN</w:t>
            </w:r>
          </w:p>
          <w:p w:rsidR="00000000" w:rsidDel="00000000" w:rsidP="00000000" w:rsidRDefault="00000000" w:rsidRPr="00000000" w14:paraId="0000287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ORZ</w:t>
            </w:r>
          </w:p>
          <w:p w:rsidR="00000000" w:rsidDel="00000000" w:rsidP="00000000" w:rsidRDefault="00000000" w:rsidRPr="00000000" w14:paraId="0000287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OTHER</w:t>
            </w:r>
          </w:p>
          <w:p w:rsidR="00000000" w:rsidDel="00000000" w:rsidP="00000000" w:rsidRDefault="00000000" w:rsidRPr="00000000" w14:paraId="0000287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OUTA</w:t>
            </w:r>
          </w:p>
        </w:tc>
        <w:tc>
          <w:tcPr>
            <w:shd w:fill="auto" w:val="clear"/>
            <w:tcMar>
              <w:top w:w="43.2" w:type="dxa"/>
              <w:left w:w="43.2" w:type="dxa"/>
              <w:bottom w:w="43.2" w:type="dxa"/>
              <w:right w:w="43.2" w:type="dxa"/>
            </w:tcMar>
            <w:vAlign w:val="top"/>
          </w:tcPr>
          <w:p w:rsidR="00000000" w:rsidDel="00000000" w:rsidP="00000000" w:rsidRDefault="00000000" w:rsidRPr="00000000" w14:paraId="0000287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OUTB</w:t>
            </w:r>
          </w:p>
          <w:p w:rsidR="00000000" w:rsidDel="00000000" w:rsidP="00000000" w:rsidRDefault="00000000" w:rsidRPr="00000000" w14:paraId="0000288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OUTC</w:t>
            </w:r>
          </w:p>
          <w:p w:rsidR="00000000" w:rsidDel="00000000" w:rsidP="00000000" w:rsidRDefault="00000000" w:rsidRPr="00000000" w14:paraId="0000288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OUTH</w:t>
            </w:r>
          </w:p>
          <w:p w:rsidR="00000000" w:rsidDel="00000000" w:rsidP="00000000" w:rsidRDefault="00000000" w:rsidRPr="00000000" w14:paraId="0000288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OUTL</w:t>
            </w:r>
          </w:p>
        </w:tc>
        <w:tc>
          <w:tcPr>
            <w:shd w:fill="auto" w:val="clear"/>
            <w:tcMar>
              <w:top w:w="43.2" w:type="dxa"/>
              <w:left w:w="43.2" w:type="dxa"/>
              <w:bottom w:w="43.2" w:type="dxa"/>
              <w:right w:w="43.2" w:type="dxa"/>
            </w:tcMar>
            <w:vAlign w:val="top"/>
          </w:tcPr>
          <w:p w:rsidR="00000000" w:rsidDel="00000000" w:rsidP="00000000" w:rsidRDefault="00000000" w:rsidRPr="00000000" w14:paraId="0000288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OUTNC</w:t>
            </w:r>
          </w:p>
          <w:p w:rsidR="00000000" w:rsidDel="00000000" w:rsidP="00000000" w:rsidRDefault="00000000" w:rsidRPr="00000000" w14:paraId="0000288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OUTNOT</w:t>
            </w:r>
            <w:r w:rsidDel="00000000" w:rsidR="00000000" w:rsidRPr="00000000">
              <w:rPr>
                <w:rtl w:val="0"/>
              </w:rPr>
            </w:r>
          </w:p>
          <w:p w:rsidR="00000000" w:rsidDel="00000000" w:rsidP="00000000" w:rsidRDefault="00000000" w:rsidRPr="00000000" w14:paraId="0000288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OUTNZ</w:t>
            </w:r>
          </w:p>
          <w:p w:rsidR="00000000" w:rsidDel="00000000" w:rsidP="00000000" w:rsidRDefault="00000000" w:rsidRPr="00000000" w14:paraId="0000288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OUTRND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88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OUTZ</w:t>
            </w:r>
          </w:p>
          <w:p w:rsidR="00000000" w:rsidDel="00000000" w:rsidP="00000000" w:rsidRDefault="00000000" w:rsidRPr="00000000" w14:paraId="0000288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OVAL</w:t>
            </w:r>
          </w:p>
        </w:tc>
      </w:tr>
    </w:tbl>
    <w:p w:rsidR="00000000" w:rsidDel="00000000" w:rsidP="00000000" w:rsidRDefault="00000000" w:rsidRPr="00000000" w14:paraId="00002889">
      <w:pPr>
        <w:pStyle w:val="Heading2"/>
        <w:pageBreakBefore w:val="0"/>
        <w:rPr/>
      </w:pPr>
      <w:bookmarkStart w:colFirst="0" w:colLast="0" w:name="_dbqqrmc5hwpj" w:id="403"/>
      <w:bookmarkEnd w:id="403"/>
      <w:r w:rsidDel="00000000" w:rsidR="00000000" w:rsidRPr="00000000">
        <w:br w:type="page"/>
      </w:r>
      <w:r w:rsidDel="00000000" w:rsidR="00000000" w:rsidRPr="00000000">
        <w:rPr>
          <w:rtl w:val="0"/>
        </w:rPr>
      </w:r>
    </w:p>
    <w:p w:rsidR="00000000" w:rsidDel="00000000" w:rsidP="00000000" w:rsidRDefault="00000000" w:rsidRPr="00000000" w14:paraId="0000288A">
      <w:pPr>
        <w:pStyle w:val="Heading2"/>
        <w:pageBreakBefore w:val="0"/>
        <w:rPr/>
      </w:pPr>
      <w:bookmarkStart w:colFirst="0" w:colLast="0" w:name="_9povq3pnjven" w:id="404"/>
      <w:bookmarkEnd w:id="404"/>
      <w:r w:rsidDel="00000000" w:rsidR="00000000" w:rsidRPr="00000000">
        <w:rPr>
          <w:rtl w:val="0"/>
        </w:rPr>
        <w:t xml:space="preserve">P</w:t>
      </w:r>
    </w:p>
    <w:tbl>
      <w:tblPr>
        <w:tblStyle w:val="Table213"/>
        <w:tblW w:w="100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1455"/>
        <w:gridCol w:w="1290"/>
        <w:gridCol w:w="1020"/>
        <w:gridCol w:w="1275"/>
        <w:gridCol w:w="1185"/>
        <w:gridCol w:w="900"/>
        <w:gridCol w:w="765"/>
        <w:gridCol w:w="900"/>
        <w:tblGridChange w:id="0">
          <w:tblGrid>
            <w:gridCol w:w="1290"/>
            <w:gridCol w:w="1455"/>
            <w:gridCol w:w="1290"/>
            <w:gridCol w:w="1020"/>
            <w:gridCol w:w="1275"/>
            <w:gridCol w:w="1185"/>
            <w:gridCol w:w="900"/>
            <w:gridCol w:w="765"/>
            <w:gridCol w:w="90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88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w:t>
            </w:r>
          </w:p>
          <w:p w:rsidR="00000000" w:rsidDel="00000000" w:rsidP="00000000" w:rsidRDefault="00000000" w:rsidRPr="00000000" w14:paraId="0000288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P_ADC_100X</w:t>
            </w:r>
          </w:p>
          <w:p w:rsidR="00000000" w:rsidDel="00000000" w:rsidP="00000000" w:rsidRDefault="00000000" w:rsidRPr="00000000" w14:paraId="0000288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P_ADC_10X</w:t>
            </w:r>
          </w:p>
          <w:p w:rsidR="00000000" w:rsidDel="00000000" w:rsidP="00000000" w:rsidRDefault="00000000" w:rsidRPr="00000000" w14:paraId="0000288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P_ADC_1X</w:t>
            </w:r>
          </w:p>
          <w:p w:rsidR="00000000" w:rsidDel="00000000" w:rsidP="00000000" w:rsidRDefault="00000000" w:rsidRPr="00000000" w14:paraId="0000288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P_ADC_30X</w:t>
            </w:r>
          </w:p>
          <w:p w:rsidR="00000000" w:rsidDel="00000000" w:rsidP="00000000" w:rsidRDefault="00000000" w:rsidRPr="00000000" w14:paraId="0000289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P_ADC_3X</w:t>
            </w:r>
          </w:p>
          <w:p w:rsidR="00000000" w:rsidDel="00000000" w:rsidP="00000000" w:rsidRDefault="00000000" w:rsidRPr="00000000" w14:paraId="0000289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P_ADC_EXT</w:t>
            </w:r>
          </w:p>
          <w:p w:rsidR="00000000" w:rsidDel="00000000" w:rsidP="00000000" w:rsidRDefault="00000000" w:rsidRPr="00000000" w14:paraId="0000289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P_ADC_FLOAT</w:t>
            </w:r>
          </w:p>
          <w:p w:rsidR="00000000" w:rsidDel="00000000" w:rsidP="00000000" w:rsidRDefault="00000000" w:rsidRPr="00000000" w14:paraId="0000289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P_ADC_GIO</w:t>
            </w:r>
          </w:p>
          <w:p w:rsidR="00000000" w:rsidDel="00000000" w:rsidP="00000000" w:rsidRDefault="00000000" w:rsidRPr="00000000" w14:paraId="0000289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P_ADC_SCOPE</w:t>
            </w:r>
          </w:p>
          <w:p w:rsidR="00000000" w:rsidDel="00000000" w:rsidP="00000000" w:rsidRDefault="00000000" w:rsidRPr="00000000" w14:paraId="0000289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P_ADC_VIO</w:t>
            </w:r>
          </w:p>
          <w:p w:rsidR="00000000" w:rsidDel="00000000" w:rsidP="00000000" w:rsidRDefault="00000000" w:rsidRPr="00000000" w14:paraId="0000289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P_AND_AB</w:t>
            </w:r>
          </w:p>
          <w:p w:rsidR="00000000" w:rsidDel="00000000" w:rsidP="00000000" w:rsidRDefault="00000000" w:rsidRPr="00000000" w14:paraId="0000289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P_ASYNC_IO</w:t>
            </w:r>
          </w:p>
          <w:p w:rsidR="00000000" w:rsidDel="00000000" w:rsidP="00000000" w:rsidRDefault="00000000" w:rsidRPr="00000000" w14:paraId="0000289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P_ASYNC_RX</w:t>
            </w:r>
          </w:p>
          <w:p w:rsidR="00000000" w:rsidDel="00000000" w:rsidP="00000000" w:rsidRDefault="00000000" w:rsidRPr="00000000" w14:paraId="0000289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P_ASYNC_TX</w:t>
            </w:r>
          </w:p>
          <w:p w:rsidR="00000000" w:rsidDel="00000000" w:rsidP="00000000" w:rsidRDefault="00000000" w:rsidRPr="00000000" w14:paraId="0000289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P_BITDAC</w:t>
            </w:r>
          </w:p>
          <w:p w:rsidR="00000000" w:rsidDel="00000000" w:rsidP="00000000" w:rsidRDefault="00000000" w:rsidRPr="00000000" w14:paraId="0000289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P_CHANNEL</w:t>
            </w:r>
          </w:p>
          <w:p w:rsidR="00000000" w:rsidDel="00000000" w:rsidP="00000000" w:rsidRDefault="00000000" w:rsidRPr="00000000" w14:paraId="0000289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P_COMPARE_AB</w:t>
            </w:r>
          </w:p>
          <w:p w:rsidR="00000000" w:rsidDel="00000000" w:rsidP="00000000" w:rsidRDefault="00000000" w:rsidRPr="00000000" w14:paraId="0000289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P_COMPARE_AB_FB</w:t>
            </w:r>
          </w:p>
          <w:p w:rsidR="00000000" w:rsidDel="00000000" w:rsidP="00000000" w:rsidRDefault="00000000" w:rsidRPr="00000000" w14:paraId="0000289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P_COUNT_HIGHS</w:t>
            </w:r>
          </w:p>
        </w:tc>
        <w:tc>
          <w:tcPr>
            <w:shd w:fill="auto" w:val="clear"/>
            <w:tcMar>
              <w:top w:w="43.2" w:type="dxa"/>
              <w:left w:w="43.2" w:type="dxa"/>
              <w:bottom w:w="43.2" w:type="dxa"/>
              <w:right w:w="43.2" w:type="dxa"/>
            </w:tcMar>
            <w:vAlign w:val="top"/>
          </w:tcPr>
          <w:p w:rsidR="00000000" w:rsidDel="00000000" w:rsidP="00000000" w:rsidRDefault="00000000" w:rsidRPr="00000000" w14:paraId="0000289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P_COUNT_RISES</w:t>
            </w:r>
          </w:p>
          <w:p w:rsidR="00000000" w:rsidDel="00000000" w:rsidP="00000000" w:rsidRDefault="00000000" w:rsidRPr="00000000" w14:paraId="000028A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P_COUNTER_HIGHS</w:t>
            </w:r>
          </w:p>
          <w:p w:rsidR="00000000" w:rsidDel="00000000" w:rsidP="00000000" w:rsidRDefault="00000000" w:rsidRPr="00000000" w14:paraId="000028A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P_COUNTER_PERIODS</w:t>
            </w:r>
          </w:p>
          <w:p w:rsidR="00000000" w:rsidDel="00000000" w:rsidP="00000000" w:rsidRDefault="00000000" w:rsidRPr="00000000" w14:paraId="000028A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P_COUNTER_TICKS</w:t>
            </w:r>
          </w:p>
          <w:p w:rsidR="00000000" w:rsidDel="00000000" w:rsidP="00000000" w:rsidRDefault="00000000" w:rsidRPr="00000000" w14:paraId="000028A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P_DAC_124R_3V</w:t>
            </w:r>
          </w:p>
          <w:p w:rsidR="00000000" w:rsidDel="00000000" w:rsidP="00000000" w:rsidRDefault="00000000" w:rsidRPr="00000000" w14:paraId="000028A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P_DAC_600R_2V</w:t>
            </w:r>
          </w:p>
          <w:p w:rsidR="00000000" w:rsidDel="00000000" w:rsidP="00000000" w:rsidRDefault="00000000" w:rsidRPr="00000000" w14:paraId="000028A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P_DAC_75R_2V</w:t>
            </w:r>
          </w:p>
          <w:p w:rsidR="00000000" w:rsidDel="00000000" w:rsidP="00000000" w:rsidRDefault="00000000" w:rsidRPr="00000000" w14:paraId="000028A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P_DAC_990R_3V</w:t>
            </w:r>
          </w:p>
          <w:p w:rsidR="00000000" w:rsidDel="00000000" w:rsidP="00000000" w:rsidRDefault="00000000" w:rsidRPr="00000000" w14:paraId="000028A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P_DAC_DITHER_PWM</w:t>
            </w:r>
          </w:p>
          <w:p w:rsidR="00000000" w:rsidDel="00000000" w:rsidP="00000000" w:rsidRDefault="00000000" w:rsidRPr="00000000" w14:paraId="000028A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P_DAC_DITHER_RND</w:t>
            </w:r>
          </w:p>
          <w:p w:rsidR="00000000" w:rsidDel="00000000" w:rsidP="00000000" w:rsidRDefault="00000000" w:rsidRPr="00000000" w14:paraId="000028A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P_DAC_NOISE</w:t>
            </w:r>
          </w:p>
          <w:p w:rsidR="00000000" w:rsidDel="00000000" w:rsidP="00000000" w:rsidRDefault="00000000" w:rsidRPr="00000000" w14:paraId="000028A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P_EVENTS_TICKS</w:t>
            </w:r>
          </w:p>
          <w:p w:rsidR="00000000" w:rsidDel="00000000" w:rsidP="00000000" w:rsidRDefault="00000000" w:rsidRPr="00000000" w14:paraId="000028A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P_FILT0_AB</w:t>
            </w:r>
          </w:p>
          <w:p w:rsidR="00000000" w:rsidDel="00000000" w:rsidP="00000000" w:rsidRDefault="00000000" w:rsidRPr="00000000" w14:paraId="000028A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P_FILT1_AB</w:t>
            </w:r>
          </w:p>
          <w:p w:rsidR="00000000" w:rsidDel="00000000" w:rsidP="00000000" w:rsidRDefault="00000000" w:rsidRPr="00000000" w14:paraId="000028A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P_FILT2_AB</w:t>
            </w:r>
          </w:p>
          <w:p w:rsidR="00000000" w:rsidDel="00000000" w:rsidP="00000000" w:rsidRDefault="00000000" w:rsidRPr="00000000" w14:paraId="000028A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P_FILT3_AB</w:t>
            </w:r>
          </w:p>
          <w:p w:rsidR="00000000" w:rsidDel="00000000" w:rsidP="00000000" w:rsidRDefault="00000000" w:rsidRPr="00000000" w14:paraId="000028A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P_HIGH_100UA</w:t>
            </w:r>
          </w:p>
          <w:p w:rsidR="00000000" w:rsidDel="00000000" w:rsidP="00000000" w:rsidRDefault="00000000" w:rsidRPr="00000000" w14:paraId="000028B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P_HIGH_10UA</w:t>
            </w:r>
          </w:p>
          <w:p w:rsidR="00000000" w:rsidDel="00000000" w:rsidP="00000000" w:rsidRDefault="00000000" w:rsidRPr="00000000" w14:paraId="000028B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P_HIGH_150K</w:t>
            </w:r>
          </w:p>
          <w:p w:rsidR="00000000" w:rsidDel="00000000" w:rsidP="00000000" w:rsidRDefault="00000000" w:rsidRPr="00000000" w14:paraId="000028B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P_HIGH_15K</w:t>
            </w:r>
          </w:p>
        </w:tc>
        <w:tc>
          <w:tcPr>
            <w:shd w:fill="auto" w:val="clear"/>
            <w:tcMar>
              <w:top w:w="43.2" w:type="dxa"/>
              <w:left w:w="43.2" w:type="dxa"/>
              <w:bottom w:w="43.2" w:type="dxa"/>
              <w:right w:w="43.2" w:type="dxa"/>
            </w:tcMar>
            <w:vAlign w:val="top"/>
          </w:tcPr>
          <w:p w:rsidR="00000000" w:rsidDel="00000000" w:rsidP="00000000" w:rsidRDefault="00000000" w:rsidRPr="00000000" w14:paraId="000028B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P_HIGH_1K5</w:t>
            </w:r>
          </w:p>
          <w:p w:rsidR="00000000" w:rsidDel="00000000" w:rsidP="00000000" w:rsidRDefault="00000000" w:rsidRPr="00000000" w14:paraId="000028B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P_HIGH_1MA</w:t>
            </w:r>
          </w:p>
          <w:p w:rsidR="00000000" w:rsidDel="00000000" w:rsidP="00000000" w:rsidRDefault="00000000" w:rsidRPr="00000000" w14:paraId="000028B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P_HIGH_FAST</w:t>
            </w:r>
          </w:p>
          <w:p w:rsidR="00000000" w:rsidDel="00000000" w:rsidP="00000000" w:rsidRDefault="00000000" w:rsidRPr="00000000" w14:paraId="000028B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P_HIGH_FLOAT</w:t>
            </w:r>
          </w:p>
          <w:p w:rsidR="00000000" w:rsidDel="00000000" w:rsidP="00000000" w:rsidRDefault="00000000" w:rsidRPr="00000000" w14:paraId="000028B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P_HIGH_TICKS</w:t>
            </w:r>
          </w:p>
          <w:p w:rsidR="00000000" w:rsidDel="00000000" w:rsidP="00000000" w:rsidRDefault="00000000" w:rsidRPr="00000000" w14:paraId="000028B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P_INVERT_A</w:t>
            </w:r>
          </w:p>
          <w:p w:rsidR="00000000" w:rsidDel="00000000" w:rsidP="00000000" w:rsidRDefault="00000000" w:rsidRPr="00000000" w14:paraId="000028B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P_INVERT_B</w:t>
            </w:r>
          </w:p>
          <w:p w:rsidR="00000000" w:rsidDel="00000000" w:rsidP="00000000" w:rsidRDefault="00000000" w:rsidRPr="00000000" w14:paraId="000028B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P_INVERT_IN</w:t>
            </w:r>
          </w:p>
          <w:p w:rsidR="00000000" w:rsidDel="00000000" w:rsidP="00000000" w:rsidRDefault="00000000" w:rsidRPr="00000000" w14:paraId="000028B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P_INVERT_OUT</w:t>
            </w:r>
          </w:p>
          <w:p w:rsidR="00000000" w:rsidDel="00000000" w:rsidP="00000000" w:rsidRDefault="00000000" w:rsidRPr="00000000" w14:paraId="000028B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P_INVERT_OUTPUT</w:t>
            </w:r>
          </w:p>
          <w:p w:rsidR="00000000" w:rsidDel="00000000" w:rsidP="00000000" w:rsidRDefault="00000000" w:rsidRPr="00000000" w14:paraId="000028B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P_LEVEL_A</w:t>
            </w:r>
          </w:p>
          <w:p w:rsidR="00000000" w:rsidDel="00000000" w:rsidP="00000000" w:rsidRDefault="00000000" w:rsidRPr="00000000" w14:paraId="000028B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P_LEVEL_A_FBN</w:t>
            </w:r>
          </w:p>
          <w:p w:rsidR="00000000" w:rsidDel="00000000" w:rsidP="00000000" w:rsidRDefault="00000000" w:rsidRPr="00000000" w14:paraId="000028B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P_LEVEL_B_FBN</w:t>
            </w:r>
          </w:p>
          <w:p w:rsidR="00000000" w:rsidDel="00000000" w:rsidP="00000000" w:rsidRDefault="00000000" w:rsidRPr="00000000" w14:paraId="000028C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P_LEVEL_B_FBP</w:t>
            </w:r>
          </w:p>
          <w:p w:rsidR="00000000" w:rsidDel="00000000" w:rsidP="00000000" w:rsidRDefault="00000000" w:rsidRPr="00000000" w14:paraId="000028C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P_LOCAL_A</w:t>
            </w:r>
          </w:p>
          <w:p w:rsidR="00000000" w:rsidDel="00000000" w:rsidP="00000000" w:rsidRDefault="00000000" w:rsidRPr="00000000" w14:paraId="000028C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P_LOCAL_B</w:t>
            </w:r>
          </w:p>
          <w:p w:rsidR="00000000" w:rsidDel="00000000" w:rsidP="00000000" w:rsidRDefault="00000000" w:rsidRPr="00000000" w14:paraId="000028C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P_LOGIC_A</w:t>
            </w:r>
          </w:p>
          <w:p w:rsidR="00000000" w:rsidDel="00000000" w:rsidP="00000000" w:rsidRDefault="00000000" w:rsidRPr="00000000" w14:paraId="000028C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P_LOGIC_A_FB</w:t>
            </w:r>
          </w:p>
          <w:p w:rsidR="00000000" w:rsidDel="00000000" w:rsidP="00000000" w:rsidRDefault="00000000" w:rsidRPr="00000000" w14:paraId="000028C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P_LOGIC_B_FB</w:t>
            </w:r>
          </w:p>
          <w:p w:rsidR="00000000" w:rsidDel="00000000" w:rsidP="00000000" w:rsidRDefault="00000000" w:rsidRPr="00000000" w14:paraId="000028C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P_LOW_100UA</w:t>
            </w:r>
          </w:p>
        </w:tc>
        <w:tc>
          <w:tcPr>
            <w:shd w:fill="auto" w:val="clear"/>
            <w:tcMar>
              <w:top w:w="43.2" w:type="dxa"/>
              <w:left w:w="43.2" w:type="dxa"/>
              <w:bottom w:w="43.2" w:type="dxa"/>
              <w:right w:w="43.2" w:type="dxa"/>
            </w:tcMar>
            <w:vAlign w:val="top"/>
          </w:tcPr>
          <w:p w:rsidR="00000000" w:rsidDel="00000000" w:rsidP="00000000" w:rsidRDefault="00000000" w:rsidRPr="00000000" w14:paraId="000028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P_LOW_10UA</w:t>
            </w:r>
          </w:p>
          <w:p w:rsidR="00000000" w:rsidDel="00000000" w:rsidP="00000000" w:rsidRDefault="00000000" w:rsidRPr="00000000" w14:paraId="000028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P_LOW_150K</w:t>
            </w:r>
          </w:p>
          <w:p w:rsidR="00000000" w:rsidDel="00000000" w:rsidP="00000000" w:rsidRDefault="00000000" w:rsidRPr="00000000" w14:paraId="000028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P_LOW_15K</w:t>
            </w:r>
          </w:p>
          <w:p w:rsidR="00000000" w:rsidDel="00000000" w:rsidP="00000000" w:rsidRDefault="00000000" w:rsidRPr="00000000" w14:paraId="000028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P_LOW_1K5</w:t>
            </w:r>
          </w:p>
          <w:p w:rsidR="00000000" w:rsidDel="00000000" w:rsidP="00000000" w:rsidRDefault="00000000" w:rsidRPr="00000000" w14:paraId="000028C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P_LOW_1MA</w:t>
            </w:r>
          </w:p>
          <w:p w:rsidR="00000000" w:rsidDel="00000000" w:rsidP="00000000" w:rsidRDefault="00000000" w:rsidRPr="00000000" w14:paraId="000028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P_LOW_FAST</w:t>
            </w:r>
          </w:p>
          <w:p w:rsidR="00000000" w:rsidDel="00000000" w:rsidP="00000000" w:rsidRDefault="00000000" w:rsidRPr="00000000" w14:paraId="000028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P_LOW_FLOAT</w:t>
            </w:r>
          </w:p>
          <w:p w:rsidR="00000000" w:rsidDel="00000000" w:rsidP="00000000" w:rsidRDefault="00000000" w:rsidRPr="00000000" w14:paraId="000028C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P_MINUS1_A</w:t>
            </w:r>
          </w:p>
          <w:p w:rsidR="00000000" w:rsidDel="00000000" w:rsidP="00000000" w:rsidRDefault="00000000" w:rsidRPr="00000000" w14:paraId="000028C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P_MINUS1_B</w:t>
            </w:r>
          </w:p>
          <w:p w:rsidR="00000000" w:rsidDel="00000000" w:rsidP="00000000" w:rsidRDefault="00000000" w:rsidRPr="00000000" w14:paraId="000028D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P_MINUS2_A</w:t>
            </w:r>
          </w:p>
          <w:p w:rsidR="00000000" w:rsidDel="00000000" w:rsidP="00000000" w:rsidRDefault="00000000" w:rsidRPr="00000000" w14:paraId="000028D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P_MINUS2_B</w:t>
            </w:r>
          </w:p>
          <w:p w:rsidR="00000000" w:rsidDel="00000000" w:rsidP="00000000" w:rsidRDefault="00000000" w:rsidRPr="00000000" w14:paraId="000028D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P_MINUS3_A</w:t>
            </w:r>
          </w:p>
          <w:p w:rsidR="00000000" w:rsidDel="00000000" w:rsidP="00000000" w:rsidRDefault="00000000" w:rsidRPr="00000000" w14:paraId="000028D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P_MINUS3_B</w:t>
            </w:r>
          </w:p>
          <w:p w:rsidR="00000000" w:rsidDel="00000000" w:rsidP="00000000" w:rsidRDefault="00000000" w:rsidRPr="00000000" w14:paraId="000028D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P_NCO_DUTY</w:t>
            </w:r>
          </w:p>
          <w:p w:rsidR="00000000" w:rsidDel="00000000" w:rsidP="00000000" w:rsidRDefault="00000000" w:rsidRPr="00000000" w14:paraId="000028D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P_NCO_FREQ</w:t>
            </w:r>
          </w:p>
          <w:p w:rsidR="00000000" w:rsidDel="00000000" w:rsidP="00000000" w:rsidRDefault="00000000" w:rsidRPr="00000000" w14:paraId="000028D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P_NORMAL</w:t>
            </w:r>
          </w:p>
          <w:p w:rsidR="00000000" w:rsidDel="00000000" w:rsidP="00000000" w:rsidRDefault="00000000" w:rsidRPr="00000000" w14:paraId="000028D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P_OE</w:t>
            </w:r>
          </w:p>
          <w:p w:rsidR="00000000" w:rsidDel="00000000" w:rsidP="00000000" w:rsidRDefault="00000000" w:rsidRPr="00000000" w14:paraId="000028D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P_OR_AB</w:t>
            </w:r>
          </w:p>
          <w:p w:rsidR="00000000" w:rsidDel="00000000" w:rsidP="00000000" w:rsidRDefault="00000000" w:rsidRPr="00000000" w14:paraId="000028D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P_OUTBIT_A</w:t>
            </w:r>
          </w:p>
          <w:p w:rsidR="00000000" w:rsidDel="00000000" w:rsidP="00000000" w:rsidRDefault="00000000" w:rsidRPr="00000000" w14:paraId="000028D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P_OUTBIT_B</w:t>
            </w:r>
          </w:p>
        </w:tc>
        <w:tc>
          <w:tcPr>
            <w:shd w:fill="auto" w:val="clear"/>
            <w:tcMar>
              <w:top w:w="43.2" w:type="dxa"/>
              <w:left w:w="43.2" w:type="dxa"/>
              <w:bottom w:w="43.2" w:type="dxa"/>
              <w:right w:w="43.2" w:type="dxa"/>
            </w:tcMar>
            <w:vAlign w:val="top"/>
          </w:tcPr>
          <w:p w:rsidR="00000000" w:rsidDel="00000000" w:rsidP="00000000" w:rsidRDefault="00000000" w:rsidRPr="00000000" w14:paraId="000028D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P_PASS_AB</w:t>
            </w:r>
          </w:p>
          <w:p w:rsidR="00000000" w:rsidDel="00000000" w:rsidP="00000000" w:rsidRDefault="00000000" w:rsidRPr="00000000" w14:paraId="000028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P_PERIODS_HIGHS</w:t>
            </w:r>
          </w:p>
          <w:p w:rsidR="00000000" w:rsidDel="00000000" w:rsidP="00000000" w:rsidRDefault="00000000" w:rsidRPr="00000000" w14:paraId="000028D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P_PERIODS_TICKS</w:t>
            </w:r>
          </w:p>
          <w:p w:rsidR="00000000" w:rsidDel="00000000" w:rsidP="00000000" w:rsidRDefault="00000000" w:rsidRPr="00000000" w14:paraId="000028D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P_PLUS1_A</w:t>
            </w:r>
          </w:p>
          <w:p w:rsidR="00000000" w:rsidDel="00000000" w:rsidP="00000000" w:rsidRDefault="00000000" w:rsidRPr="00000000" w14:paraId="000028D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P_PLUS1_B</w:t>
            </w:r>
          </w:p>
          <w:p w:rsidR="00000000" w:rsidDel="00000000" w:rsidP="00000000" w:rsidRDefault="00000000" w:rsidRPr="00000000" w14:paraId="000028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P_PLUS2_A</w:t>
            </w:r>
          </w:p>
          <w:p w:rsidR="00000000" w:rsidDel="00000000" w:rsidP="00000000" w:rsidRDefault="00000000" w:rsidRPr="00000000" w14:paraId="000028E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P_PLUS2_B</w:t>
            </w:r>
          </w:p>
          <w:p w:rsidR="00000000" w:rsidDel="00000000" w:rsidP="00000000" w:rsidRDefault="00000000" w:rsidRPr="00000000" w14:paraId="000028E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P_PLUS3_A</w:t>
            </w:r>
          </w:p>
          <w:p w:rsidR="00000000" w:rsidDel="00000000" w:rsidP="00000000" w:rsidRDefault="00000000" w:rsidRPr="00000000" w14:paraId="000028E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P_PLUS3_B</w:t>
            </w:r>
          </w:p>
          <w:p w:rsidR="00000000" w:rsidDel="00000000" w:rsidP="00000000" w:rsidRDefault="00000000" w:rsidRPr="00000000" w14:paraId="000028E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P_PULSE</w:t>
            </w:r>
          </w:p>
          <w:p w:rsidR="00000000" w:rsidDel="00000000" w:rsidP="00000000" w:rsidRDefault="00000000" w:rsidRPr="00000000" w14:paraId="000028E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P_PWM_SAWTOOTH</w:t>
            </w:r>
          </w:p>
          <w:p w:rsidR="00000000" w:rsidDel="00000000" w:rsidP="00000000" w:rsidRDefault="00000000" w:rsidRPr="00000000" w14:paraId="000028E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P_PWM_SMPS</w:t>
            </w:r>
          </w:p>
          <w:p w:rsidR="00000000" w:rsidDel="00000000" w:rsidP="00000000" w:rsidRDefault="00000000" w:rsidRPr="00000000" w14:paraId="000028E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P_PWM_TRIANGLE</w:t>
            </w:r>
          </w:p>
          <w:p w:rsidR="00000000" w:rsidDel="00000000" w:rsidP="00000000" w:rsidRDefault="00000000" w:rsidRPr="00000000" w14:paraId="000028E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P_QUADRATURE</w:t>
            </w:r>
          </w:p>
          <w:p w:rsidR="00000000" w:rsidDel="00000000" w:rsidP="00000000" w:rsidRDefault="00000000" w:rsidRPr="00000000" w14:paraId="000028E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P_REG_UP</w:t>
            </w:r>
          </w:p>
          <w:p w:rsidR="00000000" w:rsidDel="00000000" w:rsidP="00000000" w:rsidRDefault="00000000" w:rsidRPr="00000000" w14:paraId="000028E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P_REG_UP_DOWN</w:t>
            </w:r>
          </w:p>
          <w:p w:rsidR="00000000" w:rsidDel="00000000" w:rsidP="00000000" w:rsidRDefault="00000000" w:rsidRPr="00000000" w14:paraId="000028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P_REPOSITORY</w:t>
            </w:r>
          </w:p>
          <w:p w:rsidR="00000000" w:rsidDel="00000000" w:rsidP="00000000" w:rsidRDefault="00000000" w:rsidRPr="00000000" w14:paraId="000028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P_SCHMITT_A</w:t>
            </w:r>
          </w:p>
          <w:p w:rsidR="00000000" w:rsidDel="00000000" w:rsidP="00000000" w:rsidRDefault="00000000" w:rsidRPr="00000000" w14:paraId="000028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P_SCHMITT_A_FB</w:t>
            </w:r>
          </w:p>
          <w:p w:rsidR="00000000" w:rsidDel="00000000" w:rsidP="00000000" w:rsidRDefault="00000000" w:rsidRPr="00000000" w14:paraId="000028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P_SCHMITT_B_FB</w:t>
            </w:r>
          </w:p>
        </w:tc>
        <w:tc>
          <w:tcPr>
            <w:shd w:fill="auto" w:val="clear"/>
            <w:tcMar>
              <w:top w:w="43.2" w:type="dxa"/>
              <w:left w:w="43.2" w:type="dxa"/>
              <w:bottom w:w="43.2" w:type="dxa"/>
              <w:right w:w="43.2" w:type="dxa"/>
            </w:tcMar>
            <w:vAlign w:val="top"/>
          </w:tcPr>
          <w:p w:rsidR="00000000" w:rsidDel="00000000" w:rsidP="00000000" w:rsidRDefault="00000000" w:rsidRPr="00000000" w14:paraId="000028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P_STATE_TICKS</w:t>
            </w:r>
          </w:p>
          <w:p w:rsidR="00000000" w:rsidDel="00000000" w:rsidP="00000000" w:rsidRDefault="00000000" w:rsidRPr="00000000" w14:paraId="000028F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P_SYNC_IO</w:t>
            </w:r>
          </w:p>
          <w:p w:rsidR="00000000" w:rsidDel="00000000" w:rsidP="00000000" w:rsidRDefault="00000000" w:rsidRPr="00000000" w14:paraId="000028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P_SYNC_RX</w:t>
            </w:r>
          </w:p>
          <w:p w:rsidR="00000000" w:rsidDel="00000000" w:rsidP="00000000" w:rsidRDefault="00000000" w:rsidRPr="00000000" w14:paraId="000028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P_SYNC_TX</w:t>
            </w:r>
          </w:p>
          <w:p w:rsidR="00000000" w:rsidDel="00000000" w:rsidP="00000000" w:rsidRDefault="00000000" w:rsidRPr="00000000" w14:paraId="000028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P_TRANSITION</w:t>
            </w:r>
          </w:p>
          <w:p w:rsidR="00000000" w:rsidDel="00000000" w:rsidP="00000000" w:rsidRDefault="00000000" w:rsidRPr="00000000" w14:paraId="000028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P_TRUE_A</w:t>
            </w:r>
          </w:p>
          <w:p w:rsidR="00000000" w:rsidDel="00000000" w:rsidP="00000000" w:rsidRDefault="00000000" w:rsidRPr="00000000" w14:paraId="000028F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P_TRUE_B</w:t>
            </w:r>
          </w:p>
          <w:p w:rsidR="00000000" w:rsidDel="00000000" w:rsidP="00000000" w:rsidRDefault="00000000" w:rsidRPr="00000000" w14:paraId="000028F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P_TRUE_IN</w:t>
            </w:r>
          </w:p>
          <w:p w:rsidR="00000000" w:rsidDel="00000000" w:rsidP="00000000" w:rsidRDefault="00000000" w:rsidRPr="00000000" w14:paraId="000028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P_TRUE_OUT</w:t>
            </w:r>
          </w:p>
          <w:p w:rsidR="00000000" w:rsidDel="00000000" w:rsidP="00000000" w:rsidRDefault="00000000" w:rsidRPr="00000000" w14:paraId="000028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P_TRUE_OUTPUT</w:t>
            </w:r>
          </w:p>
          <w:p w:rsidR="00000000" w:rsidDel="00000000" w:rsidP="00000000" w:rsidRDefault="00000000" w:rsidRPr="00000000" w14:paraId="000028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P_TT_00</w:t>
            </w:r>
          </w:p>
          <w:p w:rsidR="00000000" w:rsidDel="00000000" w:rsidP="00000000" w:rsidRDefault="00000000" w:rsidRPr="00000000" w14:paraId="000028F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P_TT_01</w:t>
            </w:r>
          </w:p>
          <w:p w:rsidR="00000000" w:rsidDel="00000000" w:rsidP="00000000" w:rsidRDefault="00000000" w:rsidRPr="00000000" w14:paraId="000028F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P_TT_10</w:t>
            </w:r>
          </w:p>
          <w:p w:rsidR="00000000" w:rsidDel="00000000" w:rsidP="00000000" w:rsidRDefault="00000000" w:rsidRPr="00000000" w14:paraId="000028F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P_TT_11</w:t>
            </w:r>
          </w:p>
          <w:p w:rsidR="00000000" w:rsidDel="00000000" w:rsidP="00000000" w:rsidRDefault="00000000" w:rsidRPr="00000000" w14:paraId="000028F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P_USB_PAIR</w:t>
            </w:r>
          </w:p>
          <w:p w:rsidR="00000000" w:rsidDel="00000000" w:rsidP="00000000" w:rsidRDefault="00000000" w:rsidRPr="00000000" w14:paraId="000028F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P_XOR_AB</w:t>
            </w:r>
          </w:p>
          <w:p w:rsidR="00000000" w:rsidDel="00000000" w:rsidP="00000000" w:rsidRDefault="00000000" w:rsidRPr="00000000" w14:paraId="000028F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PA</w:t>
            </w:r>
          </w:p>
          <w:p w:rsidR="00000000" w:rsidDel="00000000" w:rsidP="00000000" w:rsidRDefault="00000000" w:rsidRPr="00000000" w14:paraId="0000290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PB</w:t>
            </w:r>
          </w:p>
          <w:p w:rsidR="00000000" w:rsidDel="00000000" w:rsidP="00000000" w:rsidRDefault="00000000" w:rsidRPr="00000000" w14:paraId="0000290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PC_KEY</w:t>
            </w:r>
          </w:p>
          <w:p w:rsidR="00000000" w:rsidDel="00000000" w:rsidP="00000000" w:rsidRDefault="00000000" w:rsidRPr="00000000" w14:paraId="0000290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PC_MOUSE</w:t>
            </w:r>
          </w:p>
        </w:tc>
        <w:tc>
          <w:tcPr>
            <w:shd w:fill="auto" w:val="clear"/>
            <w:tcMar>
              <w:top w:w="43.2" w:type="dxa"/>
              <w:left w:w="43.2" w:type="dxa"/>
              <w:bottom w:w="43.2" w:type="dxa"/>
              <w:right w:w="43.2" w:type="dxa"/>
            </w:tcMar>
            <w:vAlign w:val="top"/>
          </w:tcPr>
          <w:p w:rsidR="00000000" w:rsidDel="00000000" w:rsidP="00000000" w:rsidRDefault="00000000" w:rsidRPr="00000000" w14:paraId="0000290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w:t>
            </w:r>
          </w:p>
          <w:p w:rsidR="00000000" w:rsidDel="00000000" w:rsidP="00000000" w:rsidRDefault="00000000" w:rsidRPr="00000000" w14:paraId="0000290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PINCLEAR</w:t>
            </w:r>
          </w:p>
          <w:p w:rsidR="00000000" w:rsidDel="00000000" w:rsidP="00000000" w:rsidRDefault="00000000" w:rsidRPr="00000000" w14:paraId="0000290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PINF</w:t>
            </w:r>
          </w:p>
          <w:p w:rsidR="00000000" w:rsidDel="00000000" w:rsidP="00000000" w:rsidRDefault="00000000" w:rsidRPr="00000000" w14:paraId="0000290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PINFLOAT</w:t>
            </w:r>
            <w:r w:rsidDel="00000000" w:rsidR="00000000" w:rsidRPr="00000000">
              <w:rPr>
                <w:rtl w:val="0"/>
              </w:rPr>
            </w:r>
          </w:p>
          <w:p w:rsidR="00000000" w:rsidDel="00000000" w:rsidP="00000000" w:rsidRDefault="00000000" w:rsidRPr="00000000" w14:paraId="0000290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PINH</w:t>
            </w:r>
          </w:p>
          <w:p w:rsidR="00000000" w:rsidDel="00000000" w:rsidP="00000000" w:rsidRDefault="00000000" w:rsidRPr="00000000" w14:paraId="0000290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PINHIGH</w:t>
            </w:r>
          </w:p>
          <w:p w:rsidR="00000000" w:rsidDel="00000000" w:rsidP="00000000" w:rsidRDefault="00000000" w:rsidRPr="00000000" w14:paraId="0000290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PINL</w:t>
            </w:r>
            <w:r w:rsidDel="00000000" w:rsidR="00000000" w:rsidRPr="00000000">
              <w:rPr>
                <w:rtl w:val="0"/>
              </w:rPr>
            </w:r>
          </w:p>
          <w:p w:rsidR="00000000" w:rsidDel="00000000" w:rsidP="00000000" w:rsidRDefault="00000000" w:rsidRPr="00000000" w14:paraId="0000290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PINLOW</w:t>
            </w:r>
            <w:r w:rsidDel="00000000" w:rsidR="00000000" w:rsidRPr="00000000">
              <w:rPr>
                <w:rtl w:val="0"/>
              </w:rPr>
            </w:r>
          </w:p>
          <w:p w:rsidR="00000000" w:rsidDel="00000000" w:rsidP="00000000" w:rsidRDefault="00000000" w:rsidRPr="00000000" w14:paraId="0000290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PINR</w:t>
            </w:r>
          </w:p>
          <w:p w:rsidR="00000000" w:rsidDel="00000000" w:rsidP="00000000" w:rsidRDefault="00000000" w:rsidRPr="00000000" w14:paraId="0000290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PINREAD</w:t>
            </w:r>
          </w:p>
          <w:p w:rsidR="00000000" w:rsidDel="00000000" w:rsidP="00000000" w:rsidRDefault="00000000" w:rsidRPr="00000000" w14:paraId="0000290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PINSTART</w:t>
            </w:r>
          </w:p>
          <w:p w:rsidR="00000000" w:rsidDel="00000000" w:rsidP="00000000" w:rsidRDefault="00000000" w:rsidRPr="00000000" w14:paraId="0000290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PINT</w:t>
            </w:r>
          </w:p>
          <w:p w:rsidR="00000000" w:rsidDel="00000000" w:rsidP="00000000" w:rsidRDefault="00000000" w:rsidRPr="00000000" w14:paraId="0000290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PINTOGGLE</w:t>
            </w:r>
          </w:p>
          <w:p w:rsidR="00000000" w:rsidDel="00000000" w:rsidP="00000000" w:rsidRDefault="00000000" w:rsidRPr="00000000" w14:paraId="0000291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PINW</w:t>
            </w:r>
          </w:p>
          <w:p w:rsidR="00000000" w:rsidDel="00000000" w:rsidP="00000000" w:rsidRDefault="00000000" w:rsidRPr="00000000" w14:paraId="0000291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PINWRITE</w:t>
            </w:r>
          </w:p>
          <w:p w:rsidR="00000000" w:rsidDel="00000000" w:rsidP="00000000" w:rsidRDefault="00000000" w:rsidRPr="00000000" w14:paraId="0000291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PLOT</w:t>
            </w:r>
          </w:p>
          <w:p w:rsidR="00000000" w:rsidDel="00000000" w:rsidP="00000000" w:rsidRDefault="00000000" w:rsidRPr="00000000" w14:paraId="0000291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POLAR</w:t>
            </w:r>
          </w:p>
          <w:p w:rsidR="00000000" w:rsidDel="00000000" w:rsidP="00000000" w:rsidRDefault="00000000" w:rsidRPr="00000000" w14:paraId="0000291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POLLATN</w:t>
            </w:r>
          </w:p>
          <w:p w:rsidR="00000000" w:rsidDel="00000000" w:rsidP="00000000" w:rsidRDefault="00000000" w:rsidRPr="00000000" w14:paraId="0000291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w:t>
            </w:r>
            <w:r w:rsidDel="00000000" w:rsidR="00000000" w:rsidRPr="00000000">
              <w:rPr>
                <w:rtl w:val="0"/>
              </w:rPr>
            </w:r>
          </w:p>
          <w:p w:rsidR="00000000" w:rsidDel="00000000" w:rsidP="00000000" w:rsidRDefault="00000000" w:rsidRPr="00000000" w14:paraId="0000291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POLLCT1</w:t>
            </w:r>
          </w:p>
        </w:tc>
        <w:tc>
          <w:tcPr>
            <w:shd w:fill="auto" w:val="clear"/>
            <w:tcMar>
              <w:top w:w="43.2" w:type="dxa"/>
              <w:left w:w="43.2" w:type="dxa"/>
              <w:bottom w:w="43.2" w:type="dxa"/>
              <w:right w:w="43.2" w:type="dxa"/>
            </w:tcMar>
            <w:vAlign w:val="top"/>
          </w:tcPr>
          <w:p w:rsidR="00000000" w:rsidDel="00000000" w:rsidP="00000000" w:rsidRDefault="00000000" w:rsidRPr="00000000" w14:paraId="0000291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POLLCT2</w:t>
            </w:r>
          </w:p>
          <w:p w:rsidR="00000000" w:rsidDel="00000000" w:rsidP="00000000" w:rsidRDefault="00000000" w:rsidRPr="00000000" w14:paraId="0000291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POLLCT3</w:t>
            </w:r>
          </w:p>
          <w:p w:rsidR="00000000" w:rsidDel="00000000" w:rsidP="00000000" w:rsidRDefault="00000000" w:rsidRPr="00000000" w14:paraId="0000291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POLLFBW</w:t>
            </w:r>
            <w:r w:rsidDel="00000000" w:rsidR="00000000" w:rsidRPr="00000000">
              <w:rPr>
                <w:rtl w:val="0"/>
              </w:rPr>
            </w:r>
          </w:p>
          <w:p w:rsidR="00000000" w:rsidDel="00000000" w:rsidP="00000000" w:rsidRDefault="00000000" w:rsidRPr="00000000" w14:paraId="0000291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POLLINT</w:t>
            </w:r>
          </w:p>
          <w:p w:rsidR="00000000" w:rsidDel="00000000" w:rsidP="00000000" w:rsidRDefault="00000000" w:rsidRPr="00000000" w14:paraId="0000291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POLLPAT</w:t>
            </w:r>
          </w:p>
          <w:p w:rsidR="00000000" w:rsidDel="00000000" w:rsidP="00000000" w:rsidRDefault="00000000" w:rsidRPr="00000000" w14:paraId="0000291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POLLQMT</w:t>
            </w:r>
          </w:p>
          <w:p w:rsidR="00000000" w:rsidDel="00000000" w:rsidP="00000000" w:rsidRDefault="00000000" w:rsidRPr="00000000" w14:paraId="0000291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POLLSE1</w:t>
            </w:r>
          </w:p>
          <w:p w:rsidR="00000000" w:rsidDel="00000000" w:rsidP="00000000" w:rsidRDefault="00000000" w:rsidRPr="00000000" w14:paraId="0000291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POLLSE2</w:t>
            </w:r>
          </w:p>
          <w:p w:rsidR="00000000" w:rsidDel="00000000" w:rsidP="00000000" w:rsidRDefault="00000000" w:rsidRPr="00000000" w14:paraId="0000291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POLLSE3</w:t>
            </w:r>
          </w:p>
          <w:p w:rsidR="00000000" w:rsidDel="00000000" w:rsidP="00000000" w:rsidRDefault="00000000" w:rsidRPr="00000000" w14:paraId="0000292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POLLSE4</w:t>
            </w:r>
          </w:p>
          <w:p w:rsidR="00000000" w:rsidDel="00000000" w:rsidP="00000000" w:rsidRDefault="00000000" w:rsidRPr="00000000" w14:paraId="0000292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POLLXFI</w:t>
            </w:r>
          </w:p>
          <w:p w:rsidR="00000000" w:rsidDel="00000000" w:rsidP="00000000" w:rsidRDefault="00000000" w:rsidRPr="00000000" w14:paraId="0000292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POLLXMT</w:t>
            </w:r>
          </w:p>
          <w:p w:rsidR="00000000" w:rsidDel="00000000" w:rsidP="00000000" w:rsidRDefault="00000000" w:rsidRPr="00000000" w14:paraId="0000292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POLLXRL</w:t>
            </w:r>
          </w:p>
          <w:p w:rsidR="00000000" w:rsidDel="00000000" w:rsidP="00000000" w:rsidRDefault="00000000" w:rsidRPr="00000000" w14:paraId="0000292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POLLXRO</w:t>
            </w:r>
            <w:r w:rsidDel="00000000" w:rsidR="00000000" w:rsidRPr="00000000">
              <w:rPr>
                <w:rtl w:val="0"/>
              </w:rPr>
            </w:r>
          </w:p>
          <w:p w:rsidR="00000000" w:rsidDel="00000000" w:rsidP="00000000" w:rsidRDefault="00000000" w:rsidRPr="00000000" w14:paraId="0000292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POLXY</w:t>
            </w:r>
          </w:p>
          <w:p w:rsidR="00000000" w:rsidDel="00000000" w:rsidP="00000000" w:rsidRDefault="00000000" w:rsidRPr="00000000" w14:paraId="0000292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POP</w:t>
            </w:r>
          </w:p>
          <w:p w:rsidR="00000000" w:rsidDel="00000000" w:rsidP="00000000" w:rsidRDefault="00000000" w:rsidRPr="00000000" w14:paraId="0000292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POPA</w:t>
            </w:r>
          </w:p>
          <w:p w:rsidR="00000000" w:rsidDel="00000000" w:rsidP="00000000" w:rsidRDefault="00000000" w:rsidRPr="00000000" w14:paraId="0000292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POPB</w:t>
            </w:r>
          </w:p>
          <w:p w:rsidR="00000000" w:rsidDel="00000000" w:rsidP="00000000" w:rsidRDefault="00000000" w:rsidRPr="00000000" w14:paraId="0000292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POS</w:t>
            </w:r>
          </w:p>
          <w:p w:rsidR="00000000" w:rsidDel="00000000" w:rsidP="00000000" w:rsidRDefault="00000000" w:rsidRPr="00000000" w14:paraId="0000292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POSX</w:t>
            </w:r>
          </w:p>
        </w:tc>
        <w:tc>
          <w:tcPr>
            <w:shd w:fill="auto" w:val="clear"/>
            <w:tcMar>
              <w:top w:w="43.2" w:type="dxa"/>
              <w:left w:w="43.2" w:type="dxa"/>
              <w:bottom w:w="43.2" w:type="dxa"/>
              <w:right w:w="43.2" w:type="dxa"/>
            </w:tcMar>
            <w:vAlign w:val="top"/>
          </w:tcPr>
          <w:p w:rsidR="00000000" w:rsidDel="00000000" w:rsidP="00000000" w:rsidRDefault="00000000" w:rsidRPr="00000000" w14:paraId="0000292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PR0</w:t>
            </w:r>
          </w:p>
          <w:p w:rsidR="00000000" w:rsidDel="00000000" w:rsidP="00000000" w:rsidRDefault="00000000" w:rsidRPr="00000000" w14:paraId="0000292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PR1</w:t>
            </w:r>
          </w:p>
          <w:p w:rsidR="00000000" w:rsidDel="00000000" w:rsidP="00000000" w:rsidRDefault="00000000" w:rsidRPr="00000000" w14:paraId="0000292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PR2</w:t>
            </w:r>
          </w:p>
          <w:p w:rsidR="00000000" w:rsidDel="00000000" w:rsidP="00000000" w:rsidRDefault="00000000" w:rsidRPr="00000000" w14:paraId="0000292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PR3</w:t>
            </w:r>
          </w:p>
          <w:p w:rsidR="00000000" w:rsidDel="00000000" w:rsidP="00000000" w:rsidRDefault="00000000" w:rsidRPr="00000000" w14:paraId="0000292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PR4</w:t>
            </w:r>
          </w:p>
          <w:p w:rsidR="00000000" w:rsidDel="00000000" w:rsidP="00000000" w:rsidRDefault="00000000" w:rsidRPr="00000000" w14:paraId="0000293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PR5</w:t>
            </w:r>
          </w:p>
          <w:p w:rsidR="00000000" w:rsidDel="00000000" w:rsidP="00000000" w:rsidRDefault="00000000" w:rsidRPr="00000000" w14:paraId="0000293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PR6</w:t>
            </w:r>
          </w:p>
          <w:p w:rsidR="00000000" w:rsidDel="00000000" w:rsidP="00000000" w:rsidRDefault="00000000" w:rsidRPr="00000000" w14:paraId="0000293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PR7</w:t>
            </w:r>
          </w:p>
          <w:p w:rsidR="00000000" w:rsidDel="00000000" w:rsidP="00000000" w:rsidRDefault="00000000" w:rsidRPr="00000000" w14:paraId="0000293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PRECISE</w:t>
            </w:r>
          </w:p>
          <w:p w:rsidR="00000000" w:rsidDel="00000000" w:rsidP="00000000" w:rsidRDefault="00000000" w:rsidRPr="00000000" w14:paraId="0000293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PRECOMPILE</w:t>
            </w:r>
          </w:p>
          <w:p w:rsidR="00000000" w:rsidDel="00000000" w:rsidP="00000000" w:rsidRDefault="00000000" w:rsidRPr="00000000" w14:paraId="0000293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PRI</w:t>
            </w:r>
          </w:p>
          <w:p w:rsidR="00000000" w:rsidDel="00000000" w:rsidP="00000000" w:rsidRDefault="00000000" w:rsidRPr="00000000" w14:paraId="0000293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PTRA</w:t>
            </w:r>
          </w:p>
          <w:p w:rsidR="00000000" w:rsidDel="00000000" w:rsidP="00000000" w:rsidRDefault="00000000" w:rsidRPr="00000000" w14:paraId="0000293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PTRB</w:t>
            </w:r>
            <w:r w:rsidDel="00000000" w:rsidR="00000000" w:rsidRPr="00000000">
              <w:rPr>
                <w:rtl w:val="0"/>
              </w:rPr>
            </w:r>
          </w:p>
          <w:p w:rsidR="00000000" w:rsidDel="00000000" w:rsidP="00000000" w:rsidRDefault="00000000" w:rsidRPr="00000000" w14:paraId="000029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PUB</w:t>
            </w:r>
          </w:p>
          <w:p w:rsidR="00000000" w:rsidDel="00000000" w:rsidP="00000000" w:rsidRDefault="00000000" w:rsidRPr="00000000" w14:paraId="000029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PUSH</w:t>
            </w:r>
          </w:p>
          <w:p w:rsidR="00000000" w:rsidDel="00000000" w:rsidP="00000000" w:rsidRDefault="00000000" w:rsidRPr="00000000" w14:paraId="000029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PUSHA</w:t>
            </w:r>
          </w:p>
          <w:p w:rsidR="00000000" w:rsidDel="00000000" w:rsidP="00000000" w:rsidRDefault="00000000" w:rsidRPr="00000000" w14:paraId="000029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PUSHB</w:t>
            </w:r>
          </w:p>
        </w:tc>
      </w:tr>
    </w:tbl>
    <w:p w:rsidR="00000000" w:rsidDel="00000000" w:rsidP="00000000" w:rsidRDefault="00000000" w:rsidRPr="00000000" w14:paraId="0000293C">
      <w:pPr>
        <w:pStyle w:val="Heading2"/>
        <w:pageBreakBefore w:val="0"/>
        <w:widowControl w:val="0"/>
        <w:tabs>
          <w:tab w:val="left" w:leader="none" w:pos="8280"/>
          <w:tab w:val="left" w:leader="none" w:pos="7695"/>
          <w:tab w:val="left" w:leader="none" w:pos="6975"/>
          <w:tab w:val="left" w:leader="none" w:pos="6030"/>
          <w:tab w:val="left" w:leader="none" w:pos="4995"/>
          <w:tab w:val="left" w:leader="none" w:pos="3915"/>
          <w:tab w:val="left" w:leader="none" w:pos="3015"/>
          <w:tab w:val="left" w:leader="none" w:pos="1935"/>
          <w:tab w:val="left" w:leader="none" w:pos="765"/>
        </w:tabs>
        <w:spacing w:line="240" w:lineRule="auto"/>
        <w:rPr/>
      </w:pPr>
      <w:bookmarkStart w:colFirst="0" w:colLast="0" w:name="_xojbvqr0if8g" w:id="405"/>
      <w:bookmarkEnd w:id="405"/>
      <w:r w:rsidDel="00000000" w:rsidR="00000000" w:rsidRPr="00000000">
        <w:rPr>
          <w:rtl w:val="0"/>
        </w:rPr>
        <w:t xml:space="preserve">Q - R</w:t>
      </w:r>
    </w:p>
    <w:tbl>
      <w:tblPr>
        <w:tblStyle w:val="Table2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020"/>
        <w:gridCol w:w="1005"/>
        <w:gridCol w:w="975"/>
        <w:gridCol w:w="915"/>
        <w:gridCol w:w="915"/>
        <w:gridCol w:w="810"/>
        <w:gridCol w:w="945"/>
        <w:gridCol w:w="840"/>
        <w:gridCol w:w="870"/>
        <w:gridCol w:w="900"/>
        <w:tblGridChange w:id="0">
          <w:tblGrid>
            <w:gridCol w:w="885"/>
            <w:gridCol w:w="1020"/>
            <w:gridCol w:w="1005"/>
            <w:gridCol w:w="975"/>
            <w:gridCol w:w="915"/>
            <w:gridCol w:w="915"/>
            <w:gridCol w:w="810"/>
            <w:gridCol w:w="945"/>
            <w:gridCol w:w="840"/>
            <w:gridCol w:w="870"/>
            <w:gridCol w:w="90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93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QCOS</w:t>
            </w:r>
          </w:p>
          <w:p w:rsidR="00000000" w:rsidDel="00000000" w:rsidP="00000000" w:rsidRDefault="00000000" w:rsidRPr="00000000" w14:paraId="000029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QDIV</w:t>
            </w:r>
          </w:p>
          <w:p w:rsidR="00000000" w:rsidDel="00000000" w:rsidP="00000000" w:rsidRDefault="00000000" w:rsidRPr="00000000" w14:paraId="000029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QEXP</w:t>
            </w:r>
          </w:p>
          <w:p w:rsidR="00000000" w:rsidDel="00000000" w:rsidP="00000000" w:rsidRDefault="00000000" w:rsidRPr="00000000" w14:paraId="0000294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QFRAC</w:t>
            </w:r>
          </w:p>
          <w:p w:rsidR="00000000" w:rsidDel="00000000" w:rsidP="00000000" w:rsidRDefault="00000000" w:rsidRPr="00000000" w14:paraId="0000294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QLOG</w:t>
            </w:r>
          </w:p>
          <w:p w:rsidR="00000000" w:rsidDel="00000000" w:rsidP="00000000" w:rsidRDefault="00000000" w:rsidRPr="00000000" w14:paraId="0000294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QMUL</w:t>
            </w:r>
          </w:p>
        </w:tc>
        <w:tc>
          <w:tcPr>
            <w:shd w:fill="auto" w:val="clear"/>
            <w:tcMar>
              <w:top w:w="43.2" w:type="dxa"/>
              <w:left w:w="43.2" w:type="dxa"/>
              <w:bottom w:w="43.2" w:type="dxa"/>
              <w:right w:w="43.2" w:type="dxa"/>
            </w:tcMar>
            <w:vAlign w:val="top"/>
          </w:tcPr>
          <w:p w:rsidR="00000000" w:rsidDel="00000000" w:rsidP="00000000" w:rsidRDefault="00000000" w:rsidRPr="00000000" w14:paraId="0000294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QROTATE</w:t>
            </w:r>
          </w:p>
          <w:p w:rsidR="00000000" w:rsidDel="00000000" w:rsidP="00000000" w:rsidRDefault="00000000" w:rsidRPr="00000000" w14:paraId="000029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QSIN</w:t>
            </w:r>
          </w:p>
          <w:p w:rsidR="00000000" w:rsidDel="00000000" w:rsidP="00000000" w:rsidRDefault="00000000" w:rsidRPr="00000000" w14:paraId="000029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QSQRT</w:t>
            </w:r>
          </w:p>
          <w:p w:rsidR="00000000" w:rsidDel="00000000" w:rsidP="00000000" w:rsidRDefault="00000000" w:rsidRPr="00000000" w14:paraId="000029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QUIT</w:t>
            </w:r>
          </w:p>
          <w:p w:rsidR="00000000" w:rsidDel="00000000" w:rsidP="00000000" w:rsidRDefault="00000000" w:rsidRPr="00000000" w14:paraId="000029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QVECTOR</w:t>
            </w:r>
          </w:p>
          <w:p w:rsidR="00000000" w:rsidDel="00000000" w:rsidP="00000000" w:rsidRDefault="00000000" w:rsidRPr="00000000" w14:paraId="000029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RANGE</w:t>
            </w:r>
          </w:p>
        </w:tc>
        <w:tc>
          <w:tcPr>
            <w:shd w:fill="auto" w:val="clear"/>
            <w:tcMar>
              <w:top w:w="43.2" w:type="dxa"/>
              <w:left w:w="43.2" w:type="dxa"/>
              <w:bottom w:w="43.2" w:type="dxa"/>
              <w:right w:w="43.2" w:type="dxa"/>
            </w:tcMar>
            <w:vAlign w:val="top"/>
          </w:tcPr>
          <w:p w:rsidR="00000000" w:rsidDel="00000000" w:rsidP="00000000" w:rsidRDefault="00000000" w:rsidRPr="00000000" w14:paraId="0000294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RATE</w:t>
            </w:r>
          </w:p>
          <w:p w:rsidR="00000000" w:rsidDel="00000000" w:rsidP="00000000" w:rsidRDefault="00000000" w:rsidRPr="00000000" w14:paraId="0000294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RCL</w:t>
            </w:r>
          </w:p>
          <w:p w:rsidR="00000000" w:rsidDel="00000000" w:rsidP="00000000" w:rsidRDefault="00000000" w:rsidRPr="00000000" w14:paraId="0000294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RCR</w:t>
            </w:r>
          </w:p>
          <w:p w:rsidR="00000000" w:rsidDel="00000000" w:rsidP="00000000" w:rsidRDefault="00000000" w:rsidRPr="00000000" w14:paraId="0000294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RCZL</w:t>
            </w:r>
          </w:p>
          <w:p w:rsidR="00000000" w:rsidDel="00000000" w:rsidP="00000000" w:rsidRDefault="00000000" w:rsidRPr="00000000" w14:paraId="0000294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RCZR</w:t>
            </w:r>
            <w:r w:rsidDel="00000000" w:rsidR="00000000" w:rsidRPr="00000000">
              <w:rPr>
                <w:rtl w:val="0"/>
              </w:rPr>
            </w:r>
          </w:p>
          <w:p w:rsidR="00000000" w:rsidDel="00000000" w:rsidP="00000000" w:rsidRDefault="00000000" w:rsidRPr="00000000" w14:paraId="0000294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RDBYTE</w:t>
            </w:r>
          </w:p>
        </w:tc>
        <w:tc>
          <w:tcPr>
            <w:shd w:fill="auto" w:val="clear"/>
            <w:tcMar>
              <w:top w:w="43.2" w:type="dxa"/>
              <w:left w:w="43.2" w:type="dxa"/>
              <w:bottom w:w="43.2" w:type="dxa"/>
              <w:right w:w="43.2" w:type="dxa"/>
            </w:tcMar>
            <w:vAlign w:val="top"/>
          </w:tcPr>
          <w:p w:rsidR="00000000" w:rsidDel="00000000" w:rsidP="00000000" w:rsidRDefault="00000000" w:rsidRPr="00000000" w14:paraId="0000294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RDFAST</w:t>
            </w:r>
          </w:p>
          <w:p w:rsidR="00000000" w:rsidDel="00000000" w:rsidP="00000000" w:rsidRDefault="00000000" w:rsidRPr="00000000" w14:paraId="000029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RDLONG</w:t>
            </w:r>
          </w:p>
          <w:p w:rsidR="00000000" w:rsidDel="00000000" w:rsidP="00000000" w:rsidRDefault="00000000" w:rsidRPr="00000000" w14:paraId="000029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RDLUT</w:t>
            </w:r>
          </w:p>
          <w:p w:rsidR="00000000" w:rsidDel="00000000" w:rsidP="00000000" w:rsidRDefault="00000000" w:rsidRPr="00000000" w14:paraId="000029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RDPIN</w:t>
            </w:r>
            <w:r w:rsidDel="00000000" w:rsidR="00000000" w:rsidRPr="00000000">
              <w:rPr>
                <w:rtl w:val="0"/>
              </w:rPr>
            </w:r>
          </w:p>
          <w:p w:rsidR="00000000" w:rsidDel="00000000" w:rsidP="00000000" w:rsidRDefault="00000000" w:rsidRPr="00000000" w14:paraId="0000295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RDWORD</w:t>
            </w:r>
          </w:p>
          <w:p w:rsidR="00000000" w:rsidDel="00000000" w:rsidP="00000000" w:rsidRDefault="00000000" w:rsidRPr="00000000" w14:paraId="0000295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RECV</w:t>
            </w:r>
          </w:p>
        </w:tc>
        <w:tc>
          <w:tcPr>
            <w:shd w:fill="auto" w:val="clear"/>
            <w:tcMar>
              <w:top w:w="43.2" w:type="dxa"/>
              <w:left w:w="43.2" w:type="dxa"/>
              <w:bottom w:w="43.2" w:type="dxa"/>
              <w:right w:w="43.2" w:type="dxa"/>
            </w:tcMar>
            <w:vAlign w:val="top"/>
          </w:tcPr>
          <w:p w:rsidR="00000000" w:rsidDel="00000000" w:rsidP="00000000" w:rsidRDefault="00000000" w:rsidRPr="00000000" w14:paraId="0000295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RED</w:t>
            </w:r>
          </w:p>
          <w:p w:rsidR="00000000" w:rsidDel="00000000" w:rsidP="00000000" w:rsidRDefault="00000000" w:rsidRPr="00000000" w14:paraId="0000295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REG</w:t>
            </w:r>
          </w:p>
          <w:p w:rsidR="00000000" w:rsidDel="00000000" w:rsidP="00000000" w:rsidRDefault="00000000" w:rsidRPr="00000000" w14:paraId="0000295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REGEXEC</w:t>
            </w:r>
          </w:p>
          <w:p w:rsidR="00000000" w:rsidDel="00000000" w:rsidP="00000000" w:rsidRDefault="00000000" w:rsidRPr="00000000" w14:paraId="0000295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REGLOAD</w:t>
            </w:r>
          </w:p>
          <w:p w:rsidR="00000000" w:rsidDel="00000000" w:rsidP="00000000" w:rsidRDefault="00000000" w:rsidRPr="00000000" w14:paraId="0000295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REP</w:t>
            </w:r>
          </w:p>
          <w:p w:rsidR="00000000" w:rsidDel="00000000" w:rsidP="00000000" w:rsidRDefault="00000000" w:rsidRPr="00000000" w14:paraId="0000295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REPEAT</w:t>
            </w:r>
          </w:p>
        </w:tc>
        <w:tc>
          <w:tcPr>
            <w:shd w:fill="auto" w:val="clear"/>
            <w:tcMar>
              <w:top w:w="43.2" w:type="dxa"/>
              <w:left w:w="43.2" w:type="dxa"/>
              <w:bottom w:w="43.2" w:type="dxa"/>
              <w:right w:w="43.2" w:type="dxa"/>
            </w:tcMar>
            <w:vAlign w:val="top"/>
          </w:tcPr>
          <w:p w:rsidR="00000000" w:rsidDel="00000000" w:rsidP="00000000" w:rsidRDefault="00000000" w:rsidRPr="00000000" w14:paraId="0000295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w:t>
            </w:r>
          </w:p>
          <w:p w:rsidR="00000000" w:rsidDel="00000000" w:rsidP="00000000" w:rsidRDefault="00000000" w:rsidRPr="00000000" w14:paraId="0000295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RESI0</w:t>
            </w:r>
          </w:p>
          <w:p w:rsidR="00000000" w:rsidDel="00000000" w:rsidP="00000000" w:rsidRDefault="00000000" w:rsidRPr="00000000" w14:paraId="0000295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RESI1</w:t>
            </w:r>
          </w:p>
          <w:p w:rsidR="00000000" w:rsidDel="00000000" w:rsidP="00000000" w:rsidRDefault="00000000" w:rsidRPr="00000000" w14:paraId="0000295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RESI2</w:t>
            </w:r>
          </w:p>
          <w:p w:rsidR="00000000" w:rsidDel="00000000" w:rsidP="00000000" w:rsidRDefault="00000000" w:rsidRPr="00000000" w14:paraId="0000295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RESI3</w:t>
            </w:r>
          </w:p>
          <w:p w:rsidR="00000000" w:rsidDel="00000000" w:rsidP="00000000" w:rsidRDefault="00000000" w:rsidRPr="00000000" w14:paraId="0000296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w:t>
            </w:r>
          </w:p>
        </w:tc>
        <w:tc>
          <w:tcPr>
            <w:shd w:fill="auto" w:val="clear"/>
            <w:tcMar>
              <w:top w:w="43.2" w:type="dxa"/>
              <w:left w:w="43.2" w:type="dxa"/>
              <w:bottom w:w="43.2" w:type="dxa"/>
              <w:right w:w="43.2" w:type="dxa"/>
            </w:tcMar>
            <w:vAlign w:val="top"/>
          </w:tcPr>
          <w:p w:rsidR="00000000" w:rsidDel="00000000" w:rsidP="00000000" w:rsidRDefault="00000000" w:rsidRPr="00000000" w14:paraId="0000296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RETA</w:t>
            </w:r>
          </w:p>
          <w:p w:rsidR="00000000" w:rsidDel="00000000" w:rsidP="00000000" w:rsidRDefault="00000000" w:rsidRPr="00000000" w14:paraId="0000296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RETB</w:t>
            </w:r>
          </w:p>
          <w:p w:rsidR="00000000" w:rsidDel="00000000" w:rsidP="00000000" w:rsidRDefault="00000000" w:rsidRPr="00000000" w14:paraId="0000296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RETI0</w:t>
            </w:r>
          </w:p>
          <w:p w:rsidR="00000000" w:rsidDel="00000000" w:rsidP="00000000" w:rsidRDefault="00000000" w:rsidRPr="00000000" w14:paraId="0000296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RETI1</w:t>
            </w:r>
            <w:r w:rsidDel="00000000" w:rsidR="00000000" w:rsidRPr="00000000">
              <w:rPr>
                <w:rtl w:val="0"/>
              </w:rPr>
            </w:r>
          </w:p>
          <w:p w:rsidR="00000000" w:rsidDel="00000000" w:rsidP="00000000" w:rsidRDefault="00000000" w:rsidRPr="00000000" w14:paraId="0000296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RETI2</w:t>
            </w:r>
          </w:p>
          <w:p w:rsidR="00000000" w:rsidDel="00000000" w:rsidP="00000000" w:rsidRDefault="00000000" w:rsidRPr="00000000" w14:paraId="0000296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RETI3</w:t>
            </w:r>
          </w:p>
        </w:tc>
        <w:tc>
          <w:tcPr>
            <w:shd w:fill="auto" w:val="clear"/>
            <w:tcMar>
              <w:top w:w="43.2" w:type="dxa"/>
              <w:left w:w="43.2" w:type="dxa"/>
              <w:bottom w:w="43.2" w:type="dxa"/>
              <w:right w:w="43.2" w:type="dxa"/>
            </w:tcMar>
            <w:vAlign w:val="top"/>
          </w:tcPr>
          <w:p w:rsidR="00000000" w:rsidDel="00000000" w:rsidP="00000000" w:rsidRDefault="00000000" w:rsidRPr="00000000" w14:paraId="0000296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RETURN</w:t>
            </w:r>
          </w:p>
          <w:p w:rsidR="00000000" w:rsidDel="00000000" w:rsidP="00000000" w:rsidRDefault="00000000" w:rsidRPr="00000000" w14:paraId="000029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REV</w:t>
            </w:r>
          </w:p>
          <w:p w:rsidR="00000000" w:rsidDel="00000000" w:rsidP="00000000" w:rsidRDefault="00000000" w:rsidRPr="00000000" w14:paraId="0000296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RFBYTE</w:t>
            </w:r>
          </w:p>
          <w:p w:rsidR="00000000" w:rsidDel="00000000" w:rsidP="00000000" w:rsidRDefault="00000000" w:rsidRPr="00000000" w14:paraId="0000296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RFLONG</w:t>
            </w:r>
          </w:p>
          <w:p w:rsidR="00000000" w:rsidDel="00000000" w:rsidP="00000000" w:rsidRDefault="00000000" w:rsidRPr="00000000" w14:paraId="0000296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RFVAR</w:t>
            </w:r>
            <w:r w:rsidDel="00000000" w:rsidR="00000000" w:rsidRPr="00000000">
              <w:rPr>
                <w:rtl w:val="0"/>
              </w:rPr>
            </w:r>
          </w:p>
          <w:p w:rsidR="00000000" w:rsidDel="00000000" w:rsidP="00000000" w:rsidRDefault="00000000" w:rsidRPr="00000000" w14:paraId="0000296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RFVARS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96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RFWORD</w:t>
            </w:r>
          </w:p>
          <w:p w:rsidR="00000000" w:rsidDel="00000000" w:rsidP="00000000" w:rsidRDefault="00000000" w:rsidRPr="00000000" w14:paraId="0000296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RGB16</w:t>
            </w:r>
          </w:p>
          <w:p w:rsidR="00000000" w:rsidDel="00000000" w:rsidP="00000000" w:rsidRDefault="00000000" w:rsidRPr="00000000" w14:paraId="0000296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RGB24</w:t>
            </w:r>
          </w:p>
          <w:p w:rsidR="00000000" w:rsidDel="00000000" w:rsidP="00000000" w:rsidRDefault="00000000" w:rsidRPr="00000000" w14:paraId="0000297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RGB8</w:t>
            </w:r>
          </w:p>
          <w:p w:rsidR="00000000" w:rsidDel="00000000" w:rsidP="00000000" w:rsidRDefault="00000000" w:rsidRPr="00000000" w14:paraId="0000297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RGBEXP</w:t>
            </w:r>
            <w:r w:rsidDel="00000000" w:rsidR="00000000" w:rsidRPr="00000000">
              <w:rPr>
                <w:rtl w:val="0"/>
              </w:rPr>
            </w:r>
          </w:p>
          <w:p w:rsidR="00000000" w:rsidDel="00000000" w:rsidP="00000000" w:rsidRDefault="00000000" w:rsidRPr="00000000" w14:paraId="0000297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RGBI8</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97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RGBI8W</w:t>
            </w:r>
            <w:r w:rsidDel="00000000" w:rsidR="00000000" w:rsidRPr="00000000">
              <w:rPr>
                <w:rtl w:val="0"/>
              </w:rPr>
            </w:r>
          </w:p>
          <w:p w:rsidR="00000000" w:rsidDel="00000000" w:rsidP="00000000" w:rsidRDefault="00000000" w:rsidRPr="00000000" w14:paraId="0000297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RGBI8X</w:t>
            </w:r>
            <w:r w:rsidDel="00000000" w:rsidR="00000000" w:rsidRPr="00000000">
              <w:rPr>
                <w:rtl w:val="0"/>
              </w:rPr>
            </w:r>
          </w:p>
          <w:p w:rsidR="00000000" w:rsidDel="00000000" w:rsidP="00000000" w:rsidRDefault="00000000" w:rsidRPr="00000000" w14:paraId="0000297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RGBSQZ</w:t>
            </w:r>
          </w:p>
          <w:p w:rsidR="00000000" w:rsidDel="00000000" w:rsidP="00000000" w:rsidRDefault="00000000" w:rsidRPr="00000000" w14:paraId="0000297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w:t>
            </w:r>
          </w:p>
          <w:p w:rsidR="00000000" w:rsidDel="00000000" w:rsidP="00000000" w:rsidRDefault="00000000" w:rsidRPr="00000000" w14:paraId="0000297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ROLBYTE</w:t>
            </w:r>
          </w:p>
          <w:p w:rsidR="00000000" w:rsidDel="00000000" w:rsidP="00000000" w:rsidRDefault="00000000" w:rsidRPr="00000000" w14:paraId="0000297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ROLNIB</w:t>
            </w:r>
          </w:p>
        </w:tc>
        <w:tc>
          <w:tcPr>
            <w:shd w:fill="auto" w:val="clear"/>
            <w:tcMar>
              <w:top w:w="43.2" w:type="dxa"/>
              <w:left w:w="43.2" w:type="dxa"/>
              <w:bottom w:w="43.2" w:type="dxa"/>
              <w:right w:w="43.2" w:type="dxa"/>
            </w:tcMar>
            <w:vAlign w:val="top"/>
          </w:tcPr>
          <w:p w:rsidR="00000000" w:rsidDel="00000000" w:rsidP="00000000" w:rsidRDefault="00000000" w:rsidRPr="00000000" w14:paraId="0000297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ROLWORD</w:t>
            </w:r>
          </w:p>
          <w:p w:rsidR="00000000" w:rsidDel="00000000" w:rsidP="00000000" w:rsidRDefault="00000000" w:rsidRPr="00000000" w14:paraId="0000297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ROR</w:t>
            </w:r>
          </w:p>
          <w:p w:rsidR="00000000" w:rsidDel="00000000" w:rsidP="00000000" w:rsidRDefault="00000000" w:rsidRPr="00000000" w14:paraId="0000297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ROTXY</w:t>
            </w:r>
            <w:r w:rsidDel="00000000" w:rsidR="00000000" w:rsidRPr="00000000">
              <w:rPr>
                <w:rtl w:val="0"/>
              </w:rPr>
            </w:r>
          </w:p>
          <w:p w:rsidR="00000000" w:rsidDel="00000000" w:rsidP="00000000" w:rsidRDefault="00000000" w:rsidRPr="00000000" w14:paraId="0000297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ROUND</w:t>
            </w:r>
          </w:p>
          <w:p w:rsidR="00000000" w:rsidDel="00000000" w:rsidP="00000000" w:rsidRDefault="00000000" w:rsidRPr="00000000" w14:paraId="0000297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RQPIN</w:t>
            </w:r>
          </w:p>
        </w:tc>
      </w:tr>
    </w:tbl>
    <w:p w:rsidR="00000000" w:rsidDel="00000000" w:rsidP="00000000" w:rsidRDefault="00000000" w:rsidRPr="00000000" w14:paraId="0000297E">
      <w:pPr>
        <w:pStyle w:val="Heading2"/>
        <w:pageBreakBefore w:val="0"/>
        <w:rPr/>
      </w:pPr>
      <w:bookmarkStart w:colFirst="0" w:colLast="0" w:name="_64zabaxy953i" w:id="406"/>
      <w:bookmarkEnd w:id="406"/>
      <w:r w:rsidDel="00000000" w:rsidR="00000000" w:rsidRPr="00000000">
        <w:rPr>
          <w:rtl w:val="0"/>
        </w:rPr>
        <w:t xml:space="preserve">S - T</w:t>
      </w:r>
    </w:p>
    <w:tbl>
      <w:tblPr>
        <w:tblStyle w:val="Table21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470"/>
        <w:gridCol w:w="1455"/>
        <w:gridCol w:w="1065"/>
        <w:gridCol w:w="1560"/>
        <w:gridCol w:w="1140"/>
        <w:gridCol w:w="1095"/>
        <w:gridCol w:w="840"/>
        <w:tblGridChange w:id="0">
          <w:tblGrid>
            <w:gridCol w:w="1455"/>
            <w:gridCol w:w="1470"/>
            <w:gridCol w:w="1455"/>
            <w:gridCol w:w="1065"/>
            <w:gridCol w:w="1560"/>
            <w:gridCol w:w="1140"/>
            <w:gridCol w:w="1095"/>
            <w:gridCol w:w="84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97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SAL</w:t>
            </w:r>
          </w:p>
          <w:p w:rsidR="00000000" w:rsidDel="00000000" w:rsidP="00000000" w:rsidRDefault="00000000" w:rsidRPr="00000000" w14:paraId="0000298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SAMPLES</w:t>
            </w:r>
          </w:p>
          <w:p w:rsidR="00000000" w:rsidDel="00000000" w:rsidP="00000000" w:rsidRDefault="00000000" w:rsidRPr="00000000" w14:paraId="0000298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SAR</w:t>
            </w:r>
          </w:p>
          <w:p w:rsidR="00000000" w:rsidDel="00000000" w:rsidP="00000000" w:rsidRDefault="00000000" w:rsidRPr="00000000" w14:paraId="0000298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SAVE</w:t>
            </w:r>
          </w:p>
          <w:p w:rsidR="00000000" w:rsidDel="00000000" w:rsidP="00000000" w:rsidRDefault="00000000" w:rsidRPr="00000000" w14:paraId="0000298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w:t>
            </w:r>
          </w:p>
          <w:p w:rsidR="00000000" w:rsidDel="00000000" w:rsidP="00000000" w:rsidRDefault="00000000" w:rsidRPr="00000000" w14:paraId="0000298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t>
            </w:r>
          </w:p>
          <w:p w:rsidR="00000000" w:rsidDel="00000000" w:rsidP="00000000" w:rsidRDefault="00000000" w:rsidRPr="00000000" w14:paraId="0000298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SBIN_BYTE_</w:t>
            </w:r>
          </w:p>
          <w:p w:rsidR="00000000" w:rsidDel="00000000" w:rsidP="00000000" w:rsidRDefault="00000000" w:rsidRPr="00000000" w14:paraId="0000298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SBIN_BYTE_ARRAY</w:t>
            </w:r>
          </w:p>
          <w:p w:rsidR="00000000" w:rsidDel="00000000" w:rsidP="00000000" w:rsidRDefault="00000000" w:rsidRPr="00000000" w14:paraId="0000298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SBIN_BYTE_ARRAY_</w:t>
            </w:r>
          </w:p>
          <w:p w:rsidR="00000000" w:rsidDel="00000000" w:rsidP="00000000" w:rsidRDefault="00000000" w:rsidRPr="00000000" w14:paraId="0000298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w:t>
            </w:r>
          </w:p>
          <w:p w:rsidR="00000000" w:rsidDel="00000000" w:rsidP="00000000" w:rsidRDefault="00000000" w:rsidRPr="00000000" w14:paraId="0000298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SBIN_LONG_</w:t>
            </w:r>
          </w:p>
          <w:p w:rsidR="00000000" w:rsidDel="00000000" w:rsidP="00000000" w:rsidRDefault="00000000" w:rsidRPr="00000000" w14:paraId="0000298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SBIN_LONG_ARRAY</w:t>
            </w:r>
          </w:p>
          <w:p w:rsidR="00000000" w:rsidDel="00000000" w:rsidP="00000000" w:rsidRDefault="00000000" w:rsidRPr="00000000" w14:paraId="0000298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SBIN_LONG_ARRAY_</w:t>
            </w:r>
          </w:p>
          <w:p w:rsidR="00000000" w:rsidDel="00000000" w:rsidP="00000000" w:rsidRDefault="00000000" w:rsidRPr="00000000" w14:paraId="0000298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SBIN_REG_ARRAY</w:t>
            </w:r>
          </w:p>
          <w:p w:rsidR="00000000" w:rsidDel="00000000" w:rsidP="00000000" w:rsidRDefault="00000000" w:rsidRPr="00000000" w14:paraId="0000298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SBIN_REG_ARRAY_</w:t>
            </w:r>
          </w:p>
          <w:p w:rsidR="00000000" w:rsidDel="00000000" w:rsidP="00000000" w:rsidRDefault="00000000" w:rsidRPr="00000000" w14:paraId="0000298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w:t>
            </w:r>
          </w:p>
          <w:p w:rsidR="00000000" w:rsidDel="00000000" w:rsidP="00000000" w:rsidRDefault="00000000" w:rsidRPr="00000000" w14:paraId="0000298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SBIN_WORD_</w:t>
            </w:r>
          </w:p>
          <w:p w:rsidR="00000000" w:rsidDel="00000000" w:rsidP="00000000" w:rsidRDefault="00000000" w:rsidRPr="00000000" w14:paraId="0000299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SBIN_WORD_ARRAY</w:t>
            </w:r>
          </w:p>
        </w:tc>
        <w:tc>
          <w:tcPr>
            <w:shd w:fill="auto" w:val="clear"/>
            <w:tcMar>
              <w:top w:w="43.2" w:type="dxa"/>
              <w:left w:w="43.2" w:type="dxa"/>
              <w:bottom w:w="43.2" w:type="dxa"/>
              <w:right w:w="43.2" w:type="dxa"/>
            </w:tcMar>
            <w:vAlign w:val="top"/>
          </w:tcPr>
          <w:p w:rsidR="00000000" w:rsidDel="00000000" w:rsidP="00000000" w:rsidRDefault="00000000" w:rsidRPr="00000000" w14:paraId="0000299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SBIN_WORD_ARRAY_</w:t>
            </w:r>
          </w:p>
          <w:p w:rsidR="00000000" w:rsidDel="00000000" w:rsidP="00000000" w:rsidRDefault="00000000" w:rsidRPr="00000000" w14:paraId="0000299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SCA</w:t>
            </w:r>
          </w:p>
          <w:p w:rsidR="00000000" w:rsidDel="00000000" w:rsidP="00000000" w:rsidRDefault="00000000" w:rsidRPr="00000000" w14:paraId="0000299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SCAS</w:t>
            </w:r>
          </w:p>
          <w:p w:rsidR="00000000" w:rsidDel="00000000" w:rsidP="00000000" w:rsidRDefault="00000000" w:rsidRPr="00000000" w14:paraId="0000299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SCOPE</w:t>
            </w:r>
          </w:p>
          <w:p w:rsidR="00000000" w:rsidDel="00000000" w:rsidP="00000000" w:rsidRDefault="00000000" w:rsidRPr="00000000" w14:paraId="0000299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SCOPE_XY</w:t>
            </w:r>
          </w:p>
          <w:p w:rsidR="00000000" w:rsidDel="00000000" w:rsidP="00000000" w:rsidRDefault="00000000" w:rsidRPr="00000000" w14:paraId="0000299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SCROLL</w:t>
              <w:br w:type="textWrapping"/>
              <w:t xml:space="preserve">SDEC</w:t>
            </w:r>
          </w:p>
          <w:p w:rsidR="00000000" w:rsidDel="00000000" w:rsidP="00000000" w:rsidRDefault="00000000" w:rsidRPr="00000000" w14:paraId="0000299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t>
            </w:r>
          </w:p>
          <w:p w:rsidR="00000000" w:rsidDel="00000000" w:rsidP="00000000" w:rsidRDefault="00000000" w:rsidRPr="00000000" w14:paraId="0000299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w:t>
            </w:r>
          </w:p>
          <w:p w:rsidR="00000000" w:rsidDel="00000000" w:rsidP="00000000" w:rsidRDefault="00000000" w:rsidRPr="00000000" w14:paraId="0000299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SDEC_BYTE_</w:t>
            </w:r>
          </w:p>
          <w:p w:rsidR="00000000" w:rsidDel="00000000" w:rsidP="00000000" w:rsidRDefault="00000000" w:rsidRPr="00000000" w14:paraId="0000299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SDEC_BYTE_ARRAY</w:t>
            </w:r>
          </w:p>
          <w:p w:rsidR="00000000" w:rsidDel="00000000" w:rsidP="00000000" w:rsidRDefault="00000000" w:rsidRPr="00000000" w14:paraId="0000299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SDEC_BYTE_ARRAY_</w:t>
            </w:r>
          </w:p>
          <w:p w:rsidR="00000000" w:rsidDel="00000000" w:rsidP="00000000" w:rsidRDefault="00000000" w:rsidRPr="00000000" w14:paraId="0000299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w:t>
            </w:r>
          </w:p>
          <w:p w:rsidR="00000000" w:rsidDel="00000000" w:rsidP="00000000" w:rsidRDefault="00000000" w:rsidRPr="00000000" w14:paraId="0000299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SDEC_LONG_</w:t>
            </w:r>
          </w:p>
          <w:p w:rsidR="00000000" w:rsidDel="00000000" w:rsidP="00000000" w:rsidRDefault="00000000" w:rsidRPr="00000000" w14:paraId="0000299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SDEC_LONG_ARRAY</w:t>
            </w:r>
          </w:p>
          <w:p w:rsidR="00000000" w:rsidDel="00000000" w:rsidP="00000000" w:rsidRDefault="00000000" w:rsidRPr="00000000" w14:paraId="0000299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SDEC_LONG_ARRAY_</w:t>
            </w:r>
          </w:p>
          <w:p w:rsidR="00000000" w:rsidDel="00000000" w:rsidP="00000000" w:rsidRDefault="00000000" w:rsidRPr="00000000" w14:paraId="000029A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SDEC_REG_ARRAY</w:t>
            </w:r>
          </w:p>
          <w:p w:rsidR="00000000" w:rsidDel="00000000" w:rsidP="00000000" w:rsidRDefault="00000000" w:rsidRPr="00000000" w14:paraId="000029A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SDEC_REG_ARRAY_</w:t>
            </w:r>
          </w:p>
        </w:tc>
        <w:tc>
          <w:tcPr>
            <w:shd w:fill="auto" w:val="clear"/>
            <w:tcMar>
              <w:top w:w="43.2" w:type="dxa"/>
              <w:left w:w="43.2" w:type="dxa"/>
              <w:bottom w:w="43.2" w:type="dxa"/>
              <w:right w:w="43.2" w:type="dxa"/>
            </w:tcMar>
            <w:vAlign w:val="top"/>
          </w:tcPr>
          <w:p w:rsidR="00000000" w:rsidDel="00000000" w:rsidP="00000000" w:rsidRDefault="00000000" w:rsidRPr="00000000" w14:paraId="000029A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w:t>
            </w:r>
          </w:p>
          <w:p w:rsidR="00000000" w:rsidDel="00000000" w:rsidP="00000000" w:rsidRDefault="00000000" w:rsidRPr="00000000" w14:paraId="000029A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SDEC_WORD_</w:t>
            </w:r>
          </w:p>
          <w:p w:rsidR="00000000" w:rsidDel="00000000" w:rsidP="00000000" w:rsidRDefault="00000000" w:rsidRPr="00000000" w14:paraId="000029A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SDEC_WORD_ARRAY</w:t>
            </w:r>
          </w:p>
          <w:p w:rsidR="00000000" w:rsidDel="00000000" w:rsidP="00000000" w:rsidRDefault="00000000" w:rsidRPr="00000000" w14:paraId="000029A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SDEC_WORD_ARRAY_</w:t>
            </w:r>
          </w:p>
          <w:p w:rsidR="00000000" w:rsidDel="00000000" w:rsidP="00000000" w:rsidRDefault="00000000" w:rsidRPr="00000000" w14:paraId="000029A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SEND</w:t>
            </w:r>
          </w:p>
          <w:p w:rsidR="00000000" w:rsidDel="00000000" w:rsidP="00000000" w:rsidRDefault="00000000" w:rsidRPr="00000000" w14:paraId="000029A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w:t>
            </w:r>
          </w:p>
          <w:p w:rsidR="00000000" w:rsidDel="00000000" w:rsidP="00000000" w:rsidRDefault="00000000" w:rsidRPr="00000000" w14:paraId="000029A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SETBYTE</w:t>
            </w:r>
          </w:p>
          <w:p w:rsidR="00000000" w:rsidDel="00000000" w:rsidP="00000000" w:rsidRDefault="00000000" w:rsidRPr="00000000" w14:paraId="000029A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SETCFRQ</w:t>
            </w:r>
            <w:r w:rsidDel="00000000" w:rsidR="00000000" w:rsidRPr="00000000">
              <w:rPr>
                <w:rtl w:val="0"/>
              </w:rPr>
            </w:r>
          </w:p>
          <w:p w:rsidR="00000000" w:rsidDel="00000000" w:rsidP="00000000" w:rsidRDefault="00000000" w:rsidRPr="00000000" w14:paraId="000029A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SETCI</w:t>
            </w:r>
          </w:p>
          <w:p w:rsidR="00000000" w:rsidDel="00000000" w:rsidP="00000000" w:rsidRDefault="00000000" w:rsidRPr="00000000" w14:paraId="000029A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SETCMOD</w:t>
            </w:r>
            <w:r w:rsidDel="00000000" w:rsidR="00000000" w:rsidRPr="00000000">
              <w:rPr>
                <w:rtl w:val="0"/>
              </w:rPr>
            </w:r>
          </w:p>
          <w:p w:rsidR="00000000" w:rsidDel="00000000" w:rsidP="00000000" w:rsidRDefault="00000000" w:rsidRPr="00000000" w14:paraId="000029A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SETCQ</w:t>
            </w:r>
          </w:p>
          <w:p w:rsidR="00000000" w:rsidDel="00000000" w:rsidP="00000000" w:rsidRDefault="00000000" w:rsidRPr="00000000" w14:paraId="000029A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SETCY</w:t>
            </w:r>
          </w:p>
          <w:p w:rsidR="00000000" w:rsidDel="00000000" w:rsidP="00000000" w:rsidRDefault="00000000" w:rsidRPr="00000000" w14:paraId="000029A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SETD</w:t>
            </w:r>
          </w:p>
          <w:p w:rsidR="00000000" w:rsidDel="00000000" w:rsidP="00000000" w:rsidRDefault="00000000" w:rsidRPr="00000000" w14:paraId="000029A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SETDACS</w:t>
            </w:r>
          </w:p>
          <w:p w:rsidR="00000000" w:rsidDel="00000000" w:rsidP="00000000" w:rsidRDefault="00000000" w:rsidRPr="00000000" w14:paraId="000029B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SETINT1</w:t>
            </w:r>
          </w:p>
          <w:p w:rsidR="00000000" w:rsidDel="00000000" w:rsidP="00000000" w:rsidRDefault="00000000" w:rsidRPr="00000000" w14:paraId="000029B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SETINT2</w:t>
            </w:r>
          </w:p>
          <w:p w:rsidR="00000000" w:rsidDel="00000000" w:rsidP="00000000" w:rsidRDefault="00000000" w:rsidRPr="00000000" w14:paraId="000029B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SETINT3</w:t>
            </w:r>
          </w:p>
          <w:p w:rsidR="00000000" w:rsidDel="00000000" w:rsidP="00000000" w:rsidRDefault="00000000" w:rsidRPr="00000000" w14:paraId="000029B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SETLUTS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9B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SETNIB</w:t>
            </w:r>
            <w:r w:rsidDel="00000000" w:rsidR="00000000" w:rsidRPr="00000000">
              <w:rPr>
                <w:rtl w:val="0"/>
              </w:rPr>
            </w:r>
          </w:p>
          <w:p w:rsidR="00000000" w:rsidDel="00000000" w:rsidP="00000000" w:rsidRDefault="00000000" w:rsidRPr="00000000" w14:paraId="000029B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SETPAT</w:t>
            </w:r>
          </w:p>
          <w:p w:rsidR="00000000" w:rsidDel="00000000" w:rsidP="00000000" w:rsidRDefault="00000000" w:rsidRPr="00000000" w14:paraId="000029B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SETPIV</w:t>
            </w:r>
          </w:p>
          <w:p w:rsidR="00000000" w:rsidDel="00000000" w:rsidP="00000000" w:rsidRDefault="00000000" w:rsidRPr="00000000" w14:paraId="000029B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SETPIX</w:t>
            </w:r>
            <w:r w:rsidDel="00000000" w:rsidR="00000000" w:rsidRPr="00000000">
              <w:rPr>
                <w:rtl w:val="0"/>
              </w:rPr>
            </w:r>
          </w:p>
          <w:p w:rsidR="00000000" w:rsidDel="00000000" w:rsidP="00000000" w:rsidRDefault="00000000" w:rsidRPr="00000000" w14:paraId="000029B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SETQ</w:t>
            </w:r>
          </w:p>
          <w:p w:rsidR="00000000" w:rsidDel="00000000" w:rsidP="00000000" w:rsidRDefault="00000000" w:rsidRPr="00000000" w14:paraId="000029B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SETQ2</w:t>
            </w:r>
          </w:p>
          <w:p w:rsidR="00000000" w:rsidDel="00000000" w:rsidP="00000000" w:rsidRDefault="00000000" w:rsidRPr="00000000" w14:paraId="000029B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SETR</w:t>
            </w:r>
          </w:p>
          <w:p w:rsidR="00000000" w:rsidDel="00000000" w:rsidP="00000000" w:rsidRDefault="00000000" w:rsidRPr="00000000" w14:paraId="000029B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SETREGS</w:t>
            </w:r>
          </w:p>
          <w:p w:rsidR="00000000" w:rsidDel="00000000" w:rsidP="00000000" w:rsidRDefault="00000000" w:rsidRPr="00000000" w14:paraId="000029B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w:t>
            </w:r>
          </w:p>
          <w:p w:rsidR="00000000" w:rsidDel="00000000" w:rsidP="00000000" w:rsidRDefault="00000000" w:rsidRPr="00000000" w14:paraId="000029B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SETSCP</w:t>
            </w:r>
          </w:p>
          <w:p w:rsidR="00000000" w:rsidDel="00000000" w:rsidP="00000000" w:rsidRDefault="00000000" w:rsidRPr="00000000" w14:paraId="000029B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SETSE1</w:t>
            </w:r>
          </w:p>
          <w:p w:rsidR="00000000" w:rsidDel="00000000" w:rsidP="00000000" w:rsidRDefault="00000000" w:rsidRPr="00000000" w14:paraId="000029B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SETSE2</w:t>
            </w:r>
          </w:p>
          <w:p w:rsidR="00000000" w:rsidDel="00000000" w:rsidP="00000000" w:rsidRDefault="00000000" w:rsidRPr="00000000" w14:paraId="000029C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SETSE3</w:t>
            </w:r>
          </w:p>
          <w:p w:rsidR="00000000" w:rsidDel="00000000" w:rsidP="00000000" w:rsidRDefault="00000000" w:rsidRPr="00000000" w14:paraId="000029C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SETSE4</w:t>
            </w:r>
          </w:p>
          <w:p w:rsidR="00000000" w:rsidDel="00000000" w:rsidP="00000000" w:rsidRDefault="00000000" w:rsidRPr="00000000" w14:paraId="000029C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SETWORD</w:t>
            </w:r>
          </w:p>
          <w:p w:rsidR="00000000" w:rsidDel="00000000" w:rsidP="00000000" w:rsidRDefault="00000000" w:rsidRPr="00000000" w14:paraId="000029C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SETXFRQ</w:t>
            </w:r>
            <w:r w:rsidDel="00000000" w:rsidR="00000000" w:rsidRPr="00000000">
              <w:rPr>
                <w:rtl w:val="0"/>
              </w:rPr>
            </w:r>
          </w:p>
          <w:p w:rsidR="00000000" w:rsidDel="00000000" w:rsidP="00000000" w:rsidRDefault="00000000" w:rsidRPr="00000000" w14:paraId="000029C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SEUSSF</w:t>
            </w:r>
            <w:r w:rsidDel="00000000" w:rsidR="00000000" w:rsidRPr="00000000">
              <w:rPr>
                <w:rtl w:val="0"/>
              </w:rPr>
            </w:r>
          </w:p>
          <w:p w:rsidR="00000000" w:rsidDel="00000000" w:rsidP="00000000" w:rsidRDefault="00000000" w:rsidRPr="00000000" w14:paraId="000029C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SEUSSR</w:t>
            </w:r>
          </w:p>
        </w:tc>
        <w:tc>
          <w:tcPr>
            <w:shd w:fill="auto" w:val="clear"/>
            <w:tcMar>
              <w:top w:w="43.2" w:type="dxa"/>
              <w:left w:w="43.2" w:type="dxa"/>
              <w:bottom w:w="43.2" w:type="dxa"/>
              <w:right w:w="43.2" w:type="dxa"/>
            </w:tcMar>
            <w:vAlign w:val="top"/>
          </w:tcPr>
          <w:p w:rsidR="00000000" w:rsidDel="00000000" w:rsidP="00000000" w:rsidRDefault="00000000" w:rsidRPr="00000000" w14:paraId="000029C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w:t>
            </w:r>
          </w:p>
          <w:p w:rsidR="00000000" w:rsidDel="00000000" w:rsidP="00000000" w:rsidRDefault="00000000" w:rsidRPr="00000000" w14:paraId="000029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t>
            </w:r>
          </w:p>
          <w:p w:rsidR="00000000" w:rsidDel="00000000" w:rsidP="00000000" w:rsidRDefault="00000000" w:rsidRPr="00000000" w14:paraId="000029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w:t>
            </w:r>
          </w:p>
          <w:p w:rsidR="00000000" w:rsidDel="00000000" w:rsidP="00000000" w:rsidRDefault="00000000" w:rsidRPr="00000000" w14:paraId="000029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SHEX_BYTE_</w:t>
            </w:r>
          </w:p>
          <w:p w:rsidR="00000000" w:rsidDel="00000000" w:rsidP="00000000" w:rsidRDefault="00000000" w:rsidRPr="00000000" w14:paraId="000029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SHEX_BYTE_ARRAY</w:t>
            </w:r>
          </w:p>
          <w:p w:rsidR="00000000" w:rsidDel="00000000" w:rsidP="00000000" w:rsidRDefault="00000000" w:rsidRPr="00000000" w14:paraId="000029C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SHEX_BYTE_ARRAY_</w:t>
            </w:r>
          </w:p>
          <w:p w:rsidR="00000000" w:rsidDel="00000000" w:rsidP="00000000" w:rsidRDefault="00000000" w:rsidRPr="00000000" w14:paraId="000029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w:t>
            </w:r>
          </w:p>
          <w:p w:rsidR="00000000" w:rsidDel="00000000" w:rsidP="00000000" w:rsidRDefault="00000000" w:rsidRPr="00000000" w14:paraId="000029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SHEX_LONG_</w:t>
            </w:r>
          </w:p>
          <w:p w:rsidR="00000000" w:rsidDel="00000000" w:rsidP="00000000" w:rsidRDefault="00000000" w:rsidRPr="00000000" w14:paraId="000029C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SHEX_LONG_ARRAY</w:t>
            </w:r>
          </w:p>
          <w:p w:rsidR="00000000" w:rsidDel="00000000" w:rsidP="00000000" w:rsidRDefault="00000000" w:rsidRPr="00000000" w14:paraId="000029C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SHEX_LONG_ARRAY_</w:t>
            </w:r>
          </w:p>
          <w:p w:rsidR="00000000" w:rsidDel="00000000" w:rsidP="00000000" w:rsidRDefault="00000000" w:rsidRPr="00000000" w14:paraId="000029D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SHEX_REG_ARRAY</w:t>
            </w:r>
          </w:p>
          <w:p w:rsidR="00000000" w:rsidDel="00000000" w:rsidP="00000000" w:rsidRDefault="00000000" w:rsidRPr="00000000" w14:paraId="000029D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SHEX_REG_ARRAY_</w:t>
            </w:r>
          </w:p>
          <w:p w:rsidR="00000000" w:rsidDel="00000000" w:rsidP="00000000" w:rsidRDefault="00000000" w:rsidRPr="00000000" w14:paraId="000029D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w:t>
            </w:r>
          </w:p>
          <w:p w:rsidR="00000000" w:rsidDel="00000000" w:rsidP="00000000" w:rsidRDefault="00000000" w:rsidRPr="00000000" w14:paraId="000029D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SHEX_WORD_</w:t>
            </w:r>
          </w:p>
          <w:p w:rsidR="00000000" w:rsidDel="00000000" w:rsidP="00000000" w:rsidRDefault="00000000" w:rsidRPr="00000000" w14:paraId="000029D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SHEX_WORD_ARRAY</w:t>
            </w:r>
          </w:p>
          <w:p w:rsidR="00000000" w:rsidDel="00000000" w:rsidP="00000000" w:rsidRDefault="00000000" w:rsidRPr="00000000" w14:paraId="000029D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SHEX_WORD_ARRAY_</w:t>
            </w:r>
          </w:p>
          <w:p w:rsidR="00000000" w:rsidDel="00000000" w:rsidP="00000000" w:rsidRDefault="00000000" w:rsidRPr="00000000" w14:paraId="000029D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SHL</w:t>
            </w:r>
          </w:p>
          <w:p w:rsidR="00000000" w:rsidDel="00000000" w:rsidP="00000000" w:rsidRDefault="00000000" w:rsidRPr="00000000" w14:paraId="000029D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SHR</w:t>
            </w:r>
          </w:p>
        </w:tc>
        <w:tc>
          <w:tcPr>
            <w:shd w:fill="auto" w:val="clear"/>
            <w:tcMar>
              <w:top w:w="43.2" w:type="dxa"/>
              <w:left w:w="43.2" w:type="dxa"/>
              <w:bottom w:w="43.2" w:type="dxa"/>
              <w:right w:w="43.2" w:type="dxa"/>
            </w:tcMar>
            <w:vAlign w:val="top"/>
          </w:tcPr>
          <w:p w:rsidR="00000000" w:rsidDel="00000000" w:rsidP="00000000" w:rsidRDefault="00000000" w:rsidRPr="00000000" w14:paraId="000029D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SIGNED</w:t>
            </w:r>
          </w:p>
          <w:p w:rsidR="00000000" w:rsidDel="00000000" w:rsidP="00000000" w:rsidRDefault="00000000" w:rsidRPr="00000000" w14:paraId="000029D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SIGNX</w:t>
            </w:r>
          </w:p>
          <w:p w:rsidR="00000000" w:rsidDel="00000000" w:rsidP="00000000" w:rsidRDefault="00000000" w:rsidRPr="00000000" w14:paraId="000029D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SIZE</w:t>
            </w:r>
          </w:p>
          <w:p w:rsidR="00000000" w:rsidDel="00000000" w:rsidP="00000000" w:rsidRDefault="00000000" w:rsidRPr="00000000" w14:paraId="000029D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SKIP</w:t>
            </w:r>
          </w:p>
          <w:p w:rsidR="00000000" w:rsidDel="00000000" w:rsidP="00000000" w:rsidRDefault="00000000" w:rsidRPr="00000000" w14:paraId="000029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SKIPF</w:t>
            </w:r>
          </w:p>
          <w:p w:rsidR="00000000" w:rsidDel="00000000" w:rsidP="00000000" w:rsidRDefault="00000000" w:rsidRPr="00000000" w14:paraId="000029D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SPACING</w:t>
            </w:r>
          </w:p>
          <w:p w:rsidR="00000000" w:rsidDel="00000000" w:rsidP="00000000" w:rsidRDefault="00000000" w:rsidRPr="00000000" w14:paraId="000029D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SPECTRO</w:t>
            </w:r>
          </w:p>
          <w:p w:rsidR="00000000" w:rsidDel="00000000" w:rsidP="00000000" w:rsidRDefault="00000000" w:rsidRPr="00000000" w14:paraId="000029D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SPLITB</w:t>
            </w:r>
            <w:r w:rsidDel="00000000" w:rsidR="00000000" w:rsidRPr="00000000">
              <w:rPr>
                <w:rtl w:val="0"/>
              </w:rPr>
            </w:r>
          </w:p>
          <w:p w:rsidR="00000000" w:rsidDel="00000000" w:rsidP="00000000" w:rsidRDefault="00000000" w:rsidRPr="00000000" w14:paraId="000029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SPLITW</w:t>
            </w:r>
          </w:p>
          <w:p w:rsidR="00000000" w:rsidDel="00000000" w:rsidP="00000000" w:rsidRDefault="00000000" w:rsidRPr="00000000" w14:paraId="000029E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SPRITE</w:t>
            </w:r>
          </w:p>
          <w:p w:rsidR="00000000" w:rsidDel="00000000" w:rsidP="00000000" w:rsidRDefault="00000000" w:rsidRPr="00000000" w14:paraId="000029E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SPRITEDEF</w:t>
            </w:r>
            <w:r w:rsidDel="00000000" w:rsidR="00000000" w:rsidRPr="00000000">
              <w:rPr>
                <w:rtl w:val="0"/>
              </w:rPr>
            </w:r>
          </w:p>
          <w:p w:rsidR="00000000" w:rsidDel="00000000" w:rsidP="00000000" w:rsidRDefault="00000000" w:rsidRPr="00000000" w14:paraId="000029E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SQRT</w:t>
            </w:r>
          </w:p>
          <w:p w:rsidR="00000000" w:rsidDel="00000000" w:rsidP="00000000" w:rsidRDefault="00000000" w:rsidRPr="00000000" w14:paraId="000029E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STALLI</w:t>
            </w:r>
          </w:p>
          <w:p w:rsidR="00000000" w:rsidDel="00000000" w:rsidP="00000000" w:rsidRDefault="00000000" w:rsidRPr="00000000" w14:paraId="000029E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STEP</w:t>
            </w:r>
          </w:p>
          <w:p w:rsidR="00000000" w:rsidDel="00000000" w:rsidP="00000000" w:rsidRDefault="00000000" w:rsidRPr="00000000" w14:paraId="000029E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STRCOMP</w:t>
            </w:r>
          </w:p>
          <w:p w:rsidR="00000000" w:rsidDel="00000000" w:rsidP="00000000" w:rsidRDefault="00000000" w:rsidRPr="00000000" w14:paraId="000029E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STRING</w:t>
            </w:r>
          </w:p>
          <w:p w:rsidR="00000000" w:rsidDel="00000000" w:rsidP="00000000" w:rsidRDefault="00000000" w:rsidRPr="00000000" w14:paraId="000029E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STRSIZE</w:t>
            </w:r>
          </w:p>
          <w:p w:rsidR="00000000" w:rsidDel="00000000" w:rsidP="00000000" w:rsidRDefault="00000000" w:rsidRPr="00000000" w14:paraId="000029E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w:t>
            </w:r>
          </w:p>
        </w:tc>
        <w:tc>
          <w:tcPr>
            <w:shd w:fill="auto" w:val="clear"/>
            <w:tcMar>
              <w:top w:w="43.2" w:type="dxa"/>
              <w:left w:w="43.2" w:type="dxa"/>
              <w:bottom w:w="43.2" w:type="dxa"/>
              <w:right w:w="43.2" w:type="dxa"/>
            </w:tcMar>
            <w:vAlign w:val="top"/>
          </w:tcPr>
          <w:p w:rsidR="00000000" w:rsidDel="00000000" w:rsidP="00000000" w:rsidRDefault="00000000" w:rsidRPr="00000000" w14:paraId="000029E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SUBR</w:t>
            </w:r>
          </w:p>
          <w:p w:rsidR="00000000" w:rsidDel="00000000" w:rsidP="00000000" w:rsidRDefault="00000000" w:rsidRPr="00000000" w14:paraId="000029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w:t>
            </w:r>
          </w:p>
          <w:p w:rsidR="00000000" w:rsidDel="00000000" w:rsidP="00000000" w:rsidRDefault="00000000" w:rsidRPr="00000000" w14:paraId="000029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SUBSX</w:t>
            </w:r>
          </w:p>
          <w:p w:rsidR="00000000" w:rsidDel="00000000" w:rsidP="00000000" w:rsidRDefault="00000000" w:rsidRPr="00000000" w14:paraId="000029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SUBX</w:t>
            </w:r>
          </w:p>
          <w:p w:rsidR="00000000" w:rsidDel="00000000" w:rsidP="00000000" w:rsidRDefault="00000000" w:rsidRPr="00000000" w14:paraId="000029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SUMC</w:t>
            </w:r>
          </w:p>
          <w:p w:rsidR="00000000" w:rsidDel="00000000" w:rsidP="00000000" w:rsidRDefault="00000000" w:rsidRPr="00000000" w14:paraId="000029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SUMNC</w:t>
            </w:r>
          </w:p>
          <w:p w:rsidR="00000000" w:rsidDel="00000000" w:rsidP="00000000" w:rsidRDefault="00000000" w:rsidRPr="00000000" w14:paraId="000029F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SUMNZ</w:t>
            </w:r>
          </w:p>
          <w:p w:rsidR="00000000" w:rsidDel="00000000" w:rsidP="00000000" w:rsidRDefault="00000000" w:rsidRPr="00000000" w14:paraId="000029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SUMZ</w:t>
            </w:r>
          </w:p>
          <w:p w:rsidR="00000000" w:rsidDel="00000000" w:rsidP="00000000" w:rsidRDefault="00000000" w:rsidRPr="00000000" w14:paraId="000029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TERM</w:t>
            </w:r>
          </w:p>
          <w:p w:rsidR="00000000" w:rsidDel="00000000" w:rsidP="00000000" w:rsidRDefault="00000000" w:rsidRPr="00000000" w14:paraId="000029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w:t>
            </w:r>
          </w:p>
          <w:p w:rsidR="00000000" w:rsidDel="00000000" w:rsidP="00000000" w:rsidRDefault="00000000" w:rsidRPr="00000000" w14:paraId="000029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TESTB</w:t>
            </w:r>
            <w:r w:rsidDel="00000000" w:rsidR="00000000" w:rsidRPr="00000000">
              <w:rPr>
                <w:rtl w:val="0"/>
              </w:rPr>
            </w:r>
          </w:p>
          <w:p w:rsidR="00000000" w:rsidDel="00000000" w:rsidP="00000000" w:rsidRDefault="00000000" w:rsidRPr="00000000" w14:paraId="000029F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TESTBN</w:t>
            </w:r>
          </w:p>
          <w:p w:rsidR="00000000" w:rsidDel="00000000" w:rsidP="00000000" w:rsidRDefault="00000000" w:rsidRPr="00000000" w14:paraId="000029F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TESTN</w:t>
            </w:r>
          </w:p>
          <w:p w:rsidR="00000000" w:rsidDel="00000000" w:rsidP="00000000" w:rsidRDefault="00000000" w:rsidRPr="00000000" w14:paraId="000029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TESTP</w:t>
            </w:r>
          </w:p>
          <w:p w:rsidR="00000000" w:rsidDel="00000000" w:rsidP="00000000" w:rsidRDefault="00000000" w:rsidRPr="00000000" w14:paraId="000029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TESTPN</w:t>
            </w:r>
          </w:p>
          <w:p w:rsidR="00000000" w:rsidDel="00000000" w:rsidP="00000000" w:rsidRDefault="00000000" w:rsidRPr="00000000" w14:paraId="000029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w:t>
            </w:r>
          </w:p>
          <w:p w:rsidR="00000000" w:rsidDel="00000000" w:rsidP="00000000" w:rsidRDefault="00000000" w:rsidRPr="00000000" w14:paraId="000029F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TEXTANGLE</w:t>
            </w:r>
          </w:p>
          <w:p w:rsidR="00000000" w:rsidDel="00000000" w:rsidP="00000000" w:rsidRDefault="00000000" w:rsidRPr="00000000" w14:paraId="000029F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TEXTSIZE</w:t>
            </w:r>
          </w:p>
        </w:tc>
        <w:tc>
          <w:tcPr>
            <w:shd w:fill="auto" w:val="clear"/>
            <w:tcMar>
              <w:top w:w="43.2" w:type="dxa"/>
              <w:left w:w="43.2" w:type="dxa"/>
              <w:bottom w:w="43.2" w:type="dxa"/>
              <w:right w:w="43.2" w:type="dxa"/>
            </w:tcMar>
            <w:vAlign w:val="top"/>
          </w:tcPr>
          <w:p w:rsidR="00000000" w:rsidDel="00000000" w:rsidP="00000000" w:rsidRDefault="00000000" w:rsidRPr="00000000" w14:paraId="000029F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TEXTSTYLE</w:t>
            </w:r>
          </w:p>
          <w:p w:rsidR="00000000" w:rsidDel="00000000" w:rsidP="00000000" w:rsidRDefault="00000000" w:rsidRPr="00000000" w14:paraId="000029F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TITLE</w:t>
            </w:r>
          </w:p>
          <w:p w:rsidR="00000000" w:rsidDel="00000000" w:rsidP="00000000" w:rsidRDefault="00000000" w:rsidRPr="00000000" w14:paraId="000029F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TJF</w:t>
            </w:r>
          </w:p>
          <w:p w:rsidR="00000000" w:rsidDel="00000000" w:rsidP="00000000" w:rsidRDefault="00000000" w:rsidRPr="00000000" w14:paraId="000029F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TJNF</w:t>
            </w:r>
          </w:p>
          <w:p w:rsidR="00000000" w:rsidDel="00000000" w:rsidP="00000000" w:rsidRDefault="00000000" w:rsidRPr="00000000" w14:paraId="00002A0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TJNS</w:t>
            </w:r>
          </w:p>
          <w:p w:rsidR="00000000" w:rsidDel="00000000" w:rsidP="00000000" w:rsidRDefault="00000000" w:rsidRPr="00000000" w14:paraId="00002A0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TJNZ</w:t>
            </w:r>
            <w:r w:rsidDel="00000000" w:rsidR="00000000" w:rsidRPr="00000000">
              <w:rPr>
                <w:rtl w:val="0"/>
              </w:rPr>
            </w:r>
          </w:p>
          <w:p w:rsidR="00000000" w:rsidDel="00000000" w:rsidP="00000000" w:rsidRDefault="00000000" w:rsidRPr="00000000" w14:paraId="00002A0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TJS</w:t>
            </w:r>
          </w:p>
          <w:p w:rsidR="00000000" w:rsidDel="00000000" w:rsidP="00000000" w:rsidRDefault="00000000" w:rsidRPr="00000000" w14:paraId="00002A0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TJV</w:t>
            </w:r>
          </w:p>
          <w:p w:rsidR="00000000" w:rsidDel="00000000" w:rsidP="00000000" w:rsidRDefault="00000000" w:rsidRPr="00000000" w14:paraId="00002A0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TJZ</w:t>
            </w:r>
          </w:p>
          <w:p w:rsidR="00000000" w:rsidDel="00000000" w:rsidP="00000000" w:rsidRDefault="00000000" w:rsidRPr="00000000" w14:paraId="00002A0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TO</w:t>
            </w:r>
          </w:p>
          <w:p w:rsidR="00000000" w:rsidDel="00000000" w:rsidP="00000000" w:rsidRDefault="00000000" w:rsidRPr="00000000" w14:paraId="00002A0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TRACE</w:t>
            </w:r>
          </w:p>
          <w:p w:rsidR="00000000" w:rsidDel="00000000" w:rsidP="00000000" w:rsidRDefault="00000000" w:rsidRPr="00000000" w14:paraId="00002A0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TRGINT1</w:t>
            </w:r>
          </w:p>
          <w:p w:rsidR="00000000" w:rsidDel="00000000" w:rsidP="00000000" w:rsidRDefault="00000000" w:rsidRPr="00000000" w14:paraId="00002A0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TRGINT2</w:t>
            </w:r>
            <w:r w:rsidDel="00000000" w:rsidR="00000000" w:rsidRPr="00000000">
              <w:rPr>
                <w:rtl w:val="0"/>
              </w:rPr>
            </w:r>
          </w:p>
          <w:p w:rsidR="00000000" w:rsidDel="00000000" w:rsidP="00000000" w:rsidRDefault="00000000" w:rsidRPr="00000000" w14:paraId="00002A0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TRGINT3</w:t>
            </w:r>
          </w:p>
          <w:p w:rsidR="00000000" w:rsidDel="00000000" w:rsidP="00000000" w:rsidRDefault="00000000" w:rsidRPr="00000000" w14:paraId="00002A0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TRIGGER</w:t>
            </w:r>
          </w:p>
          <w:p w:rsidR="00000000" w:rsidDel="00000000" w:rsidP="00000000" w:rsidRDefault="00000000" w:rsidRPr="00000000" w14:paraId="00002A0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TRUE</w:t>
            </w:r>
          </w:p>
          <w:p w:rsidR="00000000" w:rsidDel="00000000" w:rsidP="00000000" w:rsidRDefault="00000000" w:rsidRPr="00000000" w14:paraId="00002A0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TRUNC</w:t>
            </w:r>
          </w:p>
        </w:tc>
      </w:tr>
    </w:tbl>
    <w:p w:rsidR="00000000" w:rsidDel="00000000" w:rsidP="00000000" w:rsidRDefault="00000000" w:rsidRPr="00000000" w14:paraId="00002A0D">
      <w:pPr>
        <w:pStyle w:val="Heading2"/>
        <w:pageBreakBefore w:val="0"/>
        <w:rPr/>
      </w:pPr>
      <w:bookmarkStart w:colFirst="0" w:colLast="0" w:name="_i5ur3kq30rfi" w:id="407"/>
      <w:bookmarkEnd w:id="407"/>
      <w:r w:rsidDel="00000000" w:rsidR="00000000" w:rsidRPr="00000000">
        <w:rPr>
          <w:rtl w:val="0"/>
        </w:rPr>
        <w:t xml:space="preserve">U, V, W</w:t>
      </w:r>
    </w:p>
    <w:tbl>
      <w:tblPr>
        <w:tblStyle w:val="Table216"/>
        <w:tblW w:w="11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710"/>
        <w:gridCol w:w="1815"/>
        <w:gridCol w:w="1680"/>
        <w:gridCol w:w="1140"/>
        <w:gridCol w:w="1200"/>
        <w:gridCol w:w="915"/>
        <w:gridCol w:w="1120"/>
        <w:gridCol w:w="460"/>
        <w:tblGridChange w:id="0">
          <w:tblGrid>
            <w:gridCol w:w="1620"/>
            <w:gridCol w:w="1710"/>
            <w:gridCol w:w="1815"/>
            <w:gridCol w:w="1680"/>
            <w:gridCol w:w="1140"/>
            <w:gridCol w:w="1200"/>
            <w:gridCol w:w="915"/>
            <w:gridCol w:w="1120"/>
            <w:gridCol w:w="46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A0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w:t>
            </w:r>
          </w:p>
          <w:p w:rsidR="00000000" w:rsidDel="00000000" w:rsidP="00000000" w:rsidRDefault="00000000" w:rsidRPr="00000000" w14:paraId="00002A0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t>
            </w:r>
          </w:p>
          <w:p w:rsidR="00000000" w:rsidDel="00000000" w:rsidP="00000000" w:rsidRDefault="00000000" w:rsidRPr="00000000" w14:paraId="00002A1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w:t>
            </w:r>
          </w:p>
          <w:p w:rsidR="00000000" w:rsidDel="00000000" w:rsidP="00000000" w:rsidRDefault="00000000" w:rsidRPr="00000000" w14:paraId="00002A1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UBIN_BYTE_</w:t>
            </w:r>
          </w:p>
          <w:p w:rsidR="00000000" w:rsidDel="00000000" w:rsidP="00000000" w:rsidRDefault="00000000" w:rsidRPr="00000000" w14:paraId="00002A1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UBIN_BYTE_ARRAY</w:t>
            </w:r>
          </w:p>
          <w:p w:rsidR="00000000" w:rsidDel="00000000" w:rsidP="00000000" w:rsidRDefault="00000000" w:rsidRPr="00000000" w14:paraId="00002A1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UBIN_BYTE_ARRAY_</w:t>
            </w:r>
          </w:p>
          <w:p w:rsidR="00000000" w:rsidDel="00000000" w:rsidP="00000000" w:rsidRDefault="00000000" w:rsidRPr="00000000" w14:paraId="00002A1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w:t>
            </w:r>
          </w:p>
          <w:p w:rsidR="00000000" w:rsidDel="00000000" w:rsidP="00000000" w:rsidRDefault="00000000" w:rsidRPr="00000000" w14:paraId="00002A1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UBIN_LONG_</w:t>
            </w:r>
          </w:p>
          <w:p w:rsidR="00000000" w:rsidDel="00000000" w:rsidP="00000000" w:rsidRDefault="00000000" w:rsidRPr="00000000" w14:paraId="00002A1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UBIN_LONG_ARRAY</w:t>
            </w:r>
          </w:p>
          <w:p w:rsidR="00000000" w:rsidDel="00000000" w:rsidP="00000000" w:rsidRDefault="00000000" w:rsidRPr="00000000" w14:paraId="00002A1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UBIN_LONG_ARRAY_</w:t>
            </w:r>
          </w:p>
          <w:p w:rsidR="00000000" w:rsidDel="00000000" w:rsidP="00000000" w:rsidRDefault="00000000" w:rsidRPr="00000000" w14:paraId="00002A1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UBIN_REG_ARRAY</w:t>
            </w:r>
          </w:p>
          <w:p w:rsidR="00000000" w:rsidDel="00000000" w:rsidP="00000000" w:rsidRDefault="00000000" w:rsidRPr="00000000" w14:paraId="00002A1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UBIN_REG_ARRAY_</w:t>
            </w:r>
          </w:p>
          <w:p w:rsidR="00000000" w:rsidDel="00000000" w:rsidP="00000000" w:rsidRDefault="00000000" w:rsidRPr="00000000" w14:paraId="00002A1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w:t>
            </w:r>
          </w:p>
          <w:p w:rsidR="00000000" w:rsidDel="00000000" w:rsidP="00000000" w:rsidRDefault="00000000" w:rsidRPr="00000000" w14:paraId="00002A1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UBIN_WORD_</w:t>
            </w:r>
          </w:p>
          <w:p w:rsidR="00000000" w:rsidDel="00000000" w:rsidP="00000000" w:rsidRDefault="00000000" w:rsidRPr="00000000" w14:paraId="00002A1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UBIN_WORD_ARRAY</w:t>
            </w:r>
          </w:p>
        </w:tc>
        <w:tc>
          <w:tcPr>
            <w:shd w:fill="auto" w:val="clear"/>
            <w:tcMar>
              <w:top w:w="43.2" w:type="dxa"/>
              <w:left w:w="43.2" w:type="dxa"/>
              <w:bottom w:w="43.2" w:type="dxa"/>
              <w:right w:w="43.2" w:type="dxa"/>
            </w:tcMar>
            <w:vAlign w:val="top"/>
          </w:tcPr>
          <w:p w:rsidR="00000000" w:rsidDel="00000000" w:rsidP="00000000" w:rsidRDefault="00000000" w:rsidRPr="00000000" w14:paraId="00002A1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UBIN_WORD_ARRAY_</w:t>
            </w:r>
          </w:p>
          <w:p w:rsidR="00000000" w:rsidDel="00000000" w:rsidP="00000000" w:rsidRDefault="00000000" w:rsidRPr="00000000" w14:paraId="00002A1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w:t>
            </w:r>
          </w:p>
          <w:p w:rsidR="00000000" w:rsidDel="00000000" w:rsidP="00000000" w:rsidRDefault="00000000" w:rsidRPr="00000000" w14:paraId="00002A1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t>
            </w:r>
          </w:p>
          <w:p w:rsidR="00000000" w:rsidDel="00000000" w:rsidP="00000000" w:rsidRDefault="00000000" w:rsidRPr="00000000" w14:paraId="00002A2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w:t>
            </w:r>
          </w:p>
          <w:p w:rsidR="00000000" w:rsidDel="00000000" w:rsidP="00000000" w:rsidRDefault="00000000" w:rsidRPr="00000000" w14:paraId="00002A2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UDEC_BYTE_</w:t>
            </w:r>
          </w:p>
          <w:p w:rsidR="00000000" w:rsidDel="00000000" w:rsidP="00000000" w:rsidRDefault="00000000" w:rsidRPr="00000000" w14:paraId="00002A2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UDEC_BYTE_ARRAY</w:t>
            </w:r>
          </w:p>
          <w:p w:rsidR="00000000" w:rsidDel="00000000" w:rsidP="00000000" w:rsidRDefault="00000000" w:rsidRPr="00000000" w14:paraId="00002A2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UDEC_BYTE_ARRAY_</w:t>
            </w:r>
          </w:p>
          <w:p w:rsidR="00000000" w:rsidDel="00000000" w:rsidP="00000000" w:rsidRDefault="00000000" w:rsidRPr="00000000" w14:paraId="00002A2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w:t>
            </w:r>
          </w:p>
          <w:p w:rsidR="00000000" w:rsidDel="00000000" w:rsidP="00000000" w:rsidRDefault="00000000" w:rsidRPr="00000000" w14:paraId="00002A2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UDEC_LONG_</w:t>
            </w:r>
          </w:p>
          <w:p w:rsidR="00000000" w:rsidDel="00000000" w:rsidP="00000000" w:rsidRDefault="00000000" w:rsidRPr="00000000" w14:paraId="00002A2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UDEC_LONG_ARRAY</w:t>
            </w:r>
          </w:p>
          <w:p w:rsidR="00000000" w:rsidDel="00000000" w:rsidP="00000000" w:rsidRDefault="00000000" w:rsidRPr="00000000" w14:paraId="00002A2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UDEC_LONG_ARRAY_</w:t>
            </w:r>
          </w:p>
          <w:p w:rsidR="00000000" w:rsidDel="00000000" w:rsidP="00000000" w:rsidRDefault="00000000" w:rsidRPr="00000000" w14:paraId="00002A2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UDEC_REG_ARRAY</w:t>
            </w:r>
          </w:p>
          <w:p w:rsidR="00000000" w:rsidDel="00000000" w:rsidP="00000000" w:rsidRDefault="00000000" w:rsidRPr="00000000" w14:paraId="00002A2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UDEC_REG_ARRAY_</w:t>
            </w:r>
          </w:p>
          <w:p w:rsidR="00000000" w:rsidDel="00000000" w:rsidP="00000000" w:rsidRDefault="00000000" w:rsidRPr="00000000" w14:paraId="00002A2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w:t>
            </w:r>
          </w:p>
          <w:p w:rsidR="00000000" w:rsidDel="00000000" w:rsidP="00000000" w:rsidRDefault="00000000" w:rsidRPr="00000000" w14:paraId="00002A2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UDEC_WORD_</w:t>
            </w:r>
          </w:p>
        </w:tc>
        <w:tc>
          <w:tcPr>
            <w:shd w:fill="auto" w:val="clear"/>
            <w:tcMar>
              <w:top w:w="43.2" w:type="dxa"/>
              <w:left w:w="43.2" w:type="dxa"/>
              <w:bottom w:w="43.2" w:type="dxa"/>
              <w:right w:w="43.2" w:type="dxa"/>
            </w:tcMar>
            <w:vAlign w:val="top"/>
          </w:tcPr>
          <w:p w:rsidR="00000000" w:rsidDel="00000000" w:rsidP="00000000" w:rsidRDefault="00000000" w:rsidRPr="00000000" w14:paraId="00002A2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UDEC_WORD_ARRAY</w:t>
            </w:r>
          </w:p>
          <w:p w:rsidR="00000000" w:rsidDel="00000000" w:rsidP="00000000" w:rsidRDefault="00000000" w:rsidRPr="00000000" w14:paraId="00002A2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UDEC_WORD_ARRAY_</w:t>
            </w:r>
          </w:p>
          <w:p w:rsidR="00000000" w:rsidDel="00000000" w:rsidP="00000000" w:rsidRDefault="00000000" w:rsidRPr="00000000" w14:paraId="00002A2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w:t>
            </w:r>
          </w:p>
          <w:p w:rsidR="00000000" w:rsidDel="00000000" w:rsidP="00000000" w:rsidRDefault="00000000" w:rsidRPr="00000000" w14:paraId="00002A2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t>
            </w:r>
          </w:p>
          <w:p w:rsidR="00000000" w:rsidDel="00000000" w:rsidP="00000000" w:rsidRDefault="00000000" w:rsidRPr="00000000" w14:paraId="00002A3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w:t>
            </w:r>
          </w:p>
          <w:p w:rsidR="00000000" w:rsidDel="00000000" w:rsidP="00000000" w:rsidRDefault="00000000" w:rsidRPr="00000000" w14:paraId="00002A3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UHEX_BYTE_</w:t>
            </w:r>
          </w:p>
          <w:p w:rsidR="00000000" w:rsidDel="00000000" w:rsidP="00000000" w:rsidRDefault="00000000" w:rsidRPr="00000000" w14:paraId="00002A3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UHEX_BYTE_ARRAY</w:t>
            </w:r>
          </w:p>
          <w:p w:rsidR="00000000" w:rsidDel="00000000" w:rsidP="00000000" w:rsidRDefault="00000000" w:rsidRPr="00000000" w14:paraId="00002A3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UHEX_BYTE_ARRAY_</w:t>
            </w:r>
          </w:p>
          <w:p w:rsidR="00000000" w:rsidDel="00000000" w:rsidP="00000000" w:rsidRDefault="00000000" w:rsidRPr="00000000" w14:paraId="00002A3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w:t>
            </w:r>
          </w:p>
          <w:p w:rsidR="00000000" w:rsidDel="00000000" w:rsidP="00000000" w:rsidRDefault="00000000" w:rsidRPr="00000000" w14:paraId="00002A3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UHEX_LONG_</w:t>
            </w:r>
          </w:p>
          <w:p w:rsidR="00000000" w:rsidDel="00000000" w:rsidP="00000000" w:rsidRDefault="00000000" w:rsidRPr="00000000" w14:paraId="00002A3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UHEX_LONG_ARRAY</w:t>
            </w:r>
          </w:p>
          <w:p w:rsidR="00000000" w:rsidDel="00000000" w:rsidP="00000000" w:rsidRDefault="00000000" w:rsidRPr="00000000" w14:paraId="00002A3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UHEX_LONG_ARRAY_</w:t>
            </w:r>
          </w:p>
          <w:p w:rsidR="00000000" w:rsidDel="00000000" w:rsidP="00000000" w:rsidRDefault="00000000" w:rsidRPr="00000000" w14:paraId="00002A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UHEX_REG_ARRAY</w:t>
            </w:r>
          </w:p>
          <w:p w:rsidR="00000000" w:rsidDel="00000000" w:rsidP="00000000" w:rsidRDefault="00000000" w:rsidRPr="00000000" w14:paraId="00002A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UHEX_REG_ARRAY_</w:t>
            </w:r>
          </w:p>
          <w:p w:rsidR="00000000" w:rsidDel="00000000" w:rsidP="00000000" w:rsidRDefault="00000000" w:rsidRPr="00000000" w14:paraId="00002A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w:t>
            </w:r>
          </w:p>
        </w:tc>
        <w:tc>
          <w:tcPr>
            <w:shd w:fill="auto" w:val="clear"/>
            <w:tcMar>
              <w:top w:w="43.2" w:type="dxa"/>
              <w:left w:w="43.2" w:type="dxa"/>
              <w:bottom w:w="43.2" w:type="dxa"/>
              <w:right w:w="43.2" w:type="dxa"/>
            </w:tcMar>
            <w:vAlign w:val="top"/>
          </w:tcPr>
          <w:p w:rsidR="00000000" w:rsidDel="00000000" w:rsidP="00000000" w:rsidRDefault="00000000" w:rsidRPr="00000000" w14:paraId="00002A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UHEX_WORD_</w:t>
            </w:r>
          </w:p>
          <w:p w:rsidR="00000000" w:rsidDel="00000000" w:rsidP="00000000" w:rsidRDefault="00000000" w:rsidRPr="00000000" w14:paraId="00002A3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UHEX_WORD_ARRAY</w:t>
            </w:r>
          </w:p>
          <w:p w:rsidR="00000000" w:rsidDel="00000000" w:rsidP="00000000" w:rsidRDefault="00000000" w:rsidRPr="00000000" w14:paraId="00002A3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UHEX_WORD_ARRAY_</w:t>
            </w:r>
          </w:p>
          <w:p w:rsidR="00000000" w:rsidDel="00000000" w:rsidP="00000000" w:rsidRDefault="00000000" w:rsidRPr="00000000" w14:paraId="00002A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UNTIL</w:t>
            </w:r>
          </w:p>
          <w:p w:rsidR="00000000" w:rsidDel="00000000" w:rsidP="00000000" w:rsidRDefault="00000000" w:rsidRPr="00000000" w14:paraId="00002A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UPDATE</w:t>
            </w:r>
          </w:p>
          <w:p w:rsidR="00000000" w:rsidDel="00000000" w:rsidP="00000000" w:rsidRDefault="00000000" w:rsidRPr="00000000" w14:paraId="00002A4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VAR</w:t>
            </w:r>
          </w:p>
          <w:p w:rsidR="00000000" w:rsidDel="00000000" w:rsidP="00000000" w:rsidRDefault="00000000" w:rsidRPr="00000000" w14:paraId="00002A4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VARBASE</w:t>
            </w:r>
          </w:p>
          <w:p w:rsidR="00000000" w:rsidDel="00000000" w:rsidP="00000000" w:rsidRDefault="00000000" w:rsidRPr="00000000" w14:paraId="00002A4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WAITATN</w:t>
            </w:r>
          </w:p>
          <w:p w:rsidR="00000000" w:rsidDel="00000000" w:rsidP="00000000" w:rsidRDefault="00000000" w:rsidRPr="00000000" w14:paraId="00002A4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w:t>
            </w:r>
          </w:p>
          <w:p w:rsidR="00000000" w:rsidDel="00000000" w:rsidP="00000000" w:rsidRDefault="00000000" w:rsidRPr="00000000" w14:paraId="00002A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WAITCT1</w:t>
            </w:r>
          </w:p>
          <w:p w:rsidR="00000000" w:rsidDel="00000000" w:rsidP="00000000" w:rsidRDefault="00000000" w:rsidRPr="00000000" w14:paraId="00002A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WAITCT2</w:t>
            </w:r>
          </w:p>
          <w:p w:rsidR="00000000" w:rsidDel="00000000" w:rsidP="00000000" w:rsidRDefault="00000000" w:rsidRPr="00000000" w14:paraId="00002A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WAITCT3</w:t>
            </w:r>
          </w:p>
          <w:p w:rsidR="00000000" w:rsidDel="00000000" w:rsidP="00000000" w:rsidRDefault="00000000" w:rsidRPr="00000000" w14:paraId="00002A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WAITFBW</w:t>
            </w:r>
          </w:p>
          <w:p w:rsidR="00000000" w:rsidDel="00000000" w:rsidP="00000000" w:rsidRDefault="00000000" w:rsidRPr="00000000" w14:paraId="00002A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WAITINT</w:t>
            </w:r>
            <w:r w:rsidDel="00000000" w:rsidR="00000000" w:rsidRPr="00000000">
              <w:rPr>
                <w:rtl w:val="0"/>
              </w:rPr>
            </w:r>
          </w:p>
          <w:p w:rsidR="00000000" w:rsidDel="00000000" w:rsidP="00000000" w:rsidRDefault="00000000" w:rsidRPr="00000000" w14:paraId="00002A4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WAITMS</w:t>
            </w:r>
          </w:p>
        </w:tc>
        <w:tc>
          <w:tcPr>
            <w:shd w:fill="auto" w:val="clear"/>
            <w:tcMar>
              <w:top w:w="43.2" w:type="dxa"/>
              <w:left w:w="43.2" w:type="dxa"/>
              <w:bottom w:w="43.2" w:type="dxa"/>
              <w:right w:w="43.2" w:type="dxa"/>
            </w:tcMar>
            <w:vAlign w:val="top"/>
          </w:tcPr>
          <w:p w:rsidR="00000000" w:rsidDel="00000000" w:rsidP="00000000" w:rsidRDefault="00000000" w:rsidRPr="00000000" w14:paraId="00002A4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WAITPAT</w:t>
            </w:r>
          </w:p>
          <w:p w:rsidR="00000000" w:rsidDel="00000000" w:rsidP="00000000" w:rsidRDefault="00000000" w:rsidRPr="00000000" w14:paraId="00002A4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WAITSE1</w:t>
            </w:r>
          </w:p>
          <w:p w:rsidR="00000000" w:rsidDel="00000000" w:rsidP="00000000" w:rsidRDefault="00000000" w:rsidRPr="00000000" w14:paraId="00002A4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WAITSE2</w:t>
            </w:r>
          </w:p>
          <w:p w:rsidR="00000000" w:rsidDel="00000000" w:rsidP="00000000" w:rsidRDefault="00000000" w:rsidRPr="00000000" w14:paraId="00002A4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WAITSE3</w:t>
            </w:r>
          </w:p>
          <w:p w:rsidR="00000000" w:rsidDel="00000000" w:rsidP="00000000" w:rsidRDefault="00000000" w:rsidRPr="00000000" w14:paraId="00002A4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WAITSE4</w:t>
            </w:r>
          </w:p>
          <w:p w:rsidR="00000000" w:rsidDel="00000000" w:rsidP="00000000" w:rsidRDefault="00000000" w:rsidRPr="00000000" w14:paraId="00002A4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WAITUS</w:t>
            </w:r>
          </w:p>
          <w:p w:rsidR="00000000" w:rsidDel="00000000" w:rsidP="00000000" w:rsidRDefault="00000000" w:rsidRPr="00000000" w14:paraId="00002A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w:t>
            </w:r>
          </w:p>
          <w:p w:rsidR="00000000" w:rsidDel="00000000" w:rsidP="00000000" w:rsidRDefault="00000000" w:rsidRPr="00000000" w14:paraId="00002A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WAITXFI</w:t>
            </w:r>
          </w:p>
          <w:p w:rsidR="00000000" w:rsidDel="00000000" w:rsidP="00000000" w:rsidRDefault="00000000" w:rsidRPr="00000000" w14:paraId="00002A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WAITXMT</w:t>
            </w:r>
          </w:p>
          <w:p w:rsidR="00000000" w:rsidDel="00000000" w:rsidP="00000000" w:rsidRDefault="00000000" w:rsidRPr="00000000" w14:paraId="00002A5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WAITXRL</w:t>
            </w:r>
            <w:r w:rsidDel="00000000" w:rsidR="00000000" w:rsidRPr="00000000">
              <w:rPr>
                <w:rtl w:val="0"/>
              </w:rPr>
            </w:r>
          </w:p>
          <w:p w:rsidR="00000000" w:rsidDel="00000000" w:rsidP="00000000" w:rsidRDefault="00000000" w:rsidRPr="00000000" w14:paraId="00002A5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WAITXRO</w:t>
            </w:r>
            <w:r w:rsidDel="00000000" w:rsidR="00000000" w:rsidRPr="00000000">
              <w:rPr>
                <w:rtl w:val="0"/>
              </w:rPr>
            </w:r>
          </w:p>
          <w:p w:rsidR="00000000" w:rsidDel="00000000" w:rsidP="00000000" w:rsidRDefault="00000000" w:rsidRPr="00000000" w14:paraId="00002A5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WC</w:t>
            </w:r>
          </w:p>
          <w:p w:rsidR="00000000" w:rsidDel="00000000" w:rsidP="00000000" w:rsidRDefault="00000000" w:rsidRPr="00000000" w14:paraId="00002A5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WCZ</w:t>
            </w:r>
          </w:p>
          <w:p w:rsidR="00000000" w:rsidDel="00000000" w:rsidP="00000000" w:rsidRDefault="00000000" w:rsidRPr="00000000" w14:paraId="00002A5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WFBYTE</w:t>
            </w:r>
          </w:p>
          <w:p w:rsidR="00000000" w:rsidDel="00000000" w:rsidP="00000000" w:rsidRDefault="00000000" w:rsidRPr="00000000" w14:paraId="00002A5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WFLONG</w:t>
            </w:r>
          </w:p>
        </w:tc>
        <w:tc>
          <w:tcPr>
            <w:shd w:fill="auto" w:val="clear"/>
            <w:tcMar>
              <w:top w:w="43.2" w:type="dxa"/>
              <w:left w:w="43.2" w:type="dxa"/>
              <w:bottom w:w="43.2" w:type="dxa"/>
              <w:right w:w="43.2" w:type="dxa"/>
            </w:tcMar>
            <w:vAlign w:val="top"/>
          </w:tcPr>
          <w:p w:rsidR="00000000" w:rsidDel="00000000" w:rsidP="00000000" w:rsidRDefault="00000000" w:rsidRPr="00000000" w14:paraId="00002A5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WFWORD</w:t>
            </w:r>
            <w:r w:rsidDel="00000000" w:rsidR="00000000" w:rsidRPr="00000000">
              <w:rPr>
                <w:rtl w:val="0"/>
              </w:rPr>
            </w:r>
          </w:p>
          <w:p w:rsidR="00000000" w:rsidDel="00000000" w:rsidP="00000000" w:rsidRDefault="00000000" w:rsidRPr="00000000" w14:paraId="00002A5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WHILE</w:t>
            </w:r>
          </w:p>
          <w:p w:rsidR="00000000" w:rsidDel="00000000" w:rsidP="00000000" w:rsidRDefault="00000000" w:rsidRPr="00000000" w14:paraId="00002A5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WHITE</w:t>
            </w:r>
          </w:p>
          <w:p w:rsidR="00000000" w:rsidDel="00000000" w:rsidP="00000000" w:rsidRDefault="00000000" w:rsidRPr="00000000" w14:paraId="00002A5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WINDOW</w:t>
            </w:r>
          </w:p>
          <w:p w:rsidR="00000000" w:rsidDel="00000000" w:rsidP="00000000" w:rsidRDefault="00000000" w:rsidRPr="00000000" w14:paraId="00002A5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WMLONG</w:t>
            </w:r>
          </w:p>
          <w:p w:rsidR="00000000" w:rsidDel="00000000" w:rsidP="00000000" w:rsidRDefault="00000000" w:rsidRPr="00000000" w14:paraId="00002A5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w:t>
            </w:r>
          </w:p>
          <w:p w:rsidR="00000000" w:rsidDel="00000000" w:rsidP="00000000" w:rsidRDefault="00000000" w:rsidRPr="00000000" w14:paraId="00002A5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WORDFILL</w:t>
            </w:r>
          </w:p>
          <w:p w:rsidR="00000000" w:rsidDel="00000000" w:rsidP="00000000" w:rsidRDefault="00000000" w:rsidRPr="00000000" w14:paraId="00002A6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WORDMOVE</w:t>
            </w:r>
          </w:p>
          <w:p w:rsidR="00000000" w:rsidDel="00000000" w:rsidP="00000000" w:rsidRDefault="00000000" w:rsidRPr="00000000" w14:paraId="00002A6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WORDS_1BIT</w:t>
            </w:r>
          </w:p>
          <w:p w:rsidR="00000000" w:rsidDel="00000000" w:rsidP="00000000" w:rsidRDefault="00000000" w:rsidRPr="00000000" w14:paraId="00002A6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WORDS_2BIT</w:t>
            </w:r>
          </w:p>
          <w:p w:rsidR="00000000" w:rsidDel="00000000" w:rsidP="00000000" w:rsidRDefault="00000000" w:rsidRPr="00000000" w14:paraId="00002A6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WORDS_4BIT</w:t>
            </w:r>
          </w:p>
          <w:p w:rsidR="00000000" w:rsidDel="00000000" w:rsidP="00000000" w:rsidRDefault="00000000" w:rsidRPr="00000000" w14:paraId="00002A6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WORDS_8BIT</w:t>
            </w:r>
          </w:p>
          <w:p w:rsidR="00000000" w:rsidDel="00000000" w:rsidP="00000000" w:rsidRDefault="00000000" w:rsidRPr="00000000" w14:paraId="00002A6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WRBYTE</w:t>
            </w:r>
          </w:p>
          <w:p w:rsidR="00000000" w:rsidDel="00000000" w:rsidP="00000000" w:rsidRDefault="00000000" w:rsidRPr="00000000" w14:paraId="00002A6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WRC</w:t>
            </w:r>
          </w:p>
          <w:p w:rsidR="00000000" w:rsidDel="00000000" w:rsidP="00000000" w:rsidRDefault="00000000" w:rsidRPr="00000000" w14:paraId="00002A6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WRFAST</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2A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WRLONG</w:t>
            </w:r>
          </w:p>
          <w:p w:rsidR="00000000" w:rsidDel="00000000" w:rsidP="00000000" w:rsidRDefault="00000000" w:rsidRPr="00000000" w14:paraId="00002A6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WRLUT</w:t>
            </w:r>
            <w:r w:rsidDel="00000000" w:rsidR="00000000" w:rsidRPr="00000000">
              <w:rPr>
                <w:rtl w:val="0"/>
              </w:rPr>
            </w:r>
          </w:p>
          <w:p w:rsidR="00000000" w:rsidDel="00000000" w:rsidP="00000000" w:rsidRDefault="00000000" w:rsidRPr="00000000" w14:paraId="00002A6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WRNC</w:t>
            </w:r>
          </w:p>
          <w:p w:rsidR="00000000" w:rsidDel="00000000" w:rsidP="00000000" w:rsidRDefault="00000000" w:rsidRPr="00000000" w14:paraId="00002A6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WRNZ</w:t>
            </w:r>
          </w:p>
          <w:p w:rsidR="00000000" w:rsidDel="00000000" w:rsidP="00000000" w:rsidRDefault="00000000" w:rsidRPr="00000000" w14:paraId="00002A6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WRPIN</w:t>
            </w:r>
            <w:r w:rsidDel="00000000" w:rsidR="00000000" w:rsidRPr="00000000">
              <w:rPr>
                <w:rtl w:val="0"/>
              </w:rPr>
            </w:r>
          </w:p>
          <w:p w:rsidR="00000000" w:rsidDel="00000000" w:rsidP="00000000" w:rsidRDefault="00000000" w:rsidRPr="00000000" w14:paraId="00002A6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WRWORD</w:t>
            </w:r>
          </w:p>
          <w:p w:rsidR="00000000" w:rsidDel="00000000" w:rsidP="00000000" w:rsidRDefault="00000000" w:rsidRPr="00000000" w14:paraId="00002A6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WRZ</w:t>
            </w:r>
          </w:p>
          <w:p w:rsidR="00000000" w:rsidDel="00000000" w:rsidP="00000000" w:rsidRDefault="00000000" w:rsidRPr="00000000" w14:paraId="00002A6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WXPIN</w:t>
            </w:r>
            <w:r w:rsidDel="00000000" w:rsidR="00000000" w:rsidRPr="00000000">
              <w:rPr>
                <w:rtl w:val="0"/>
              </w:rPr>
            </w:r>
          </w:p>
          <w:p w:rsidR="00000000" w:rsidDel="00000000" w:rsidP="00000000" w:rsidRDefault="00000000" w:rsidRPr="00000000" w14:paraId="00002A7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WYPIN</w:t>
            </w:r>
          </w:p>
          <w:p w:rsidR="00000000" w:rsidDel="00000000" w:rsidP="00000000" w:rsidRDefault="00000000" w:rsidRPr="00000000" w14:paraId="00002A7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WZ</w:t>
            </w:r>
          </w:p>
        </w:tc>
      </w:tr>
    </w:tbl>
    <w:p w:rsidR="00000000" w:rsidDel="00000000" w:rsidP="00000000" w:rsidRDefault="00000000" w:rsidRPr="00000000" w14:paraId="00002A72">
      <w:pPr>
        <w:pStyle w:val="Heading2"/>
        <w:pageBreakBefore w:val="0"/>
        <w:tabs>
          <w:tab w:val="left" w:leader="none" w:pos="8280"/>
          <w:tab w:val="left" w:leader="none" w:pos="7695"/>
          <w:tab w:val="left" w:leader="none" w:pos="6975"/>
          <w:tab w:val="left" w:leader="none" w:pos="6030"/>
          <w:tab w:val="left" w:leader="none" w:pos="4995"/>
          <w:tab w:val="left" w:leader="none" w:pos="3915"/>
          <w:tab w:val="left" w:leader="none" w:pos="3015"/>
          <w:tab w:val="left" w:leader="none" w:pos="1935"/>
          <w:tab w:val="left" w:leader="none" w:pos="765"/>
        </w:tabs>
        <w:rPr/>
      </w:pPr>
      <w:bookmarkStart w:colFirst="0" w:colLast="0" w:name="_fdbohmsf3tai" w:id="408"/>
      <w:bookmarkEnd w:id="408"/>
      <w:r w:rsidDel="00000000" w:rsidR="00000000" w:rsidRPr="00000000">
        <w:rPr>
          <w:rtl w:val="0"/>
        </w:rPr>
        <w:t xml:space="preserve">X, Y, Z</w:t>
      </w:r>
    </w:p>
    <w:tbl>
      <w:tblPr>
        <w:tblStyle w:val="Table21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710"/>
        <w:gridCol w:w="1845"/>
        <w:gridCol w:w="1710"/>
        <w:gridCol w:w="1755"/>
        <w:gridCol w:w="885"/>
        <w:tblGridChange w:id="0">
          <w:tblGrid>
            <w:gridCol w:w="2175"/>
            <w:gridCol w:w="1710"/>
            <w:gridCol w:w="1845"/>
            <w:gridCol w:w="1710"/>
            <w:gridCol w:w="1755"/>
            <w:gridCol w:w="8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2A7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X_16P_2DAC8_WFWORD</w:t>
            </w:r>
          </w:p>
          <w:p w:rsidR="00000000" w:rsidDel="00000000" w:rsidP="00000000" w:rsidRDefault="00000000" w:rsidRPr="00000000" w14:paraId="00002A7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X_16P_4DAC4_WFWORD</w:t>
            </w:r>
          </w:p>
          <w:p w:rsidR="00000000" w:rsidDel="00000000" w:rsidP="00000000" w:rsidRDefault="00000000" w:rsidRPr="00000000" w14:paraId="00002A7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X_1ADC8_0P_1DAC8_WFBYTE</w:t>
            </w:r>
          </w:p>
          <w:p w:rsidR="00000000" w:rsidDel="00000000" w:rsidP="00000000" w:rsidRDefault="00000000" w:rsidRPr="00000000" w14:paraId="00002A7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X_1ADC8_8P_2DAC8_WFWORD</w:t>
            </w:r>
          </w:p>
          <w:p w:rsidR="00000000" w:rsidDel="00000000" w:rsidP="00000000" w:rsidRDefault="00000000" w:rsidRPr="00000000" w14:paraId="00002A7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X_1P_1DAC1_WFBYTE</w:t>
            </w:r>
          </w:p>
          <w:p w:rsidR="00000000" w:rsidDel="00000000" w:rsidP="00000000" w:rsidRDefault="00000000" w:rsidRPr="00000000" w14:paraId="00002A7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X_2ADC8_0P_2DAC8_WFWORD</w:t>
            </w:r>
          </w:p>
          <w:p w:rsidR="00000000" w:rsidDel="00000000" w:rsidP="00000000" w:rsidRDefault="00000000" w:rsidRPr="00000000" w14:paraId="00002A7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X_2ADC8_16P_4DAC8_WFLONG</w:t>
            </w:r>
          </w:p>
          <w:p w:rsidR="00000000" w:rsidDel="00000000" w:rsidP="00000000" w:rsidRDefault="00000000" w:rsidRPr="00000000" w14:paraId="00002A7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X_2P_1DAC2_WFBYTE</w:t>
            </w:r>
          </w:p>
          <w:p w:rsidR="00000000" w:rsidDel="00000000" w:rsidP="00000000" w:rsidRDefault="00000000" w:rsidRPr="00000000" w14:paraId="00002A7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X_2P_2DAC1_WFBYTE</w:t>
            </w:r>
          </w:p>
          <w:p w:rsidR="00000000" w:rsidDel="00000000" w:rsidP="00000000" w:rsidRDefault="00000000" w:rsidRPr="00000000" w14:paraId="00002A7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X_32P_4DAC8_WFLONG</w:t>
            </w:r>
          </w:p>
          <w:p w:rsidR="00000000" w:rsidDel="00000000" w:rsidP="00000000" w:rsidRDefault="00000000" w:rsidRPr="00000000" w14:paraId="00002A7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X_4ADC8_0P_4DAC8_WFLONG</w:t>
            </w:r>
          </w:p>
          <w:p w:rsidR="00000000" w:rsidDel="00000000" w:rsidP="00000000" w:rsidRDefault="00000000" w:rsidRPr="00000000" w14:paraId="00002A7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X_4P_1DAC4_WFBYTE</w:t>
            </w:r>
          </w:p>
          <w:p w:rsidR="00000000" w:rsidDel="00000000" w:rsidP="00000000" w:rsidRDefault="00000000" w:rsidRPr="00000000" w14:paraId="00002A7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X_4P_2DAC2_WFBYTE</w:t>
            </w:r>
          </w:p>
          <w:p w:rsidR="00000000" w:rsidDel="00000000" w:rsidP="00000000" w:rsidRDefault="00000000" w:rsidRPr="00000000" w14:paraId="00002A8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X_4P_4DAC1_WFBYTE</w:t>
            </w:r>
          </w:p>
          <w:p w:rsidR="00000000" w:rsidDel="00000000" w:rsidP="00000000" w:rsidRDefault="00000000" w:rsidRPr="00000000" w14:paraId="00002A8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X_8P_1DAC8_WFBYTE</w:t>
            </w:r>
          </w:p>
          <w:p w:rsidR="00000000" w:rsidDel="00000000" w:rsidP="00000000" w:rsidRDefault="00000000" w:rsidRPr="00000000" w14:paraId="00002A8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X_8P_2DAC4_WFBYTE</w:t>
            </w:r>
          </w:p>
        </w:tc>
        <w:tc>
          <w:tcPr>
            <w:shd w:fill="auto" w:val="clear"/>
            <w:tcMar>
              <w:top w:w="43.2" w:type="dxa"/>
              <w:left w:w="43.2" w:type="dxa"/>
              <w:bottom w:w="43.2" w:type="dxa"/>
              <w:right w:w="43.2" w:type="dxa"/>
            </w:tcMar>
            <w:vAlign w:val="top"/>
          </w:tcPr>
          <w:p w:rsidR="00000000" w:rsidDel="00000000" w:rsidP="00000000" w:rsidRDefault="00000000" w:rsidRPr="00000000" w14:paraId="00002A8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X_8P_4DAC2_WFBYTE</w:t>
            </w:r>
          </w:p>
          <w:p w:rsidR="00000000" w:rsidDel="00000000" w:rsidP="00000000" w:rsidRDefault="00000000" w:rsidRPr="00000000" w14:paraId="00002A8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X_ALT_OFF</w:t>
            </w:r>
          </w:p>
          <w:p w:rsidR="00000000" w:rsidDel="00000000" w:rsidP="00000000" w:rsidRDefault="00000000" w:rsidRPr="00000000" w14:paraId="00002A8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X_ALT_ON</w:t>
            </w:r>
          </w:p>
          <w:p w:rsidR="00000000" w:rsidDel="00000000" w:rsidP="00000000" w:rsidRDefault="00000000" w:rsidRPr="00000000" w14:paraId="00002A8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X_DACS_0_0_0_0</w:t>
            </w:r>
          </w:p>
          <w:p w:rsidR="00000000" w:rsidDel="00000000" w:rsidP="00000000" w:rsidRDefault="00000000" w:rsidRPr="00000000" w14:paraId="00002A8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X_DACS_0_0_X_X</w:t>
            </w:r>
          </w:p>
          <w:p w:rsidR="00000000" w:rsidDel="00000000" w:rsidP="00000000" w:rsidRDefault="00000000" w:rsidRPr="00000000" w14:paraId="00002A8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X_DACS_0_X_X_X</w:t>
            </w:r>
          </w:p>
          <w:p w:rsidR="00000000" w:rsidDel="00000000" w:rsidP="00000000" w:rsidRDefault="00000000" w:rsidRPr="00000000" w14:paraId="00002A8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X_DACS_0N0_0N0</w:t>
            </w:r>
          </w:p>
          <w:p w:rsidR="00000000" w:rsidDel="00000000" w:rsidP="00000000" w:rsidRDefault="00000000" w:rsidRPr="00000000" w14:paraId="00002A8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X_DACS_0N0_X_X</w:t>
            </w:r>
          </w:p>
          <w:p w:rsidR="00000000" w:rsidDel="00000000" w:rsidP="00000000" w:rsidRDefault="00000000" w:rsidRPr="00000000" w14:paraId="00002A8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X_DACS_1_0_1_0</w:t>
            </w:r>
          </w:p>
          <w:p w:rsidR="00000000" w:rsidDel="00000000" w:rsidP="00000000" w:rsidRDefault="00000000" w:rsidRPr="00000000" w14:paraId="00002A8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X_DACS_1_0_X_X</w:t>
            </w:r>
          </w:p>
          <w:p w:rsidR="00000000" w:rsidDel="00000000" w:rsidP="00000000" w:rsidRDefault="00000000" w:rsidRPr="00000000" w14:paraId="00002A8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X_DACS_1N1_0N0</w:t>
            </w:r>
          </w:p>
          <w:p w:rsidR="00000000" w:rsidDel="00000000" w:rsidP="00000000" w:rsidRDefault="00000000" w:rsidRPr="00000000" w14:paraId="00002A8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X_DACS_3_2_1_0</w:t>
            </w:r>
          </w:p>
          <w:p w:rsidR="00000000" w:rsidDel="00000000" w:rsidP="00000000" w:rsidRDefault="00000000" w:rsidRPr="00000000" w14:paraId="00002A8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X_DACS_OFF</w:t>
            </w:r>
          </w:p>
          <w:p w:rsidR="00000000" w:rsidDel="00000000" w:rsidP="00000000" w:rsidRDefault="00000000" w:rsidRPr="00000000" w14:paraId="00002A9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X_DACS_X_0_X_X</w:t>
            </w:r>
          </w:p>
          <w:p w:rsidR="00000000" w:rsidDel="00000000" w:rsidP="00000000" w:rsidRDefault="00000000" w:rsidRPr="00000000" w14:paraId="00002A9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X_DACS_X_X_0_0</w:t>
            </w:r>
          </w:p>
          <w:p w:rsidR="00000000" w:rsidDel="00000000" w:rsidP="00000000" w:rsidRDefault="00000000" w:rsidRPr="00000000" w14:paraId="00002A9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X_DACS_X_X_0_X</w:t>
            </w:r>
          </w:p>
        </w:tc>
        <w:tc>
          <w:tcPr>
            <w:shd w:fill="auto" w:val="clear"/>
            <w:tcMar>
              <w:top w:w="43.2" w:type="dxa"/>
              <w:left w:w="43.2" w:type="dxa"/>
              <w:bottom w:w="43.2" w:type="dxa"/>
              <w:right w:w="43.2" w:type="dxa"/>
            </w:tcMar>
            <w:vAlign w:val="top"/>
          </w:tcPr>
          <w:p w:rsidR="00000000" w:rsidDel="00000000" w:rsidP="00000000" w:rsidRDefault="00000000" w:rsidRPr="00000000" w14:paraId="00002A9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X_DACS_X_X_0N0</w:t>
            </w:r>
          </w:p>
          <w:p w:rsidR="00000000" w:rsidDel="00000000" w:rsidP="00000000" w:rsidRDefault="00000000" w:rsidRPr="00000000" w14:paraId="00002A9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X_DACS_X_X_1_0</w:t>
            </w:r>
          </w:p>
          <w:p w:rsidR="00000000" w:rsidDel="00000000" w:rsidP="00000000" w:rsidRDefault="00000000" w:rsidRPr="00000000" w14:paraId="00002A9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X_DACS_X_X_X_0</w:t>
            </w:r>
          </w:p>
          <w:p w:rsidR="00000000" w:rsidDel="00000000" w:rsidP="00000000" w:rsidRDefault="00000000" w:rsidRPr="00000000" w14:paraId="00002A9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X_DDS_GOERTZEL_SINC1</w:t>
            </w:r>
          </w:p>
          <w:p w:rsidR="00000000" w:rsidDel="00000000" w:rsidP="00000000" w:rsidRDefault="00000000" w:rsidRPr="00000000" w14:paraId="00002A9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X_DDS_GOERTZEL_SINC2</w:t>
            </w:r>
          </w:p>
          <w:p w:rsidR="00000000" w:rsidDel="00000000" w:rsidP="00000000" w:rsidRDefault="00000000" w:rsidRPr="00000000" w14:paraId="00002A9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X_IMM_16X2_1DAC2</w:t>
            </w:r>
          </w:p>
          <w:p w:rsidR="00000000" w:rsidDel="00000000" w:rsidP="00000000" w:rsidRDefault="00000000" w:rsidRPr="00000000" w14:paraId="00002A9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X_IMM_16X2_2DAC1</w:t>
            </w:r>
          </w:p>
          <w:p w:rsidR="00000000" w:rsidDel="00000000" w:rsidP="00000000" w:rsidRDefault="00000000" w:rsidRPr="00000000" w14:paraId="00002A9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X_IMM_16X2_LUT</w:t>
            </w:r>
          </w:p>
          <w:p w:rsidR="00000000" w:rsidDel="00000000" w:rsidP="00000000" w:rsidRDefault="00000000" w:rsidRPr="00000000" w14:paraId="00002A9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X_IMM_1X32_4DAC8</w:t>
            </w:r>
          </w:p>
          <w:p w:rsidR="00000000" w:rsidDel="00000000" w:rsidP="00000000" w:rsidRDefault="00000000" w:rsidRPr="00000000" w14:paraId="00002A9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X_IMM_2X16_2DAC8</w:t>
            </w:r>
          </w:p>
          <w:p w:rsidR="00000000" w:rsidDel="00000000" w:rsidP="00000000" w:rsidRDefault="00000000" w:rsidRPr="00000000" w14:paraId="00002A9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X_IMM_2X16_4DAC4</w:t>
            </w:r>
          </w:p>
          <w:p w:rsidR="00000000" w:rsidDel="00000000" w:rsidP="00000000" w:rsidRDefault="00000000" w:rsidRPr="00000000" w14:paraId="00002A9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X_IMM_32X1_1DAC1</w:t>
            </w:r>
          </w:p>
          <w:p w:rsidR="00000000" w:rsidDel="00000000" w:rsidP="00000000" w:rsidRDefault="00000000" w:rsidRPr="00000000" w14:paraId="00002A9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X_IMM_32X1_LUT</w:t>
            </w:r>
          </w:p>
          <w:p w:rsidR="00000000" w:rsidDel="00000000" w:rsidP="00000000" w:rsidRDefault="00000000" w:rsidRPr="00000000" w14:paraId="00002AA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X_IMM_4X8_1DAC8</w:t>
            </w:r>
          </w:p>
          <w:p w:rsidR="00000000" w:rsidDel="00000000" w:rsidP="00000000" w:rsidRDefault="00000000" w:rsidRPr="00000000" w14:paraId="00002AA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X_IMM_4X8_2DAC4</w:t>
            </w:r>
          </w:p>
          <w:p w:rsidR="00000000" w:rsidDel="00000000" w:rsidP="00000000" w:rsidRDefault="00000000" w:rsidRPr="00000000" w14:paraId="00002AA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X_IMM_4X8_4DAC2</w:t>
            </w:r>
          </w:p>
        </w:tc>
        <w:tc>
          <w:tcPr>
            <w:shd w:fill="auto" w:val="clear"/>
            <w:tcMar>
              <w:top w:w="43.2" w:type="dxa"/>
              <w:left w:w="43.2" w:type="dxa"/>
              <w:bottom w:w="43.2" w:type="dxa"/>
              <w:right w:w="43.2" w:type="dxa"/>
            </w:tcMar>
            <w:vAlign w:val="top"/>
          </w:tcPr>
          <w:p w:rsidR="00000000" w:rsidDel="00000000" w:rsidP="00000000" w:rsidRDefault="00000000" w:rsidRPr="00000000" w14:paraId="00002AA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X_IMM_4X8_LUT</w:t>
            </w:r>
          </w:p>
          <w:p w:rsidR="00000000" w:rsidDel="00000000" w:rsidP="00000000" w:rsidRDefault="00000000" w:rsidRPr="00000000" w14:paraId="00002AA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X_IMM_8X4_1DAC4</w:t>
            </w:r>
          </w:p>
          <w:p w:rsidR="00000000" w:rsidDel="00000000" w:rsidP="00000000" w:rsidRDefault="00000000" w:rsidRPr="00000000" w14:paraId="00002AA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X_IMM_8X4_2DAC2</w:t>
            </w:r>
          </w:p>
          <w:p w:rsidR="00000000" w:rsidDel="00000000" w:rsidP="00000000" w:rsidRDefault="00000000" w:rsidRPr="00000000" w14:paraId="00002AA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X_IMM_8X4_4DAC1</w:t>
            </w:r>
          </w:p>
          <w:p w:rsidR="00000000" w:rsidDel="00000000" w:rsidP="00000000" w:rsidRDefault="00000000" w:rsidRPr="00000000" w14:paraId="00002AA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X_IMM_8X4_LUT</w:t>
            </w:r>
          </w:p>
          <w:p w:rsidR="00000000" w:rsidDel="00000000" w:rsidP="00000000" w:rsidRDefault="00000000" w:rsidRPr="00000000" w14:paraId="00002AA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X_PINS_OFF</w:t>
            </w:r>
          </w:p>
          <w:p w:rsidR="00000000" w:rsidDel="00000000" w:rsidP="00000000" w:rsidRDefault="00000000" w:rsidRPr="00000000" w14:paraId="00002AA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X_PINS_ON</w:t>
            </w:r>
          </w:p>
          <w:p w:rsidR="00000000" w:rsidDel="00000000" w:rsidP="00000000" w:rsidRDefault="00000000" w:rsidRPr="00000000" w14:paraId="00002AA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X_RFBYTE_1P_1DAC1</w:t>
            </w:r>
          </w:p>
          <w:p w:rsidR="00000000" w:rsidDel="00000000" w:rsidP="00000000" w:rsidRDefault="00000000" w:rsidRPr="00000000" w14:paraId="00002AA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X_RFBYTE_2P_1DAC2</w:t>
            </w:r>
          </w:p>
          <w:p w:rsidR="00000000" w:rsidDel="00000000" w:rsidP="00000000" w:rsidRDefault="00000000" w:rsidRPr="00000000" w14:paraId="00002AA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X_RFBYTE_2P_2DAC1</w:t>
            </w:r>
          </w:p>
          <w:p w:rsidR="00000000" w:rsidDel="00000000" w:rsidP="00000000" w:rsidRDefault="00000000" w:rsidRPr="00000000" w14:paraId="00002AA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X_RFBYTE_4P_1DAC4</w:t>
            </w:r>
          </w:p>
          <w:p w:rsidR="00000000" w:rsidDel="00000000" w:rsidP="00000000" w:rsidRDefault="00000000" w:rsidRPr="00000000" w14:paraId="00002AA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X_RFBYTE_4P_2DAC2</w:t>
            </w:r>
          </w:p>
          <w:p w:rsidR="00000000" w:rsidDel="00000000" w:rsidP="00000000" w:rsidRDefault="00000000" w:rsidRPr="00000000" w14:paraId="00002AA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X_RFBYTE_4P_4DAC1</w:t>
            </w:r>
          </w:p>
          <w:p w:rsidR="00000000" w:rsidDel="00000000" w:rsidP="00000000" w:rsidRDefault="00000000" w:rsidRPr="00000000" w14:paraId="00002AB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X_RFBYTE_8P_1DAC8</w:t>
            </w:r>
          </w:p>
          <w:p w:rsidR="00000000" w:rsidDel="00000000" w:rsidP="00000000" w:rsidRDefault="00000000" w:rsidRPr="00000000" w14:paraId="00002AB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X_RFBYTE_8P_2DAC4</w:t>
            </w:r>
          </w:p>
          <w:p w:rsidR="00000000" w:rsidDel="00000000" w:rsidP="00000000" w:rsidRDefault="00000000" w:rsidRPr="00000000" w14:paraId="00002AB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X_RFBYTE_8P_4DAC2</w:t>
            </w:r>
          </w:p>
        </w:tc>
        <w:tc>
          <w:tcPr>
            <w:shd w:fill="auto" w:val="clear"/>
            <w:tcMar>
              <w:top w:w="43.2" w:type="dxa"/>
              <w:left w:w="43.2" w:type="dxa"/>
              <w:bottom w:w="43.2" w:type="dxa"/>
              <w:right w:w="43.2" w:type="dxa"/>
            </w:tcMar>
            <w:vAlign w:val="top"/>
          </w:tcPr>
          <w:p w:rsidR="00000000" w:rsidDel="00000000" w:rsidP="00000000" w:rsidRDefault="00000000" w:rsidRPr="00000000" w14:paraId="00002AB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X_RFBYTE_LUMA8</w:t>
            </w:r>
          </w:p>
          <w:p w:rsidR="00000000" w:rsidDel="00000000" w:rsidP="00000000" w:rsidRDefault="00000000" w:rsidRPr="00000000" w14:paraId="00002AB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X_RFBYTE_RGB8</w:t>
            </w:r>
          </w:p>
          <w:p w:rsidR="00000000" w:rsidDel="00000000" w:rsidP="00000000" w:rsidRDefault="00000000" w:rsidRPr="00000000" w14:paraId="00002AB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X_RFBYTE_RGBI8</w:t>
            </w:r>
          </w:p>
          <w:p w:rsidR="00000000" w:rsidDel="00000000" w:rsidP="00000000" w:rsidRDefault="00000000" w:rsidRPr="00000000" w14:paraId="00002AB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X_RFLONG_16X2_LUT</w:t>
            </w:r>
          </w:p>
          <w:p w:rsidR="00000000" w:rsidDel="00000000" w:rsidP="00000000" w:rsidRDefault="00000000" w:rsidRPr="00000000" w14:paraId="00002AB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X_RFLONG_32P_4DAC8</w:t>
            </w:r>
          </w:p>
          <w:p w:rsidR="00000000" w:rsidDel="00000000" w:rsidP="00000000" w:rsidRDefault="00000000" w:rsidRPr="00000000" w14:paraId="00002AB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X_RFLONG_32X1_LUT</w:t>
            </w:r>
          </w:p>
          <w:p w:rsidR="00000000" w:rsidDel="00000000" w:rsidP="00000000" w:rsidRDefault="00000000" w:rsidRPr="00000000" w14:paraId="00002AB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X_RFLONG_4X8_LUT</w:t>
            </w:r>
          </w:p>
          <w:p w:rsidR="00000000" w:rsidDel="00000000" w:rsidP="00000000" w:rsidRDefault="00000000" w:rsidRPr="00000000" w14:paraId="00002AB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X_RFLONG_8X4_LUT</w:t>
            </w:r>
          </w:p>
          <w:p w:rsidR="00000000" w:rsidDel="00000000" w:rsidP="00000000" w:rsidRDefault="00000000" w:rsidRPr="00000000" w14:paraId="00002AB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X_RFLONG_RGB24</w:t>
            </w:r>
          </w:p>
          <w:p w:rsidR="00000000" w:rsidDel="00000000" w:rsidP="00000000" w:rsidRDefault="00000000" w:rsidRPr="00000000" w14:paraId="00002AB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X_RFWORD_16P_2DAC8</w:t>
            </w:r>
          </w:p>
          <w:p w:rsidR="00000000" w:rsidDel="00000000" w:rsidP="00000000" w:rsidRDefault="00000000" w:rsidRPr="00000000" w14:paraId="00002AB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X_RFWORD_16P_4DAC4</w:t>
            </w:r>
          </w:p>
          <w:p w:rsidR="00000000" w:rsidDel="00000000" w:rsidP="00000000" w:rsidRDefault="00000000" w:rsidRPr="00000000" w14:paraId="00002AB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X_RFWORD_RGB16</w:t>
            </w:r>
          </w:p>
          <w:p w:rsidR="00000000" w:rsidDel="00000000" w:rsidP="00000000" w:rsidRDefault="00000000" w:rsidRPr="00000000" w14:paraId="00002AB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X_WRITE_OFF</w:t>
            </w:r>
          </w:p>
          <w:p w:rsidR="00000000" w:rsidDel="00000000" w:rsidP="00000000" w:rsidRDefault="00000000" w:rsidRPr="00000000" w14:paraId="00002AC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X_WRITE_ON</w:t>
            </w:r>
          </w:p>
          <w:p w:rsidR="00000000" w:rsidDel="00000000" w:rsidP="00000000" w:rsidRDefault="00000000" w:rsidRPr="00000000" w14:paraId="00002AC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XCONT</w:t>
            </w:r>
          </w:p>
          <w:p w:rsidR="00000000" w:rsidDel="00000000" w:rsidP="00000000" w:rsidRDefault="00000000" w:rsidRPr="00000000" w14:paraId="00002AC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XINIT</w:t>
            </w:r>
          </w:p>
        </w:tc>
        <w:tc>
          <w:tcPr>
            <w:shd w:fill="auto" w:val="clear"/>
            <w:tcMar>
              <w:top w:w="43.2" w:type="dxa"/>
              <w:left w:w="43.2" w:type="dxa"/>
              <w:bottom w:w="43.2" w:type="dxa"/>
              <w:right w:w="43.2" w:type="dxa"/>
            </w:tcMar>
            <w:vAlign w:val="top"/>
          </w:tcPr>
          <w:p w:rsidR="00000000" w:rsidDel="00000000" w:rsidP="00000000" w:rsidRDefault="00000000" w:rsidRPr="00000000" w14:paraId="00002AC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w:t>
            </w:r>
          </w:p>
          <w:p w:rsidR="00000000" w:rsidDel="00000000" w:rsidP="00000000" w:rsidRDefault="00000000" w:rsidRPr="00000000" w14:paraId="00002AC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XORC</w:t>
            </w:r>
          </w:p>
          <w:p w:rsidR="00000000" w:rsidDel="00000000" w:rsidP="00000000" w:rsidRDefault="00000000" w:rsidRPr="00000000" w14:paraId="00002AC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XORO32</w:t>
            </w:r>
          </w:p>
          <w:p w:rsidR="00000000" w:rsidDel="00000000" w:rsidP="00000000" w:rsidRDefault="00000000" w:rsidRPr="00000000" w14:paraId="00002AC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XORZ</w:t>
            </w:r>
          </w:p>
          <w:p w:rsidR="00000000" w:rsidDel="00000000" w:rsidP="00000000" w:rsidRDefault="00000000" w:rsidRPr="00000000" w14:paraId="00002A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XSTOP</w:t>
            </w:r>
          </w:p>
          <w:p w:rsidR="00000000" w:rsidDel="00000000" w:rsidP="00000000" w:rsidRDefault="00000000" w:rsidRPr="00000000" w14:paraId="00002A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XYPOL</w:t>
            </w:r>
            <w:r w:rsidDel="00000000" w:rsidR="00000000" w:rsidRPr="00000000">
              <w:rPr>
                <w:rtl w:val="0"/>
              </w:rPr>
            </w:r>
          </w:p>
          <w:p w:rsidR="00000000" w:rsidDel="00000000" w:rsidP="00000000" w:rsidRDefault="00000000" w:rsidRPr="00000000" w14:paraId="00002A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XZERO</w:t>
            </w:r>
          </w:p>
          <w:p w:rsidR="00000000" w:rsidDel="00000000" w:rsidP="00000000" w:rsidRDefault="00000000" w:rsidRPr="00000000" w14:paraId="00002A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YELLOW</w:t>
            </w:r>
          </w:p>
          <w:p w:rsidR="00000000" w:rsidDel="00000000" w:rsidP="00000000" w:rsidRDefault="00000000" w:rsidRPr="00000000" w14:paraId="00002AC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ZEROX</w:t>
            </w:r>
            <w:r w:rsidDel="00000000" w:rsidR="00000000" w:rsidRPr="00000000">
              <w:rPr>
                <w:rtl w:val="0"/>
              </w:rPr>
            </w:r>
          </w:p>
          <w:p w:rsidR="00000000" w:rsidDel="00000000" w:rsidP="00000000" w:rsidRDefault="00000000" w:rsidRPr="00000000" w14:paraId="00002A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ZSTR</w:t>
            </w:r>
          </w:p>
          <w:p w:rsidR="00000000" w:rsidDel="00000000" w:rsidP="00000000" w:rsidRDefault="00000000" w:rsidRPr="00000000" w14:paraId="00002A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ZSTR_</w:t>
            </w:r>
          </w:p>
        </w:tc>
      </w:tr>
    </w:tbl>
    <w:p w:rsidR="00000000" w:rsidDel="00000000" w:rsidP="00000000" w:rsidRDefault="00000000" w:rsidRPr="00000000" w14:paraId="00002ACE">
      <w:pPr>
        <w:pStyle w:val="Heading5"/>
        <w:pageBreakBefore w:val="0"/>
        <w:rPr/>
      </w:pPr>
      <w:bookmarkStart w:colFirst="0" w:colLast="0" w:name="_7na05pbcjb" w:id="409"/>
      <w:bookmarkEnd w:id="409"/>
      <w:r w:rsidDel="00000000" w:rsidR="00000000" w:rsidRPr="00000000">
        <w:br w:type="page"/>
      </w:r>
      <w:r w:rsidDel="00000000" w:rsidR="00000000" w:rsidRPr="00000000">
        <w:rPr>
          <w:rtl w:val="0"/>
        </w:rPr>
      </w:r>
    </w:p>
    <w:p w:rsidR="00000000" w:rsidDel="00000000" w:rsidP="00000000" w:rsidRDefault="00000000" w:rsidRPr="00000000" w14:paraId="00002ACF">
      <w:pPr>
        <w:pStyle w:val="Heading1"/>
        <w:pageBreakBefore w:val="0"/>
        <w:spacing w:after="0" w:before="200" w:lineRule="auto"/>
        <w:ind w:right="-150"/>
        <w:rPr>
          <w:rFonts w:ascii="Roboto" w:cs="Roboto" w:eastAsia="Roboto" w:hAnsi="Roboto"/>
          <w:sz w:val="30"/>
          <w:szCs w:val="30"/>
        </w:rPr>
      </w:pPr>
      <w:bookmarkStart w:colFirst="0" w:colLast="0" w:name="_swmvo3n67qaa" w:id="410"/>
      <w:bookmarkEnd w:id="410"/>
      <w:r w:rsidDel="00000000" w:rsidR="00000000" w:rsidRPr="00000000">
        <w:rPr>
          <w:rFonts w:ascii="Roboto" w:cs="Roboto" w:eastAsia="Roboto" w:hAnsi="Roboto"/>
          <w:sz w:val="30"/>
          <w:szCs w:val="30"/>
          <w:rtl w:val="0"/>
        </w:rPr>
        <w:t xml:space="preserve">CHANGE LOG</w:t>
      </w:r>
    </w:p>
    <w:tbl>
      <w:tblPr>
        <w:tblStyle w:val="Table21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8715"/>
        <w:tblGridChange w:id="0">
          <w:tblGrid>
            <w:gridCol w:w="1365"/>
            <w:gridCol w:w="87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2AD0">
            <w:pPr>
              <w:pStyle w:val="Subtitle"/>
              <w:pageBreakBefore w:val="0"/>
              <w:widowControl w:val="0"/>
              <w:spacing w:after="0" w:line="240" w:lineRule="auto"/>
              <w:rPr>
                <w:rFonts w:ascii="Arial" w:cs="Arial" w:eastAsia="Arial" w:hAnsi="Arial"/>
                <w:b w:val="1"/>
                <w:i w:val="0"/>
                <w:color w:val="000000"/>
                <w:sz w:val="18"/>
                <w:szCs w:val="18"/>
              </w:rPr>
            </w:pPr>
            <w:bookmarkStart w:colFirst="0" w:colLast="0" w:name="_7amv3ne5q286" w:id="411"/>
            <w:bookmarkEnd w:id="411"/>
            <w:r w:rsidDel="00000000" w:rsidR="00000000" w:rsidRPr="00000000">
              <w:rPr>
                <w:rFonts w:ascii="Arial" w:cs="Arial" w:eastAsia="Arial" w:hAnsi="Arial"/>
                <w:b w:val="1"/>
                <w:i w:val="0"/>
                <w:color w:val="000000"/>
                <w:sz w:val="18"/>
                <w:szCs w:val="18"/>
                <w:rtl w:val="0"/>
              </w:rPr>
              <w:t xml:space="preserve">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2AD1">
            <w:pPr>
              <w:pStyle w:val="Subtitle"/>
              <w:pageBreakBefore w:val="0"/>
              <w:widowControl w:val="0"/>
              <w:spacing w:after="0" w:line="240" w:lineRule="auto"/>
              <w:jc w:val="left"/>
              <w:rPr>
                <w:rFonts w:ascii="Arial" w:cs="Arial" w:eastAsia="Arial" w:hAnsi="Arial"/>
                <w:b w:val="1"/>
                <w:i w:val="0"/>
                <w:color w:val="000000"/>
                <w:sz w:val="18"/>
                <w:szCs w:val="18"/>
              </w:rPr>
            </w:pPr>
            <w:bookmarkStart w:colFirst="0" w:colLast="0" w:name="_7amv3ne5q286" w:id="411"/>
            <w:bookmarkEnd w:id="411"/>
            <w:r w:rsidDel="00000000" w:rsidR="00000000" w:rsidRPr="00000000">
              <w:rPr>
                <w:rFonts w:ascii="Arial" w:cs="Arial" w:eastAsia="Arial" w:hAnsi="Arial"/>
                <w:b w:val="1"/>
                <w:i w:val="0"/>
                <w:color w:val="000000"/>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D2">
            <w:pPr>
              <w:pStyle w:val="Subtitle"/>
              <w:pageBreakBefore w:val="0"/>
              <w:widowControl w:val="0"/>
              <w:spacing w:after="0" w:line="240" w:lineRule="auto"/>
              <w:rPr/>
            </w:pPr>
            <w:bookmarkStart w:colFirst="0" w:colLast="0" w:name="_pvug4a3f3vq3" w:id="412"/>
            <w:bookmarkEnd w:id="412"/>
            <w:r w:rsidDel="00000000" w:rsidR="00000000" w:rsidRPr="00000000">
              <w:rPr>
                <w:rtl w:val="0"/>
              </w:rPr>
              <w:t xml:space="preserve">11/11/2021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2AD3">
            <w:pPr>
              <w:pStyle w:val="Subtitle"/>
              <w:pageBreakBefore w:val="0"/>
              <w:widowControl w:val="0"/>
              <w:spacing w:after="0" w:line="240" w:lineRule="auto"/>
              <w:jc w:val="left"/>
              <w:rPr/>
            </w:pPr>
            <w:bookmarkStart w:colFirst="0" w:colLast="0" w:name="_h8muen7bqo74" w:id="413"/>
            <w:bookmarkEnd w:id="413"/>
            <w:r w:rsidDel="00000000" w:rsidR="00000000" w:rsidRPr="00000000">
              <w:rPr>
                <w:rtl w:val="0"/>
              </w:rPr>
              <w:t xml:space="preserve">Live draft workspace published.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D4">
            <w:pPr>
              <w:pStyle w:val="Subtitle"/>
              <w:pageBreakBefore w:val="0"/>
              <w:widowControl w:val="0"/>
              <w:spacing w:after="0" w:line="240" w:lineRule="auto"/>
              <w:rPr/>
            </w:pPr>
            <w:bookmarkStart w:colFirst="0" w:colLast="0" w:name="_pvug4a3f3vq3" w:id="412"/>
            <w:bookmarkEnd w:id="412"/>
            <w:r w:rsidDel="00000000" w:rsidR="00000000" w:rsidRPr="00000000">
              <w:rPr>
                <w:rtl w:val="0"/>
              </w:rPr>
              <w:t xml:space="preserve">11/02/2022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2AD5">
            <w:pPr>
              <w:pStyle w:val="Subtitle"/>
              <w:pageBreakBefore w:val="0"/>
              <w:widowControl w:val="0"/>
              <w:spacing w:after="0" w:line="240" w:lineRule="auto"/>
              <w:jc w:val="left"/>
              <w:rPr/>
            </w:pPr>
            <w:bookmarkStart w:colFirst="0" w:colLast="0" w:name="_h8muen7bqo74" w:id="413"/>
            <w:bookmarkEnd w:id="413"/>
            <w:r w:rsidDel="00000000" w:rsidR="00000000" w:rsidRPr="00000000">
              <w:rPr>
                <w:rtl w:val="0"/>
              </w:rPr>
              <w:t xml:space="preserve">Official release.</w:t>
            </w:r>
          </w:p>
        </w:tc>
      </w:tr>
    </w:tbl>
    <w:p w:rsidR="00000000" w:rsidDel="00000000" w:rsidP="00000000" w:rsidRDefault="00000000" w:rsidRPr="00000000" w14:paraId="00002AD6">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2AD7">
      <w:pPr>
        <w:pStyle w:val="Heading1"/>
        <w:pageBreakBefore w:val="0"/>
        <w:spacing w:after="0" w:before="200" w:lineRule="auto"/>
        <w:ind w:right="-150"/>
        <w:rPr>
          <w:rFonts w:ascii="Roboto" w:cs="Roboto" w:eastAsia="Roboto" w:hAnsi="Roboto"/>
          <w:sz w:val="30"/>
          <w:szCs w:val="30"/>
        </w:rPr>
      </w:pPr>
      <w:bookmarkStart w:colFirst="0" w:colLast="0" w:name="_cenlv5sy0ptb" w:id="414"/>
      <w:bookmarkEnd w:id="414"/>
      <w:r w:rsidDel="00000000" w:rsidR="00000000" w:rsidRPr="00000000">
        <w:rPr>
          <w:rFonts w:ascii="Roboto" w:cs="Roboto" w:eastAsia="Roboto" w:hAnsi="Roboto"/>
          <w:sz w:val="30"/>
          <w:szCs w:val="30"/>
          <w:rtl w:val="0"/>
        </w:rPr>
        <w:t xml:space="preserve">PARALLAX INCORPORATED </w:t>
      </w:r>
    </w:p>
    <w:tbl>
      <w:tblPr>
        <w:tblStyle w:val="Table219"/>
        <w:tblW w:w="10185.0" w:type="dxa"/>
        <w:jc w:val="left"/>
        <w:tblInd w:w="-10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25"/>
        <w:gridCol w:w="2835"/>
        <w:gridCol w:w="2415"/>
        <w:gridCol w:w="2310"/>
        <w:tblGridChange w:id="0">
          <w:tblGrid>
            <w:gridCol w:w="2625"/>
            <w:gridCol w:w="2835"/>
            <w:gridCol w:w="2415"/>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D8">
            <w:pPr>
              <w:pStyle w:val="Subtitle"/>
              <w:pageBreakBefore w:val="0"/>
              <w:widowControl w:val="0"/>
              <w:spacing w:after="0" w:line="240" w:lineRule="auto"/>
              <w:jc w:val="left"/>
              <w:rPr>
                <w:rFonts w:ascii="Arial" w:cs="Arial" w:eastAsia="Arial" w:hAnsi="Arial"/>
                <w:b w:val="1"/>
                <w:i w:val="0"/>
                <w:color w:val="000000"/>
                <w:sz w:val="18"/>
                <w:szCs w:val="18"/>
              </w:rPr>
            </w:pPr>
            <w:bookmarkStart w:colFirst="0" w:colLast="0" w:name="_jao2xooe4s24" w:id="415"/>
            <w:bookmarkEnd w:id="415"/>
            <w:r w:rsidDel="00000000" w:rsidR="00000000" w:rsidRPr="00000000">
              <w:rPr>
                <w:rFonts w:ascii="Arial" w:cs="Arial" w:eastAsia="Arial" w:hAnsi="Arial"/>
                <w:b w:val="1"/>
                <w:i w:val="0"/>
                <w:color w:val="000000"/>
                <w:sz w:val="18"/>
                <w:szCs w:val="18"/>
                <w:rtl w:val="0"/>
              </w:rPr>
              <w:t xml:space="preserve">Parallax Inc.</w:t>
            </w:r>
          </w:p>
          <w:p w:rsidR="00000000" w:rsidDel="00000000" w:rsidP="00000000" w:rsidRDefault="00000000" w:rsidRPr="00000000" w14:paraId="00002AD9">
            <w:pPr>
              <w:pStyle w:val="Subtitle"/>
              <w:pageBreakBefore w:val="0"/>
              <w:widowControl w:val="0"/>
              <w:spacing w:after="0" w:line="240" w:lineRule="auto"/>
              <w:jc w:val="left"/>
              <w:rPr>
                <w:rFonts w:ascii="Arial" w:cs="Arial" w:eastAsia="Arial" w:hAnsi="Arial"/>
                <w:b w:val="1"/>
                <w:i w:val="0"/>
                <w:color w:val="000000"/>
                <w:sz w:val="18"/>
                <w:szCs w:val="18"/>
              </w:rPr>
            </w:pPr>
            <w:bookmarkStart w:colFirst="0" w:colLast="0" w:name="_jao2xooe4s24" w:id="415"/>
            <w:bookmarkEnd w:id="415"/>
            <w:r w:rsidDel="00000000" w:rsidR="00000000" w:rsidRPr="00000000">
              <w:rPr>
                <w:rFonts w:ascii="Arial" w:cs="Arial" w:eastAsia="Arial" w:hAnsi="Arial"/>
                <w:b w:val="1"/>
                <w:i w:val="0"/>
                <w:color w:val="000000"/>
                <w:sz w:val="18"/>
                <w:szCs w:val="18"/>
                <w:rtl w:val="0"/>
              </w:rPr>
              <w:t xml:space="preserve">599 Menlo Drive, Suite 100</w:t>
            </w:r>
          </w:p>
          <w:p w:rsidR="00000000" w:rsidDel="00000000" w:rsidP="00000000" w:rsidRDefault="00000000" w:rsidRPr="00000000" w14:paraId="00002ADA">
            <w:pPr>
              <w:pStyle w:val="Subtitle"/>
              <w:pageBreakBefore w:val="0"/>
              <w:widowControl w:val="0"/>
              <w:spacing w:after="0" w:line="240" w:lineRule="auto"/>
              <w:jc w:val="left"/>
              <w:rPr>
                <w:rFonts w:ascii="Arial" w:cs="Arial" w:eastAsia="Arial" w:hAnsi="Arial"/>
                <w:b w:val="1"/>
                <w:i w:val="0"/>
                <w:color w:val="000000"/>
                <w:sz w:val="18"/>
                <w:szCs w:val="18"/>
              </w:rPr>
            </w:pPr>
            <w:bookmarkStart w:colFirst="0" w:colLast="0" w:name="_jao2xooe4s24" w:id="415"/>
            <w:bookmarkEnd w:id="415"/>
            <w:r w:rsidDel="00000000" w:rsidR="00000000" w:rsidRPr="00000000">
              <w:rPr>
                <w:rFonts w:ascii="Arial" w:cs="Arial" w:eastAsia="Arial" w:hAnsi="Arial"/>
                <w:b w:val="1"/>
                <w:i w:val="0"/>
                <w:color w:val="000000"/>
                <w:sz w:val="18"/>
                <w:szCs w:val="18"/>
                <w:rtl w:val="0"/>
              </w:rPr>
              <w:t xml:space="preserve">Rocklin, CA 95765</w:t>
            </w:r>
          </w:p>
          <w:p w:rsidR="00000000" w:rsidDel="00000000" w:rsidP="00000000" w:rsidRDefault="00000000" w:rsidRPr="00000000" w14:paraId="00002ADB">
            <w:pPr>
              <w:pStyle w:val="Subtitle"/>
              <w:pageBreakBefore w:val="0"/>
              <w:widowControl w:val="0"/>
              <w:spacing w:after="0" w:line="240" w:lineRule="auto"/>
              <w:jc w:val="left"/>
              <w:rPr>
                <w:rFonts w:ascii="Arial" w:cs="Arial" w:eastAsia="Arial" w:hAnsi="Arial"/>
                <w:b w:val="1"/>
                <w:i w:val="0"/>
                <w:color w:val="000000"/>
                <w:sz w:val="18"/>
                <w:szCs w:val="18"/>
              </w:rPr>
            </w:pPr>
            <w:bookmarkStart w:colFirst="0" w:colLast="0" w:name="_zhgqx3t7d159" w:id="416"/>
            <w:bookmarkEnd w:id="416"/>
            <w:r w:rsidDel="00000000" w:rsidR="00000000" w:rsidRPr="00000000">
              <w:rPr>
                <w:rFonts w:ascii="Arial" w:cs="Arial" w:eastAsia="Arial" w:hAnsi="Arial"/>
                <w:b w:val="1"/>
                <w:i w:val="0"/>
                <w:color w:val="000000"/>
                <w:sz w:val="18"/>
                <w:szCs w:val="18"/>
                <w:rtl w:val="0"/>
              </w:rPr>
              <w:t xml:space="preserve">USA</w:t>
            </w:r>
          </w:p>
          <w:p w:rsidR="00000000" w:rsidDel="00000000" w:rsidP="00000000" w:rsidRDefault="00000000" w:rsidRPr="00000000" w14:paraId="00002ADC">
            <w:pPr>
              <w:pageBreakBefore w:val="0"/>
              <w:spacing w:after="0" w:line="240" w:lineRule="auto"/>
              <w:rPr>
                <w:rFonts w:ascii="Roboto" w:cs="Roboto" w:eastAsia="Roboto" w:hAnsi="Robo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D">
            <w:pPr>
              <w:pageBreakBefore w:val="0"/>
              <w:widowControl w:val="0"/>
              <w:spacing w:after="0"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Office: +1 916-624-8333</w:t>
            </w:r>
          </w:p>
          <w:p w:rsidR="00000000" w:rsidDel="00000000" w:rsidP="00000000" w:rsidRDefault="00000000" w:rsidRPr="00000000" w14:paraId="00002ADE">
            <w:pPr>
              <w:pageBreakBefore w:val="0"/>
              <w:widowControl w:val="0"/>
              <w:spacing w:after="0"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Toll Free US: 888-512-1024 </w:t>
            </w:r>
          </w:p>
          <w:p w:rsidR="00000000" w:rsidDel="00000000" w:rsidP="00000000" w:rsidRDefault="00000000" w:rsidRPr="00000000" w14:paraId="00002ADF">
            <w:pPr>
              <w:pageBreakBefore w:val="0"/>
              <w:widowControl w:val="0"/>
              <w:spacing w:after="0"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E0">
            <w:pPr>
              <w:pageBreakBefore w:val="0"/>
              <w:widowControl w:val="0"/>
              <w:spacing w:after="0" w:line="240" w:lineRule="auto"/>
              <w:rPr>
                <w:rFonts w:ascii="Roboto" w:cs="Roboto" w:eastAsia="Roboto" w:hAnsi="Roboto"/>
                <w:b w:val="1"/>
                <w:sz w:val="20"/>
                <w:szCs w:val="20"/>
              </w:rPr>
            </w:pPr>
            <w:hyperlink r:id="rId16">
              <w:r w:rsidDel="00000000" w:rsidR="00000000" w:rsidRPr="00000000">
                <w:rPr>
                  <w:rFonts w:ascii="Roboto" w:cs="Roboto" w:eastAsia="Roboto" w:hAnsi="Roboto"/>
                  <w:b w:val="1"/>
                  <w:color w:val="1155cc"/>
                  <w:sz w:val="20"/>
                  <w:szCs w:val="20"/>
                  <w:u w:val="single"/>
                  <w:rtl w:val="0"/>
                </w:rPr>
                <w:t xml:space="preserve">sales@parallax.com</w:t>
              </w:r>
            </w:hyperlink>
            <w:r w:rsidDel="00000000" w:rsidR="00000000" w:rsidRPr="00000000">
              <w:rPr>
                <w:rtl w:val="0"/>
              </w:rPr>
            </w:r>
          </w:p>
          <w:p w:rsidR="00000000" w:rsidDel="00000000" w:rsidP="00000000" w:rsidRDefault="00000000" w:rsidRPr="00000000" w14:paraId="00002AE1">
            <w:pPr>
              <w:pageBreakBefore w:val="0"/>
              <w:widowControl w:val="0"/>
              <w:spacing w:after="0" w:line="240" w:lineRule="auto"/>
              <w:rPr>
                <w:rFonts w:ascii="Roboto" w:cs="Roboto" w:eastAsia="Roboto" w:hAnsi="Roboto"/>
                <w:b w:val="1"/>
                <w:sz w:val="20"/>
                <w:szCs w:val="20"/>
              </w:rPr>
            </w:pPr>
            <w:hyperlink r:id="rId17">
              <w:r w:rsidDel="00000000" w:rsidR="00000000" w:rsidRPr="00000000">
                <w:rPr>
                  <w:rFonts w:ascii="Roboto" w:cs="Roboto" w:eastAsia="Roboto" w:hAnsi="Roboto"/>
                  <w:b w:val="1"/>
                  <w:color w:val="1155cc"/>
                  <w:sz w:val="20"/>
                  <w:szCs w:val="20"/>
                  <w:u w:val="single"/>
                  <w:rtl w:val="0"/>
                </w:rPr>
                <w:t xml:space="preserve">support@parallax.com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E2">
            <w:pPr>
              <w:pageBreakBefore w:val="0"/>
              <w:widowControl w:val="0"/>
              <w:spacing w:after="0" w:line="240" w:lineRule="auto"/>
              <w:rPr>
                <w:rFonts w:ascii="Roboto" w:cs="Roboto" w:eastAsia="Roboto" w:hAnsi="Roboto"/>
                <w:b w:val="1"/>
                <w:sz w:val="20"/>
                <w:szCs w:val="20"/>
              </w:rPr>
            </w:pPr>
            <w:hyperlink r:id="rId18">
              <w:r w:rsidDel="00000000" w:rsidR="00000000" w:rsidRPr="00000000">
                <w:rPr>
                  <w:rFonts w:ascii="Roboto" w:cs="Roboto" w:eastAsia="Roboto" w:hAnsi="Roboto"/>
                  <w:b w:val="1"/>
                  <w:color w:val="1155cc"/>
                  <w:sz w:val="20"/>
                  <w:szCs w:val="20"/>
                  <w:u w:val="single"/>
                  <w:rtl w:val="0"/>
                </w:rPr>
                <w:t xml:space="preserve">www.parallax.com/p2</w:t>
              </w:r>
            </w:hyperlink>
            <w:r w:rsidDel="00000000" w:rsidR="00000000" w:rsidRPr="00000000">
              <w:rPr>
                <w:rtl w:val="0"/>
              </w:rPr>
            </w:r>
          </w:p>
          <w:p w:rsidR="00000000" w:rsidDel="00000000" w:rsidP="00000000" w:rsidRDefault="00000000" w:rsidRPr="00000000" w14:paraId="00002AE3">
            <w:pPr>
              <w:pageBreakBefore w:val="0"/>
              <w:widowControl w:val="0"/>
              <w:spacing w:after="0" w:line="240" w:lineRule="auto"/>
              <w:rPr>
                <w:rFonts w:ascii="Roboto" w:cs="Roboto" w:eastAsia="Roboto" w:hAnsi="Roboto"/>
                <w:b w:val="1"/>
                <w:sz w:val="20"/>
                <w:szCs w:val="20"/>
              </w:rPr>
            </w:pPr>
            <w:hyperlink r:id="rId19">
              <w:r w:rsidDel="00000000" w:rsidR="00000000" w:rsidRPr="00000000">
                <w:rPr>
                  <w:rFonts w:ascii="Roboto" w:cs="Roboto" w:eastAsia="Roboto" w:hAnsi="Roboto"/>
                  <w:b w:val="1"/>
                  <w:color w:val="1155cc"/>
                  <w:sz w:val="20"/>
                  <w:szCs w:val="20"/>
                  <w:u w:val="single"/>
                  <w:rtl w:val="0"/>
                </w:rPr>
                <w:t xml:space="preserve">forums.parallax.com</w:t>
              </w:r>
            </w:hyperlink>
            <w:r w:rsidDel="00000000" w:rsidR="00000000" w:rsidRPr="00000000">
              <w:rPr>
                <w:rtl w:val="0"/>
              </w:rPr>
            </w:r>
          </w:p>
          <w:p w:rsidR="00000000" w:rsidDel="00000000" w:rsidP="00000000" w:rsidRDefault="00000000" w:rsidRPr="00000000" w14:paraId="00002AE4">
            <w:pPr>
              <w:pageBreakBefore w:val="0"/>
              <w:widowControl w:val="0"/>
              <w:spacing w:after="0" w:line="240" w:lineRule="auto"/>
              <w:rPr>
                <w:rFonts w:ascii="Roboto" w:cs="Roboto" w:eastAsia="Roboto" w:hAnsi="Roboto"/>
                <w:b w:val="1"/>
                <w:sz w:val="20"/>
                <w:szCs w:val="20"/>
              </w:rPr>
            </w:pPr>
            <w:r w:rsidDel="00000000" w:rsidR="00000000" w:rsidRPr="00000000">
              <w:rPr>
                <w:rtl w:val="0"/>
              </w:rPr>
            </w:r>
          </w:p>
        </w:tc>
      </w:tr>
      <w:tr>
        <w:trPr>
          <w:cantSplit w:val="0"/>
          <w:trHeight w:val="4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AE5">
            <w:pPr>
              <w:pageBreakBefore w:val="0"/>
              <w:widowControl w:val="0"/>
              <w:rPr>
                <w:rFonts w:ascii="Roboto" w:cs="Roboto" w:eastAsia="Roboto" w:hAnsi="Roboto"/>
                <w:b w:val="1"/>
                <w:strike w:val="1"/>
                <w:color w:val="00796b"/>
                <w:sz w:val="20"/>
                <w:szCs w:val="20"/>
              </w:rPr>
            </w:pPr>
            <w:r w:rsidDel="00000000" w:rsidR="00000000" w:rsidRPr="00000000">
              <w:rPr>
                <w:rFonts w:ascii="Roboto" w:cs="Roboto" w:eastAsia="Roboto" w:hAnsi="Roboto"/>
                <w:b w:val="1"/>
                <w:sz w:val="20"/>
                <w:szCs w:val="20"/>
                <w:rtl w:val="0"/>
              </w:rPr>
              <w:t xml:space="preserve">Purchase of the P2X8C4M64P does not include any license to emulate any other device nor to communicate via any specific proprietary protocol;  P2X8C4M64P connectivity objects and code examples provided or referenced by Parallax, Inc. are NOT licensed and are provided for research and development purposes only; end users must seek permission to use licensed protocols for their applications and products from the protocol license holders.</w:t>
            </w:r>
            <w:r w:rsidDel="00000000" w:rsidR="00000000" w:rsidRPr="00000000">
              <w:rPr>
                <w:rtl w:val="0"/>
              </w:rPr>
            </w:r>
          </w:p>
          <w:p w:rsidR="00000000" w:rsidDel="00000000" w:rsidP="00000000" w:rsidRDefault="00000000" w:rsidRPr="00000000" w14:paraId="00002AE6">
            <w:pPr>
              <w:pageBreakBefore w:val="0"/>
              <w:widowControl w:val="0"/>
              <w:rPr>
                <w:rFonts w:ascii="Roboto" w:cs="Roboto" w:eastAsia="Roboto" w:hAnsi="Roboto"/>
                <w:b w:val="1"/>
                <w:strike w:val="1"/>
                <w:color w:val="00796b"/>
                <w:sz w:val="20"/>
                <w:szCs w:val="20"/>
              </w:rPr>
            </w:pPr>
            <w:r w:rsidDel="00000000" w:rsidR="00000000" w:rsidRPr="00000000">
              <w:rPr>
                <w:rFonts w:ascii="Roboto" w:cs="Roboto" w:eastAsia="Roboto" w:hAnsi="Roboto"/>
                <w:b w:val="1"/>
                <w:sz w:val="20"/>
                <w:szCs w:val="20"/>
                <w:rtl w:val="0"/>
              </w:rPr>
              <w:t xml:space="preserve">Parallax,  Inc. makes  no  warranty,  representation  or  guarantee  regarding  the  suitability  of  its  products  for  any  particular  purpose,  nor  does  Parallax,  Inc.  assume  any  liability  arising  out  of  the  application  or  use  of  any  product, and specifically disclaims any and all liability, including without limitation consequential or incidental damages even if Parallax, Inc.  has  been  advised  of  the  possibility  of  such  damages.  </w:t>
            </w:r>
            <w:r w:rsidDel="00000000" w:rsidR="00000000" w:rsidRPr="00000000">
              <w:rPr>
                <w:rtl w:val="0"/>
              </w:rPr>
            </w:r>
          </w:p>
          <w:p w:rsidR="00000000" w:rsidDel="00000000" w:rsidP="00000000" w:rsidRDefault="00000000" w:rsidRPr="00000000" w14:paraId="00002AE7">
            <w:pPr>
              <w:pageBreakBefore w:val="0"/>
              <w:widowControl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Copyright © 202</w:t>
            </w:r>
            <w:r w:rsidDel="00000000" w:rsidR="00000000" w:rsidRPr="00000000">
              <w:rPr>
                <w:b w:val="1"/>
                <w:rtl w:val="0"/>
              </w:rPr>
              <w:t xml:space="preserve">2</w:t>
            </w:r>
            <w:r w:rsidDel="00000000" w:rsidR="00000000" w:rsidRPr="00000000">
              <w:rPr>
                <w:rFonts w:ascii="Roboto" w:cs="Roboto" w:eastAsia="Roboto" w:hAnsi="Roboto"/>
                <w:b w:val="1"/>
                <w:sz w:val="20"/>
                <w:szCs w:val="20"/>
                <w:rtl w:val="0"/>
              </w:rPr>
              <w:t xml:space="preserve"> Parallax, Inc. All rights are reserved. Parallax, the Parallax logo, the P2 logo, and Propeller are trademarks of Parallax, Inc.</w:t>
            </w:r>
          </w:p>
        </w:tc>
      </w:tr>
    </w:tbl>
    <w:p w:rsidR="00000000" w:rsidDel="00000000" w:rsidP="00000000" w:rsidRDefault="00000000" w:rsidRPr="00000000" w14:paraId="00002AEB">
      <w:pPr>
        <w:widowControl w:val="0"/>
        <w:spacing w:before="200" w:lineRule="auto"/>
        <w:ind w:right="-150"/>
        <w:rPr/>
      </w:pPr>
      <w:r w:rsidDel="00000000" w:rsidR="00000000" w:rsidRPr="00000000">
        <w:rPr>
          <w:rtl w:val="0"/>
        </w:rPr>
      </w:r>
    </w:p>
    <w:sectPr>
      <w:type w:val="nextPage"/>
      <w:pgSz w:h="15840" w:w="12240" w:orient="portrait"/>
      <w:pgMar w:bottom="720" w:top="720" w:left="1080" w:right="108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Wuerfel21" w:id="1" w:date="2022-11-09T00:14:57Z">
    <w:p w:rsidR="00000000" w:rsidDel="00000000" w:rsidP="00000000" w:rsidRDefault="00000000" w:rsidRPr="00000000" w14:paraId="00002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the binary literal signifier</w:t>
      </w:r>
    </w:p>
  </w:comment>
  <w:comment w:author="Wuerfel21" w:id="0" w:date="2022-11-15T01:39:52Z">
    <w:p w:rsidR="00000000" w:rsidDel="00000000" w:rsidP="00000000" w:rsidRDefault="00000000" w:rsidRPr="00000000" w14:paraId="00002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Incorrect, is WC is result sign bit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Light">
    <w:embedRegular w:fontKey="{00000000-0000-0000-0000-000000000000}" r:id="rId13" w:subsetted="0"/>
    <w:embedBold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swald">
    <w:embedRegular w:fontKey="{00000000-0000-0000-0000-000000000000}" r:id="rId19" w:subsetted="0"/>
    <w:embedBold w:fontKey="{00000000-0000-0000-0000-000000000000}" r:id="rId20" w:subsetted="0"/>
  </w:font>
  <w:font w:name="Nova Mono">
    <w:embedRegular w:fontKey="{00000000-0000-0000-0000-000000000000}" r:id="rId2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EC">
    <w:pPr>
      <w:widowControl w:val="0"/>
      <w:tabs>
        <w:tab w:val="center" w:leader="none" w:pos="4680"/>
        <w:tab w:val="right" w:leader="none" w:pos="9360"/>
      </w:tabs>
      <w:spacing w:after="0" w:line="240" w:lineRule="auto"/>
      <w:jc w:val="center"/>
      <w:rPr/>
    </w:pPr>
    <w:r w:rsidDel="00000000" w:rsidR="00000000" w:rsidRPr="00000000">
      <w:rPr>
        <w:rFonts w:ascii="Arial Unicode MS" w:cs="Arial Unicode MS" w:eastAsia="Arial Unicode MS" w:hAnsi="Arial Unicode MS"/>
        <w:b w:val="1"/>
        <w:sz w:val="18"/>
        <w:szCs w:val="18"/>
        <w:rtl w:val="0"/>
      </w:rPr>
      <w:t xml:space="preserve">  Copyright © Parallax Inc.  2022/11/01    ▪    Propeller 2 Assembly Language Manual     ▪     Page </w:t>
    </w:r>
    <w:r w:rsidDel="00000000" w:rsidR="00000000" w:rsidRPr="00000000">
      <w:rPr>
        <w:b w:val="1"/>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ED">
    <w:pPr>
      <w:pageBreakBefore w:val="0"/>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F4">
    <w:pPr>
      <w:tabs>
        <w:tab w:val="center" w:leader="none" w:pos="4680"/>
        <w:tab w:val="right" w:leader="none" w:pos="9360"/>
      </w:tabs>
      <w:spacing w:after="0" w:line="240" w:lineRule="auto"/>
      <w:jc w:val="center"/>
      <w:rPr/>
    </w:pPr>
    <w:r w:rsidDel="00000000" w:rsidR="00000000" w:rsidRPr="00000000">
      <w:rPr>
        <w:rFonts w:ascii="Arial Unicode MS" w:cs="Arial Unicode MS" w:eastAsia="Arial Unicode MS" w:hAnsi="Arial Unicode MS"/>
        <w:b w:val="1"/>
        <w:sz w:val="18"/>
        <w:szCs w:val="18"/>
        <w:rtl w:val="0"/>
      </w:rPr>
      <w:t xml:space="preserve">  Copyright © Parallax Inc.  2022/11/01    ▪    Propeller 2 Assembly Language Manual     ▪     Page </w:t>
    </w:r>
    <w:r w:rsidDel="00000000" w:rsidR="00000000" w:rsidRPr="00000000">
      <w:rPr>
        <w:b w:val="1"/>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EE">
    <w:pPr>
      <w:spacing w:after="60" w:line="240" w:lineRule="auto"/>
      <w:jc w:val="both"/>
      <w:rPr>
        <w:rFonts w:ascii="Arial" w:cs="Arial" w:eastAsia="Arial" w:hAnsi="Arial"/>
        <w:sz w:val="14"/>
        <w:szCs w:val="14"/>
      </w:rPr>
    </w:pPr>
    <w:bookmarkStart w:colFirst="0" w:colLast="0" w:name="_30j0zll" w:id="417"/>
    <w:bookmarkEnd w:id="417"/>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14"/>
        <w:szCs w:val="14"/>
      </w:rPr>
      <w:drawing>
        <wp:inline distB="114300" distT="114300" distL="114300" distR="114300">
          <wp:extent cx="4833999" cy="795338"/>
          <wp:effectExtent b="0" l="0" r="0" t="0"/>
          <wp:docPr id="2" name="image1.png"/>
          <a:graphic>
            <a:graphicData uri="http://schemas.openxmlformats.org/drawingml/2006/picture">
              <pic:pic>
                <pic:nvPicPr>
                  <pic:cNvPr id="0" name="image1.png"/>
                  <pic:cNvPicPr preferRelativeResize="0"/>
                </pic:nvPicPr>
                <pic:blipFill>
                  <a:blip r:embed="rId1"/>
                  <a:srcRect b="0" l="-4017" r="0" t="0"/>
                  <a:stretch>
                    <a:fillRect/>
                  </a:stretch>
                </pic:blipFill>
                <pic:spPr>
                  <a:xfrm>
                    <a:off x="0" y="0"/>
                    <a:ext cx="4833999" cy="795338"/>
                  </a:xfrm>
                  <a:prstGeom prst="rect"/>
                  <a:ln/>
                </pic:spPr>
              </pic:pic>
            </a:graphicData>
          </a:graphic>
        </wp:inline>
      </w:drawing>
    </w:r>
    <w:r w:rsidDel="00000000" w:rsidR="00000000" w:rsidRPr="00000000">
      <w:rPr>
        <w:rFonts w:ascii="Arial" w:cs="Arial" w:eastAsia="Arial" w:hAnsi="Arial"/>
        <w:sz w:val="14"/>
        <w:szCs w:val="14"/>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57150</wp:posOffset>
          </wp:positionV>
          <wp:extent cx="1062038" cy="106203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2038" cy="1062038"/>
                  </a:xfrm>
                  <a:prstGeom prst="rect"/>
                  <a:ln/>
                </pic:spPr>
              </pic:pic>
            </a:graphicData>
          </a:graphic>
        </wp:anchor>
      </w:drawing>
    </w:r>
  </w:p>
  <w:p w:rsidR="00000000" w:rsidDel="00000000" w:rsidP="00000000" w:rsidRDefault="00000000" w:rsidRPr="00000000" w14:paraId="00002AEF">
    <w:pPr>
      <w:spacing w:after="60" w:line="240" w:lineRule="auto"/>
      <w:jc w:val="both"/>
      <w:rPr>
        <w:b w:val="1"/>
        <w:sz w:val="48"/>
        <w:szCs w:val="48"/>
      </w:rPr>
    </w:pPr>
    <w:bookmarkStart w:colFirst="0" w:colLast="0" w:name="_xrvvxyqgwr4p" w:id="418"/>
    <w:bookmarkEnd w:id="4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F0">
    <w:pPr>
      <w:spacing w:after="120" w:before="120" w:line="240" w:lineRule="auto"/>
      <w:jc w:val="center"/>
      <w:rPr>
        <w:b w:val="1"/>
        <w:sz w:val="58"/>
        <w:szCs w:val="58"/>
      </w:rPr>
    </w:pPr>
    <w:bookmarkStart w:colFirst="0" w:colLast="0" w:name="_aq23wy2lfp5g" w:id="419"/>
    <w:bookmarkEnd w:id="419"/>
    <w:r w:rsidDel="00000000" w:rsidR="00000000" w:rsidRPr="00000000">
      <w:rPr>
        <w:sz w:val="16"/>
        <w:szCs w:val="16"/>
        <w:rtl w:val="0"/>
      </w:rPr>
      <w:t xml:space="preserve"> </w:t>
    </w:r>
    <w:hyperlink r:id="rId3">
      <w:r w:rsidDel="00000000" w:rsidR="00000000" w:rsidRPr="00000000">
        <w:rPr>
          <w:b w:val="1"/>
          <w:sz w:val="18"/>
          <w:szCs w:val="18"/>
          <w:rtl w:val="0"/>
        </w:rPr>
        <w:t xml:space="preserve">www.parallax.com/P2</w:t>
      </w:r>
    </w:hyperlink>
    <w:r w:rsidDel="00000000" w:rsidR="00000000" w:rsidRPr="00000000">
      <w:rPr>
        <w:rFonts w:ascii="Nova Mono" w:cs="Nova Mono" w:eastAsia="Nova Mono" w:hAnsi="Nova Mono"/>
        <w:sz w:val="18"/>
        <w:szCs w:val="18"/>
        <w:rtl w:val="0"/>
      </w:rPr>
      <w:t xml:space="preserve">  ⬝  </w:t>
    </w:r>
    <w:hyperlink r:id="rId4">
      <w:r w:rsidDel="00000000" w:rsidR="00000000" w:rsidRPr="00000000">
        <w:rPr>
          <w:b w:val="1"/>
          <w:sz w:val="18"/>
          <w:szCs w:val="18"/>
          <w:rtl w:val="0"/>
        </w:rPr>
        <w:t xml:space="preserve">sales@parallax.com</w:t>
      </w:r>
    </w:hyperlink>
    <w:r w:rsidDel="00000000" w:rsidR="00000000" w:rsidRPr="00000000">
      <w:rPr>
        <w:rFonts w:ascii="Nova Mono" w:cs="Nova Mono" w:eastAsia="Nova Mono" w:hAnsi="Nova Mono"/>
        <w:sz w:val="18"/>
        <w:szCs w:val="18"/>
        <w:rtl w:val="0"/>
      </w:rPr>
      <w:t xml:space="preserve">   ⬝   </w:t>
    </w:r>
    <w:r w:rsidDel="00000000" w:rsidR="00000000" w:rsidRPr="00000000">
      <w:rPr>
        <w:b w:val="1"/>
        <w:sz w:val="18"/>
        <w:szCs w:val="18"/>
        <w:rtl w:val="0"/>
      </w:rPr>
      <w:t xml:space="preserve">support@parallax.com</w:t>
    </w:r>
    <w:r w:rsidDel="00000000" w:rsidR="00000000" w:rsidRPr="00000000">
      <w:rPr>
        <w:rFonts w:ascii="Nova Mono" w:cs="Nova Mono" w:eastAsia="Nova Mono" w:hAnsi="Nova Mono"/>
        <w:sz w:val="18"/>
        <w:szCs w:val="18"/>
        <w:rtl w:val="0"/>
      </w:rPr>
      <w:t xml:space="preserve">   ⬝   </w:t>
    </w:r>
    <w:r w:rsidDel="00000000" w:rsidR="00000000" w:rsidRPr="00000000">
      <w:rPr>
        <w:b w:val="1"/>
        <w:sz w:val="18"/>
        <w:szCs w:val="18"/>
        <w:rtl w:val="0"/>
      </w:rPr>
      <w:t xml:space="preserve">+1 888-512-1024</w:t>
    </w:r>
    <w:r w:rsidDel="00000000" w:rsidR="00000000" w:rsidRPr="00000000">
      <w:rPr>
        <w:b w:val="1"/>
        <w:sz w:val="16"/>
        <w:szCs w:val="16"/>
        <w:rtl w:val="0"/>
      </w:rPr>
      <w:t xml:space="preserve"> </w:t>
    </w:r>
    <w:r w:rsidDel="00000000" w:rsidR="00000000" w:rsidRPr="00000000">
      <w:rPr>
        <w:b w:val="1"/>
        <w:sz w:val="44"/>
        <w:szCs w:val="44"/>
        <w:rtl w:val="0"/>
      </w:rPr>
      <w:t xml:space="preserve">Propeller 2 Assembly Language (PASM2) Manual</w:t>
    </w:r>
    <w:r w:rsidDel="00000000" w:rsidR="00000000" w:rsidRPr="00000000">
      <w:rPr>
        <w:b w:val="1"/>
        <w:sz w:val="58"/>
        <w:szCs w:val="58"/>
        <w:rtl w:val="0"/>
      </w:rPr>
      <w:t xml:space="preserve"> </w:t>
    </w:r>
  </w:p>
  <w:p w:rsidR="00000000" w:rsidDel="00000000" w:rsidP="00000000" w:rsidRDefault="00000000" w:rsidRPr="00000000" w14:paraId="00002AF1">
    <w:pPr>
      <w:jc w:val="center"/>
      <w:rPr>
        <w:b w:val="1"/>
        <w:sz w:val="58"/>
        <w:szCs w:val="58"/>
      </w:rPr>
    </w:pPr>
    <w:bookmarkStart w:colFirst="0" w:colLast="0" w:name="_aq23wy2lfp5g" w:id="419"/>
    <w:bookmarkEnd w:id="419"/>
    <w:r w:rsidDel="00000000" w:rsidR="00000000" w:rsidRPr="00000000">
      <w:rPr>
        <w:sz w:val="30"/>
        <w:szCs w:val="30"/>
        <w:rtl w:val="0"/>
      </w:rPr>
      <w:t xml:space="preserve">Nov 1, 2022 Release</w:t>
    </w:r>
    <w:r w:rsidDel="00000000" w:rsidR="00000000" w:rsidRPr="00000000">
      <w:rPr>
        <w:rtl w:val="0"/>
      </w:rPr>
    </w:r>
  </w:p>
  <w:p w:rsidR="00000000" w:rsidDel="00000000" w:rsidP="00000000" w:rsidRDefault="00000000" w:rsidRPr="00000000" w14:paraId="00002AF2">
    <w:pPr>
      <w:spacing w:after="60" w:line="240" w:lineRule="auto"/>
      <w:jc w:val="both"/>
      <w:rPr>
        <w:b w:val="1"/>
        <w:sz w:val="48"/>
        <w:szCs w:val="48"/>
      </w:rPr>
    </w:pPr>
    <w:bookmarkStart w:colFirst="0" w:colLast="0" w:name="_xrvvxyqgwr4p" w:id="418"/>
    <w:bookmarkEnd w:id="4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AF3">
    <w:pPr>
      <w:spacing w:after="120" w:before="120" w:line="240" w:lineRule="auto"/>
      <w:jc w:val="both"/>
      <w:rPr>
        <w:b w:val="1"/>
        <w:sz w:val="16"/>
        <w:szCs w:val="16"/>
      </w:rPr>
    </w:pPr>
    <w:bookmarkStart w:colFirst="0" w:colLast="0" w:name="_36pcehoiij1f" w:id="420"/>
    <w:bookmarkEnd w:id="420"/>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0" w:before="360" w:lineRule="auto"/>
    </w:pPr>
    <w:rPr>
      <w:b w:val="1"/>
      <w:sz w:val="30"/>
      <w:szCs w:val="30"/>
    </w:rPr>
  </w:style>
  <w:style w:type="paragraph" w:styleId="Heading2">
    <w:name w:val="heading 2"/>
    <w:basedOn w:val="Normal"/>
    <w:next w:val="Normal"/>
    <w:pPr>
      <w:keepNext w:val="1"/>
      <w:keepLines w:val="1"/>
      <w:pageBreakBefore w:val="0"/>
      <w:spacing w:after="0" w:before="200" w:lineRule="auto"/>
    </w:pPr>
    <w:rPr>
      <w:b w:val="1"/>
      <w:sz w:val="30"/>
      <w:szCs w:val="30"/>
    </w:rPr>
  </w:style>
  <w:style w:type="paragraph" w:styleId="Heading3">
    <w:name w:val="heading 3"/>
    <w:basedOn w:val="Normal"/>
    <w:next w:val="Normal"/>
    <w:pPr>
      <w:keepNext w:val="1"/>
      <w:keepLines w:val="1"/>
      <w:pageBreakBefore w:val="0"/>
      <w:spacing w:after="0" w:before="160" w:lineRule="auto"/>
    </w:pPr>
    <w:rPr>
      <w:b w:val="1"/>
      <w:sz w:val="24"/>
      <w:szCs w:val="24"/>
    </w:rPr>
  </w:style>
  <w:style w:type="paragraph" w:styleId="Heading4">
    <w:name w:val="heading 4"/>
    <w:basedOn w:val="Normal"/>
    <w:next w:val="Normal"/>
    <w:pPr>
      <w:keepNext w:val="1"/>
      <w:keepLines w:val="1"/>
      <w:pageBreakBefore w:val="0"/>
      <w:spacing w:after="0" w:before="160" w:lineRule="auto"/>
    </w:pPr>
    <w:rPr>
      <w:b w:val="1"/>
    </w:rPr>
  </w:style>
  <w:style w:type="paragraph" w:styleId="Heading5">
    <w:name w:val="heading 5"/>
    <w:basedOn w:val="Normal"/>
    <w:next w:val="Normal"/>
    <w:pPr>
      <w:keepNext w:val="1"/>
      <w:keepLines w:val="1"/>
      <w:pageBreakBefore w:val="0"/>
      <w:spacing w:after="0" w:before="160" w:lineRule="auto"/>
    </w:pPr>
    <w:rPr>
      <w:color w:val="666666"/>
    </w:rPr>
  </w:style>
  <w:style w:type="paragraph" w:styleId="Heading6">
    <w:name w:val="heading 6"/>
    <w:basedOn w:val="Normal"/>
    <w:next w:val="Normal"/>
    <w:pPr>
      <w:keepNext w:val="1"/>
      <w:keepLines w:val="1"/>
      <w:pageBreakBefore w:val="0"/>
      <w:spacing w:after="0" w:line="240" w:lineRule="auto"/>
      <w:jc w:val="center"/>
    </w:pPr>
    <w:rPr>
      <w:rFonts w:ascii="Arial" w:cs="Arial" w:eastAsia="Arial" w:hAnsi="Arial"/>
      <w:b w:val="1"/>
      <w:sz w:val="22"/>
      <w:szCs w:val="22"/>
    </w:rPr>
  </w:style>
  <w:style w:type="paragraph" w:styleId="Title">
    <w:name w:val="Title"/>
    <w:basedOn w:val="Normal"/>
    <w:next w:val="Normal"/>
    <w:pPr>
      <w:keepNext w:val="1"/>
      <w:keepLines w:val="1"/>
      <w:pageBreakBefore w:val="0"/>
      <w:widowControl w:val="0"/>
      <w:spacing w:after="0" w:lineRule="auto"/>
    </w:pPr>
    <w:rPr>
      <w:rFonts w:ascii="Roboto Mono Medium" w:cs="Roboto Mono Medium" w:eastAsia="Roboto Mono Medium" w:hAnsi="Roboto Mono Medium"/>
      <w:sz w:val="18"/>
      <w:szCs w:val="18"/>
    </w:rPr>
  </w:style>
  <w:style w:type="paragraph" w:styleId="Subtitle">
    <w:name w:val="Subtitle"/>
    <w:basedOn w:val="Normal"/>
    <w:next w:val="Normal"/>
    <w:pPr>
      <w:keepNext w:val="1"/>
      <w:keepLines w:val="1"/>
      <w:pageBreakBefore w:val="0"/>
      <w:spacing w:after="0" w:line="240" w:lineRule="auto"/>
      <w:jc w:val="center"/>
    </w:pPr>
    <w:rPr>
      <w:rFonts w:ascii="Arial" w:cs="Arial" w:eastAsia="Arial" w:hAnsi="Arial"/>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parallax.com" TargetMode="External"/><Relationship Id="rId10" Type="http://schemas.openxmlformats.org/officeDocument/2006/relationships/hyperlink" Target="https://forums.parallax.com/" TargetMode="External"/><Relationship Id="rId13" Type="http://schemas.openxmlformats.org/officeDocument/2006/relationships/hyperlink" Target="http://www.parallax.com/P2" TargetMode="Externa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hyperlink" Target="https://www.parallax.com/propeller-2/documentation/" TargetMode="External"/><Relationship Id="rId14" Type="http://schemas.openxmlformats.org/officeDocument/2006/relationships/hyperlink" Target="https://www.parallax.com/propeller-2/documentation/" TargetMode="External"/><Relationship Id="rId17" Type="http://schemas.openxmlformats.org/officeDocument/2006/relationships/hyperlink" Target="mailto:support@parallax.com" TargetMode="External"/><Relationship Id="rId16" Type="http://schemas.openxmlformats.org/officeDocument/2006/relationships/hyperlink" Target="mailto:sales@parallax.com" TargetMode="External"/><Relationship Id="rId5" Type="http://schemas.openxmlformats.org/officeDocument/2006/relationships/numbering" Target="numbering.xml"/><Relationship Id="rId19" Type="http://schemas.openxmlformats.org/officeDocument/2006/relationships/hyperlink" Target="https://forums.parallax.com" TargetMode="External"/><Relationship Id="rId6" Type="http://schemas.openxmlformats.org/officeDocument/2006/relationships/styles" Target="styles.xml"/><Relationship Id="rId18" Type="http://schemas.openxmlformats.org/officeDocument/2006/relationships/hyperlink" Target="http://www.parallax.com/p2" TargetMode="Externa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Oswald-bold.ttf"/><Relationship Id="rId11" Type="http://schemas.openxmlformats.org/officeDocument/2006/relationships/font" Target="fonts/RobotoMedium-italic.ttf"/><Relationship Id="rId10" Type="http://schemas.openxmlformats.org/officeDocument/2006/relationships/font" Target="fonts/RobotoMedium-bold.ttf"/><Relationship Id="rId21" Type="http://schemas.openxmlformats.org/officeDocument/2006/relationships/font" Target="fonts/NovaMono-regular.ttf"/><Relationship Id="rId13" Type="http://schemas.openxmlformats.org/officeDocument/2006/relationships/font" Target="fonts/OswaldLight-regular.ttf"/><Relationship Id="rId12" Type="http://schemas.openxmlformats.org/officeDocument/2006/relationships/font" Target="fonts/RobotoMedium-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RobotoMedium-regular.ttf"/><Relationship Id="rId15" Type="http://schemas.openxmlformats.org/officeDocument/2006/relationships/font" Target="fonts/RobotoMono-regular.ttf"/><Relationship Id="rId14" Type="http://schemas.openxmlformats.org/officeDocument/2006/relationships/font" Target="fonts/OswaldLight-bold.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Roboto-regular.ttf"/><Relationship Id="rId19" Type="http://schemas.openxmlformats.org/officeDocument/2006/relationships/font" Target="fonts/Oswald-regular.ttf"/><Relationship Id="rId6" Type="http://schemas.openxmlformats.org/officeDocument/2006/relationships/font" Target="fonts/Roboto-bold.ttf"/><Relationship Id="rId18" Type="http://schemas.openxmlformats.org/officeDocument/2006/relationships/font" Target="fonts/RobotoMono-boldItalic.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hyperlink" Target="https://www.parallax.com/propeller-2/" TargetMode="External"/><Relationship Id="rId4" Type="http://schemas.openxmlformats.org/officeDocument/2006/relationships/hyperlink" Target="mailto:sales@paralla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