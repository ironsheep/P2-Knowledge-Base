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jc w:val="center"/>
        <w:rPr>
          <w:b w:val="1"/>
          <w:sz w:val="48"/>
          <w:szCs w:val="48"/>
        </w:rPr>
      </w:pPr>
      <w:commentRangeStart w:id="0"/>
      <w:r w:rsidDel="00000000" w:rsidR="00000000" w:rsidRPr="00000000">
        <w:rPr>
          <w:b w:val="1"/>
          <w:sz w:val="48"/>
          <w:szCs w:val="48"/>
          <w:rtl w:val="0"/>
        </w:rPr>
        <w:t xml:space="preserve">Propeller 2 Spin Manual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1"/>
        <w:pageBreakBefore w:val="0"/>
        <w:shd w:fill="fff2cc" w:val="clear"/>
        <w:rPr/>
      </w:pPr>
      <w:bookmarkStart w:colFirst="0" w:colLast="0" w:name="_9udzb232cl2o" w:id="0"/>
      <w:bookmarkEnd w:id="0"/>
      <w:r w:rsidDel="00000000" w:rsidR="00000000" w:rsidRPr="00000000">
        <w:rPr>
          <w:rtl w:val="0"/>
        </w:rPr>
        <w:t xml:space="preserve">NOTICE: </w:t>
      </w:r>
      <w:r w:rsidDel="00000000" w:rsidR="00000000" w:rsidRPr="00000000">
        <w:rPr>
          <w:rtl w:val="0"/>
        </w:rPr>
        <w:t xml:space="preserve">Work In Progress</w:t>
      </w:r>
    </w:p>
    <w:p w:rsidR="00000000" w:rsidDel="00000000" w:rsidP="00000000" w:rsidRDefault="00000000" w:rsidRPr="00000000" w14:paraId="00000004">
      <w:pPr>
        <w:pageBreakBefore w:val="0"/>
        <w:shd w:fill="fff2cc" w:val="clear"/>
        <w:rPr/>
      </w:pPr>
      <w:r w:rsidDel="00000000" w:rsidR="00000000" w:rsidRPr="00000000">
        <w:rPr>
          <w:rtl w:val="0"/>
        </w:rPr>
        <w:t xml:space="preserve">This document is not complete; it  is a work in progress.</w:t>
      </w:r>
    </w:p>
    <w:p w:rsidR="00000000" w:rsidDel="00000000" w:rsidP="00000000" w:rsidRDefault="00000000" w:rsidRPr="00000000" w14:paraId="00000005">
      <w:pPr>
        <w:pageBreakBefore w:val="0"/>
        <w:shd w:fill="fff2cc" w:val="clear"/>
        <w:rPr/>
      </w:pPr>
      <w:r w:rsidDel="00000000" w:rsidR="00000000" w:rsidRPr="00000000">
        <w:rPr>
          <w:rtl w:val="0"/>
        </w:rPr>
        <w:t xml:space="preserve">The following indicators appear in different sections to describe their state:</w:t>
      </w:r>
    </w:p>
    <w:p w:rsidR="00000000" w:rsidDel="00000000" w:rsidP="00000000" w:rsidRDefault="00000000" w:rsidRPr="00000000" w14:paraId="00000006">
      <w:pPr>
        <w:pageBreakBefore w:val="0"/>
        <w:numPr>
          <w:ilvl w:val="0"/>
          <w:numId w:val="3"/>
        </w:numPr>
        <w:shd w:fill="fff2cc" w:val="clear"/>
        <w:tabs>
          <w:tab w:val="left" w:leader="none" w:pos="1620"/>
        </w:tabs>
        <w:ind w:left="720" w:hanging="360"/>
        <w:rPr/>
      </w:pPr>
      <w:r w:rsidDel="00000000" w:rsidR="00000000" w:rsidRPr="00000000">
        <w:rPr>
          <w:i w:val="1"/>
          <w:rtl w:val="0"/>
        </w:rPr>
        <w:t xml:space="preserve">{tbw}</w:t>
      </w:r>
      <w:r w:rsidDel="00000000" w:rsidR="00000000" w:rsidRPr="00000000">
        <w:rPr>
          <w:rtl w:val="0"/>
        </w:rPr>
        <w:t xml:space="preserve"> </w:t>
        <w:tab/>
        <w:t xml:space="preserve">- needs to be written</w:t>
      </w:r>
    </w:p>
    <w:p w:rsidR="00000000" w:rsidDel="00000000" w:rsidP="00000000" w:rsidRDefault="00000000" w:rsidRPr="00000000" w14:paraId="00000007">
      <w:pPr>
        <w:pageBreakBefore w:val="0"/>
        <w:numPr>
          <w:ilvl w:val="0"/>
          <w:numId w:val="3"/>
        </w:numPr>
        <w:shd w:fill="fff2cc" w:val="clear"/>
        <w:tabs>
          <w:tab w:val="left" w:leader="none" w:pos="1620"/>
        </w:tabs>
        <w:ind w:left="720" w:hanging="360"/>
        <w:rPr/>
      </w:pPr>
      <w:r w:rsidDel="00000000" w:rsidR="00000000" w:rsidRPr="00000000">
        <w:rPr>
          <w:i w:val="1"/>
          <w:rtl w:val="0"/>
        </w:rPr>
        <w:t xml:space="preserve">{rough}</w:t>
      </w:r>
      <w:r w:rsidDel="00000000" w:rsidR="00000000" w:rsidRPr="00000000">
        <w:rPr>
          <w:rtl w:val="0"/>
        </w:rPr>
        <w:t xml:space="preserve"> </w:t>
        <w:tab/>
        <w:t xml:space="preserve">- rough draft</w:t>
      </w:r>
    </w:p>
    <w:p w:rsidR="00000000" w:rsidDel="00000000" w:rsidP="00000000" w:rsidRDefault="00000000" w:rsidRPr="00000000" w14:paraId="00000008">
      <w:pPr>
        <w:pageBreakBefore w:val="0"/>
        <w:numPr>
          <w:ilvl w:val="0"/>
          <w:numId w:val="3"/>
        </w:numPr>
        <w:shd w:fill="fff2cc" w:val="clear"/>
        <w:tabs>
          <w:tab w:val="left" w:leader="none" w:pos="1620"/>
        </w:tabs>
        <w:ind w:left="720" w:hanging="360"/>
        <w:rPr/>
      </w:pPr>
      <w:r w:rsidDel="00000000" w:rsidR="00000000" w:rsidRPr="00000000">
        <w:rPr>
          <w:i w:val="1"/>
          <w:rtl w:val="0"/>
        </w:rPr>
        <w:t xml:space="preserve">{draft}</w:t>
      </w:r>
      <w:r w:rsidDel="00000000" w:rsidR="00000000" w:rsidRPr="00000000">
        <w:rPr>
          <w:rtl w:val="0"/>
        </w:rPr>
        <w:t xml:space="preserve"> </w:t>
        <w:tab/>
        <w:t xml:space="preserve">- revised; needs review/finalization</w:t>
      </w:r>
    </w:p>
    <w:p w:rsidR="00000000" w:rsidDel="00000000" w:rsidP="00000000" w:rsidRDefault="00000000" w:rsidRPr="00000000" w14:paraId="00000009">
      <w:pPr>
        <w:pageBreakBefore w:val="0"/>
        <w:numPr>
          <w:ilvl w:val="0"/>
          <w:numId w:val="3"/>
        </w:numPr>
        <w:shd w:fill="fff2cc" w:val="clear"/>
        <w:tabs>
          <w:tab w:val="left" w:leader="none" w:pos="1620"/>
        </w:tabs>
        <w:ind w:left="720" w:hanging="360"/>
        <w:rPr/>
      </w:pPr>
      <w:r w:rsidDel="00000000" w:rsidR="00000000" w:rsidRPr="00000000">
        <w:rPr>
          <w:rtl w:val="0"/>
        </w:rPr>
        <w:t xml:space="preserve">no mark </w:t>
        <w:tab/>
        <w:t xml:space="preserve">- considered official, though may be enhanced over time</w:t>
      </w:r>
    </w:p>
    <w:p w:rsidR="00000000" w:rsidDel="00000000" w:rsidP="00000000" w:rsidRDefault="00000000" w:rsidRPr="00000000" w14:paraId="0000000A">
      <w:pPr>
        <w:pageBreakBefore w:val="0"/>
        <w:ind w:left="720" w:firstLine="0"/>
        <w:rPr/>
        <w:sectPr>
          <w:footerReference r:id="rId7" w:type="default"/>
          <w:footerReference r:id="rId8" w:type="first"/>
          <w:pgSz w:h="15840" w:w="12240" w:orient="portrait"/>
          <w:pgMar w:bottom="720" w:top="720" w:left="1080" w:right="1080" w:header="720" w:footer="720"/>
          <w:pgNumType w:start="1"/>
          <w:titlePg w:val="1"/>
        </w:sectPr>
      </w:pPr>
      <w:r w:rsidDel="00000000" w:rsidR="00000000" w:rsidRPr="00000000">
        <w:rPr>
          <w:rtl w:val="0"/>
        </w:rPr>
      </w:r>
    </w:p>
    <w:p w:rsidR="00000000" w:rsidDel="00000000" w:rsidP="00000000" w:rsidRDefault="00000000" w:rsidRPr="00000000" w14:paraId="0000000B">
      <w:pPr>
        <w:pageBreakBefore w:val="0"/>
        <w:ind w:left="720" w:firstLine="0"/>
        <w:rPr/>
      </w:pPr>
      <w:r w:rsidDel="00000000" w:rsidR="00000000" w:rsidRPr="00000000">
        <w:rPr>
          <w:rtl w:val="0"/>
        </w:rPr>
      </w:r>
    </w:p>
    <w:p w:rsidR="00000000" w:rsidDel="00000000" w:rsidP="00000000" w:rsidRDefault="00000000" w:rsidRPr="00000000" w14:paraId="0000000C">
      <w:pPr>
        <w:pStyle w:val="Heading4"/>
        <w:pageBreakBefore w:val="0"/>
        <w:rPr/>
      </w:pPr>
      <w:bookmarkStart w:colFirst="0" w:colLast="0" w:name="_e7pljw5zvubg" w:id="1"/>
      <w:bookmarkEnd w:id="1"/>
      <w:r w:rsidDel="00000000" w:rsidR="00000000" w:rsidRPr="00000000">
        <w:rPr>
          <w:rtl w:val="0"/>
        </w:rPr>
        <w:t xml:space="preserve">COPYRIGHTS AND TRADEMARKS</w:t>
      </w:r>
    </w:p>
    <w:p w:rsidR="00000000" w:rsidDel="00000000" w:rsidP="00000000" w:rsidRDefault="00000000" w:rsidRPr="00000000" w14:paraId="0000000D">
      <w:pPr>
        <w:pageBreakBefore w:val="0"/>
        <w:rPr/>
      </w:pPr>
      <w:r w:rsidDel="00000000" w:rsidR="00000000" w:rsidRPr="00000000">
        <w:rPr>
          <w:rtl w:val="0"/>
        </w:rPr>
        <w:t xml:space="preserve">This documentation is copyright © 2024 by Parallax Inc. By downloading or obtaining a printed copy of this documentation you agree that it</w:t>
      </w:r>
      <w:r w:rsidDel="00000000" w:rsidR="00000000" w:rsidRPr="00000000">
        <w:rPr>
          <w:rtl w:val="0"/>
        </w:rPr>
        <w:t xml:space="preserve"> is to be used with, or with products containing, the Parallax </w:t>
      </w:r>
      <w:r w:rsidDel="00000000" w:rsidR="00000000" w:rsidRPr="00000000">
        <w:rPr>
          <w:rtl w:val="0"/>
        </w:rPr>
        <w:t xml:space="preserve">Propeller 2 P2X8C4M64P microcontroller. Any other uses are not permitted and may represent a violation of Parallax copyrights, legally punishable according to Federal copyright or intellectual property laws. Any duplication of this documentation for commercial uses is expressly prohibited by Parallax Inc. Duplication for educational use is permitted, subject to the following Conditions of Duplication: Parallax Inc. grants the user a conditional right to download, duplicate, and distribute this text without Parallax's permission. This right is based on the following conditions: the text, or any portion thereof, may not be duplicated for commercial use; it may be duplicated only for educational purposes when used solely in conjunction with Parallax products, and the user may recover from the student only the cost of duplication.</w:t>
      </w:r>
    </w:p>
    <w:p w:rsidR="00000000" w:rsidDel="00000000" w:rsidP="00000000" w:rsidRDefault="00000000" w:rsidRPr="00000000" w14:paraId="0000000E">
      <w:pPr>
        <w:pageBreakBefore w:val="0"/>
        <w:rPr/>
      </w:pPr>
      <w:r w:rsidDel="00000000" w:rsidR="00000000" w:rsidRPr="00000000">
        <w:rPr>
          <w:rtl w:val="0"/>
        </w:rPr>
        <w:t xml:space="preserve">Parallax, Propeller Spin, and the Parallax </w:t>
      </w:r>
      <w:r w:rsidDel="00000000" w:rsidR="00000000" w:rsidRPr="00000000">
        <w:rPr>
          <w:rtl w:val="0"/>
        </w:rPr>
        <w:t xml:space="preserve">logos</w:t>
      </w:r>
      <w:r w:rsidDel="00000000" w:rsidR="00000000" w:rsidRPr="00000000">
        <w:rPr>
          <w:rtl w:val="0"/>
        </w:rPr>
        <w:t xml:space="preserve"> are trademarks of Parallax Inc. If you decide to use any trademarks of Parallax Inc. on your web page or in printed material, you must state that "(trademark) is a (registered) trademark of Parallax Inc." upon the first appearance of the trademark name in each printed document or web page. Other brand and product names herein are trademarks or registered trademarks of their respective holders.</w:t>
      </w:r>
    </w:p>
    <w:p w:rsidR="00000000" w:rsidDel="00000000" w:rsidP="00000000" w:rsidRDefault="00000000" w:rsidRPr="00000000" w14:paraId="0000000F">
      <w:pPr>
        <w:pStyle w:val="Heading4"/>
        <w:pageBreakBefore w:val="0"/>
        <w:rPr/>
      </w:pPr>
      <w:bookmarkStart w:colFirst="0" w:colLast="0" w:name="_ehko7ecz5h9m" w:id="2"/>
      <w:bookmarkEnd w:id="2"/>
      <w:r w:rsidDel="00000000" w:rsidR="00000000" w:rsidRPr="00000000">
        <w:rPr>
          <w:rtl w:val="0"/>
        </w:rPr>
        <w:t xml:space="preserve">DISCLAIMER OF LIABILITY</w:t>
      </w:r>
    </w:p>
    <w:p w:rsidR="00000000" w:rsidDel="00000000" w:rsidP="00000000" w:rsidRDefault="00000000" w:rsidRPr="00000000" w14:paraId="00000010">
      <w:pPr>
        <w:pageBreakBefore w:val="0"/>
        <w:rPr>
          <w:sz w:val="36"/>
          <w:szCs w:val="36"/>
          <w:rPrChange w:author="Frank Pittel" w:id="0" w:date="2025-01-11T03:47:19Z">
            <w:rPr/>
          </w:rPrChange>
        </w:rPr>
      </w:pPr>
      <w:r w:rsidDel="00000000" w:rsidR="00000000" w:rsidRPr="00000000">
        <w:rPr>
          <w:rtl w:val="0"/>
        </w:rPr>
        <w:t xml:space="preserve">Parallax Inc. makes no warranty, representation or guarantee regarding the suitability of its products for any particular purpose, nor does Parallax Inc. assume any liability arising out of the application or use of any product, and specifically disclaims any and all liability, including without limitation consequential or incidental damages even if Parallax Inc. has been advised of the possibility of such damages.</w:t>
      </w:r>
      <w:r w:rsidDel="00000000" w:rsidR="00000000" w:rsidRPr="00000000">
        <w:rPr>
          <w:rtl w:val="0"/>
        </w:rPr>
      </w:r>
    </w:p>
    <w:p w:rsidR="00000000" w:rsidDel="00000000" w:rsidP="00000000" w:rsidRDefault="00000000" w:rsidRPr="00000000" w14:paraId="00000011">
      <w:pPr>
        <w:pStyle w:val="Heading4"/>
        <w:pageBreakBefore w:val="0"/>
        <w:rPr/>
      </w:pPr>
      <w:bookmarkStart w:colFirst="0" w:colLast="0" w:name="_cofidxyentvg" w:id="3"/>
      <w:bookmarkEnd w:id="3"/>
      <w:r w:rsidDel="00000000" w:rsidR="00000000" w:rsidRPr="00000000">
        <w:rPr>
          <w:rtl w:val="0"/>
        </w:rPr>
        <w:t xml:space="preserve">INTERNET DISCUSSION LISTS</w:t>
      </w:r>
    </w:p>
    <w:p w:rsidR="00000000" w:rsidDel="00000000" w:rsidP="00000000" w:rsidRDefault="00000000" w:rsidRPr="00000000" w14:paraId="00000012">
      <w:pPr>
        <w:pageBreakBefore w:val="0"/>
        <w:rPr/>
      </w:pPr>
      <w:r w:rsidDel="00000000" w:rsidR="00000000" w:rsidRPr="00000000">
        <w:rPr>
          <w:rtl w:val="0"/>
        </w:rPr>
        <w:t xml:space="preserve">Parallax</w:t>
      </w:r>
      <w:r w:rsidDel="00000000" w:rsidR="00000000" w:rsidRPr="00000000">
        <w:rPr>
          <w:rtl w:val="0"/>
        </w:rPr>
        <w:t xml:space="preserve"> maintains active web-based discussion forums for people interested in Parallax Propeller products, at </w:t>
      </w:r>
      <w:hyperlink r:id="rId9">
        <w:r w:rsidDel="00000000" w:rsidR="00000000" w:rsidRPr="00000000">
          <w:rPr>
            <w:color w:val="1155cc"/>
            <w:u w:val="single"/>
            <w:rtl w:val="0"/>
          </w:rPr>
          <w:t xml:space="preserve">forums.parallax.com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pStyle w:val="Heading4"/>
        <w:pageBreakBefore w:val="0"/>
        <w:rPr/>
      </w:pPr>
      <w:bookmarkStart w:colFirst="0" w:colLast="0" w:name="_a2gz4w1zyntc" w:id="4"/>
      <w:bookmarkEnd w:id="4"/>
      <w:r w:rsidDel="00000000" w:rsidR="00000000" w:rsidRPr="00000000">
        <w:rPr>
          <w:rtl w:val="0"/>
        </w:rPr>
        <w:t xml:space="preserve">ERRATA</w:t>
      </w:r>
    </w:p>
    <w:p w:rsidR="00000000" w:rsidDel="00000000" w:rsidP="00000000" w:rsidRDefault="00000000" w:rsidRPr="00000000" w14:paraId="00000014">
      <w:pPr>
        <w:pageBreakBefore w:val="0"/>
        <w:rPr/>
      </w:pPr>
      <w:r w:rsidDel="00000000" w:rsidR="00000000" w:rsidRPr="00000000">
        <w:rPr>
          <w:rtl w:val="0"/>
        </w:rPr>
        <w:t xml:space="preserve">While great effort is made to assure the accuracy of our texts, errors may still exist. If you find an error, please let us know by commenting/suggesting on live documentation, or by sending an email to editor@parallax.com. We continually strive to improve all of our educational materials and documentation, and frequently revise our texts. Occasionally, an errata sheet with a list of known errors and corrections for a given text will be posted to our website, </w:t>
      </w:r>
      <w:hyperlink r:id="rId10">
        <w:r w:rsidDel="00000000" w:rsidR="00000000" w:rsidRPr="00000000">
          <w:rPr>
            <w:color w:val="1155cc"/>
            <w:u w:val="single"/>
            <w:rtl w:val="0"/>
          </w:rPr>
          <w:t xml:space="preserve">www.parallax.com</w:t>
        </w:r>
      </w:hyperlink>
      <w:r w:rsidDel="00000000" w:rsidR="00000000" w:rsidRPr="00000000">
        <w:rPr>
          <w:rtl w:val="0"/>
        </w:rPr>
        <w:t xml:space="preserve">. Please check the individual product page’s free downloads for an errata file.</w:t>
      </w:r>
    </w:p>
    <w:p w:rsidR="00000000" w:rsidDel="00000000" w:rsidP="00000000" w:rsidRDefault="00000000" w:rsidRPr="00000000" w14:paraId="00000015">
      <w:pPr>
        <w:pStyle w:val="Heading4"/>
        <w:pageBreakBefore w:val="0"/>
        <w:rPr/>
      </w:pPr>
      <w:bookmarkStart w:colFirst="0" w:colLast="0" w:name="_sxilnx3rlhff" w:id="5"/>
      <w:bookmarkEnd w:id="5"/>
      <w:r w:rsidDel="00000000" w:rsidR="00000000" w:rsidRPr="00000000">
        <w:rPr>
          <w:rtl w:val="0"/>
        </w:rPr>
        <w:t xml:space="preserve">SUPPORTED HARDWARE AND FIRMWARE</w:t>
      </w:r>
    </w:p>
    <w:p w:rsidR="00000000" w:rsidDel="00000000" w:rsidP="00000000" w:rsidRDefault="00000000" w:rsidRPr="00000000" w14:paraId="00000016">
      <w:pPr>
        <w:pageBreakBefore w:val="0"/>
        <w:rPr/>
      </w:pPr>
      <w:r w:rsidDel="00000000" w:rsidR="00000000" w:rsidRPr="00000000">
        <w:rPr>
          <w:rtl w:val="0"/>
        </w:rPr>
        <w:t xml:space="preserve">This manual is valid with the following hardware and firmware versions:</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17">
            <w:pPr>
              <w:pStyle w:val="Heading6"/>
              <w:pageBreakBefore w:val="0"/>
              <w:spacing w:after="0" w:lineRule="auto"/>
              <w:jc w:val="center"/>
              <w:rPr>
                <w:rFonts w:ascii="Arial" w:cs="Arial" w:eastAsia="Arial" w:hAnsi="Arial"/>
                <w:sz w:val="22"/>
                <w:szCs w:val="22"/>
              </w:rPr>
            </w:pPr>
            <w:bookmarkStart w:colFirst="0" w:colLast="0" w:name="_c6ad30wjmjod" w:id="6"/>
            <w:bookmarkEnd w:id="6"/>
            <w:r w:rsidDel="00000000" w:rsidR="00000000" w:rsidRPr="00000000">
              <w:rPr>
                <w:rFonts w:ascii="Arial" w:cs="Arial" w:eastAsia="Arial" w:hAnsi="Arial"/>
                <w:sz w:val="22"/>
                <w:szCs w:val="22"/>
                <w:rtl w:val="0"/>
              </w:rPr>
              <w:t xml:space="preserve">Hardware</w:t>
            </w:r>
          </w:p>
        </w:tc>
        <w:tc>
          <w:tcPr>
            <w:shd w:fill="d9d9d9"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18">
            <w:pPr>
              <w:pStyle w:val="Heading6"/>
              <w:pageBreakBefore w:val="0"/>
              <w:spacing w:after="0" w:lineRule="auto"/>
              <w:jc w:val="center"/>
              <w:rPr>
                <w:rFonts w:ascii="Arial" w:cs="Arial" w:eastAsia="Arial" w:hAnsi="Arial"/>
                <w:sz w:val="22"/>
                <w:szCs w:val="22"/>
              </w:rPr>
            </w:pPr>
            <w:bookmarkStart w:colFirst="0" w:colLast="0" w:name="_vldzhfnfahml" w:id="7"/>
            <w:bookmarkEnd w:id="7"/>
            <w:r w:rsidDel="00000000" w:rsidR="00000000" w:rsidRPr="00000000">
              <w:rPr>
                <w:rFonts w:ascii="Arial" w:cs="Arial" w:eastAsia="Arial" w:hAnsi="Arial"/>
                <w:sz w:val="22"/>
                <w:szCs w:val="22"/>
                <w:rtl w:val="0"/>
              </w:rPr>
              <w:t xml:space="preserve">Firmware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Style w:val="Subtitle"/>
              <w:pageBreakBefore w:val="0"/>
              <w:widowControl w:val="0"/>
              <w:spacing w:after="0" w:line="240" w:lineRule="auto"/>
              <w:jc w:val="center"/>
              <w:rPr/>
            </w:pPr>
            <w:bookmarkStart w:colFirst="0" w:colLast="0" w:name="_y6k3lsbx9brv" w:id="8"/>
            <w:bookmarkEnd w:id="8"/>
            <w:r w:rsidDel="00000000" w:rsidR="00000000" w:rsidRPr="00000000">
              <w:rPr>
                <w:rtl w:val="0"/>
              </w:rPr>
              <w:t xml:space="preserve">P2X8C4M64P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Style w:val="Subtitle"/>
              <w:pageBreakBefore w:val="0"/>
              <w:widowControl w:val="0"/>
              <w:spacing w:after="0" w:line="240" w:lineRule="auto"/>
              <w:jc w:val="center"/>
              <w:rPr/>
            </w:pPr>
            <w:bookmarkStart w:colFirst="0" w:colLast="0" w:name="_af47wher2qx" w:id="9"/>
            <w:bookmarkEnd w:id="9"/>
            <w:r w:rsidDel="00000000" w:rsidR="00000000" w:rsidRPr="00000000">
              <w:rPr>
                <w:rtl w:val="0"/>
              </w:rPr>
              <w:t xml:space="preserve">Rev B/C</w:t>
            </w:r>
          </w:p>
        </w:tc>
      </w:tr>
    </w:tbl>
    <w:p w:rsidR="00000000" w:rsidDel="00000000" w:rsidP="00000000" w:rsidRDefault="00000000" w:rsidRPr="00000000" w14:paraId="0000001B">
      <w:pPr>
        <w:pStyle w:val="Heading4"/>
        <w:pageBreakBefore w:val="0"/>
        <w:rPr/>
      </w:pPr>
      <w:bookmarkStart w:colFirst="0" w:colLast="0" w:name="_wcjefvis5ns" w:id="10"/>
      <w:bookmarkEnd w:id="10"/>
      <w:r w:rsidDel="00000000" w:rsidR="00000000" w:rsidRPr="00000000">
        <w:rPr>
          <w:rtl w:val="0"/>
        </w:rPr>
        <w:t xml:space="preserve">CREDITS</w:t>
      </w:r>
    </w:p>
    <w:p w:rsidR="00000000" w:rsidDel="00000000" w:rsidP="00000000" w:rsidRDefault="00000000" w:rsidRPr="00000000" w14:paraId="0000001C">
      <w:pPr>
        <w:pageBreakBefore w:val="0"/>
        <w:spacing w:after="0" w:lineRule="auto"/>
        <w:rPr/>
      </w:pPr>
      <w:r w:rsidDel="00000000" w:rsidR="00000000" w:rsidRPr="00000000">
        <w:rPr>
          <w:rtl w:val="0"/>
        </w:rPr>
        <w:t xml:space="preserve">Authorship: Jeff Martin</w:t>
      </w:r>
    </w:p>
    <w:p w:rsidR="00000000" w:rsidDel="00000000" w:rsidP="00000000" w:rsidRDefault="00000000" w:rsidRPr="00000000" w14:paraId="0000001D">
      <w:pPr>
        <w:pageBreakBefore w:val="0"/>
        <w:spacing w:after="0" w:lineRule="auto"/>
        <w:rPr/>
      </w:pPr>
      <w:r w:rsidDel="00000000" w:rsidR="00000000" w:rsidRPr="00000000">
        <w:rPr>
          <w:rtl w:val="0"/>
        </w:rPr>
        <w:t xml:space="preserve">With many thanks to everyone in the Propeller Community and staff at Parallax Inc.</w:t>
      </w:r>
    </w:p>
    <w:p w:rsidR="00000000" w:rsidDel="00000000" w:rsidP="00000000" w:rsidRDefault="00000000" w:rsidRPr="00000000" w14:paraId="0000001E">
      <w:pPr>
        <w:pStyle w:val="Heading1"/>
        <w:pageBreakBefore w:val="0"/>
        <w:rPr/>
      </w:pPr>
      <w:bookmarkStart w:colFirst="0" w:colLast="0" w:name="_8zog7zdvw3b2" w:id="11"/>
      <w:bookmarkEnd w:id="11"/>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pageBreakBefore w:val="0"/>
        <w:rPr>
          <w:rFonts w:ascii="Roboto" w:cs="Roboto" w:eastAsia="Roboto" w:hAnsi="Roboto"/>
          <w:sz w:val="30"/>
          <w:szCs w:val="30"/>
        </w:rPr>
      </w:pPr>
      <w:bookmarkStart w:colFirst="0" w:colLast="0" w:name="_sph16lbbva3a" w:id="12"/>
      <w:bookmarkEnd w:id="12"/>
      <w:r w:rsidDel="00000000" w:rsidR="00000000" w:rsidRPr="00000000">
        <w:rPr>
          <w:rFonts w:ascii="Roboto" w:cs="Roboto" w:eastAsia="Roboto" w:hAnsi="Roboto"/>
          <w:sz w:val="30"/>
          <w:szCs w:val="30"/>
          <w:rtl w:val="0"/>
        </w:rPr>
        <w:t xml:space="preserve">TABLE OF CONTENTS</w:t>
      </w:r>
    </w:p>
    <w:sdt>
      <w:sdtPr>
        <w:id w:val="-243316776"/>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udzb232cl2o">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NOTICE: Work In Progress</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7pljw5zvubg">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COPYRIGHTS AND TRADEMARKS</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hko7ecz5h9m">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DISCLAIMER OF LIABILITY</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ofidxyentvg">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INTERNET DISCUSSION LISTS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2gz4w1zyntc">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ERRATA</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xilnx3rlhff">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SUPPORTED HARDWARE AND FIRMWARE</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c6ad30wjmjod">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Hardware</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vldzhfnfahml">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Firmware</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cjefvis5ns">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CREDITS</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sph16lbbva3a">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ogdq4x2znqs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PREFACE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qs8sa1ouuyrp">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2: Spin2 Language Reference</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sjoa09td11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Structure Of Propeller Applications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lzlh668m61g3">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Minimal Spin2 Object Example (single PUB block only)</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q4oxja71ql9m">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Minimal PASM2 Object Example (single DAT block only)</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nel3leixr96p">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Spin2 Object Example (all blocks used)</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b52al4ptbfl">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Block Designators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klg1ama1nzjm">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Propeller 2 Object Blocks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6aca2wdo2pu">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CON</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ap708yqkzj5">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VAR</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29j13uqmpys">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OBJ</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akzsbsoahag">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PUB/PRI</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3xir2se5o3u2">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DAT</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16iaa6e7jpc">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Comments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pgo7e5dz4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Categorical Listing Of Propeller 2 Spin Language (Spin2)</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ywj2x2xcvl5">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Block Designators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xpg2k7rfc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a9gup7iozv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Cog Control</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uizvlv1gmty">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I/O Control</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2v6fzp25ccl">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Process Control</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i09opnk5h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Flow Control</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7dnp38dks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 Memory</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ebxh8nyrbk3">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String Handling</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m3gkfmvuksp">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Math</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i943sn6dq95">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Debugging</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1x4vj4rsiy2">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Timing</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igh1e2aal76">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In-line PASM</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16v7sip9lwv">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PASM Interfacing</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385ed4zkuo3">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PASM</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6n8gmrrf2ce">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Registers</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955jopi6m6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Unary Operators</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r5vsgtc72i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Binary Operators</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iwld29xtb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 Symbols</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gzucz6u4r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Spin Language Elements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mxd1web2x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Rules</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kusx48s7i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Value Representations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gav1ad5tqs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 Definitions</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eod1hkl0f8y">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Code Examples</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ucodib2mnd">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ABORT</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j4zgaptja4gd">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About the Call Stack</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7dfktzi2hlh">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ABORT</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dg8ox9ta1b80">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The Abort Trap ( \ )</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kq4tll4tsk4i">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Example Use Of Abort</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ofnm2negry8">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An Abort without Abort Trap (\)</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q4zlag3jn5z">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Zero or One Value Allowed</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7fg45p5mf4h">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CASE / CASE_FAST</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cj8dsjcmfjr">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Indention is Critical</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he020mcqriz">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CASE</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ooso0heik3fo">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OTHER</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gcajbper2jh">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CASE_FAST</w:t>
              <w:tab/>
              <w:t xml:space="preserve">21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1l64y7tgqe0">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Code Variations</w:t>
              <w:tab/>
              <w:t xml:space="preserve">21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nxmxpml4tr">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IF / IFNOT</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ta34qb8ebgv">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Indention is Critical</w:t>
              <w:tab/>
              <w:t xml:space="preserve">23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dfxec0o9vcuk">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Simple IF Statement</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pea61ubvqis">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Combining Conditions</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zgvze6pm0g3">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IF with ELSE</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zoqn0xpahcf">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IF with ELSEIF</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3xr4qx8pbzn">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IF with ELSEIF and ELSE</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sn9f68pi971">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The ELSEIFNOT Condition</w:t>
              <w:tab/>
              <w:t xml:space="preserve">26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qja0venbrs">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REPEAT</w:t>
              <w:tab/>
              <w:t xml:space="preserve">27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6o2kryf6a0p">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Indention is Critical</w:t>
              <w:tab/>
              <w:t xml:space="preserve">27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b621vqxkm9m">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Infinite Loops (Syntax 1 w/o Count)</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gh4lrwoszg32">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Simple Finite Loops (Syntax 1)</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a5e50ggha2u">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Counted Finite Loops (Syntax 2 &amp; 3)</w:t>
              <w:tab/>
              <w:t xml:space="preserve">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2ea618alb8e">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Conditional Loops (Syntax 3 and 4)</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ykra55dk0kr">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Other REPEAT Options</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6ujo2mdsgw7">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RETURN</w:t>
              <w:tab/>
              <w:t xml:space="preserve">32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taakyjgtx6f">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About the Call Stack</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3p5yg194m87x">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Using RETURN</w:t>
              <w:tab/>
              <w:t xml:space="preserve">32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31p344imjis7">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Multiple Return Values</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yafe38dy7cdm">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Propeller 2 Reserved Words (Spin2 + PASM2)</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pjv1sk2zuco">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_ (leading underscore)</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d4bfchbjkj">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A - B</w:t>
              <w:tab/>
              <w:t xml:space="preserve">34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dm01l1nuslg">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 - D</w:t>
              <w:tab/>
              <w:t xml:space="preserve">34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y6mbj2ov5p4">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E - F</w:t>
              <w:tab/>
              <w:t xml:space="preserve">34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8ihk1mdgxj">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G - H</w:t>
              <w:tab/>
              <w:t xml:space="preserve">34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j8nujvlw6hl">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I - J</w:t>
              <w:tab/>
              <w:t xml:space="preserve">34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4jg123saz5v">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L - M</w:t>
              <w:tab/>
              <w:t xml:space="preserve">34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3y4yy9fsed">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N - O</w:t>
              <w:tab/>
              <w:t xml:space="preserve">34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povq3pnjven">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w:t>
              <w:tab/>
              <w:t xml:space="preserve">35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hnkaf3kzx8g">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Q - R</w:t>
              <w:tab/>
              <w:t xml:space="preserve">35</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4zabaxy953i">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S - T</w:t>
              <w:tab/>
              <w:t xml:space="preserve">35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pkmmgrz5cfo">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U, V, W</w:t>
              <w:tab/>
              <w:t xml:space="preserve">35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dbohmsf3tai">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X, Y, Z</w:t>
              <w:tab/>
              <w:t xml:space="preserve">35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swmvo3n67qaa">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CHANGE LOG</w:t>
              <w:tab/>
              <w:t xml:space="preserve">37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cenlv5sy0ptb">
            <w:r w:rsidDel="00000000" w:rsidR="00000000" w:rsidRPr="00000000">
              <w:rPr>
                <w:rFonts w:ascii="Roboto" w:cs="Roboto" w:eastAsia="Roboto" w:hAnsi="Roboto"/>
                <w:b w:val="0"/>
                <w:i w:val="0"/>
                <w:smallCaps w:val="0"/>
                <w:strike w:val="0"/>
                <w:color w:val="1155cc"/>
                <w:sz w:val="20"/>
                <w:szCs w:val="20"/>
                <w:u w:val="single"/>
                <w:shd w:fill="auto" w:val="clear"/>
                <w:vertAlign w:val="baseline"/>
                <w:rtl w:val="0"/>
              </w:rPr>
              <w:t xml:space="preserve">PARALLAX INCORPORATED</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pageBreakBefore w:val="0"/>
        <w:rPr>
          <w:rFonts w:ascii="Roboto" w:cs="Roboto" w:eastAsia="Roboto" w:hAnsi="Roboto"/>
          <w:sz w:val="30"/>
          <w:szCs w:val="30"/>
        </w:rPr>
      </w:pPr>
      <w:bookmarkStart w:colFirst="0" w:colLast="0" w:name="_dc5yac7omrgb" w:id="13"/>
      <w:bookmarkEnd w:id="13"/>
      <w:r w:rsidDel="00000000" w:rsidR="00000000" w:rsidRPr="00000000">
        <w:rPr>
          <w:rtl w:val="0"/>
        </w:rPr>
      </w:r>
    </w:p>
    <w:p w:rsidR="00000000" w:rsidDel="00000000" w:rsidP="00000000" w:rsidRDefault="00000000" w:rsidRPr="00000000" w14:paraId="00000081">
      <w:pPr>
        <w:pStyle w:val="Heading1"/>
        <w:pageBreakBefore w:val="0"/>
        <w:rPr/>
      </w:pPr>
      <w:bookmarkStart w:colFirst="0" w:colLast="0" w:name="_kt72y33wk0yl" w:id="14"/>
      <w:bookmarkEnd w:id="1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rPr/>
      </w:pPr>
      <w:bookmarkStart w:colFirst="0" w:colLast="0" w:name="_ogdq4x2znqss" w:id="15"/>
      <w:bookmarkEnd w:id="15"/>
      <w:r w:rsidDel="00000000" w:rsidR="00000000" w:rsidRPr="00000000">
        <w:rPr>
          <w:rtl w:val="0"/>
        </w:rPr>
        <w:t xml:space="preserve">PREFACE</w:t>
      </w:r>
    </w:p>
    <w:p w:rsidR="00000000" w:rsidDel="00000000" w:rsidP="00000000" w:rsidRDefault="00000000" w:rsidRPr="00000000" w14:paraId="00000083">
      <w:pPr>
        <w:pageBreakBefore w:val="0"/>
        <w:rPr/>
      </w:pPr>
      <w:r w:rsidDel="00000000" w:rsidR="00000000" w:rsidRPr="00000000">
        <w:rPr>
          <w:rtl w:val="0"/>
        </w:rPr>
        <w:t xml:space="preserve">This manual is an in-depth description of the Spin 2 programming language of the Propeller 2 multicore microcontroller.</w:t>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For additional documentation and resources, including programming tools, visit </w:t>
      </w:r>
      <w:hyperlink r:id="rId11">
        <w:r w:rsidDel="00000000" w:rsidR="00000000" w:rsidRPr="00000000">
          <w:rPr>
            <w:color w:val="1155cc"/>
            <w:u w:val="single"/>
            <w:rtl w:val="0"/>
          </w:rPr>
          <w:t xml:space="preserve">www.parallax.com/P2</w:t>
        </w:r>
      </w:hyperlink>
      <w:r w:rsidDel="00000000" w:rsidR="00000000" w:rsidRPr="00000000">
        <w:rPr>
          <w:rtl w:val="0"/>
        </w:rPr>
        <w:t xml:space="preserve">. The latest version of this manual, along with links to a commentable Google Doc version, are available from the Documentation section. In addition, there are links to more in-depth references for the Propeller 2 and its Spin2 and PASM2 languages, which may include commentable Google Docs.</w:t>
      </w:r>
    </w:p>
    <w:p w:rsidR="00000000" w:rsidDel="00000000" w:rsidP="00000000" w:rsidRDefault="00000000" w:rsidRPr="00000000" w14:paraId="00000085">
      <w:pPr>
        <w:pStyle w:val="Heading1"/>
        <w:pageBreakBefore w:val="0"/>
        <w:rPr/>
      </w:pPr>
      <w:bookmarkStart w:colFirst="0" w:colLast="0" w:name="_qs8sa1ouuyrp" w:id="16"/>
      <w:bookmarkEnd w:id="16"/>
      <w:r w:rsidDel="00000000" w:rsidR="00000000" w:rsidRPr="00000000">
        <w:rPr>
          <w:rtl w:val="0"/>
        </w:rPr>
        <w:t xml:space="preserve">2: Spin2 Language Reference</w:t>
      </w:r>
    </w:p>
    <w:p w:rsidR="00000000" w:rsidDel="00000000" w:rsidP="00000000" w:rsidRDefault="00000000" w:rsidRPr="00000000" w14:paraId="00000086">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087">
      <w:pPr>
        <w:pStyle w:val="Heading2"/>
        <w:pageBreakBefore w:val="0"/>
        <w:rPr/>
      </w:pPr>
      <w:bookmarkStart w:colFirst="0" w:colLast="0" w:name="_nsjoa09td118" w:id="17"/>
      <w:bookmarkEnd w:id="17"/>
      <w:r w:rsidDel="00000000" w:rsidR="00000000" w:rsidRPr="00000000">
        <w:rPr>
          <w:rtl w:val="0"/>
        </w:rPr>
        <w:t xml:space="preserve">Structure Of Propeller Applications</w:t>
      </w:r>
    </w:p>
    <w:p w:rsidR="00000000" w:rsidDel="00000000" w:rsidP="00000000" w:rsidRDefault="00000000" w:rsidRPr="00000000" w14:paraId="00000088">
      <w:pPr>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Propeller 2 supports programming in multiple languages.  This document focuses primarily on the Parallax Spin2 language but also introduces a little of its close companion, PASM2 (Propeller 2 Assembly Language).  </w:t>
      </w:r>
    </w:p>
    <w:p w:rsidR="00000000" w:rsidDel="00000000" w:rsidP="00000000" w:rsidRDefault="00000000" w:rsidRPr="00000000" w14:paraId="0000008A">
      <w:pPr>
        <w:rPr/>
      </w:pPr>
      <w:r w:rsidDel="00000000" w:rsidR="00000000" w:rsidRPr="00000000">
        <w:rPr>
          <w:rtl w:val="0"/>
        </w:rPr>
        <w:t xml:space="preserve">Spin2 applications are built from one or more objects.  Objects are Spin2 text files describing executable code to perform a dedicated function.  Spin2 objects often include a combination of public and private methods, constants, variables, data, and references to other objects in order to do their job.  </w:t>
      </w:r>
    </w:p>
    <w:p w:rsidR="00000000" w:rsidDel="00000000" w:rsidP="00000000" w:rsidRDefault="00000000" w:rsidRPr="00000000" w14:paraId="0000008B">
      <w:pPr>
        <w:rPr/>
      </w:pPr>
      <w:r w:rsidDel="00000000" w:rsidR="00000000" w:rsidRPr="00000000">
        <w:rPr>
          <w:rtl w:val="0"/>
        </w:rPr>
        <w:t xml:space="preserve">To form an application, its objects are assembled together into a top-level executable object with an internal hierarchy of sub-objects.  At run-time, each object instance gets its own set of variables, as defined by the object, to maintain its unique operating state.</w:t>
      </w:r>
    </w:p>
    <w:p w:rsidR="00000000" w:rsidDel="00000000" w:rsidP="00000000" w:rsidRDefault="00000000" w:rsidRPr="00000000" w14:paraId="0000008C">
      <w:pPr>
        <w:spacing w:after="0" w:lineRule="auto"/>
        <w:rPr/>
      </w:pPr>
      <w:r w:rsidDel="00000000" w:rsidR="00000000" w:rsidRPr="00000000">
        <w:rPr>
          <w:rtl w:val="0"/>
        </w:rPr>
        <w:t xml:space="preserve">The tables below show minimum and larger examples of complete object files.</w:t>
      </w:r>
    </w:p>
    <w:p w:rsidR="00000000" w:rsidDel="00000000" w:rsidP="00000000" w:rsidRDefault="00000000" w:rsidRPr="00000000" w14:paraId="0000008D">
      <w:pPr>
        <w:spacing w:after="0" w:lineRule="auto"/>
        <w:rPr/>
      </w:pP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08E">
            <w:pPr>
              <w:pStyle w:val="Heading6"/>
              <w:widowControl w:val="0"/>
              <w:spacing w:after="0" w:line="240" w:lineRule="auto"/>
              <w:rPr/>
            </w:pPr>
            <w:bookmarkStart w:colFirst="0" w:colLast="0" w:name="_lzlh668m61g3" w:id="18"/>
            <w:bookmarkEnd w:id="18"/>
            <w:r w:rsidDel="00000000" w:rsidR="00000000" w:rsidRPr="00000000">
              <w:rPr>
                <w:rtl w:val="0"/>
              </w:rPr>
              <w:t xml:space="preserve">Minimal Spin2 Object Example (single PUB block only)</w:t>
            </w:r>
          </w:p>
        </w:tc>
      </w:tr>
      <w:tr>
        <w:trPr>
          <w:cantSplit w:val="0"/>
          <w:tblHeader w:val="0"/>
        </w:trPr>
        <w:tc>
          <w:tcPr>
            <w:shd w:fill="auto" w:val="clear"/>
            <w:tcMar>
              <w:top w:w="86.4" w:type="dxa"/>
              <w:left w:w="86.4" w:type="dxa"/>
              <w:bottom w:w="86.4" w:type="dxa"/>
              <w:right w:w="86.4" w:type="dxa"/>
            </w:tcMar>
            <w:vAlign w:val="top"/>
          </w:tcPr>
          <w:p w:rsidR="00000000" w:rsidDel="00000000" w:rsidP="00000000" w:rsidRDefault="00000000" w:rsidRPr="00000000" w14:paraId="0000008F">
            <w:pPr>
              <w:widowControl w:val="0"/>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PUB MinimalSpin2Program()         </w:t>
            </w:r>
            <w:r w:rsidDel="00000000" w:rsidR="00000000" w:rsidRPr="00000000">
              <w:rPr>
                <w:rFonts w:ascii="Courier New" w:cs="Courier New" w:eastAsia="Courier New" w:hAnsi="Courier New"/>
                <w:color w:val="999999"/>
                <w:sz w:val="18"/>
                <w:szCs w:val="18"/>
                <w:rtl w:val="0"/>
              </w:rPr>
              <w:t xml:space="preserve">'first PUB method executes</w:t>
            </w:r>
            <w:r w:rsidDel="00000000" w:rsidR="00000000" w:rsidRPr="00000000">
              <w:rPr>
                <w:rtl w:val="0"/>
              </w:rPr>
            </w:r>
          </w:p>
          <w:p w:rsidR="00000000" w:rsidDel="00000000" w:rsidP="00000000" w:rsidRDefault="00000000" w:rsidRPr="00000000" w14:paraId="00000090">
            <w:pPr>
              <w:widowControl w:val="0"/>
              <w:spacing w:after="0" w:line="24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1">
            <w:pPr>
              <w:widowControl w:val="0"/>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REPEAT</w:t>
            </w:r>
          </w:p>
          <w:p w:rsidR="00000000" w:rsidDel="00000000" w:rsidP="00000000" w:rsidRDefault="00000000" w:rsidRPr="00000000" w14:paraId="00000092">
            <w:pPr>
              <w:widowControl w:val="0"/>
              <w:spacing w:after="0" w:line="240" w:lineRule="auto"/>
              <w:rPr>
                <w:rFonts w:ascii="Courier New" w:cs="Courier New" w:eastAsia="Courier New" w:hAnsi="Courier New"/>
                <w:color w:val="999999"/>
                <w:sz w:val="18"/>
                <w:szCs w:val="18"/>
              </w:rPr>
            </w:pPr>
            <w:r w:rsidDel="00000000" w:rsidR="00000000" w:rsidRPr="00000000">
              <w:rPr>
                <w:rFonts w:ascii="Courier New" w:cs="Courier New" w:eastAsia="Courier New" w:hAnsi="Courier New"/>
                <w:sz w:val="18"/>
                <w:szCs w:val="18"/>
                <w:rtl w:val="0"/>
              </w:rPr>
              <w:t xml:space="preserve">    PINWRITE(7..0, </w:t>
            </w:r>
            <w:r w:rsidDel="00000000" w:rsidR="00000000" w:rsidRPr="00000000">
              <w:rPr>
                <w:rFonts w:ascii="Courier New" w:cs="Courier New" w:eastAsia="Courier New" w:hAnsi="Courier New"/>
                <w:sz w:val="18"/>
                <w:szCs w:val="18"/>
                <w:rtl w:val="0"/>
              </w:rPr>
              <w:t xml:space="preserve">GETRND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99999"/>
                <w:sz w:val="18"/>
                <w:szCs w:val="18"/>
                <w:rtl w:val="0"/>
              </w:rPr>
              <w:t xml:space="preserve">'write a random pattern to P7..P0</w:t>
            </w:r>
          </w:p>
          <w:p w:rsidR="00000000" w:rsidDel="00000000" w:rsidP="00000000" w:rsidRDefault="00000000" w:rsidRPr="00000000" w14:paraId="00000093">
            <w:pPr>
              <w:widowControl w:val="0"/>
              <w:spacing w:after="0" w:line="240" w:lineRule="auto"/>
              <w:rPr>
                <w:rFonts w:ascii="Courier New" w:cs="Courier New" w:eastAsia="Courier New" w:hAnsi="Courier New"/>
                <w:color w:val="999999"/>
                <w:sz w:val="18"/>
                <w:szCs w:val="18"/>
              </w:rPr>
            </w:pPr>
            <w:r w:rsidDel="00000000" w:rsidR="00000000" w:rsidRPr="00000000">
              <w:rPr>
                <w:rFonts w:ascii="Courier New" w:cs="Courier New" w:eastAsia="Courier New" w:hAnsi="Courier New"/>
                <w:sz w:val="18"/>
                <w:szCs w:val="18"/>
                <w:rtl w:val="0"/>
              </w:rPr>
              <w:t xml:space="preserve">    WAITMS(100)                   </w:t>
            </w:r>
            <w:r w:rsidDel="00000000" w:rsidR="00000000" w:rsidRPr="00000000">
              <w:rPr>
                <w:rFonts w:ascii="Courier New" w:cs="Courier New" w:eastAsia="Courier New" w:hAnsi="Courier New"/>
                <w:color w:val="999999"/>
                <w:sz w:val="18"/>
                <w:szCs w:val="18"/>
                <w:rtl w:val="0"/>
              </w:rPr>
              <w:t xml:space="preserve">'wait 1/10th of a second, loop</w:t>
            </w:r>
          </w:p>
        </w:tc>
      </w:tr>
    </w:tbl>
    <w:p w:rsidR="00000000" w:rsidDel="00000000" w:rsidP="00000000" w:rsidRDefault="00000000" w:rsidRPr="00000000" w14:paraId="00000094">
      <w:pPr>
        <w:spacing w:after="0" w:lineRule="auto"/>
        <w:rPr/>
      </w:pP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095">
            <w:pPr>
              <w:pStyle w:val="Heading6"/>
              <w:widowControl w:val="0"/>
              <w:rPr/>
            </w:pPr>
            <w:bookmarkStart w:colFirst="0" w:colLast="0" w:name="_q4oxja71ql9m" w:id="19"/>
            <w:bookmarkEnd w:id="19"/>
            <w:r w:rsidDel="00000000" w:rsidR="00000000" w:rsidRPr="00000000">
              <w:rPr>
                <w:rtl w:val="0"/>
              </w:rPr>
              <w:t xml:space="preserve">Minimal PASM2 Object Example (single DAT block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DAT     ORG                       </w:t>
            </w:r>
            <w:r w:rsidDel="00000000" w:rsidR="00000000" w:rsidRPr="00000000">
              <w:rPr>
                <w:rFonts w:ascii="Courier New" w:cs="Courier New" w:eastAsia="Courier New" w:hAnsi="Courier New"/>
                <w:color w:val="999999"/>
                <w:sz w:val="18"/>
                <w:szCs w:val="18"/>
                <w:rtl w:val="0"/>
              </w:rPr>
              <w:t xml:space="preserve">'start PASM at hub $00000 for cog $000</w:t>
            </w:r>
            <w:r w:rsidDel="00000000" w:rsidR="00000000" w:rsidRPr="00000000">
              <w:rPr>
                <w:rtl w:val="0"/>
              </w:rPr>
            </w:r>
          </w:p>
          <w:p w:rsidR="00000000" w:rsidDel="00000000" w:rsidP="00000000" w:rsidRDefault="00000000" w:rsidRPr="00000000" w14:paraId="00000097">
            <w:pPr>
              <w:widowControl w:val="0"/>
              <w:spacing w:after="0" w:line="24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Courier New" w:cs="Courier New" w:eastAsia="Courier New" w:hAnsi="Courier New"/>
                <w:color w:val="999999"/>
                <w:sz w:val="18"/>
                <w:szCs w:val="18"/>
              </w:rPr>
            </w:pPr>
            <w:r w:rsidDel="00000000" w:rsidR="00000000" w:rsidRPr="00000000">
              <w:rPr>
                <w:rFonts w:ascii="Courier New" w:cs="Courier New" w:eastAsia="Courier New" w:hAnsi="Courier New"/>
                <w:sz w:val="18"/>
                <w:szCs w:val="18"/>
                <w:rtl w:val="0"/>
              </w:rPr>
              <w:t xml:space="preserve">loop    DRVRND  #0 </w:t>
            </w:r>
            <w:r w:rsidDel="00000000" w:rsidR="00000000" w:rsidRPr="00000000">
              <w:rPr>
                <w:rFonts w:ascii="Courier New" w:cs="Courier New" w:eastAsia="Courier New" w:hAnsi="Courier New"/>
                <w:sz w:val="18"/>
                <w:szCs w:val="18"/>
                <w:rtl w:val="0"/>
              </w:rPr>
              <w:t xml:space="preserve">ADDPINS</w:t>
            </w:r>
            <w:r w:rsidDel="00000000" w:rsidR="00000000" w:rsidRPr="00000000">
              <w:rPr>
                <w:rFonts w:ascii="Courier New" w:cs="Courier New" w:eastAsia="Courier New" w:hAnsi="Courier New"/>
                <w:sz w:val="18"/>
                <w:szCs w:val="18"/>
                <w:rtl w:val="0"/>
              </w:rPr>
              <w:t xml:space="preserve"> 7      </w:t>
            </w:r>
            <w:r w:rsidDel="00000000" w:rsidR="00000000" w:rsidRPr="00000000">
              <w:rPr>
                <w:rFonts w:ascii="Courier New" w:cs="Courier New" w:eastAsia="Courier New" w:hAnsi="Courier New"/>
                <w:color w:val="999999"/>
                <w:sz w:val="18"/>
                <w:szCs w:val="18"/>
                <w:rtl w:val="0"/>
              </w:rPr>
              <w:t xml:space="preserve">'write a random pattern to P7..P0</w:t>
            </w:r>
          </w:p>
          <w:p w:rsidR="00000000" w:rsidDel="00000000" w:rsidP="00000000" w:rsidRDefault="00000000" w:rsidRPr="00000000" w14:paraId="00000099">
            <w:pPr>
              <w:widowControl w:val="0"/>
              <w:spacing w:after="0" w:line="240" w:lineRule="auto"/>
              <w:rPr>
                <w:rFonts w:ascii="Courier New" w:cs="Courier New" w:eastAsia="Courier New" w:hAnsi="Courier New"/>
                <w:color w:val="999999"/>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 WAITX   ##clkfreq_/10     </w:t>
            </w:r>
            <w:r w:rsidDel="00000000" w:rsidR="00000000" w:rsidRPr="00000000">
              <w:rPr>
                <w:rFonts w:ascii="Courier New" w:cs="Courier New" w:eastAsia="Courier New" w:hAnsi="Courier New"/>
                <w:color w:val="999999"/>
                <w:sz w:val="18"/>
                <w:szCs w:val="18"/>
                <w:rtl w:val="0"/>
              </w:rPr>
              <w:t xml:space="preserve">'wait 1/10th of a second, loop</w:t>
            </w:r>
          </w:p>
          <w:p w:rsidR="00000000" w:rsidDel="00000000" w:rsidP="00000000" w:rsidRDefault="00000000" w:rsidRPr="00000000" w14:paraId="0000009A">
            <w:pPr>
              <w:widowControl w:val="0"/>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JMP     #loop</w:t>
            </w:r>
          </w:p>
        </w:tc>
      </w:tr>
    </w:tbl>
    <w:p w:rsidR="00000000" w:rsidDel="00000000" w:rsidP="00000000" w:rsidRDefault="00000000" w:rsidRPr="00000000" w14:paraId="0000009B">
      <w:pPr>
        <w:spacing w:after="0" w:lineRule="auto"/>
        <w:rPr/>
      </w:pPr>
      <w:r w:rsidDel="00000000" w:rsidR="00000000" w:rsidRPr="00000000">
        <w:rPr>
          <w:rtl w:val="0"/>
        </w:rPr>
      </w:r>
    </w:p>
    <w:tbl>
      <w:tblPr>
        <w:tblStyle w:val="Table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d9d9d9" w:val="clear"/>
            <w:tcMar>
              <w:top w:w="43.2" w:type="dxa"/>
              <w:left w:w="43.2" w:type="dxa"/>
              <w:bottom w:w="43.2" w:type="dxa"/>
              <w:right w:w="43.2" w:type="dxa"/>
            </w:tcMar>
            <w:vAlign w:val="top"/>
          </w:tcPr>
          <w:p w:rsidR="00000000" w:rsidDel="00000000" w:rsidP="00000000" w:rsidRDefault="00000000" w:rsidRPr="00000000" w14:paraId="0000009C">
            <w:pPr>
              <w:pStyle w:val="Heading6"/>
              <w:widowControl w:val="0"/>
              <w:rPr/>
            </w:pPr>
            <w:bookmarkStart w:colFirst="0" w:colLast="0" w:name="_nel3leixr96p" w:id="20"/>
            <w:bookmarkEnd w:id="20"/>
            <w:r w:rsidDel="00000000" w:rsidR="00000000" w:rsidRPr="00000000">
              <w:rPr>
                <w:rtl w:val="0"/>
              </w:rPr>
              <w:t xml:space="preserve">Spin2 Object Example (all blocks used)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CON</w:t>
            </w: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09E">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9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sz w:val="16"/>
                <w:szCs w:val="16"/>
                <w:rtl w:val="0"/>
              </w:rPr>
              <w:t xml:space="preserve">_clkfreq = 297_000_000                        </w:t>
            </w:r>
            <w:r w:rsidDel="00000000" w:rsidR="00000000" w:rsidRPr="00000000">
              <w:rPr>
                <w:rFonts w:ascii="Courier New" w:cs="Courier New" w:eastAsia="Courier New" w:hAnsi="Courier New"/>
                <w:color w:val="999999"/>
                <w:sz w:val="16"/>
                <w:szCs w:val="16"/>
                <w:rtl w:val="0"/>
              </w:rPr>
              <w:t xml:space="preserve">'set clock frequency</w:t>
            </w:r>
            <w:r w:rsidDel="00000000" w:rsidR="00000000" w:rsidRPr="00000000">
              <w:rPr>
                <w:rtl w:val="0"/>
              </w:rPr>
            </w:r>
          </w:p>
          <w:p w:rsidR="00000000" w:rsidDel="00000000" w:rsidP="00000000" w:rsidRDefault="00000000" w:rsidRPr="00000000" w14:paraId="000000A0">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OBJ</w:t>
            </w:r>
          </w:p>
          <w:p w:rsidR="00000000" w:rsidDel="00000000" w:rsidP="00000000" w:rsidRDefault="00000000" w:rsidRPr="00000000" w14:paraId="000000A2">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3">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 vga : "VGA_640x480_text_80x40"                </w:t>
            </w:r>
            <w:r w:rsidDel="00000000" w:rsidR="00000000" w:rsidRPr="00000000">
              <w:rPr>
                <w:rFonts w:ascii="Courier New" w:cs="Courier New" w:eastAsia="Courier New" w:hAnsi="Courier New"/>
                <w:color w:val="999999"/>
                <w:sz w:val="16"/>
                <w:szCs w:val="16"/>
                <w:rtl w:val="0"/>
              </w:rPr>
              <w:t xml:space="preserve">'instantiate vga object</w:t>
            </w:r>
            <w:r w:rsidDel="00000000" w:rsidR="00000000" w:rsidRPr="00000000">
              <w:rPr>
                <w:rtl w:val="0"/>
              </w:rPr>
            </w:r>
          </w:p>
          <w:p w:rsidR="00000000" w:rsidDel="00000000" w:rsidP="00000000" w:rsidRDefault="00000000" w:rsidRPr="00000000" w14:paraId="000000A4">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5">
            <w:pPr>
              <w:widowControl w:val="0"/>
              <w:spacing w:after="0"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VAR</w:t>
            </w:r>
          </w:p>
          <w:p w:rsidR="00000000" w:rsidDel="00000000" w:rsidP="00000000" w:rsidRDefault="00000000" w:rsidRPr="00000000" w14:paraId="000000A6">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 time, i                                       </w:t>
            </w:r>
            <w:r w:rsidDel="00000000" w:rsidR="00000000" w:rsidRPr="00000000">
              <w:rPr>
                <w:rFonts w:ascii="Courier New" w:cs="Courier New" w:eastAsia="Courier New" w:hAnsi="Courier New"/>
                <w:color w:val="999999"/>
                <w:sz w:val="16"/>
                <w:szCs w:val="16"/>
                <w:rtl w:val="0"/>
              </w:rPr>
              <w:t xml:space="preserve">'declare object-wide variables</w:t>
            </w:r>
            <w:r w:rsidDel="00000000" w:rsidR="00000000" w:rsidRPr="00000000">
              <w:rPr>
                <w:rtl w:val="0"/>
              </w:rPr>
            </w:r>
          </w:p>
          <w:p w:rsidR="00000000" w:rsidDel="00000000" w:rsidP="00000000" w:rsidRDefault="00000000" w:rsidRPr="00000000" w14:paraId="000000A8">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PUB</w:t>
            </w:r>
            <w:r w:rsidDel="00000000" w:rsidR="00000000" w:rsidRPr="00000000">
              <w:rPr>
                <w:rFonts w:ascii="Courier New" w:cs="Courier New" w:eastAsia="Courier New" w:hAnsi="Courier New"/>
                <w:b w:val="1"/>
                <w:sz w:val="16"/>
                <w:szCs w:val="16"/>
                <w:rtl w:val="0"/>
              </w:rPr>
              <w:t xml:space="preserve"> go()                                        </w:t>
            </w:r>
            <w:r w:rsidDel="00000000" w:rsidR="00000000" w:rsidRPr="00000000">
              <w:rPr>
                <w:rFonts w:ascii="Courier New" w:cs="Courier New" w:eastAsia="Courier New" w:hAnsi="Courier New"/>
                <w:color w:val="999999"/>
                <w:sz w:val="16"/>
                <w:szCs w:val="16"/>
                <w:rtl w:val="0"/>
              </w:rPr>
              <w:t xml:space="preserve">'this first public method executes, cog stops after</w:t>
            </w:r>
            <w:r w:rsidDel="00000000" w:rsidR="00000000" w:rsidRPr="00000000">
              <w:rPr>
                <w:rtl w:val="0"/>
              </w:rPr>
            </w:r>
          </w:p>
          <w:p w:rsidR="00000000" w:rsidDel="00000000" w:rsidP="00000000" w:rsidRDefault="00000000" w:rsidRPr="00000000" w14:paraId="000000AA">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B">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vga.start(8)                                  </w:t>
            </w:r>
            <w:r w:rsidDel="00000000" w:rsidR="00000000" w:rsidRPr="00000000">
              <w:rPr>
                <w:rFonts w:ascii="Courier New" w:cs="Courier New" w:eastAsia="Courier New" w:hAnsi="Courier New"/>
                <w:color w:val="999999"/>
                <w:sz w:val="16"/>
                <w:szCs w:val="16"/>
                <w:rtl w:val="0"/>
              </w:rPr>
              <w:t xml:space="preserve">'start vga on base pin 8</w:t>
            </w:r>
          </w:p>
          <w:p w:rsidR="00000000" w:rsidDel="00000000" w:rsidP="00000000" w:rsidRDefault="00000000" w:rsidRPr="00000000" w14:paraId="000000AC">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SEND := @vga.print                            </w:t>
            </w:r>
            <w:r w:rsidDel="00000000" w:rsidR="00000000" w:rsidRPr="00000000">
              <w:rPr>
                <w:rFonts w:ascii="Courier New" w:cs="Courier New" w:eastAsia="Courier New" w:hAnsi="Courier New"/>
                <w:color w:val="999999"/>
                <w:sz w:val="16"/>
                <w:szCs w:val="16"/>
                <w:rtl w:val="0"/>
              </w:rPr>
              <w:t xml:space="preserve">'establish SEND pointer</w:t>
            </w:r>
          </w:p>
          <w:p w:rsidR="00000000" w:rsidDel="00000000" w:rsidP="00000000" w:rsidRDefault="00000000" w:rsidRPr="00000000" w14:paraId="000000AD">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SEND(4, $004040, 5, $00FFFF)                  </w:t>
            </w:r>
            <w:r w:rsidDel="00000000" w:rsidR="00000000" w:rsidRPr="00000000">
              <w:rPr>
                <w:rFonts w:ascii="Courier New" w:cs="Courier New" w:eastAsia="Courier New" w:hAnsi="Courier New"/>
                <w:color w:val="999999"/>
                <w:sz w:val="16"/>
                <w:szCs w:val="16"/>
                <w:rtl w:val="0"/>
              </w:rPr>
              <w:t xml:space="preserve">'set light cyan on dark cyan</w:t>
            </w:r>
          </w:p>
          <w:p w:rsidR="00000000" w:rsidDel="00000000" w:rsidP="00000000" w:rsidRDefault="00000000" w:rsidRPr="00000000" w14:paraId="000000AE">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time := GETCT()                               </w:t>
            </w:r>
            <w:r w:rsidDel="00000000" w:rsidR="00000000" w:rsidRPr="00000000">
              <w:rPr>
                <w:rFonts w:ascii="Courier New" w:cs="Courier New" w:eastAsia="Courier New" w:hAnsi="Courier New"/>
                <w:color w:val="999999"/>
                <w:sz w:val="16"/>
                <w:szCs w:val="16"/>
                <w:rtl w:val="0"/>
              </w:rPr>
              <w:t xml:space="preserve">'capture time</w:t>
            </w:r>
          </w:p>
          <w:p w:rsidR="00000000" w:rsidDel="00000000" w:rsidP="00000000" w:rsidRDefault="00000000" w:rsidRPr="00000000" w14:paraId="000000AF">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0">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i := @text                                    </w:t>
            </w:r>
            <w:r w:rsidDel="00000000" w:rsidR="00000000" w:rsidRPr="00000000">
              <w:rPr>
                <w:rFonts w:ascii="Courier New" w:cs="Courier New" w:eastAsia="Courier New" w:hAnsi="Courier New"/>
                <w:color w:val="999999"/>
                <w:sz w:val="16"/>
                <w:szCs w:val="16"/>
                <w:rtl w:val="0"/>
              </w:rPr>
              <w:t xml:space="preserve">'print file to vga screen</w:t>
            </w:r>
          </w:p>
          <w:p w:rsidR="00000000" w:rsidDel="00000000" w:rsidP="00000000" w:rsidRDefault="00000000" w:rsidRPr="00000000" w14:paraId="000000B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REPEAT @textend-i</w:t>
            </w:r>
          </w:p>
          <w:p w:rsidR="00000000" w:rsidDel="00000000" w:rsidP="00000000" w:rsidRDefault="00000000" w:rsidRPr="00000000" w14:paraId="000000B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SEND(byte[i++])</w:t>
            </w:r>
          </w:p>
          <w:p w:rsidR="00000000" w:rsidDel="00000000" w:rsidP="00000000" w:rsidRDefault="00000000" w:rsidRPr="00000000" w14:paraId="000000B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time := GETCT() - time                        </w:t>
            </w:r>
            <w:r w:rsidDel="00000000" w:rsidR="00000000" w:rsidRPr="00000000">
              <w:rPr>
                <w:rFonts w:ascii="Courier New" w:cs="Courier New" w:eastAsia="Courier New" w:hAnsi="Courier New"/>
                <w:color w:val="999999"/>
                <w:sz w:val="16"/>
                <w:szCs w:val="16"/>
                <w:rtl w:val="0"/>
              </w:rPr>
              <w:t xml:space="preserve">'capture time delta in clock cycles</w:t>
            </w:r>
          </w:p>
          <w:p w:rsidR="00000000" w:rsidDel="00000000" w:rsidP="00000000" w:rsidRDefault="00000000" w:rsidRPr="00000000" w14:paraId="000000B5">
            <w:pPr>
              <w:widowControl w:val="0"/>
              <w:spacing w:after="0" w:line="240" w:lineRule="auto"/>
              <w:rPr>
                <w:rFonts w:ascii="Courier New" w:cs="Courier New" w:eastAsia="Courier New" w:hAnsi="Courier New"/>
                <w:color w:val="999999"/>
                <w:sz w:val="16"/>
                <w:szCs w:val="16"/>
              </w:rPr>
            </w:pPr>
            <w:r w:rsidDel="00000000" w:rsidR="00000000" w:rsidRPr="00000000">
              <w:rPr>
                <w:rFonts w:ascii="Courier New" w:cs="Courier New" w:eastAsia="Courier New" w:hAnsi="Courier New"/>
                <w:sz w:val="16"/>
                <w:szCs w:val="16"/>
                <w:rtl w:val="0"/>
              </w:rPr>
              <w:t xml:space="preserve">  time := MULDIV64(time, 1_000_000, </w:t>
            </w:r>
            <w:r w:rsidDel="00000000" w:rsidR="00000000" w:rsidRPr="00000000">
              <w:rPr>
                <w:rFonts w:ascii="Courier New" w:cs="Courier New" w:eastAsia="Courier New" w:hAnsi="Courier New"/>
                <w:sz w:val="16"/>
                <w:szCs w:val="16"/>
                <w:rtl w:val="0"/>
              </w:rPr>
              <w:t xml:space="preserve">clkfreq</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999999"/>
                <w:sz w:val="16"/>
                <w:szCs w:val="16"/>
                <w:rtl w:val="0"/>
              </w:rPr>
              <w:t xml:space="preserve">'get time delta in microseconds</w:t>
            </w:r>
          </w:p>
          <w:p w:rsidR="00000000" w:rsidDel="00000000" w:rsidP="00000000" w:rsidRDefault="00000000" w:rsidRPr="00000000" w14:paraId="000000B6">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SEND(12, "Time during printing was ", dec(time), " microseconds.")  </w:t>
            </w:r>
            <w:r w:rsidDel="00000000" w:rsidR="00000000" w:rsidRPr="00000000">
              <w:rPr>
                <w:rFonts w:ascii="Courier New" w:cs="Courier New" w:eastAsia="Courier New" w:hAnsi="Courier New"/>
                <w:color w:val="999999"/>
                <w:sz w:val="16"/>
                <w:szCs w:val="16"/>
                <w:rtl w:val="0"/>
              </w:rPr>
              <w:t xml:space="preserve">'print time delta</w:t>
            </w:r>
            <w:r w:rsidDel="00000000" w:rsidR="00000000" w:rsidRPr="00000000">
              <w:rPr>
                <w:rtl w:val="0"/>
              </w:rPr>
            </w:r>
          </w:p>
          <w:p w:rsidR="00000000" w:rsidDel="00000000" w:rsidP="00000000" w:rsidRDefault="00000000" w:rsidRPr="00000000" w14:paraId="000000B7">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B8">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B9">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PRI</w:t>
            </w:r>
            <w:r w:rsidDel="00000000" w:rsidR="00000000" w:rsidRPr="00000000">
              <w:rPr>
                <w:rFonts w:ascii="Courier New" w:cs="Courier New" w:eastAsia="Courier New" w:hAnsi="Courier New"/>
                <w:b w:val="1"/>
                <w:sz w:val="16"/>
                <w:szCs w:val="16"/>
                <w:rtl w:val="0"/>
              </w:rPr>
              <w:t xml:space="preserve"> dec(value) | flag, place, digit             </w:t>
            </w:r>
            <w:r w:rsidDel="00000000" w:rsidR="00000000" w:rsidRPr="00000000">
              <w:rPr>
                <w:rFonts w:ascii="Courier New" w:cs="Courier New" w:eastAsia="Courier New" w:hAnsi="Courier New"/>
                <w:color w:val="999999"/>
                <w:sz w:val="16"/>
                <w:szCs w:val="16"/>
                <w:rtl w:val="0"/>
              </w:rPr>
              <w:t xml:space="preserve">'private method prints decimals, three local variables</w:t>
            </w:r>
            <w:r w:rsidDel="00000000" w:rsidR="00000000" w:rsidRPr="00000000">
              <w:rPr>
                <w:rtl w:val="0"/>
              </w:rPr>
            </w:r>
          </w:p>
          <w:p w:rsidR="00000000" w:rsidDel="00000000" w:rsidP="00000000" w:rsidRDefault="00000000" w:rsidRPr="00000000" w14:paraId="000000BA">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B">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flag~                                         </w:t>
            </w:r>
            <w:r w:rsidDel="00000000" w:rsidR="00000000" w:rsidRPr="00000000">
              <w:rPr>
                <w:rFonts w:ascii="Courier New" w:cs="Courier New" w:eastAsia="Courier New" w:hAnsi="Courier New"/>
                <w:color w:val="999999"/>
                <w:sz w:val="16"/>
                <w:szCs w:val="16"/>
                <w:rtl w:val="0"/>
              </w:rPr>
              <w:t xml:space="preserve">'reset digit-printed flag</w:t>
            </w:r>
            <w:r w:rsidDel="00000000" w:rsidR="00000000" w:rsidRPr="00000000">
              <w:rPr>
                <w:rtl w:val="0"/>
              </w:rPr>
            </w:r>
          </w:p>
          <w:p w:rsidR="00000000" w:rsidDel="00000000" w:rsidP="00000000" w:rsidRDefault="00000000" w:rsidRPr="00000000" w14:paraId="000000BC">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 := 1_000_000_000                        </w:t>
            </w:r>
            <w:r w:rsidDel="00000000" w:rsidR="00000000" w:rsidRPr="00000000">
              <w:rPr>
                <w:rFonts w:ascii="Courier New" w:cs="Courier New" w:eastAsia="Courier New" w:hAnsi="Courier New"/>
                <w:color w:val="999999"/>
                <w:sz w:val="16"/>
                <w:szCs w:val="16"/>
                <w:rtl w:val="0"/>
              </w:rPr>
              <w:t xml:space="preserve">'start at the one-billion's place and work downward</w:t>
            </w:r>
            <w:r w:rsidDel="00000000" w:rsidR="00000000" w:rsidRPr="00000000">
              <w:rPr>
                <w:rtl w:val="0"/>
              </w:rPr>
            </w:r>
          </w:p>
          <w:p w:rsidR="00000000" w:rsidDel="00000000" w:rsidP="00000000" w:rsidRDefault="00000000" w:rsidRPr="00000000" w14:paraId="000000BD">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REPEAT</w:t>
            </w:r>
          </w:p>
          <w:p w:rsidR="00000000" w:rsidDel="00000000" w:rsidP="00000000" w:rsidRDefault="00000000" w:rsidRPr="00000000" w14:paraId="000000BE">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flag ||= (digit := value / place // 10) || place == 1      </w:t>
            </w:r>
            <w:r w:rsidDel="00000000" w:rsidR="00000000" w:rsidRPr="00000000">
              <w:rPr>
                <w:rFonts w:ascii="Courier New" w:cs="Courier New" w:eastAsia="Courier New" w:hAnsi="Courier New"/>
                <w:color w:val="999999"/>
                <w:sz w:val="16"/>
                <w:szCs w:val="16"/>
                <w:rtl w:val="0"/>
              </w:rPr>
              <w:t xml:space="preserve">'print a digit?</w:t>
            </w:r>
            <w:r w:rsidDel="00000000" w:rsidR="00000000" w:rsidRPr="00000000">
              <w:rPr>
                <w:rtl w:val="0"/>
              </w:rPr>
            </w:r>
          </w:p>
          <w:p w:rsidR="00000000" w:rsidDel="00000000" w:rsidP="00000000" w:rsidRDefault="00000000" w:rsidRPr="00000000" w14:paraId="000000BF">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SEND("0" + digit)                                           </w:t>
            </w:r>
            <w:r w:rsidDel="00000000" w:rsidR="00000000" w:rsidRPr="00000000">
              <w:rPr>
                <w:rFonts w:ascii="Courier New" w:cs="Courier New" w:eastAsia="Courier New" w:hAnsi="Courier New"/>
                <w:color w:val="999999"/>
                <w:sz w:val="16"/>
                <w:szCs w:val="16"/>
                <w:rtl w:val="0"/>
              </w:rPr>
              <w:t xml:space="preserve">'yes</w:t>
            </w:r>
            <w:r w:rsidDel="00000000" w:rsidR="00000000" w:rsidRPr="00000000">
              <w:rPr>
                <w:rtl w:val="0"/>
              </w:rPr>
            </w:r>
          </w:p>
          <w:p w:rsidR="00000000" w:rsidDel="00000000" w:rsidP="00000000" w:rsidRDefault="00000000" w:rsidRPr="00000000" w14:paraId="000000C0">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LOOKDOWN(place : 1_000_000_000, 1_000_000, 1_000)        </w:t>
            </w:r>
            <w:r w:rsidDel="00000000" w:rsidR="00000000" w:rsidRPr="00000000">
              <w:rPr>
                <w:rFonts w:ascii="Courier New" w:cs="Courier New" w:eastAsia="Courier New" w:hAnsi="Courier New"/>
                <w:color w:val="999999"/>
                <w:sz w:val="16"/>
                <w:szCs w:val="16"/>
                <w:rtl w:val="0"/>
              </w:rPr>
              <w:t xml:space="preserve">'also print a comma?</w:t>
            </w:r>
            <w:r w:rsidDel="00000000" w:rsidR="00000000" w:rsidRPr="00000000">
              <w:rPr>
                <w:rtl w:val="0"/>
              </w:rPr>
            </w:r>
          </w:p>
          <w:p w:rsidR="00000000" w:rsidDel="00000000" w:rsidP="00000000" w:rsidRDefault="00000000" w:rsidRPr="00000000" w14:paraId="000000C1">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SEND(",")                                                 </w:t>
            </w:r>
            <w:r w:rsidDel="00000000" w:rsidR="00000000" w:rsidRPr="00000000">
              <w:rPr>
                <w:rFonts w:ascii="Courier New" w:cs="Courier New" w:eastAsia="Courier New" w:hAnsi="Courier New"/>
                <w:color w:val="999999"/>
                <w:sz w:val="16"/>
                <w:szCs w:val="16"/>
                <w:rtl w:val="0"/>
              </w:rPr>
              <w:t xml:space="preserve">'yes</w:t>
            </w:r>
            <w:r w:rsidDel="00000000" w:rsidR="00000000" w:rsidRPr="00000000">
              <w:rPr>
                <w:rtl w:val="0"/>
              </w:rPr>
            </w:r>
          </w:p>
          <w:p w:rsidR="00000000" w:rsidDel="00000000" w:rsidP="00000000" w:rsidRDefault="00000000" w:rsidRPr="00000000" w14:paraId="000000C2">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place /= 10                             </w:t>
            </w:r>
            <w:r w:rsidDel="00000000" w:rsidR="00000000" w:rsidRPr="00000000">
              <w:rPr>
                <w:rFonts w:ascii="Courier New" w:cs="Courier New" w:eastAsia="Courier New" w:hAnsi="Courier New"/>
                <w:color w:val="999999"/>
                <w:sz w:val="16"/>
                <w:szCs w:val="16"/>
                <w:rtl w:val="0"/>
              </w:rPr>
              <w:t xml:space="preserve">'next place, done?</w:t>
            </w:r>
            <w:r w:rsidDel="00000000" w:rsidR="00000000" w:rsidRPr="00000000">
              <w:rPr>
                <w:rtl w:val="0"/>
              </w:rPr>
            </w:r>
          </w:p>
          <w:p w:rsidR="00000000" w:rsidDel="00000000" w:rsidP="00000000" w:rsidRDefault="00000000" w:rsidRPr="00000000" w14:paraId="000000C3">
            <w:pPr>
              <w:widowControl w:val="0"/>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4">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DAT</w:t>
            </w:r>
          </w:p>
          <w:p w:rsidR="00000000" w:rsidDel="00000000" w:rsidP="00000000" w:rsidRDefault="00000000" w:rsidRPr="00000000" w14:paraId="000000C6">
            <w:pPr>
              <w:widowControl w:val="0"/>
              <w:spacing w:after="0" w:line="240" w:lineRule="auto"/>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text</w:t>
              <w:tab/>
              <w:t xml:space="preserve">  FILE</w:t>
              <w:tab/>
              <w:t xml:space="preserve">  "VGA_640x480_text_80x40.txt"   </w:t>
            </w:r>
            <w:r w:rsidDel="00000000" w:rsidR="00000000" w:rsidRPr="00000000">
              <w:rPr>
                <w:rFonts w:ascii="Courier New" w:cs="Courier New" w:eastAsia="Courier New" w:hAnsi="Courier New"/>
                <w:color w:val="999999"/>
                <w:sz w:val="16"/>
                <w:szCs w:val="16"/>
                <w:rtl w:val="0"/>
              </w:rPr>
              <w:t xml:space="preserve">'include raw file data for printing</w:t>
            </w:r>
            <w:r w:rsidDel="00000000" w:rsidR="00000000" w:rsidRPr="00000000">
              <w:rPr>
                <w:rtl w:val="0"/>
              </w:rPr>
            </w:r>
          </w:p>
          <w:p w:rsidR="00000000" w:rsidDel="00000000" w:rsidP="00000000" w:rsidRDefault="00000000" w:rsidRPr="00000000" w14:paraId="000000C8">
            <w:pPr>
              <w:widowControl w:val="0"/>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textend</w:t>
            </w:r>
          </w:p>
        </w:tc>
      </w:tr>
    </w:tbl>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pStyle w:val="Heading3"/>
        <w:rPr/>
      </w:pPr>
      <w:bookmarkStart w:colFirst="0" w:colLast="0" w:name="_1b52al4ptbfl" w:id="21"/>
      <w:bookmarkEnd w:id="21"/>
      <w:r w:rsidDel="00000000" w:rsidR="00000000" w:rsidRPr="00000000">
        <w:rPr>
          <w:rtl w:val="0"/>
        </w:rPr>
        <w:t xml:space="preserve">Block Designators</w:t>
      </w:r>
    </w:p>
    <w:p w:rsidR="00000000" w:rsidDel="00000000" w:rsidP="00000000" w:rsidRDefault="00000000" w:rsidRPr="00000000" w14:paraId="000000CB">
      <w:pPr>
        <w:rPr/>
      </w:pPr>
      <w:r w:rsidDel="00000000" w:rsidR="00000000" w:rsidRPr="00000000">
        <w:rPr>
          <w:rtl w:val="0"/>
        </w:rPr>
        <w:t xml:space="preserve">Each object uses six different special-purpose blocks (</w:t>
      </w: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VAR</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OBJ</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to organize its contents.  An object may include few or many of each block type but must include at least one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block or one </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block; public method or data block, respectively.  If 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block is included, the object may contain both Spin2 and PASM2 source code.  If a </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block (but no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block) is included, the object may contain PASM2 source code or just data and constants (no code at all).</w:t>
      </w:r>
      <w:r w:rsidDel="00000000" w:rsidR="00000000" w:rsidRPr="00000000">
        <w:rPr>
          <w:rtl w:val="0"/>
        </w:rPr>
      </w:r>
    </w:p>
    <w:tbl>
      <w:tblPr>
        <w:tblStyle w:val="Table5"/>
        <w:tblpPr w:leftFromText="180" w:rightFromText="180" w:topFromText="180" w:bottomFromText="180" w:vertAnchor="text" w:horzAnchor="text" w:tblpX="-15" w:tblpY="0"/>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390"/>
        <w:gridCol w:w="1410"/>
        <w:gridCol w:w="1290"/>
        <w:tblGridChange w:id="0">
          <w:tblGrid>
            <w:gridCol w:w="1005"/>
            <w:gridCol w:w="6390"/>
            <w:gridCol w:w="1410"/>
            <w:gridCol w:w="1290"/>
          </w:tblGrid>
        </w:tblGridChange>
      </w:tblGrid>
      <w:tr>
        <w:trPr>
          <w:cantSplit w:val="0"/>
          <w:tblHeader w:val="0"/>
        </w:trPr>
        <w:tc>
          <w:tcPr>
            <w:gridSpan w:val="4"/>
            <w:shd w:fill="d9d9d9" w:val="clear"/>
            <w:tcMar>
              <w:top w:w="43.2" w:type="dxa"/>
              <w:left w:w="43.2" w:type="dxa"/>
              <w:bottom w:w="43.2" w:type="dxa"/>
              <w:right w:w="43.2" w:type="dxa"/>
            </w:tcMar>
          </w:tcPr>
          <w:p w:rsidR="00000000" w:rsidDel="00000000" w:rsidP="00000000" w:rsidRDefault="00000000" w:rsidRPr="00000000" w14:paraId="000000CC">
            <w:pPr>
              <w:pStyle w:val="Heading6"/>
              <w:widowControl w:val="0"/>
              <w:rPr/>
            </w:pPr>
            <w:bookmarkStart w:colFirst="0" w:colLast="0" w:name="_klg1ama1nzjm" w:id="22"/>
            <w:bookmarkEnd w:id="22"/>
            <w:r w:rsidDel="00000000" w:rsidR="00000000" w:rsidRPr="00000000">
              <w:rPr>
                <w:rtl w:val="0"/>
              </w:rPr>
              <w:t xml:space="preserve">Propeller 2 Object Blocks</w:t>
            </w:r>
          </w:p>
        </w:tc>
      </w:tr>
      <w:tr>
        <w:trPr>
          <w:cantSplit w:val="0"/>
          <w:tblHeader w:val="0"/>
        </w:trPr>
        <w:tc>
          <w:tcPr>
            <w:shd w:fill="d9d9d9" w:val="clear"/>
            <w:tcMar>
              <w:top w:w="43.2" w:type="dxa"/>
              <w:left w:w="43.2" w:type="dxa"/>
              <w:bottom w:w="43.2" w:type="dxa"/>
              <w:right w:w="43.2" w:type="dxa"/>
            </w:tcMar>
          </w:tcPr>
          <w:p w:rsidR="00000000" w:rsidDel="00000000" w:rsidP="00000000" w:rsidRDefault="00000000" w:rsidRPr="00000000" w14:paraId="000000D0">
            <w:pPr>
              <w:spacing w:after="0" w:line="240" w:lineRule="auto"/>
              <w:jc w:val="center"/>
              <w:rPr>
                <w:b w:val="1"/>
              </w:rPr>
            </w:pPr>
            <w:r w:rsidDel="00000000" w:rsidR="00000000" w:rsidRPr="00000000">
              <w:rPr>
                <w:b w:val="1"/>
                <w:rtl w:val="0"/>
              </w:rPr>
              <w:t xml:space="preserve">Block Identifier</w:t>
            </w:r>
          </w:p>
        </w:tc>
        <w:tc>
          <w:tcPr>
            <w:shd w:fill="d9d9d9" w:val="clear"/>
          </w:tcPr>
          <w:p w:rsidR="00000000" w:rsidDel="00000000" w:rsidP="00000000" w:rsidRDefault="00000000" w:rsidRPr="00000000" w14:paraId="000000D1">
            <w:pPr>
              <w:spacing w:after="0" w:line="240" w:lineRule="auto"/>
              <w:jc w:val="center"/>
              <w:rPr>
                <w:b w:val="1"/>
              </w:rPr>
            </w:pPr>
            <w:r w:rsidDel="00000000" w:rsidR="00000000" w:rsidRPr="00000000">
              <w:rPr>
                <w:b w:val="1"/>
                <w:rtl w:val="0"/>
              </w:rPr>
              <w:t xml:space="preserve">Block Contents</w:t>
            </w:r>
          </w:p>
        </w:tc>
        <w:tc>
          <w:tcPr>
            <w:shd w:fill="d9d9d9" w:val="clear"/>
            <w:tcMar>
              <w:top w:w="43.2" w:type="dxa"/>
              <w:left w:w="43.2" w:type="dxa"/>
              <w:bottom w:w="43.2" w:type="dxa"/>
              <w:right w:w="43.2" w:type="dxa"/>
            </w:tcMar>
            <w:vAlign w:val="center"/>
          </w:tcPr>
          <w:p w:rsidR="00000000" w:rsidDel="00000000" w:rsidP="00000000" w:rsidRDefault="00000000" w:rsidRPr="00000000" w14:paraId="000000D2">
            <w:pPr>
              <w:spacing w:after="0" w:line="240" w:lineRule="auto"/>
              <w:jc w:val="center"/>
              <w:rPr>
                <w:b w:val="1"/>
              </w:rPr>
            </w:pPr>
            <w:r w:rsidDel="00000000" w:rsidR="00000000" w:rsidRPr="00000000">
              <w:rPr>
                <w:b w:val="1"/>
                <w:rtl w:val="0"/>
              </w:rPr>
              <w:t xml:space="preserve">Spin2+PASM2</w:t>
            </w:r>
          </w:p>
          <w:p w:rsidR="00000000" w:rsidDel="00000000" w:rsidP="00000000" w:rsidRDefault="00000000" w:rsidRPr="00000000" w14:paraId="000000D3">
            <w:pPr>
              <w:spacing w:after="0" w:line="240" w:lineRule="auto"/>
              <w:jc w:val="center"/>
              <w:rPr>
                <w:b w:val="1"/>
              </w:rPr>
            </w:pPr>
            <w:r w:rsidDel="00000000" w:rsidR="00000000" w:rsidRPr="00000000">
              <w:rPr>
                <w:b w:val="1"/>
                <w:rtl w:val="0"/>
              </w:rPr>
              <w:t xml:space="preserve">Applications</w:t>
            </w:r>
          </w:p>
        </w:tc>
        <w:tc>
          <w:tcPr>
            <w:shd w:fill="d9d9d9" w:val="clear"/>
            <w:tcMar>
              <w:top w:w="43.2" w:type="dxa"/>
              <w:left w:w="43.2" w:type="dxa"/>
              <w:bottom w:w="43.2" w:type="dxa"/>
              <w:right w:w="43.2" w:type="dxa"/>
            </w:tcMar>
            <w:vAlign w:val="center"/>
          </w:tcPr>
          <w:p w:rsidR="00000000" w:rsidDel="00000000" w:rsidP="00000000" w:rsidRDefault="00000000" w:rsidRPr="00000000" w14:paraId="000000D4">
            <w:pPr>
              <w:spacing w:after="0" w:line="240" w:lineRule="auto"/>
              <w:jc w:val="center"/>
              <w:rPr>
                <w:b w:val="1"/>
              </w:rPr>
            </w:pPr>
            <w:r w:rsidDel="00000000" w:rsidR="00000000" w:rsidRPr="00000000">
              <w:rPr>
                <w:b w:val="1"/>
                <w:rtl w:val="0"/>
              </w:rPr>
              <w:t xml:space="preserve">PASM2-only</w:t>
            </w:r>
          </w:p>
          <w:p w:rsidR="00000000" w:rsidDel="00000000" w:rsidP="00000000" w:rsidRDefault="00000000" w:rsidRPr="00000000" w14:paraId="000000D5">
            <w:pPr>
              <w:spacing w:after="0" w:line="240" w:lineRule="auto"/>
              <w:jc w:val="center"/>
              <w:rPr>
                <w:b w:val="1"/>
              </w:rPr>
            </w:pPr>
            <w:r w:rsidDel="00000000" w:rsidR="00000000" w:rsidRPr="00000000">
              <w:rPr>
                <w:b w:val="1"/>
                <w:rtl w:val="0"/>
              </w:rPr>
              <w:t xml:space="preserve">Applications</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D6">
            <w:pPr>
              <w:spacing w:after="0" w:line="240" w:lineRule="auto"/>
              <w:jc w:val="center"/>
              <w:rPr>
                <w:b w:val="1"/>
                <w:sz w:val="18"/>
                <w:szCs w:val="18"/>
              </w:rPr>
            </w:pPr>
            <w:r w:rsidDel="00000000" w:rsidR="00000000" w:rsidRPr="00000000">
              <w:rPr>
                <w:b w:val="1"/>
                <w:sz w:val="18"/>
                <w:szCs w:val="18"/>
                <w:rtl w:val="0"/>
              </w:rPr>
              <w:t xml:space="preserve">CON</w:t>
            </w:r>
          </w:p>
        </w:tc>
        <w:tc>
          <w:tcPr>
            <w:tcMar>
              <w:top w:w="43.2" w:type="dxa"/>
              <w:left w:w="43.2" w:type="dxa"/>
              <w:bottom w:w="43.2" w:type="dxa"/>
              <w:right w:w="43.2" w:type="dxa"/>
            </w:tcMar>
            <w:vAlign w:val="center"/>
          </w:tcPr>
          <w:p w:rsidR="00000000" w:rsidDel="00000000" w:rsidP="00000000" w:rsidRDefault="00000000" w:rsidRPr="00000000" w14:paraId="000000D7">
            <w:pPr>
              <w:spacing w:after="0" w:line="240" w:lineRule="auto"/>
              <w:rPr>
                <w:sz w:val="18"/>
                <w:szCs w:val="18"/>
              </w:rPr>
            </w:pPr>
            <w:r w:rsidDel="00000000" w:rsidR="00000000" w:rsidRPr="00000000">
              <w:rPr>
                <w:sz w:val="18"/>
                <w:szCs w:val="18"/>
                <w:rtl w:val="0"/>
              </w:rPr>
              <w:t xml:space="preserve">Constant and data-structure declarations (CON is the initial/default block type)</w:t>
            </w:r>
          </w:p>
        </w:tc>
        <w:tc>
          <w:tcPr>
            <w:tcMar>
              <w:top w:w="43.2" w:type="dxa"/>
              <w:left w:w="43.2" w:type="dxa"/>
              <w:bottom w:w="43.2" w:type="dxa"/>
              <w:right w:w="43.2" w:type="dxa"/>
            </w:tcMar>
            <w:vAlign w:val="center"/>
          </w:tcPr>
          <w:p w:rsidR="00000000" w:rsidDel="00000000" w:rsidP="00000000" w:rsidRDefault="00000000" w:rsidRPr="00000000" w14:paraId="000000D8">
            <w:pPr>
              <w:spacing w:after="0" w:line="240" w:lineRule="auto"/>
              <w:jc w:val="center"/>
              <w:rPr>
                <w:sz w:val="18"/>
                <w:szCs w:val="18"/>
              </w:rPr>
            </w:pPr>
            <w:r w:rsidDel="00000000" w:rsidR="00000000" w:rsidRPr="00000000">
              <w:rPr>
                <w:sz w:val="18"/>
                <w:szCs w:val="18"/>
                <w:rtl w:val="0"/>
              </w:rPr>
              <w:t xml:space="preserve">Permitted</w:t>
            </w:r>
          </w:p>
        </w:tc>
        <w:tc>
          <w:tcPr>
            <w:tcMar>
              <w:top w:w="43.2" w:type="dxa"/>
              <w:left w:w="43.2" w:type="dxa"/>
              <w:bottom w:w="43.2" w:type="dxa"/>
              <w:right w:w="43.2" w:type="dxa"/>
            </w:tcMar>
            <w:vAlign w:val="center"/>
          </w:tcPr>
          <w:p w:rsidR="00000000" w:rsidDel="00000000" w:rsidP="00000000" w:rsidRDefault="00000000" w:rsidRPr="00000000" w14:paraId="000000D9">
            <w:pPr>
              <w:spacing w:after="0" w:line="240" w:lineRule="auto"/>
              <w:jc w:val="center"/>
              <w:rPr>
                <w:sz w:val="18"/>
                <w:szCs w:val="18"/>
              </w:rPr>
            </w:pPr>
            <w:r w:rsidDel="00000000" w:rsidR="00000000" w:rsidRPr="00000000">
              <w:rPr>
                <w:sz w:val="18"/>
                <w:szCs w:val="18"/>
                <w:rtl w:val="0"/>
              </w:rPr>
              <w:t xml:space="preserve">Permitted</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DA">
            <w:pPr>
              <w:spacing w:after="0" w:line="240" w:lineRule="auto"/>
              <w:jc w:val="center"/>
              <w:rPr>
                <w:b w:val="1"/>
                <w:sz w:val="18"/>
                <w:szCs w:val="18"/>
              </w:rPr>
            </w:pPr>
            <w:r w:rsidDel="00000000" w:rsidR="00000000" w:rsidRPr="00000000">
              <w:rPr>
                <w:b w:val="1"/>
                <w:sz w:val="18"/>
                <w:szCs w:val="18"/>
                <w:rtl w:val="0"/>
              </w:rPr>
              <w:t xml:space="preserve">VAR</w:t>
            </w:r>
          </w:p>
        </w:tc>
        <w:tc>
          <w:tcPr>
            <w:tcMar>
              <w:top w:w="43.2" w:type="dxa"/>
              <w:left w:w="43.2" w:type="dxa"/>
              <w:bottom w:w="43.2" w:type="dxa"/>
              <w:right w:w="43.2" w:type="dxa"/>
            </w:tcMar>
            <w:vAlign w:val="center"/>
          </w:tcPr>
          <w:p w:rsidR="00000000" w:rsidDel="00000000" w:rsidP="00000000" w:rsidRDefault="00000000" w:rsidRPr="00000000" w14:paraId="000000DB">
            <w:pPr>
              <w:spacing w:after="0" w:line="240" w:lineRule="auto"/>
              <w:rPr>
                <w:sz w:val="18"/>
                <w:szCs w:val="18"/>
              </w:rPr>
            </w:pPr>
            <w:r w:rsidDel="00000000" w:rsidR="00000000" w:rsidRPr="00000000">
              <w:rPr>
                <w:sz w:val="18"/>
                <w:szCs w:val="18"/>
                <w:rtl w:val="0"/>
              </w:rPr>
              <w:t xml:space="preserve">Variable declarations</w:t>
            </w:r>
          </w:p>
        </w:tc>
        <w:tc>
          <w:tcPr>
            <w:tcMar>
              <w:top w:w="43.2" w:type="dxa"/>
              <w:left w:w="43.2" w:type="dxa"/>
              <w:bottom w:w="43.2" w:type="dxa"/>
              <w:right w:w="43.2" w:type="dxa"/>
            </w:tcMar>
            <w:vAlign w:val="center"/>
          </w:tcPr>
          <w:p w:rsidR="00000000" w:rsidDel="00000000" w:rsidP="00000000" w:rsidRDefault="00000000" w:rsidRPr="00000000" w14:paraId="000000DC">
            <w:pPr>
              <w:spacing w:after="0" w:line="240" w:lineRule="auto"/>
              <w:jc w:val="center"/>
              <w:rPr>
                <w:sz w:val="18"/>
                <w:szCs w:val="18"/>
              </w:rPr>
            </w:pPr>
            <w:r w:rsidDel="00000000" w:rsidR="00000000" w:rsidRPr="00000000">
              <w:rPr>
                <w:sz w:val="18"/>
                <w:szCs w:val="18"/>
                <w:rtl w:val="0"/>
              </w:rPr>
              <w:t xml:space="preserve">Permitted</w:t>
            </w:r>
          </w:p>
        </w:tc>
        <w:tc>
          <w:tcPr>
            <w:tcMar>
              <w:top w:w="43.2" w:type="dxa"/>
              <w:left w:w="43.2" w:type="dxa"/>
              <w:bottom w:w="43.2" w:type="dxa"/>
              <w:right w:w="43.2" w:type="dxa"/>
            </w:tcMar>
            <w:vAlign w:val="center"/>
          </w:tcPr>
          <w:p w:rsidR="00000000" w:rsidDel="00000000" w:rsidP="00000000" w:rsidRDefault="00000000" w:rsidRPr="00000000" w14:paraId="000000DD">
            <w:pPr>
              <w:spacing w:after="0" w:line="240" w:lineRule="auto"/>
              <w:jc w:val="center"/>
              <w:rPr>
                <w:sz w:val="18"/>
                <w:szCs w:val="18"/>
              </w:rPr>
            </w:pPr>
            <w:r w:rsidDel="00000000" w:rsidR="00000000" w:rsidRPr="00000000">
              <w:rPr>
                <w:sz w:val="18"/>
                <w:szCs w:val="18"/>
                <w:rtl w:val="0"/>
              </w:rPr>
              <w:t xml:space="preserve">Not Allowed</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DE">
            <w:pPr>
              <w:spacing w:after="0" w:line="240" w:lineRule="auto"/>
              <w:jc w:val="center"/>
              <w:rPr>
                <w:b w:val="1"/>
                <w:sz w:val="18"/>
                <w:szCs w:val="18"/>
              </w:rPr>
            </w:pPr>
            <w:r w:rsidDel="00000000" w:rsidR="00000000" w:rsidRPr="00000000">
              <w:rPr>
                <w:b w:val="1"/>
                <w:sz w:val="18"/>
                <w:szCs w:val="18"/>
                <w:rtl w:val="0"/>
              </w:rPr>
              <w:t xml:space="preserve">OBJ</w:t>
            </w:r>
          </w:p>
        </w:tc>
        <w:tc>
          <w:tcPr>
            <w:tcMar>
              <w:top w:w="43.2" w:type="dxa"/>
              <w:left w:w="43.2" w:type="dxa"/>
              <w:bottom w:w="43.2" w:type="dxa"/>
              <w:right w:w="43.2" w:type="dxa"/>
            </w:tcMar>
            <w:vAlign w:val="center"/>
          </w:tcPr>
          <w:p w:rsidR="00000000" w:rsidDel="00000000" w:rsidP="00000000" w:rsidRDefault="00000000" w:rsidRPr="00000000" w14:paraId="000000DF">
            <w:pPr>
              <w:spacing w:after="0" w:line="240" w:lineRule="auto"/>
              <w:rPr>
                <w:sz w:val="18"/>
                <w:szCs w:val="18"/>
              </w:rPr>
            </w:pPr>
            <w:r w:rsidDel="00000000" w:rsidR="00000000" w:rsidRPr="00000000">
              <w:rPr>
                <w:sz w:val="18"/>
                <w:szCs w:val="18"/>
                <w:rtl w:val="0"/>
              </w:rPr>
              <w:t xml:space="preserve">Child-object declarations (creates compile-time object instantiations)</w:t>
            </w:r>
          </w:p>
        </w:tc>
        <w:tc>
          <w:tcPr>
            <w:tcMar>
              <w:top w:w="43.2" w:type="dxa"/>
              <w:left w:w="43.2" w:type="dxa"/>
              <w:bottom w:w="43.2" w:type="dxa"/>
              <w:right w:w="43.2" w:type="dxa"/>
            </w:tcMar>
            <w:vAlign w:val="center"/>
          </w:tcPr>
          <w:p w:rsidR="00000000" w:rsidDel="00000000" w:rsidP="00000000" w:rsidRDefault="00000000" w:rsidRPr="00000000" w14:paraId="000000E0">
            <w:pPr>
              <w:spacing w:after="0" w:line="240" w:lineRule="auto"/>
              <w:jc w:val="center"/>
              <w:rPr>
                <w:sz w:val="18"/>
                <w:szCs w:val="18"/>
              </w:rPr>
            </w:pPr>
            <w:r w:rsidDel="00000000" w:rsidR="00000000" w:rsidRPr="00000000">
              <w:rPr>
                <w:sz w:val="18"/>
                <w:szCs w:val="18"/>
                <w:rtl w:val="0"/>
              </w:rPr>
              <w:t xml:space="preserve">Permitted</w:t>
            </w:r>
          </w:p>
        </w:tc>
        <w:tc>
          <w:tcPr>
            <w:tcMar>
              <w:top w:w="43.2" w:type="dxa"/>
              <w:left w:w="43.2" w:type="dxa"/>
              <w:bottom w:w="43.2" w:type="dxa"/>
              <w:right w:w="43.2" w:type="dxa"/>
            </w:tcMar>
            <w:vAlign w:val="center"/>
          </w:tcPr>
          <w:p w:rsidR="00000000" w:rsidDel="00000000" w:rsidP="00000000" w:rsidRDefault="00000000" w:rsidRPr="00000000" w14:paraId="000000E1">
            <w:pPr>
              <w:spacing w:after="0" w:line="240" w:lineRule="auto"/>
              <w:jc w:val="center"/>
              <w:rPr>
                <w:sz w:val="18"/>
                <w:szCs w:val="18"/>
              </w:rPr>
            </w:pPr>
            <w:r w:rsidDel="00000000" w:rsidR="00000000" w:rsidRPr="00000000">
              <w:rPr>
                <w:sz w:val="18"/>
                <w:szCs w:val="18"/>
                <w:rtl w:val="0"/>
              </w:rPr>
              <w:t xml:space="preserve">Not Allowed</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E2">
            <w:pPr>
              <w:spacing w:after="0" w:line="240" w:lineRule="auto"/>
              <w:jc w:val="center"/>
              <w:rPr>
                <w:b w:val="1"/>
                <w:sz w:val="18"/>
                <w:szCs w:val="18"/>
              </w:rPr>
            </w:pPr>
            <w:r w:rsidDel="00000000" w:rsidR="00000000" w:rsidRPr="00000000">
              <w:rPr>
                <w:b w:val="1"/>
                <w:sz w:val="18"/>
                <w:szCs w:val="18"/>
                <w:rtl w:val="0"/>
              </w:rPr>
              <w:t xml:space="preserve">PUB</w:t>
            </w:r>
          </w:p>
        </w:tc>
        <w:tc>
          <w:tcPr>
            <w:tcMar>
              <w:top w:w="43.2" w:type="dxa"/>
              <w:left w:w="43.2" w:type="dxa"/>
              <w:bottom w:w="43.2" w:type="dxa"/>
              <w:right w:w="43.2" w:type="dxa"/>
            </w:tcMar>
            <w:vAlign w:val="center"/>
          </w:tcPr>
          <w:p w:rsidR="00000000" w:rsidDel="00000000" w:rsidP="00000000" w:rsidRDefault="00000000" w:rsidRPr="00000000" w14:paraId="000000E3">
            <w:pPr>
              <w:spacing w:after="0" w:line="240" w:lineRule="auto"/>
              <w:rPr>
                <w:sz w:val="18"/>
                <w:szCs w:val="18"/>
              </w:rPr>
            </w:pPr>
            <w:r w:rsidDel="00000000" w:rsidR="00000000" w:rsidRPr="00000000">
              <w:rPr>
                <w:sz w:val="18"/>
                <w:szCs w:val="18"/>
                <w:rtl w:val="0"/>
              </w:rPr>
              <w:t xml:space="preserve">Public method for use by the parent object and within this object</w:t>
            </w:r>
          </w:p>
        </w:tc>
        <w:tc>
          <w:tcPr>
            <w:tcMar>
              <w:top w:w="43.2" w:type="dxa"/>
              <w:left w:w="43.2" w:type="dxa"/>
              <w:bottom w:w="43.2" w:type="dxa"/>
              <w:right w:w="43.2" w:type="dxa"/>
            </w:tcMar>
            <w:vAlign w:val="center"/>
          </w:tcPr>
          <w:p w:rsidR="00000000" w:rsidDel="00000000" w:rsidP="00000000" w:rsidRDefault="00000000" w:rsidRPr="00000000" w14:paraId="000000E4">
            <w:pPr>
              <w:spacing w:after="0" w:line="240" w:lineRule="auto"/>
              <w:jc w:val="center"/>
              <w:rPr>
                <w:sz w:val="18"/>
                <w:szCs w:val="18"/>
              </w:rPr>
            </w:pPr>
            <w:r w:rsidDel="00000000" w:rsidR="00000000" w:rsidRPr="00000000">
              <w:rPr>
                <w:sz w:val="18"/>
                <w:szCs w:val="18"/>
                <w:rtl w:val="0"/>
              </w:rPr>
              <w:t xml:space="preserve">Required</w:t>
            </w:r>
          </w:p>
        </w:tc>
        <w:tc>
          <w:tcPr>
            <w:tcMar>
              <w:top w:w="43.2" w:type="dxa"/>
              <w:left w:w="43.2" w:type="dxa"/>
              <w:bottom w:w="43.2" w:type="dxa"/>
              <w:right w:w="43.2" w:type="dxa"/>
            </w:tcMar>
            <w:vAlign w:val="center"/>
          </w:tcPr>
          <w:p w:rsidR="00000000" w:rsidDel="00000000" w:rsidP="00000000" w:rsidRDefault="00000000" w:rsidRPr="00000000" w14:paraId="000000E5">
            <w:pPr>
              <w:spacing w:after="0" w:line="240" w:lineRule="auto"/>
              <w:jc w:val="center"/>
              <w:rPr>
                <w:sz w:val="18"/>
                <w:szCs w:val="18"/>
              </w:rPr>
            </w:pPr>
            <w:r w:rsidDel="00000000" w:rsidR="00000000" w:rsidRPr="00000000">
              <w:rPr>
                <w:sz w:val="18"/>
                <w:szCs w:val="18"/>
                <w:rtl w:val="0"/>
              </w:rPr>
              <w:t xml:space="preserve">Not Allowed</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E6">
            <w:pPr>
              <w:spacing w:after="0" w:line="240" w:lineRule="auto"/>
              <w:jc w:val="center"/>
              <w:rPr>
                <w:b w:val="1"/>
                <w:sz w:val="18"/>
                <w:szCs w:val="18"/>
              </w:rPr>
            </w:pPr>
            <w:r w:rsidDel="00000000" w:rsidR="00000000" w:rsidRPr="00000000">
              <w:rPr>
                <w:b w:val="1"/>
                <w:sz w:val="18"/>
                <w:szCs w:val="18"/>
                <w:rtl w:val="0"/>
              </w:rPr>
              <w:t xml:space="preserve">PRI</w:t>
            </w:r>
          </w:p>
        </w:tc>
        <w:tc>
          <w:tcPr>
            <w:tcMar>
              <w:top w:w="43.2" w:type="dxa"/>
              <w:left w:w="43.2" w:type="dxa"/>
              <w:bottom w:w="43.2" w:type="dxa"/>
              <w:right w:w="43.2" w:type="dxa"/>
            </w:tcMar>
            <w:vAlign w:val="center"/>
          </w:tcPr>
          <w:p w:rsidR="00000000" w:rsidDel="00000000" w:rsidP="00000000" w:rsidRDefault="00000000" w:rsidRPr="00000000" w14:paraId="000000E7">
            <w:pPr>
              <w:spacing w:after="0" w:line="240" w:lineRule="auto"/>
              <w:rPr>
                <w:sz w:val="18"/>
                <w:szCs w:val="18"/>
              </w:rPr>
            </w:pPr>
            <w:r w:rsidDel="00000000" w:rsidR="00000000" w:rsidRPr="00000000">
              <w:rPr>
                <w:sz w:val="18"/>
                <w:szCs w:val="18"/>
                <w:rtl w:val="0"/>
              </w:rPr>
              <w:t xml:space="preserve">Private method for use only within this object</w:t>
            </w:r>
          </w:p>
        </w:tc>
        <w:tc>
          <w:tcPr>
            <w:tcMar>
              <w:top w:w="43.2" w:type="dxa"/>
              <w:left w:w="43.2" w:type="dxa"/>
              <w:bottom w:w="43.2" w:type="dxa"/>
              <w:right w:w="43.2" w:type="dxa"/>
            </w:tcMar>
            <w:vAlign w:val="center"/>
          </w:tcPr>
          <w:p w:rsidR="00000000" w:rsidDel="00000000" w:rsidP="00000000" w:rsidRDefault="00000000" w:rsidRPr="00000000" w14:paraId="000000E8">
            <w:pPr>
              <w:spacing w:after="0" w:line="240" w:lineRule="auto"/>
              <w:jc w:val="center"/>
              <w:rPr>
                <w:sz w:val="18"/>
                <w:szCs w:val="18"/>
              </w:rPr>
            </w:pPr>
            <w:r w:rsidDel="00000000" w:rsidR="00000000" w:rsidRPr="00000000">
              <w:rPr>
                <w:sz w:val="18"/>
                <w:szCs w:val="18"/>
                <w:rtl w:val="0"/>
              </w:rPr>
              <w:t xml:space="preserve">Permitted</w:t>
            </w:r>
          </w:p>
        </w:tc>
        <w:tc>
          <w:tcPr>
            <w:tcMar>
              <w:top w:w="43.2" w:type="dxa"/>
              <w:left w:w="43.2" w:type="dxa"/>
              <w:bottom w:w="43.2" w:type="dxa"/>
              <w:right w:w="43.2" w:type="dxa"/>
            </w:tcMar>
            <w:vAlign w:val="center"/>
          </w:tcPr>
          <w:p w:rsidR="00000000" w:rsidDel="00000000" w:rsidP="00000000" w:rsidRDefault="00000000" w:rsidRPr="00000000" w14:paraId="000000E9">
            <w:pPr>
              <w:spacing w:after="0" w:line="240" w:lineRule="auto"/>
              <w:jc w:val="center"/>
              <w:rPr>
                <w:sz w:val="18"/>
                <w:szCs w:val="18"/>
              </w:rPr>
            </w:pPr>
            <w:r w:rsidDel="00000000" w:rsidR="00000000" w:rsidRPr="00000000">
              <w:rPr>
                <w:sz w:val="18"/>
                <w:szCs w:val="18"/>
                <w:rtl w:val="0"/>
              </w:rPr>
              <w:t xml:space="preserve">Not Allowed</w:t>
            </w:r>
          </w:p>
        </w:tc>
      </w:tr>
      <w:tr>
        <w:trPr>
          <w:cantSplit w:val="0"/>
          <w:tblHeader w:val="0"/>
        </w:trPr>
        <w:tc>
          <w:tcPr>
            <w:tcMar>
              <w:top w:w="43.2" w:type="dxa"/>
              <w:left w:w="43.2" w:type="dxa"/>
              <w:bottom w:w="43.2" w:type="dxa"/>
              <w:right w:w="43.2" w:type="dxa"/>
            </w:tcMar>
            <w:vAlign w:val="center"/>
          </w:tcPr>
          <w:p w:rsidR="00000000" w:rsidDel="00000000" w:rsidP="00000000" w:rsidRDefault="00000000" w:rsidRPr="00000000" w14:paraId="000000EA">
            <w:pPr>
              <w:spacing w:after="0" w:line="240" w:lineRule="auto"/>
              <w:jc w:val="center"/>
              <w:rPr>
                <w:b w:val="1"/>
                <w:sz w:val="18"/>
                <w:szCs w:val="18"/>
              </w:rPr>
            </w:pPr>
            <w:r w:rsidDel="00000000" w:rsidR="00000000" w:rsidRPr="00000000">
              <w:rPr>
                <w:b w:val="1"/>
                <w:sz w:val="18"/>
                <w:szCs w:val="18"/>
                <w:rtl w:val="0"/>
              </w:rPr>
              <w:t xml:space="preserve">DAT</w:t>
            </w:r>
          </w:p>
        </w:tc>
        <w:tc>
          <w:tcPr>
            <w:tcMar>
              <w:top w:w="43.2" w:type="dxa"/>
              <w:left w:w="43.2" w:type="dxa"/>
              <w:bottom w:w="43.2" w:type="dxa"/>
              <w:right w:w="43.2" w:type="dxa"/>
            </w:tcMar>
            <w:vAlign w:val="center"/>
          </w:tcPr>
          <w:p w:rsidR="00000000" w:rsidDel="00000000" w:rsidP="00000000" w:rsidRDefault="00000000" w:rsidRPr="00000000" w14:paraId="000000EB">
            <w:pPr>
              <w:spacing w:after="0" w:line="240" w:lineRule="auto"/>
              <w:rPr>
                <w:sz w:val="18"/>
                <w:szCs w:val="18"/>
              </w:rPr>
            </w:pPr>
            <w:r w:rsidDel="00000000" w:rsidR="00000000" w:rsidRPr="00000000">
              <w:rPr>
                <w:sz w:val="18"/>
                <w:szCs w:val="18"/>
                <w:rtl w:val="0"/>
              </w:rPr>
              <w:t xml:space="preserve">Data declarations and/or PASM2 code</w:t>
            </w:r>
          </w:p>
        </w:tc>
        <w:tc>
          <w:tcPr>
            <w:tcMar>
              <w:top w:w="43.2" w:type="dxa"/>
              <w:left w:w="43.2" w:type="dxa"/>
              <w:bottom w:w="43.2" w:type="dxa"/>
              <w:right w:w="43.2" w:type="dxa"/>
            </w:tcMar>
            <w:vAlign w:val="center"/>
          </w:tcPr>
          <w:p w:rsidR="00000000" w:rsidDel="00000000" w:rsidP="00000000" w:rsidRDefault="00000000" w:rsidRPr="00000000" w14:paraId="000000EC">
            <w:pPr>
              <w:spacing w:after="0" w:line="240" w:lineRule="auto"/>
              <w:jc w:val="center"/>
              <w:rPr>
                <w:sz w:val="18"/>
                <w:szCs w:val="18"/>
              </w:rPr>
            </w:pPr>
            <w:r w:rsidDel="00000000" w:rsidR="00000000" w:rsidRPr="00000000">
              <w:rPr>
                <w:sz w:val="18"/>
                <w:szCs w:val="18"/>
                <w:rtl w:val="0"/>
              </w:rPr>
              <w:t xml:space="preserve">Permitted</w:t>
            </w:r>
          </w:p>
        </w:tc>
        <w:tc>
          <w:tcPr>
            <w:tcMar>
              <w:top w:w="43.2" w:type="dxa"/>
              <w:left w:w="43.2" w:type="dxa"/>
              <w:bottom w:w="43.2" w:type="dxa"/>
              <w:right w:w="43.2" w:type="dxa"/>
            </w:tcMar>
            <w:vAlign w:val="center"/>
          </w:tcPr>
          <w:p w:rsidR="00000000" w:rsidDel="00000000" w:rsidP="00000000" w:rsidRDefault="00000000" w:rsidRPr="00000000" w14:paraId="000000ED">
            <w:pPr>
              <w:spacing w:after="0" w:line="240" w:lineRule="auto"/>
              <w:jc w:val="center"/>
              <w:rPr>
                <w:sz w:val="18"/>
                <w:szCs w:val="18"/>
              </w:rPr>
            </w:pPr>
            <w:r w:rsidDel="00000000" w:rsidR="00000000" w:rsidRPr="00000000">
              <w:rPr>
                <w:sz w:val="18"/>
                <w:szCs w:val="18"/>
                <w:rtl w:val="0"/>
              </w:rPr>
              <w:t xml:space="preserve">Required</w:t>
            </w:r>
          </w:p>
        </w:tc>
      </w:tr>
    </w:tbl>
    <w:p w:rsidR="00000000" w:rsidDel="00000000" w:rsidP="00000000" w:rsidRDefault="00000000" w:rsidRPr="00000000" w14:paraId="000000EE">
      <w:pPr>
        <w:pStyle w:val="Heading4"/>
        <w:rPr/>
      </w:pPr>
      <w:bookmarkStart w:colFirst="0" w:colLast="0" w:name="_t6aca2wdo2pu" w:id="23"/>
      <w:bookmarkEnd w:id="23"/>
      <w:r w:rsidDel="00000000" w:rsidR="00000000" w:rsidRPr="00000000">
        <w:rPr>
          <w:rtl w:val="0"/>
        </w:rPr>
        <w:t xml:space="preserve">CON</w:t>
      </w:r>
    </w:p>
    <w:p w:rsidR="00000000" w:rsidDel="00000000" w:rsidP="00000000" w:rsidRDefault="00000000" w:rsidRPr="00000000" w14:paraId="000000EF">
      <w:pPr>
        <w:rPr/>
      </w:pPr>
      <w:r w:rsidDel="00000000" w:rsidR="00000000" w:rsidRPr="00000000">
        <w:rPr>
          <w:i w:val="1"/>
          <w:highlight w:val="yellow"/>
          <w:rtl w:val="0"/>
        </w:rPr>
        <w:t xml:space="preserve">{rough}</w:t>
      </w:r>
      <w:r w:rsidDel="00000000" w:rsidR="00000000" w:rsidRPr="00000000">
        <w:rPr>
          <w:rtl w:val="0"/>
        </w:rPr>
      </w:r>
    </w:p>
    <w:p w:rsidR="00000000" w:rsidDel="00000000" w:rsidP="00000000" w:rsidRDefault="00000000" w:rsidRPr="00000000" w14:paraId="000000F0">
      <w:pPr>
        <w:rPr/>
      </w:pP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 xml:space="preserve"> blocks are used to declare symbolic constants and data structures which can be used throughout the object.  There may be zero or more </w:t>
      </w: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 xml:space="preserve"> blocks in an object and the order in which they appear does not matter.  Typically, objects have just one </w:t>
      </w: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 xml:space="preserve"> block, near the top of code, that defines every constant for that object; however, objects can be organized with multiple smaller </w:t>
      </w: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 xml:space="preserve"> blocks that each appear right above the code or data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 xml:space="preserve">) that directly use those symbols.</w:t>
      </w:r>
    </w:p>
    <w:p w:rsidR="00000000" w:rsidDel="00000000" w:rsidP="00000000" w:rsidRDefault="00000000" w:rsidRPr="00000000" w14:paraId="000000F1">
      <w:pPr>
        <w:spacing w:after="120" w:lineRule="auto"/>
        <w:rPr/>
      </w:pPr>
      <w:r w:rsidDel="00000000" w:rsidR="00000000" w:rsidRPr="00000000">
        <w:rPr>
          <w:rtl w:val="0"/>
        </w:rPr>
        <w:t xml:space="preserve">Example CON Block:</w:t>
      </w:r>
    </w:p>
    <w:p w:rsidR="00000000" w:rsidDel="00000000" w:rsidP="00000000" w:rsidRDefault="00000000" w:rsidRPr="00000000" w14:paraId="000000F2">
      <w:pPr>
        <w:tabs>
          <w:tab w:val="left" w:leader="none" w:pos="3960"/>
        </w:tabs>
        <w:spacing w:after="0" w:line="240" w:lineRule="auto"/>
        <w:ind w:left="18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w:t>
      </w:r>
    </w:p>
    <w:p w:rsidR="00000000" w:rsidDel="00000000" w:rsidP="00000000" w:rsidRDefault="00000000" w:rsidRPr="00000000" w14:paraId="000000F3">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EnableFlow = 8</w:t>
        <w:tab/>
        <w:t xml:space="preserve">'single assignment</w:t>
      </w:r>
    </w:p>
    <w:p w:rsidR="00000000" w:rsidDel="00000000" w:rsidP="00000000" w:rsidRDefault="00000000" w:rsidRPr="00000000" w14:paraId="000000F4">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 5, y = -5, z = 1</w:t>
        <w:tab/>
        <w:t xml:space="preserve">'comma-separated assignments</w:t>
      </w:r>
    </w:p>
    <w:p w:rsidR="00000000" w:rsidDel="00000000" w:rsidP="00000000" w:rsidRDefault="00000000" w:rsidRPr="00000000" w14:paraId="000000F5">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HalfPi = 1.5707963268</w:t>
        <w:tab/>
        <w:t xml:space="preserve">'IEEE-754 single-precision float values</w:t>
      </w:r>
    </w:p>
    <w:p w:rsidR="00000000" w:rsidDel="00000000" w:rsidP="00000000" w:rsidRDefault="00000000" w:rsidRPr="00000000" w14:paraId="000000F6">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#0,a,b,c           </w:t>
        <w:tab/>
        <w:t xml:space="preserve">'enum; a=0, b=1, c=2  (start=0, step=1)</w:t>
      </w:r>
    </w:p>
    <w:p w:rsidR="00000000" w:rsidDel="00000000" w:rsidP="00000000" w:rsidRDefault="00000000" w:rsidRPr="00000000" w14:paraId="000000F7">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#1,e,f,g</w:t>
        <w:tab/>
        <w:t xml:space="preserve">'enum; e=1, f=2, g=3  (start=1, step=1)</w:t>
      </w:r>
    </w:p>
    <w:p w:rsidR="00000000" w:rsidDel="00000000" w:rsidP="00000000" w:rsidRDefault="00000000" w:rsidRPr="00000000" w14:paraId="000000F8">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#4[2],i,j,k</w:t>
        <w:tab/>
        <w:t xml:space="preserve">'enum; i=4, j=6, k=8  (start=4, step=2)</w:t>
      </w:r>
    </w:p>
    <w:p w:rsidR="00000000" w:rsidDel="00000000" w:rsidP="00000000" w:rsidRDefault="00000000" w:rsidRPr="00000000" w14:paraId="000000F9">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sPoint(x, y)</w:t>
        <w:tab/>
        <w:t xml:space="preserve">'structure; two longs</w:t>
      </w:r>
    </w:p>
    <w:p w:rsidR="00000000" w:rsidDel="00000000" w:rsidP="00000000" w:rsidRDefault="00000000" w:rsidRPr="00000000" w14:paraId="000000FA">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sLine(sPoint a, sPoint b, BYTE color)</w:t>
        <w:tab/>
        <w:t xml:space="preserve">'structure; two sPoints and a byte </w:t>
      </w:r>
    </w:p>
    <w:p w:rsidR="00000000" w:rsidDel="00000000" w:rsidP="00000000" w:rsidRDefault="00000000" w:rsidRPr="00000000" w14:paraId="000000FB">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pPr>
      <w:bookmarkStart w:colFirst="0" w:colLast="0" w:name="_1ap708yqkzj5" w:id="24"/>
      <w:bookmarkEnd w:id="24"/>
      <w:r w:rsidDel="00000000" w:rsidR="00000000" w:rsidRPr="00000000">
        <w:rPr>
          <w:b w:val="1"/>
          <w:rtl w:val="0"/>
        </w:rPr>
        <w:t xml:space="preserve">VAR</w:t>
      </w:r>
      <w:r w:rsidDel="00000000" w:rsidR="00000000" w:rsidRPr="00000000">
        <w:rPr>
          <w:rtl w:val="0"/>
        </w:rPr>
      </w:r>
    </w:p>
    <w:p w:rsidR="00000000" w:rsidDel="00000000" w:rsidP="00000000" w:rsidRDefault="00000000" w:rsidRPr="00000000" w14:paraId="000000FC">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0FD">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b w:val="1"/>
        </w:rPr>
      </w:pPr>
      <w:bookmarkStart w:colFirst="0" w:colLast="0" w:name="_s29j13uqmpys" w:id="25"/>
      <w:bookmarkEnd w:id="25"/>
      <w:r w:rsidDel="00000000" w:rsidR="00000000" w:rsidRPr="00000000">
        <w:rPr>
          <w:b w:val="1"/>
          <w:rtl w:val="0"/>
        </w:rPr>
        <w:t xml:space="preserve">OBJ</w:t>
      </w:r>
    </w:p>
    <w:p w:rsidR="00000000" w:rsidDel="00000000" w:rsidP="00000000" w:rsidRDefault="00000000" w:rsidRPr="00000000" w14:paraId="000000FE">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0FF">
      <w:pPr>
        <w:pStyle w:val="Heading4"/>
        <w:rPr/>
      </w:pPr>
      <w:bookmarkStart w:colFirst="0" w:colLast="0" w:name="_vakzsbsoahag" w:id="26"/>
      <w:bookmarkEnd w:id="26"/>
      <w:r w:rsidDel="00000000" w:rsidR="00000000" w:rsidRPr="00000000">
        <w:rPr>
          <w:rtl w:val="0"/>
        </w:rPr>
        <w:t xml:space="preserve">PUB/PRI</w:t>
      </w:r>
    </w:p>
    <w:p w:rsidR="00000000" w:rsidDel="00000000" w:rsidP="00000000" w:rsidRDefault="00000000" w:rsidRPr="00000000" w14:paraId="00000100">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101">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b w:val="1"/>
        </w:rPr>
      </w:pPr>
      <w:bookmarkStart w:colFirst="0" w:colLast="0" w:name="_3xir2se5o3u2" w:id="27"/>
      <w:bookmarkEnd w:id="27"/>
      <w:r w:rsidDel="00000000" w:rsidR="00000000" w:rsidRPr="00000000">
        <w:rPr>
          <w:b w:val="1"/>
          <w:rtl w:val="0"/>
        </w:rPr>
        <w:t xml:space="preserve">DAT</w:t>
      </w:r>
    </w:p>
    <w:p w:rsidR="00000000" w:rsidDel="00000000" w:rsidP="00000000" w:rsidRDefault="00000000" w:rsidRPr="00000000" w14:paraId="00000102">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103">
      <w:pPr>
        <w:pStyle w:val="Heading3"/>
        <w:spacing w:after="0" w:lineRule="auto"/>
        <w:rPr/>
      </w:pPr>
      <w:bookmarkStart w:colFirst="0" w:colLast="0" w:name="_w16iaa6e7jpc" w:id="28"/>
      <w:bookmarkEnd w:id="28"/>
      <w:r w:rsidDel="00000000" w:rsidR="00000000" w:rsidRPr="00000000">
        <w:rPr>
          <w:rtl w:val="0"/>
        </w:rPr>
        <w:t xml:space="preserve">Comments</w:t>
      </w:r>
    </w:p>
    <w:p w:rsidR="00000000" w:rsidDel="00000000" w:rsidP="00000000" w:rsidRDefault="00000000" w:rsidRPr="00000000" w14:paraId="00000104">
      <w:pPr>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105">
      <w:pPr>
        <w:pStyle w:val="Heading2"/>
        <w:pageBreakBefore w:val="0"/>
        <w:rPr/>
      </w:pPr>
      <w:bookmarkStart w:colFirst="0" w:colLast="0" w:name="_epgo7e5dz41r" w:id="29"/>
      <w:bookmarkEnd w:id="29"/>
      <w:r w:rsidDel="00000000" w:rsidR="00000000" w:rsidRPr="00000000">
        <w:rPr>
          <w:rtl w:val="0"/>
        </w:rPr>
        <w:t xml:space="preserve">Categorical Listing Of Propeller 2 Spin Language (Spin2)</w:t>
      </w:r>
    </w:p>
    <w:p w:rsidR="00000000" w:rsidDel="00000000" w:rsidP="00000000" w:rsidRDefault="00000000" w:rsidRPr="00000000" w14:paraId="00000106">
      <w:pPr>
        <w:pageBreakBefore w:val="0"/>
        <w:spacing w:after="200" w:lineRule="auto"/>
        <w:rPr/>
      </w:pPr>
      <w:r w:rsidDel="00000000" w:rsidR="00000000" w:rsidRPr="00000000">
        <w:rPr>
          <w:rtl w:val="0"/>
        </w:rPr>
        <w:t xml:space="preserve">In the following category lists, styles indicate different types of elements.   </w:t>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Roboto Mono" w:cs="Roboto Mono" w:eastAsia="Roboto Mono" w:hAnsi="Roboto Mono"/>
          <w:b w:val="1"/>
          <w:rtl w:val="0"/>
        </w:rPr>
        <w:t xml:space="preserve">BLOCKS</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DIRECTIVES</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COMMANDS</w:t>
      </w:r>
      <w:r w:rsidDel="00000000" w:rsidR="00000000" w:rsidRPr="00000000">
        <w:rPr>
          <w:rtl w:val="0"/>
        </w:rPr>
      </w:r>
    </w:p>
    <w:p w:rsidR="00000000" w:rsidDel="00000000" w:rsidP="00000000" w:rsidRDefault="00000000" w:rsidRPr="00000000" w14:paraId="00000108">
      <w:pPr>
        <w:pageBreakBefore w:val="0"/>
        <w:numPr>
          <w:ilvl w:val="0"/>
          <w:numId w:val="4"/>
        </w:numPr>
        <w:spacing w:after="0" w:afterAutospacing="0" w:line="240" w:lineRule="auto"/>
        <w:ind w:left="720" w:hanging="360"/>
        <w:rPr>
          <w:u w:val="none"/>
        </w:rPr>
      </w:pPr>
      <w:r w:rsidDel="00000000" w:rsidR="00000000" w:rsidRPr="00000000">
        <w:rPr>
          <w:rFonts w:ascii="Roboto Mono" w:cs="Roboto Mono" w:eastAsia="Roboto Mono" w:hAnsi="Roboto Mono"/>
          <w:b w:val="1"/>
          <w:rtl w:val="0"/>
        </w:rPr>
        <w:t xml:space="preserve">METHODS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ACCESSORS</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r>
    </w:p>
    <w:p w:rsidR="00000000" w:rsidDel="00000000" w:rsidP="00000000" w:rsidRDefault="00000000" w:rsidRPr="00000000" w14:paraId="00000109">
      <w:pPr>
        <w:pageBreakBefore w:val="0"/>
        <w:numPr>
          <w:ilvl w:val="0"/>
          <w:numId w:val="4"/>
        </w:numPr>
        <w:spacing w:after="0" w:afterAutospacing="0" w:line="24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CONSTANTS</w:t>
      </w:r>
    </w:p>
    <w:p w:rsidR="00000000" w:rsidDel="00000000" w:rsidP="00000000" w:rsidRDefault="00000000" w:rsidRPr="00000000" w14:paraId="0000010A">
      <w:pPr>
        <w:pageBreakBefore w:val="0"/>
        <w:numPr>
          <w:ilvl w:val="0"/>
          <w:numId w:val="4"/>
        </w:numPr>
        <w:spacing w:after="0" w:afterAutospacing="0" w:line="240" w:lineRule="auto"/>
        <w:ind w:left="720" w:hanging="360"/>
        <w:rPr>
          <w:rFonts w:ascii="Roboto Mono" w:cs="Roboto Mono" w:eastAsia="Roboto Mono" w:hAnsi="Roboto Mono"/>
          <w:i w:val="1"/>
          <w:u w:val="none"/>
        </w:rPr>
      </w:pPr>
      <w:r w:rsidDel="00000000" w:rsidR="00000000" w:rsidRPr="00000000">
        <w:rPr>
          <w:rFonts w:ascii="Roboto Mono" w:cs="Roboto Mono" w:eastAsia="Roboto Mono" w:hAnsi="Roboto Mono"/>
          <w:i w:val="1"/>
          <w:rtl w:val="0"/>
        </w:rPr>
        <w:t xml:space="preserve">PSEUDO-CONSTANTS</w:t>
      </w:r>
    </w:p>
    <w:p w:rsidR="00000000" w:rsidDel="00000000" w:rsidP="00000000" w:rsidRDefault="00000000" w:rsidRPr="00000000" w14:paraId="0000010B">
      <w:pPr>
        <w:pageBreakBefore w:val="0"/>
        <w:numPr>
          <w:ilvl w:val="0"/>
          <w:numId w:val="4"/>
        </w:numPr>
        <w:spacing w:line="240" w:lineRule="auto"/>
        <w:ind w:left="720" w:hanging="360"/>
        <w:rPr>
          <w:rFonts w:ascii="Roboto Mono" w:cs="Roboto Mono" w:eastAsia="Roboto Mono" w:hAnsi="Roboto Mono"/>
          <w:i w:val="1"/>
          <w:u w:val="none"/>
        </w:rPr>
      </w:pPr>
      <w:r w:rsidDel="00000000" w:rsidR="00000000" w:rsidRPr="00000000">
        <w:rPr>
          <w:rFonts w:ascii="Roboto Mono" w:cs="Roboto Mono" w:eastAsia="Roboto Mono" w:hAnsi="Roboto Mono"/>
          <w:i w:val="1"/>
          <w:rtl w:val="0"/>
        </w:rPr>
        <w:t xml:space="preserve">variables</w:t>
      </w:r>
      <w:r w:rsidDel="00000000" w:rsidR="00000000" w:rsidRPr="00000000">
        <w:rPr>
          <w:rtl w:val="0"/>
        </w:rPr>
      </w:r>
    </w:p>
    <w:p w:rsidR="00000000" w:rsidDel="00000000" w:rsidP="00000000" w:rsidRDefault="00000000" w:rsidRPr="00000000" w14:paraId="0000010C">
      <w:pPr>
        <w:pStyle w:val="Heading3"/>
        <w:pageBreakBefore w:val="0"/>
        <w:rPr/>
      </w:pPr>
      <w:bookmarkStart w:colFirst="0" w:colLast="0" w:name="_7ywj2x2xcvl5" w:id="30"/>
      <w:bookmarkEnd w:id="30"/>
      <w:r w:rsidDel="00000000" w:rsidR="00000000" w:rsidRPr="00000000">
        <w:rPr>
          <w:rtl w:val="0"/>
        </w:rPr>
        <w:t xml:space="preserve">Block Designators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CON</w:t>
      </w:r>
      <w:r w:rsidDel="00000000" w:rsidR="00000000" w:rsidRPr="00000000">
        <w:rPr>
          <w:rtl w:val="0"/>
        </w:rPr>
        <w:tab/>
        <w:t xml:space="preserve">Declare constant block</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VAR</w:t>
      </w:r>
      <w:r w:rsidDel="00000000" w:rsidR="00000000" w:rsidRPr="00000000">
        <w:rPr>
          <w:rtl w:val="0"/>
        </w:rPr>
        <w:tab/>
        <w:t xml:space="preserve">Declare variable block</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OBJ</w:t>
      </w:r>
      <w:r w:rsidDel="00000000" w:rsidR="00000000" w:rsidRPr="00000000">
        <w:rPr>
          <w:rtl w:val="0"/>
        </w:rPr>
        <w:tab/>
        <w:t xml:space="preserve">Declare object reference block</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ab/>
        <w:t xml:space="preserve">Declare public method block</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ab/>
        <w:t xml:space="preserve">Declare private method block</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DAT</w:t>
      </w:r>
      <w:r w:rsidDel="00000000" w:rsidR="00000000" w:rsidRPr="00000000">
        <w:rPr>
          <w:rtl w:val="0"/>
        </w:rPr>
        <w:tab/>
        <w:t xml:space="preserve">Declare data block</w:t>
      </w:r>
    </w:p>
    <w:p w:rsidR="00000000" w:rsidDel="00000000" w:rsidP="00000000" w:rsidRDefault="00000000" w:rsidRPr="00000000" w14:paraId="00000113">
      <w:pPr>
        <w:pStyle w:val="Heading3"/>
        <w:pageBreakBefore w:val="0"/>
        <w:rPr/>
      </w:pPr>
      <w:bookmarkStart w:colFirst="0" w:colLast="0" w:name="_bxpg2k7rfc3w" w:id="31"/>
      <w:bookmarkEnd w:id="31"/>
      <w:r w:rsidDel="00000000" w:rsidR="00000000" w:rsidRPr="00000000">
        <w:rPr>
          <w:rtl w:val="0"/>
        </w:rPr>
        <w:t xml:space="preserve">Configuration</w:t>
      </w:r>
    </w:p>
    <w:p w:rsidR="00000000" w:rsidDel="00000000" w:rsidP="00000000" w:rsidRDefault="00000000" w:rsidRPr="00000000" w14:paraId="00000114">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15">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_CLKFREQ</w:t>
      </w:r>
      <w:r w:rsidDel="00000000" w:rsidR="00000000" w:rsidRPr="00000000">
        <w:rPr>
          <w:rtl w:val="0"/>
        </w:rPr>
        <w:tab/>
        <w:t xml:space="preserve">Set application (initial) clock frequency at compile-time</w:t>
      </w:r>
    </w:p>
    <w:p w:rsidR="00000000" w:rsidDel="00000000" w:rsidP="00000000" w:rsidRDefault="00000000" w:rsidRPr="00000000" w14:paraId="00000116">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_CLKMODE</w:t>
      </w:r>
      <w:r w:rsidDel="00000000" w:rsidR="00000000" w:rsidRPr="00000000">
        <w:rPr>
          <w:rtl w:val="0"/>
        </w:rPr>
        <w:tab/>
        <w:t xml:space="preserve">Set application (initial) clock mode at compile-time</w:t>
      </w:r>
    </w:p>
    <w:p w:rsidR="00000000" w:rsidDel="00000000" w:rsidP="00000000" w:rsidRDefault="00000000" w:rsidRPr="00000000" w14:paraId="00000117">
      <w:pPr>
        <w:tabs>
          <w:tab w:val="left" w:leader="none" w:pos="2520"/>
        </w:tabs>
        <w:spacing w:after="120" w:line="240" w:lineRule="auto"/>
        <w:rPr/>
      </w:pPr>
      <w:r w:rsidDel="00000000" w:rsidR="00000000" w:rsidRPr="00000000">
        <w:rPr>
          <w:rFonts w:ascii="Roboto Mono" w:cs="Roboto Mono" w:eastAsia="Roboto Mono" w:hAnsi="Roboto Mono"/>
          <w:i w:val="1"/>
          <w:rtl w:val="0"/>
        </w:rPr>
        <w:t xml:space="preserve">_ERRFREQ</w:t>
      </w:r>
      <w:r w:rsidDel="00000000" w:rsidR="00000000" w:rsidRPr="00000000">
        <w:rPr>
          <w:rtl w:val="0"/>
        </w:rPr>
        <w:tab/>
        <w:t xml:space="preserve">Set acceptable frequency variance (+/-) from _CLKFREQ at compile-time</w:t>
      </w:r>
    </w:p>
    <w:p w:rsidR="00000000" w:rsidDel="00000000" w:rsidP="00000000" w:rsidRDefault="00000000" w:rsidRPr="00000000" w14:paraId="00000118">
      <w:pPr>
        <w:tabs>
          <w:tab w:val="left" w:leader="none" w:pos="2520"/>
        </w:tabs>
        <w:spacing w:after="0" w:line="240" w:lineRule="auto"/>
        <w:rPr/>
      </w:pPr>
      <w:r w:rsidDel="00000000" w:rsidR="00000000" w:rsidRPr="00000000">
        <w:rPr>
          <w:rFonts w:ascii="Roboto Mono" w:cs="Roboto Mono" w:eastAsia="Roboto Mono" w:hAnsi="Roboto Mono"/>
          <w:rtl w:val="0"/>
        </w:rPr>
        <w:t xml:space="preserve">CLKFREQ_</w:t>
      </w:r>
      <w:r w:rsidDel="00000000" w:rsidR="00000000" w:rsidRPr="00000000">
        <w:rPr>
          <w:rtl w:val="0"/>
        </w:rPr>
        <w:tab/>
        <w:t xml:space="preserve">Compiled application clock frequency</w:t>
      </w:r>
    </w:p>
    <w:p w:rsidR="00000000" w:rsidDel="00000000" w:rsidP="00000000" w:rsidRDefault="00000000" w:rsidRPr="00000000" w14:paraId="00000119">
      <w:pPr>
        <w:tabs>
          <w:tab w:val="left" w:leader="none" w:pos="2520"/>
        </w:tabs>
        <w:spacing w:after="120" w:line="240" w:lineRule="auto"/>
        <w:rPr/>
      </w:pPr>
      <w:r w:rsidDel="00000000" w:rsidR="00000000" w:rsidRPr="00000000">
        <w:rPr>
          <w:rFonts w:ascii="Roboto Mono" w:cs="Roboto Mono" w:eastAsia="Roboto Mono" w:hAnsi="Roboto Mono"/>
          <w:rtl w:val="0"/>
        </w:rPr>
        <w:t xml:space="preserve">CLKMODE_</w:t>
      </w:r>
      <w:r w:rsidDel="00000000" w:rsidR="00000000" w:rsidRPr="00000000">
        <w:rPr>
          <w:rtl w:val="0"/>
        </w:rPr>
        <w:tab/>
        <w:t xml:space="preserve">Compiled application clock mode</w:t>
      </w:r>
    </w:p>
    <w:p w:rsidR="00000000" w:rsidDel="00000000" w:rsidP="00000000" w:rsidRDefault="00000000" w:rsidRPr="00000000" w14:paraId="0000011A">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clkfreq</w:t>
      </w:r>
      <w:r w:rsidDel="00000000" w:rsidR="00000000" w:rsidRPr="00000000">
        <w:rPr>
          <w:rtl w:val="0"/>
        </w:rPr>
        <w:tab/>
        <w:t xml:space="preserve">Current clock frequency at run-time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w:cs="Roboto Mono" w:eastAsia="Roboto Mono" w:hAnsi="Roboto Mono"/>
          <w:i w:val="1"/>
          <w:rtl w:val="0"/>
        </w:rPr>
        <w:t xml:space="preserve">clkmode</w:t>
      </w:r>
      <w:r w:rsidDel="00000000" w:rsidR="00000000" w:rsidRPr="00000000">
        <w:rPr>
          <w:rtl w:val="0"/>
        </w:rPr>
        <w:tab/>
        <w:t xml:space="preserve">Current clock mode at run-time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CLKSET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Safely set new clock frequency and mode at run-time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HUBSET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r>
      <w:r w:rsidDel="00000000" w:rsidR="00000000" w:rsidRPr="00000000">
        <w:rPr>
          <w:rtl w:val="0"/>
        </w:rPr>
        <w:t xml:space="preserve">Execute system configuration instruction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w:cs="Roboto Mono" w:eastAsia="Roboto Mono" w:hAnsi="Roboto Mono"/>
          <w:i w:val="1"/>
          <w:rtl w:val="0"/>
        </w:rPr>
        <w:t xml:space="preserve">DOWNLOAD_BAUD</w:t>
      </w:r>
      <w:r w:rsidDel="00000000" w:rsidR="00000000" w:rsidRPr="00000000">
        <w:rPr>
          <w:rtl w:val="0"/>
        </w:rPr>
        <w:tab/>
        <w:t xml:space="preserve">Set the download baud rate</w:t>
      </w:r>
    </w:p>
    <w:p w:rsidR="00000000" w:rsidDel="00000000" w:rsidP="00000000" w:rsidRDefault="00000000" w:rsidRPr="00000000" w14:paraId="0000011F">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DEBUG_BAUD</w:t>
      </w:r>
      <w:r w:rsidDel="00000000" w:rsidR="00000000" w:rsidRPr="00000000">
        <w:rPr>
          <w:rtl w:val="0"/>
        </w:rPr>
        <w:tab/>
        <w:t xml:space="preserve">Set debug subsystem serial baud rate</w:t>
      </w:r>
      <w:r w:rsidDel="00000000" w:rsidR="00000000" w:rsidRPr="00000000">
        <w:rPr>
          <w:rtl w:val="0"/>
        </w:rPr>
      </w:r>
    </w:p>
    <w:p w:rsidR="00000000" w:rsidDel="00000000" w:rsidP="00000000" w:rsidRDefault="00000000" w:rsidRPr="00000000" w14:paraId="00000120">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DEBUG_COGS</w:t>
      </w:r>
      <w:r w:rsidDel="00000000" w:rsidR="00000000" w:rsidRPr="00000000">
        <w:rPr>
          <w:rtl w:val="0"/>
        </w:rPr>
        <w:tab/>
        <w:t xml:space="preserve">Select cogs to debug</w:t>
      </w:r>
      <w:r w:rsidDel="00000000" w:rsidR="00000000" w:rsidRPr="00000000">
        <w:rPr>
          <w:rtl w:val="0"/>
        </w:rPr>
      </w:r>
    </w:p>
    <w:p w:rsidR="00000000" w:rsidDel="00000000" w:rsidP="00000000" w:rsidRDefault="00000000" w:rsidRPr="00000000" w14:paraId="00000121">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DEBUG_DELAY</w:t>
      </w:r>
      <w:r w:rsidDel="00000000" w:rsidR="00000000" w:rsidRPr="00000000">
        <w:rPr>
          <w:rtl w:val="0"/>
        </w:rPr>
        <w:tab/>
        <w:t xml:space="preserve">Delay (in milliseconds) application waits before transmitting debug messages</w:t>
      </w:r>
      <w:r w:rsidDel="00000000" w:rsidR="00000000" w:rsidRPr="00000000">
        <w:rPr>
          <w:rtl w:val="0"/>
        </w:rPr>
      </w:r>
    </w:p>
    <w:p w:rsidR="00000000" w:rsidDel="00000000" w:rsidP="00000000" w:rsidRDefault="00000000" w:rsidRPr="00000000" w14:paraId="00000122">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DEBUG_PIN_TX</w:t>
      </w:r>
      <w:r w:rsidDel="00000000" w:rsidR="00000000" w:rsidRPr="00000000">
        <w:rPr>
          <w:rtl w:val="0"/>
        </w:rPr>
        <w:tab/>
        <w:t xml:space="preserve">Select serial output pin for debug subsystem</w:t>
      </w:r>
      <w:r w:rsidDel="00000000" w:rsidR="00000000" w:rsidRPr="00000000">
        <w:rPr>
          <w:rtl w:val="0"/>
        </w:rPr>
      </w:r>
    </w:p>
    <w:p w:rsidR="00000000" w:rsidDel="00000000" w:rsidP="00000000" w:rsidRDefault="00000000" w:rsidRPr="00000000" w14:paraId="00000123">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DEBUG_PIN_RX</w:t>
      </w:r>
      <w:r w:rsidDel="00000000" w:rsidR="00000000" w:rsidRPr="00000000">
        <w:rPr>
          <w:rtl w:val="0"/>
        </w:rPr>
        <w:tab/>
        <w:t xml:space="preserve">Select serial input pin for host interaction with debug subsystem</w:t>
      </w:r>
      <w:r w:rsidDel="00000000" w:rsidR="00000000" w:rsidRPr="00000000">
        <w:rPr>
          <w:rtl w:val="0"/>
        </w:rPr>
      </w:r>
    </w:p>
    <w:p w:rsidR="00000000" w:rsidDel="00000000" w:rsidP="00000000" w:rsidRDefault="00000000" w:rsidRPr="00000000" w14:paraId="00000124">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DEBUG_LEFT</w:t>
      </w:r>
      <w:r w:rsidDel="00000000" w:rsidR="00000000" w:rsidRPr="00000000">
        <w:rPr>
          <w:rtl w:val="0"/>
        </w:rPr>
        <w:tab/>
        <w:t xml:space="preserve">Set left coordinate where the </w:t>
      </w:r>
      <w:r w:rsidDel="00000000" w:rsidR="00000000" w:rsidRPr="00000000">
        <w:rPr>
          <w:rtl w:val="0"/>
        </w:rPr>
        <w:t xml:space="preserve">Debug </w:t>
      </w:r>
      <w:r w:rsidDel="00000000" w:rsidR="00000000" w:rsidRPr="00000000">
        <w:rPr>
          <w:rtl w:val="0"/>
        </w:rPr>
        <w:t xml:space="preserve">Message window appears on the host screen</w:t>
      </w:r>
      <w:r w:rsidDel="00000000" w:rsidR="00000000" w:rsidRPr="00000000">
        <w:rPr>
          <w:rtl w:val="0"/>
        </w:rPr>
      </w:r>
    </w:p>
    <w:p w:rsidR="00000000" w:rsidDel="00000000" w:rsidP="00000000" w:rsidRDefault="00000000" w:rsidRPr="00000000" w14:paraId="00000125">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DEBUG_TOP</w:t>
      </w:r>
      <w:r w:rsidDel="00000000" w:rsidR="00000000" w:rsidRPr="00000000">
        <w:rPr>
          <w:rtl w:val="0"/>
        </w:rPr>
        <w:tab/>
        <w:t xml:space="preserve">Set top coordinate where the Debug Message window appears on the host screen</w:t>
      </w:r>
      <w:r w:rsidDel="00000000" w:rsidR="00000000" w:rsidRPr="00000000">
        <w:rPr>
          <w:rtl w:val="0"/>
        </w:rPr>
      </w:r>
    </w:p>
    <w:p w:rsidR="00000000" w:rsidDel="00000000" w:rsidP="00000000" w:rsidRDefault="00000000" w:rsidRPr="00000000" w14:paraId="00000126">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DEBUG_WIDTH</w:t>
      </w:r>
      <w:r w:rsidDel="00000000" w:rsidR="00000000" w:rsidRPr="00000000">
        <w:rPr>
          <w:rtl w:val="0"/>
        </w:rPr>
        <w:tab/>
        <w:t xml:space="preserve">Set the width of the Debug Message window on the host screen</w:t>
      </w:r>
      <w:r w:rsidDel="00000000" w:rsidR="00000000" w:rsidRPr="00000000">
        <w:rPr>
          <w:rtl w:val="0"/>
        </w:rPr>
      </w:r>
    </w:p>
    <w:p w:rsidR="00000000" w:rsidDel="00000000" w:rsidP="00000000" w:rsidRDefault="00000000" w:rsidRPr="00000000" w14:paraId="00000127">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DEBUG_HEIGHT</w:t>
      </w:r>
      <w:r w:rsidDel="00000000" w:rsidR="00000000" w:rsidRPr="00000000">
        <w:rPr>
          <w:rtl w:val="0"/>
        </w:rPr>
        <w:tab/>
        <w:t xml:space="preserve">Set the height of the Debug Message window on the host screen</w:t>
      </w:r>
      <w:r w:rsidDel="00000000" w:rsidR="00000000" w:rsidRPr="00000000">
        <w:rPr>
          <w:rtl w:val="0"/>
        </w:rPr>
      </w:r>
    </w:p>
    <w:p w:rsidR="00000000" w:rsidDel="00000000" w:rsidP="00000000" w:rsidRDefault="00000000" w:rsidRPr="00000000" w14:paraId="00000128">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DEBUG_DISPLAY_LEFT</w:t>
      </w:r>
      <w:r w:rsidDel="00000000" w:rsidR="00000000" w:rsidRPr="00000000">
        <w:rPr>
          <w:rtl w:val="0"/>
        </w:rPr>
        <w:tab/>
        <w:t xml:space="preserve">Set the overall left offset where any Debug displays appear on the host screen</w:t>
      </w:r>
      <w:r w:rsidDel="00000000" w:rsidR="00000000" w:rsidRPr="00000000">
        <w:rPr>
          <w:rtl w:val="0"/>
        </w:rPr>
      </w:r>
    </w:p>
    <w:p w:rsidR="00000000" w:rsidDel="00000000" w:rsidP="00000000" w:rsidRDefault="00000000" w:rsidRPr="00000000" w14:paraId="00000129">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DEBUG_DISPLAY_TOP</w:t>
      </w:r>
      <w:r w:rsidDel="00000000" w:rsidR="00000000" w:rsidRPr="00000000">
        <w:rPr>
          <w:rtl w:val="0"/>
        </w:rPr>
        <w:tab/>
        <w:t xml:space="preserve">Set the overall top offset where any Debug displays appear on the host screen</w:t>
      </w:r>
      <w:r w:rsidDel="00000000" w:rsidR="00000000" w:rsidRPr="00000000">
        <w:rPr>
          <w:rtl w:val="0"/>
        </w:rPr>
      </w:r>
    </w:p>
    <w:p w:rsidR="00000000" w:rsidDel="00000000" w:rsidP="00000000" w:rsidRDefault="00000000" w:rsidRPr="00000000" w14:paraId="0000012A">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DEBUG_WINDOWS_OFF</w:t>
      </w:r>
      <w:r w:rsidDel="00000000" w:rsidR="00000000" w:rsidRPr="00000000">
        <w:rPr>
          <w:rtl w:val="0"/>
        </w:rPr>
        <w:tab/>
        <w:t xml:space="preserve">Prevent any debug windows from opening after downloading</w:t>
      </w:r>
    </w:p>
    <w:p w:rsidR="00000000" w:rsidDel="00000000" w:rsidP="00000000" w:rsidRDefault="00000000" w:rsidRPr="00000000" w14:paraId="0000012B">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DEBUG_TIMESTAMP</w:t>
      </w:r>
      <w:r w:rsidDel="00000000" w:rsidR="00000000" w:rsidRPr="00000000">
        <w:rPr>
          <w:rtl w:val="0"/>
        </w:rPr>
        <w:tab/>
        <w:t xml:space="preserve">Enable message time-stamping</w:t>
      </w:r>
      <w:r w:rsidDel="00000000" w:rsidR="00000000" w:rsidRPr="00000000">
        <w:rPr>
          <w:rtl w:val="0"/>
        </w:rPr>
      </w:r>
    </w:p>
    <w:p w:rsidR="00000000" w:rsidDel="00000000" w:rsidP="00000000" w:rsidRDefault="00000000" w:rsidRPr="00000000" w14:paraId="0000012C">
      <w:pPr>
        <w:tabs>
          <w:tab w:val="left" w:leader="none" w:pos="2520"/>
        </w:tabs>
        <w:spacing w:after="0" w:line="240" w:lineRule="auto"/>
        <w:rPr>
          <w:rFonts w:ascii="Roboto Mono" w:cs="Roboto Mono" w:eastAsia="Roboto Mono" w:hAnsi="Roboto Mono"/>
        </w:rPr>
      </w:pPr>
      <w:r w:rsidDel="00000000" w:rsidR="00000000" w:rsidRPr="00000000">
        <w:rPr>
          <w:rFonts w:ascii="Roboto Mono" w:cs="Roboto Mono" w:eastAsia="Roboto Mono" w:hAnsi="Roboto Mono"/>
          <w:i w:val="1"/>
          <w:rtl w:val="0"/>
        </w:rPr>
        <w:t xml:space="preserve">DEBUG_LOG_SIZE</w:t>
      </w:r>
      <w:r w:rsidDel="00000000" w:rsidR="00000000" w:rsidRPr="00000000">
        <w:rPr>
          <w:rtl w:val="0"/>
        </w:rPr>
        <w:tab/>
        <w:t xml:space="preserve">Set the max size (in bytes) of the Debug log file which collects debug messages</w:t>
      </w:r>
      <w:r w:rsidDel="00000000" w:rsidR="00000000" w:rsidRPr="00000000">
        <w:rPr>
          <w:rtl w:val="0"/>
        </w:rPr>
      </w:r>
    </w:p>
    <w:p w:rsidR="00000000" w:rsidDel="00000000" w:rsidP="00000000" w:rsidRDefault="00000000" w:rsidRPr="00000000" w14:paraId="0000012D">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DEBUG_COGINIT</w:t>
      </w:r>
      <w:r w:rsidDel="00000000" w:rsidR="00000000" w:rsidRPr="00000000">
        <w:rPr>
          <w:rtl w:val="0"/>
        </w:rPr>
        <w:tab/>
      </w:r>
      <w:r w:rsidDel="00000000" w:rsidR="00000000" w:rsidRPr="00000000">
        <w:rPr>
          <w:rtl w:val="0"/>
        </w:rPr>
        <w:t xml:space="preserve">Invoke cogs' PASM-level debugger when a COGINIT occurs</w:t>
      </w:r>
    </w:p>
    <w:p w:rsidR="00000000" w:rsidDel="00000000" w:rsidP="00000000" w:rsidRDefault="00000000" w:rsidRPr="00000000" w14:paraId="0000012E">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DEBUG_MAIN</w:t>
      </w:r>
      <w:r w:rsidDel="00000000" w:rsidR="00000000" w:rsidRPr="00000000">
        <w:rPr>
          <w:rtl w:val="0"/>
        </w:rPr>
        <w:tab/>
      </w:r>
      <w:r w:rsidDel="00000000" w:rsidR="00000000" w:rsidRPr="00000000">
        <w:rPr>
          <w:rtl w:val="0"/>
        </w:rPr>
        <w:t xml:space="preserve">Same as above plus ready to single-step through main (non-interrupt) code.</w:t>
      </w:r>
    </w:p>
    <w:p w:rsidR="00000000" w:rsidDel="00000000" w:rsidP="00000000" w:rsidRDefault="00000000" w:rsidRPr="00000000" w14:paraId="0000012F">
      <w:pPr>
        <w:pStyle w:val="Heading3"/>
        <w:pageBreakBefore w:val="0"/>
        <w:rPr/>
      </w:pPr>
      <w:bookmarkStart w:colFirst="0" w:colLast="0" w:name="_ea9gup7iozvf" w:id="32"/>
      <w:bookmarkEnd w:id="32"/>
      <w:r w:rsidDel="00000000" w:rsidR="00000000" w:rsidRPr="00000000">
        <w:rPr>
          <w:rtl w:val="0"/>
        </w:rPr>
        <w:t xml:space="preserve">Cog Control</w:t>
      </w:r>
    </w:p>
    <w:p w:rsidR="00000000" w:rsidDel="00000000" w:rsidP="00000000" w:rsidRDefault="00000000" w:rsidRPr="00000000" w14:paraId="00000130">
      <w:pPr>
        <w:pageBreakBefore w:val="0"/>
        <w:rPr>
          <w:i w:val="1"/>
          <w:highlight w:val="yellow"/>
        </w:rPr>
      </w:pPr>
      <w:r w:rsidDel="00000000" w:rsidR="00000000" w:rsidRPr="00000000">
        <w:rPr>
          <w:i w:val="1"/>
          <w:highlight w:val="yellow"/>
          <w:rtl w:val="0"/>
        </w:rPr>
        <w:t xml:space="preserve">{draft}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COGSPIN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Start, or restart, a Spin2 cog by ID</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COGINIT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Start, or restart, a PASM2 cog by ID</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COGSTOP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Stop a cog by ID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COGID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current cog’s ID</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COGCHK</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if cog running, by ID</w:t>
      </w:r>
    </w:p>
    <w:p w:rsidR="00000000" w:rsidDel="00000000" w:rsidP="00000000" w:rsidRDefault="00000000" w:rsidRPr="00000000" w14:paraId="00000136">
      <w:pPr>
        <w:pStyle w:val="Heading3"/>
        <w:pageBreakBefore w:val="0"/>
        <w:rPr/>
      </w:pPr>
      <w:bookmarkStart w:colFirst="0" w:colLast="0" w:name="_buizvlv1gmty" w:id="33"/>
      <w:bookmarkEnd w:id="33"/>
      <w:r w:rsidDel="00000000" w:rsidR="00000000" w:rsidRPr="00000000">
        <w:rPr>
          <w:rtl w:val="0"/>
        </w:rPr>
        <w:t xml:space="preserve">I/O Control</w:t>
      </w:r>
    </w:p>
    <w:p w:rsidR="00000000" w:rsidDel="00000000" w:rsidP="00000000" w:rsidRDefault="00000000" w:rsidRPr="00000000" w14:paraId="00000137">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PINW</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PINWRITE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Drive pin(s) high and/or low</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PINLOW</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Drive pin(s) low</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PINH</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PINHIGH</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Drive pin(s) high</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PINTOGGLE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Drive and toggle pin(s)</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PINF</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PINFLOAT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Float pin(s)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PINR</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 </w:t>
      </w:r>
      <w:r w:rsidDel="00000000" w:rsidR="00000000" w:rsidRPr="00000000">
        <w:rPr>
          <w:rFonts w:ascii="Roboto Mono Medium" w:cs="Roboto Mono Medium" w:eastAsia="Roboto Mono Medium" w:hAnsi="Roboto Mono Medium"/>
          <w:rtl w:val="0"/>
        </w:rPr>
        <w:t xml:space="preserve">PINREAD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Read pin(s)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PINSTART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Start smart pin(s)</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PINCLEAR</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Clear smart pin(s)</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WRPIN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Write to Mode register of smart pin(s)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WXPIN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Write to X register of smart pin(s)</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WYPIN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Write to Y register of smart pin(s)</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AKPIN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Acknowledge smart pin(s)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RDPIN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Read and acknowledge smart pin</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RQPIN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Read, but don't acknowledge, smart pin</w:t>
      </w:r>
      <w:r w:rsidDel="00000000" w:rsidR="00000000" w:rsidRPr="00000000">
        <w:rPr>
          <w:rtl w:val="0"/>
        </w:rPr>
      </w:r>
    </w:p>
    <w:p w:rsidR="00000000" w:rsidDel="00000000" w:rsidP="00000000" w:rsidRDefault="00000000" w:rsidRPr="00000000" w14:paraId="00000146">
      <w:pPr>
        <w:pStyle w:val="Heading3"/>
        <w:pageBreakBefore w:val="0"/>
        <w:rPr/>
      </w:pPr>
      <w:bookmarkStart w:colFirst="0" w:colLast="0" w:name="_s2v6fzp25ccl" w:id="34"/>
      <w:bookmarkEnd w:id="34"/>
      <w:r w:rsidDel="00000000" w:rsidR="00000000" w:rsidRPr="00000000">
        <w:rPr>
          <w:rtl w:val="0"/>
        </w:rPr>
        <w:t xml:space="preserve">Process Control</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color w:val="000000"/>
          <w:sz w:val="22"/>
          <w:szCs w:val="22"/>
          <w:highlight w:val="yellow"/>
        </w:rPr>
      </w:pPr>
      <w:r w:rsidDel="00000000" w:rsidR="00000000" w:rsidRPr="00000000">
        <w:rPr>
          <w:rFonts w:ascii="Arial" w:cs="Arial" w:eastAsia="Arial" w:hAnsi="Arial"/>
          <w:b w:val="0"/>
          <w:i w:val="1"/>
          <w:color w:val="000000"/>
          <w:sz w:val="22"/>
          <w:szCs w:val="22"/>
          <w:highlight w:val="yellow"/>
          <w:rtl w:val="0"/>
        </w:rPr>
        <w:t xml:space="preserve">{</w:t>
      </w:r>
      <w:r w:rsidDel="00000000" w:rsidR="00000000" w:rsidRPr="00000000">
        <w:rPr>
          <w:i w:val="1"/>
          <w:highlight w:val="yellow"/>
          <w:rtl w:val="0"/>
        </w:rPr>
        <w:t xml:space="preserve">draft</w:t>
      </w:r>
      <w:r w:rsidDel="00000000" w:rsidR="00000000" w:rsidRPr="00000000">
        <w:rPr>
          <w:rFonts w:ascii="Arial" w:cs="Arial" w:eastAsia="Arial" w:hAnsi="Arial"/>
          <w:b w:val="0"/>
          <w:i w:val="1"/>
          <w:color w:val="000000"/>
          <w:sz w:val="22"/>
          <w:szCs w:val="22"/>
          <w:highlight w:val="yellow"/>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LOCKNEW</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out a new lock</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LOCKRET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Release a lock</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LOCKTRY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Try to capture a lock</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LOCKREL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Release a lock</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LOCKCHK</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a lock's state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COGATN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Ask for a </w:t>
      </w:r>
      <w:r w:rsidDel="00000000" w:rsidR="00000000" w:rsidRPr="00000000">
        <w:rPr>
          <w:rtl w:val="0"/>
        </w:rPr>
        <w:t xml:space="preserve">cog's</w:t>
      </w:r>
      <w:r w:rsidDel="00000000" w:rsidR="00000000" w:rsidRPr="00000000">
        <w:rPr>
          <w:rtl w:val="0"/>
        </w:rPr>
        <w:t xml:space="preserve"> attention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POLLATN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if any cog needs our attention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WAITATN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Wait for any cog to ask our attention</w:t>
      </w:r>
      <w:r w:rsidDel="00000000" w:rsidR="00000000" w:rsidRPr="00000000">
        <w:rPr>
          <w:rtl w:val="0"/>
        </w:rPr>
      </w:r>
    </w:p>
    <w:p w:rsidR="00000000" w:rsidDel="00000000" w:rsidP="00000000" w:rsidRDefault="00000000" w:rsidRPr="00000000" w14:paraId="00000150">
      <w:pPr>
        <w:pStyle w:val="Heading3"/>
        <w:pageBreakBefore w:val="0"/>
        <w:rPr/>
      </w:pPr>
      <w:bookmarkStart w:colFirst="0" w:colLast="0" w:name="_ri09opnk5hnv" w:id="35"/>
      <w:bookmarkEnd w:id="35"/>
      <w:r w:rsidDel="00000000" w:rsidR="00000000" w:rsidRPr="00000000">
        <w:rPr>
          <w:rtl w:val="0"/>
        </w:rPr>
        <w:t xml:space="preserve">Flow Control</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hyperlink w:anchor="_ynxmxpml4tr">
        <w:r w:rsidDel="00000000" w:rsidR="00000000" w:rsidRPr="00000000">
          <w:rPr>
            <w:rFonts w:ascii="Roboto Mono Medium" w:cs="Roboto Mono Medium" w:eastAsia="Roboto Mono Medium" w:hAnsi="Roboto Mono Medium"/>
            <w:color w:val="1155cc"/>
            <w:u w:val="single"/>
            <w:rtl w:val="0"/>
          </w:rPr>
          <w:t xml:space="preserve">IF</w:t>
        </w:r>
      </w:hyperlink>
      <w:hyperlink w:anchor="_ynxmxpml4tr">
        <w:r w:rsidDel="00000000" w:rsidR="00000000" w:rsidRPr="00000000">
          <w:rPr>
            <w:color w:val="1155cc"/>
            <w:u w:val="single"/>
            <w:rtl w:val="0"/>
          </w:rPr>
          <w:t xml:space="preserve"> </w:t>
        </w:r>
      </w:hyperlink>
      <w:hyperlink w:anchor="_ynxmxpml4tr">
        <w:r w:rsidDel="00000000" w:rsidR="00000000" w:rsidRPr="00000000">
          <w:rPr>
            <w:rFonts w:ascii="Roboto Mono" w:cs="Roboto Mono" w:eastAsia="Roboto Mono" w:hAnsi="Roboto Mono"/>
            <w:color w:val="1155cc"/>
            <w:u w:val="single"/>
            <w:rtl w:val="0"/>
          </w:rPr>
          <w:t xml:space="preserve">/</w:t>
        </w:r>
      </w:hyperlink>
      <w:hyperlink w:anchor="_ynxmxpml4tr">
        <w:r w:rsidDel="00000000" w:rsidR="00000000" w:rsidRPr="00000000">
          <w:rPr>
            <w:color w:val="1155cc"/>
            <w:u w:val="single"/>
            <w:rtl w:val="0"/>
          </w:rPr>
          <w:t xml:space="preserve"> </w:t>
        </w:r>
      </w:hyperlink>
      <w:hyperlink w:anchor="_ynxmxpml4tr">
        <w:r w:rsidDel="00000000" w:rsidR="00000000" w:rsidRPr="00000000">
          <w:rPr>
            <w:rFonts w:ascii="Roboto Mono Medium" w:cs="Roboto Mono Medium" w:eastAsia="Roboto Mono Medium" w:hAnsi="Roboto Mono Medium"/>
            <w:color w:val="1155cc"/>
            <w:u w:val="single"/>
            <w:rtl w:val="0"/>
          </w:rPr>
          <w:t xml:space="preserve">IFNOT</w:t>
        </w:r>
      </w:hyperlink>
      <w:r w:rsidDel="00000000" w:rsidR="00000000" w:rsidRPr="00000000">
        <w:rPr>
          <w:rtl w:val="0"/>
        </w:rPr>
        <w:tab/>
        <w:t xml:space="preserve">Conditionally execute block of code…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hyperlink w:anchor="_ynxmxpml4tr">
        <w:r w:rsidDel="00000000" w:rsidR="00000000" w:rsidRPr="00000000">
          <w:rPr>
            <w:rFonts w:ascii="Roboto Mono Medium" w:cs="Roboto Mono Medium" w:eastAsia="Roboto Mono Medium" w:hAnsi="Roboto Mono Medium"/>
            <w:color w:val="1155cc"/>
            <w:u w:val="single"/>
            <w:rtl w:val="0"/>
          </w:rPr>
          <w:t xml:space="preserve">ELSE</w:t>
        </w:r>
      </w:hyperlink>
      <w:r w:rsidDel="00000000" w:rsidR="00000000" w:rsidRPr="00000000">
        <w:rPr>
          <w:rtl w:val="0"/>
        </w:rPr>
        <w:tab/>
        <w:t xml:space="preserve">optionally execute another upon opposite condition,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tl w:val="0"/>
        </w:rPr>
        <w:t xml:space="preserve"> </w:t>
      </w:r>
      <w:hyperlink w:anchor="_ynxmxpml4tr">
        <w:r w:rsidDel="00000000" w:rsidR="00000000" w:rsidRPr="00000000">
          <w:rPr>
            <w:rFonts w:ascii="Roboto Mono Medium" w:cs="Roboto Mono Medium" w:eastAsia="Roboto Mono Medium" w:hAnsi="Roboto Mono Medium"/>
            <w:color w:val="1155cc"/>
            <w:u w:val="single"/>
            <w:rtl w:val="0"/>
          </w:rPr>
          <w:t xml:space="preserve">ELSEIF</w:t>
        </w:r>
      </w:hyperlink>
      <w:hyperlink w:anchor="_ynxmxpml4tr">
        <w:r w:rsidDel="00000000" w:rsidR="00000000" w:rsidRPr="00000000">
          <w:rPr>
            <w:color w:val="1155cc"/>
            <w:u w:val="single"/>
            <w:rtl w:val="0"/>
          </w:rPr>
          <w:t xml:space="preserve"> </w:t>
        </w:r>
      </w:hyperlink>
      <w:hyperlink w:anchor="_ynxmxpml4tr">
        <w:r w:rsidDel="00000000" w:rsidR="00000000" w:rsidRPr="00000000">
          <w:rPr>
            <w:rFonts w:ascii="Roboto Mono" w:cs="Roboto Mono" w:eastAsia="Roboto Mono" w:hAnsi="Roboto Mono"/>
            <w:color w:val="1155cc"/>
            <w:u w:val="single"/>
            <w:rtl w:val="0"/>
          </w:rPr>
          <w:t xml:space="preserve">/</w:t>
        </w:r>
      </w:hyperlink>
      <w:hyperlink w:anchor="_ynxmxpml4tr">
        <w:r w:rsidDel="00000000" w:rsidR="00000000" w:rsidRPr="00000000">
          <w:rPr>
            <w:color w:val="1155cc"/>
            <w:u w:val="single"/>
            <w:rtl w:val="0"/>
          </w:rPr>
          <w:t xml:space="preserve"> </w:t>
        </w:r>
      </w:hyperlink>
      <w:hyperlink w:anchor="_ynxmxpml4tr">
        <w:r w:rsidDel="00000000" w:rsidR="00000000" w:rsidRPr="00000000">
          <w:rPr>
            <w:rFonts w:ascii="Roboto Mono Medium" w:cs="Roboto Mono Medium" w:eastAsia="Roboto Mono Medium" w:hAnsi="Roboto Mono Medium"/>
            <w:color w:val="1155cc"/>
            <w:u w:val="single"/>
            <w:rtl w:val="0"/>
          </w:rPr>
          <w:t xml:space="preserve">ELSEIFNOT</w:t>
        </w:r>
      </w:hyperlink>
      <w:r w:rsidDel="00000000" w:rsidR="00000000" w:rsidRPr="00000000">
        <w:rPr>
          <w:rtl w:val="0"/>
        </w:rPr>
        <w:tab/>
        <w:t xml:space="preserve">optionally execute another upon opposite condition plus new condition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hyperlink w:anchor="_67fg45p5mf4h">
        <w:r w:rsidDel="00000000" w:rsidR="00000000" w:rsidRPr="00000000">
          <w:rPr>
            <w:rFonts w:ascii="Roboto Mono Medium" w:cs="Roboto Mono Medium" w:eastAsia="Roboto Mono Medium" w:hAnsi="Roboto Mono Medium"/>
            <w:color w:val="1155cc"/>
            <w:u w:val="single"/>
            <w:rtl w:val="0"/>
          </w:rPr>
          <w:t xml:space="preserve">CASE</w:t>
        </w:r>
      </w:hyperlink>
      <w:hyperlink w:anchor="_67fg45p5mf4h">
        <w:r w:rsidDel="00000000" w:rsidR="00000000" w:rsidRPr="00000000">
          <w:rPr>
            <w:color w:val="1155cc"/>
            <w:u w:val="single"/>
            <w:rtl w:val="0"/>
          </w:rPr>
          <w:t xml:space="preserve"> </w:t>
        </w:r>
      </w:hyperlink>
      <w:hyperlink w:anchor="_67fg45p5mf4h">
        <w:r w:rsidDel="00000000" w:rsidR="00000000" w:rsidRPr="00000000">
          <w:rPr>
            <w:rFonts w:ascii="Roboto Mono" w:cs="Roboto Mono" w:eastAsia="Roboto Mono" w:hAnsi="Roboto Mono"/>
            <w:color w:val="1155cc"/>
            <w:u w:val="single"/>
            <w:rtl w:val="0"/>
          </w:rPr>
          <w:t xml:space="preserve">/</w:t>
        </w:r>
      </w:hyperlink>
      <w:hyperlink w:anchor="_67fg45p5mf4h">
        <w:r w:rsidDel="00000000" w:rsidR="00000000" w:rsidRPr="00000000">
          <w:rPr>
            <w:color w:val="1155cc"/>
            <w:u w:val="single"/>
            <w:rtl w:val="0"/>
          </w:rPr>
          <w:t xml:space="preserve"> </w:t>
        </w:r>
      </w:hyperlink>
      <w:hyperlink w:anchor="_67fg45p5mf4h">
        <w:r w:rsidDel="00000000" w:rsidR="00000000" w:rsidRPr="00000000">
          <w:rPr>
            <w:rFonts w:ascii="Roboto Mono Medium" w:cs="Roboto Mono Medium" w:eastAsia="Roboto Mono Medium" w:hAnsi="Roboto Mono Medium"/>
            <w:color w:val="1155cc"/>
            <w:u w:val="single"/>
            <w:rtl w:val="0"/>
          </w:rPr>
          <w:t xml:space="preserve">CASE_FAST</w:t>
        </w:r>
      </w:hyperlink>
      <w:r w:rsidDel="00000000" w:rsidR="00000000" w:rsidRPr="00000000">
        <w:rPr>
          <w:rtl w:val="0"/>
        </w:rPr>
        <w:tab/>
        <w:t xml:space="preserve">Evaluate </w:t>
      </w:r>
      <w:r w:rsidDel="00000000" w:rsidR="00000000" w:rsidRPr="00000000">
        <w:rPr>
          <w:rtl w:val="0"/>
        </w:rPr>
        <w:t xml:space="preserve">expression</w:t>
      </w:r>
      <w:r w:rsidDel="00000000" w:rsidR="00000000" w:rsidRPr="00000000">
        <w:rPr>
          <w:rtl w:val="0"/>
        </w:rPr>
        <w:t xml:space="preserve"> and execute </w:t>
      </w:r>
      <w:r w:rsidDel="00000000" w:rsidR="00000000" w:rsidRPr="00000000">
        <w:rPr>
          <w:rtl w:val="0"/>
        </w:rPr>
        <w:t xml:space="preserve">block</w:t>
      </w:r>
      <w:r w:rsidDel="00000000" w:rsidR="00000000" w:rsidRPr="00000000">
        <w:rPr>
          <w:rtl w:val="0"/>
        </w:rPr>
        <w:t xml:space="preserve"> of code matching a condition…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tl w:val="0"/>
        </w:rPr>
        <w:t xml:space="preserve"> </w:t>
      </w:r>
      <w:hyperlink w:anchor="_67fg45p5mf4h">
        <w:r w:rsidDel="00000000" w:rsidR="00000000" w:rsidRPr="00000000">
          <w:rPr>
            <w:rFonts w:ascii="Roboto Mono Medium" w:cs="Roboto Mono Medium" w:eastAsia="Roboto Mono Medium" w:hAnsi="Roboto Mono Medium"/>
            <w:color w:val="1155cc"/>
            <w:u w:val="single"/>
            <w:rtl w:val="0"/>
          </w:rPr>
          <w:t xml:space="preserve">OTHER</w:t>
        </w:r>
      </w:hyperlink>
      <w:r w:rsidDel="00000000" w:rsidR="00000000" w:rsidRPr="00000000">
        <w:rPr>
          <w:rtl w:val="0"/>
        </w:rPr>
        <w:tab/>
        <w:t xml:space="preserve">optionally execute block of code when no match found</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hyperlink w:anchor="_p0qja0venbrs">
        <w:r w:rsidDel="00000000" w:rsidR="00000000" w:rsidRPr="00000000">
          <w:rPr>
            <w:rFonts w:ascii="Roboto Mono Medium" w:cs="Roboto Mono Medium" w:eastAsia="Roboto Mono Medium" w:hAnsi="Roboto Mono Medium"/>
            <w:color w:val="1155cc"/>
            <w:u w:val="single"/>
            <w:rtl w:val="0"/>
          </w:rPr>
          <w:t xml:space="preserve">REPEAT</w:t>
        </w:r>
      </w:hyperlink>
      <w:r w:rsidDel="00000000" w:rsidR="00000000" w:rsidRPr="00000000">
        <w:rPr>
          <w:rtl w:val="0"/>
        </w:rPr>
        <w:tab/>
      </w:r>
      <w:r w:rsidDel="00000000" w:rsidR="00000000" w:rsidRPr="00000000">
        <w:rPr>
          <w:rtl w:val="0"/>
        </w:rPr>
        <w:t xml:space="preserve">Execute block</w:t>
      </w:r>
      <w:r w:rsidDel="00000000" w:rsidR="00000000" w:rsidRPr="00000000">
        <w:rPr>
          <w:rtl w:val="0"/>
        </w:rPr>
        <w:t xml:space="preserve"> of code repetitively an infinite or finite number of times with… </w:t>
      </w:r>
    </w:p>
    <w:p w:rsidR="00000000" w:rsidDel="00000000" w:rsidP="00000000" w:rsidRDefault="00000000" w:rsidRPr="00000000" w14:paraId="00000157">
      <w:pPr>
        <w:tabs>
          <w:tab w:val="left" w:leader="none" w:pos="2520"/>
        </w:tabs>
        <w:spacing w:after="0" w:line="240" w:lineRule="aut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hyperlink w:anchor="_p0qja0venbrs">
        <w:r w:rsidDel="00000000" w:rsidR="00000000" w:rsidRPr="00000000">
          <w:rPr>
            <w:rFonts w:ascii="Roboto Mono Medium" w:cs="Roboto Mono Medium" w:eastAsia="Roboto Mono Medium" w:hAnsi="Roboto Mono Medium"/>
            <w:color w:val="1155cc"/>
            <w:u w:val="single"/>
            <w:rtl w:val="0"/>
          </w:rPr>
          <w:t xml:space="preserve">WITH</w:t>
        </w:r>
      </w:hyperlink>
      <w:r w:rsidDel="00000000" w:rsidR="00000000" w:rsidRPr="00000000">
        <w:rPr>
          <w:rtl w:val="0"/>
        </w:rPr>
        <w:tab/>
        <w:t xml:space="preserve">optional loop counter, </w:t>
      </w:r>
    </w:p>
    <w:p w:rsidR="00000000" w:rsidDel="00000000" w:rsidP="00000000" w:rsidRDefault="00000000" w:rsidRPr="00000000" w14:paraId="00000158">
      <w:pPr>
        <w:pageBreakBefore w:val="0"/>
        <w:tabs>
          <w:tab w:val="left" w:leader="none" w:pos="2520"/>
        </w:tabs>
        <w:spacing w:after="0" w:line="240" w:lineRule="auto"/>
        <w:rPr/>
      </w:pPr>
      <w:r w:rsidDel="00000000" w:rsidR="00000000" w:rsidRPr="00000000">
        <w:rPr>
          <w:rFonts w:ascii="Roboto Mono" w:cs="Roboto Mono" w:eastAsia="Roboto Mono" w:hAnsi="Roboto Mono"/>
          <w:rtl w:val="0"/>
        </w:rPr>
        <w:t xml:space="preserve"> +</w:t>
      </w:r>
      <w:r w:rsidDel="00000000" w:rsidR="00000000" w:rsidRPr="00000000">
        <w:rPr>
          <w:rtl w:val="0"/>
        </w:rPr>
        <w:t xml:space="preserve"> </w:t>
      </w:r>
      <w:hyperlink w:anchor="_p0qja0venbrs">
        <w:r w:rsidDel="00000000" w:rsidR="00000000" w:rsidRPr="00000000">
          <w:rPr>
            <w:rFonts w:ascii="Roboto Mono Medium" w:cs="Roboto Mono Medium" w:eastAsia="Roboto Mono Medium" w:hAnsi="Roboto Mono Medium"/>
            <w:color w:val="1155cc"/>
            <w:u w:val="single"/>
            <w:rtl w:val="0"/>
          </w:rPr>
          <w:t xml:space="preserve">FROM</w:t>
        </w:r>
      </w:hyperlink>
      <w:hyperlink w:anchor="_p0qja0venbrs">
        <w:r w:rsidDel="00000000" w:rsidR="00000000" w:rsidRPr="00000000">
          <w:rPr>
            <w:rFonts w:ascii="Roboto Mono" w:cs="Roboto Mono" w:eastAsia="Roboto Mono" w:hAnsi="Roboto Mono"/>
            <w:color w:val="1155cc"/>
            <w:u w:val="single"/>
            <w:rtl w:val="0"/>
          </w:rPr>
          <w:t xml:space="preserve">…</w:t>
        </w:r>
      </w:hyperlink>
      <w:hyperlink w:anchor="_p0qja0venbrs">
        <w:r w:rsidDel="00000000" w:rsidR="00000000" w:rsidRPr="00000000">
          <w:rPr>
            <w:color w:val="1155cc"/>
            <w:u w:val="single"/>
            <w:rtl w:val="0"/>
          </w:rPr>
          <w:t xml:space="preserve"> </w:t>
        </w:r>
      </w:hyperlink>
      <w:hyperlink w:anchor="_p0qja0venbrs">
        <w:r w:rsidDel="00000000" w:rsidR="00000000" w:rsidRPr="00000000">
          <w:rPr>
            <w:rFonts w:ascii="Roboto Mono Medium" w:cs="Roboto Mono Medium" w:eastAsia="Roboto Mono Medium" w:hAnsi="Roboto Mono Medium"/>
            <w:color w:val="1155cc"/>
            <w:u w:val="single"/>
            <w:rtl w:val="0"/>
          </w:rPr>
          <w:t xml:space="preserve">TO</w:t>
        </w:r>
      </w:hyperlink>
      <w:hyperlink w:anchor="_p0qja0venbrs">
        <w:r w:rsidDel="00000000" w:rsidR="00000000" w:rsidRPr="00000000">
          <w:rPr>
            <w:rFonts w:ascii="Roboto Mono" w:cs="Roboto Mono" w:eastAsia="Roboto Mono" w:hAnsi="Roboto Mono"/>
            <w:color w:val="1155cc"/>
            <w:u w:val="single"/>
            <w:rtl w:val="0"/>
          </w:rPr>
          <w:t xml:space="preserve">…</w:t>
        </w:r>
      </w:hyperlink>
      <w:hyperlink w:anchor="_p0qja0venbrs">
        <w:r w:rsidDel="00000000" w:rsidR="00000000" w:rsidRPr="00000000">
          <w:rPr>
            <w:color w:val="1155cc"/>
            <w:u w:val="single"/>
            <w:rtl w:val="0"/>
          </w:rPr>
          <w:t xml:space="preserve"> </w:t>
        </w:r>
      </w:hyperlink>
      <w:hyperlink w:anchor="_p0qja0venbrs">
        <w:r w:rsidDel="00000000" w:rsidR="00000000" w:rsidRPr="00000000">
          <w:rPr>
            <w:rFonts w:ascii="Roboto Mono Medium" w:cs="Roboto Mono Medium" w:eastAsia="Roboto Mono Medium" w:hAnsi="Roboto Mono Medium"/>
            <w:color w:val="1155cc"/>
            <w:u w:val="single"/>
            <w:rtl w:val="0"/>
          </w:rPr>
          <w:t xml:space="preserve">STEP</w:t>
        </w:r>
      </w:hyperlink>
      <w:r w:rsidDel="00000000" w:rsidR="00000000" w:rsidRPr="00000000">
        <w:rPr>
          <w:rtl w:val="0"/>
        </w:rPr>
        <w:tab/>
        <w:t xml:space="preserve">optional loop counter plus intervals and steps, or…</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hyperlink w:anchor="_p0qja0venbrs">
        <w:r w:rsidDel="00000000" w:rsidR="00000000" w:rsidRPr="00000000">
          <w:rPr>
            <w:rFonts w:ascii="Roboto Mono Medium" w:cs="Roboto Mono Medium" w:eastAsia="Roboto Mono Medium" w:hAnsi="Roboto Mono Medium"/>
            <w:color w:val="1155cc"/>
            <w:u w:val="single"/>
            <w:rtl w:val="0"/>
          </w:rPr>
          <w:t xml:space="preserve">UNTIL</w:t>
        </w:r>
      </w:hyperlink>
      <w:hyperlink w:anchor="_p0qja0venbrs">
        <w:r w:rsidDel="00000000" w:rsidR="00000000" w:rsidRPr="00000000">
          <w:rPr>
            <w:color w:val="1155cc"/>
            <w:u w:val="single"/>
            <w:rtl w:val="0"/>
          </w:rPr>
          <w:t xml:space="preserve"> </w:t>
        </w:r>
      </w:hyperlink>
      <w:hyperlink w:anchor="_p0qja0venbrs">
        <w:r w:rsidDel="00000000" w:rsidR="00000000" w:rsidRPr="00000000">
          <w:rPr>
            <w:rFonts w:ascii="Roboto Mono" w:cs="Roboto Mono" w:eastAsia="Roboto Mono" w:hAnsi="Roboto Mono"/>
            <w:color w:val="1155cc"/>
            <w:u w:val="single"/>
            <w:rtl w:val="0"/>
          </w:rPr>
          <w:t xml:space="preserve">/</w:t>
        </w:r>
      </w:hyperlink>
      <w:hyperlink w:anchor="_p0qja0venbrs">
        <w:r w:rsidDel="00000000" w:rsidR="00000000" w:rsidRPr="00000000">
          <w:rPr>
            <w:color w:val="1155cc"/>
            <w:u w:val="single"/>
            <w:rtl w:val="0"/>
          </w:rPr>
          <w:t xml:space="preserve"> </w:t>
        </w:r>
      </w:hyperlink>
      <w:hyperlink w:anchor="_p0qja0venbrs">
        <w:r w:rsidDel="00000000" w:rsidR="00000000" w:rsidRPr="00000000">
          <w:rPr>
            <w:rFonts w:ascii="Roboto Mono Medium" w:cs="Roboto Mono Medium" w:eastAsia="Roboto Mono Medium" w:hAnsi="Roboto Mono Medium"/>
            <w:color w:val="1155cc"/>
            <w:u w:val="single"/>
            <w:rtl w:val="0"/>
          </w:rPr>
          <w:t xml:space="preserve">WHILE</w:t>
        </w:r>
      </w:hyperlink>
      <w:r w:rsidDel="00000000" w:rsidR="00000000" w:rsidRPr="00000000">
        <w:rPr>
          <w:rtl w:val="0"/>
        </w:rPr>
        <w:tab/>
        <w:t xml:space="preserve">optional exit and continue conditions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tl w:val="0"/>
        </w:rPr>
        <w:t xml:space="preserve"> </w:t>
      </w:r>
      <w:hyperlink w:anchor="_p0qja0venbrs">
        <w:r w:rsidDel="00000000" w:rsidR="00000000" w:rsidRPr="00000000">
          <w:rPr>
            <w:rFonts w:ascii="Roboto Mono Medium" w:cs="Roboto Mono Medium" w:eastAsia="Roboto Mono Medium" w:hAnsi="Roboto Mono Medium"/>
            <w:color w:val="1155cc"/>
            <w:u w:val="single"/>
            <w:rtl w:val="0"/>
          </w:rPr>
          <w:t xml:space="preserve">NEXT</w:t>
        </w:r>
      </w:hyperlink>
      <w:r w:rsidDel="00000000" w:rsidR="00000000" w:rsidRPr="00000000">
        <w:rPr>
          <w:rtl w:val="0"/>
        </w:rPr>
        <w:tab/>
        <w:t xml:space="preserve">Skip rest of </w:t>
      </w:r>
      <w:r w:rsidDel="00000000" w:rsidR="00000000" w:rsidRPr="00000000">
        <w:rPr>
          <w:rFonts w:ascii="Roboto Mono" w:cs="Roboto Mono" w:eastAsia="Roboto Mono" w:hAnsi="Roboto Mono"/>
          <w:rtl w:val="0"/>
        </w:rPr>
        <w:t xml:space="preserve">REPEAT</w:t>
      </w:r>
      <w:r w:rsidDel="00000000" w:rsidR="00000000" w:rsidRPr="00000000">
        <w:rPr>
          <w:rtl w:val="0"/>
        </w:rPr>
        <w:t xml:space="preserve"> block and jump to next loop iteration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w:cs="Roboto Mono" w:eastAsia="Roboto Mono" w:hAnsi="Roboto Mono"/>
          <w:rtl w:val="0"/>
        </w:rPr>
        <w:t xml:space="preserve"> …</w:t>
      </w:r>
      <w:r w:rsidDel="00000000" w:rsidR="00000000" w:rsidRPr="00000000">
        <w:rPr>
          <w:rtl w:val="0"/>
        </w:rPr>
        <w:t xml:space="preserve"> </w:t>
      </w:r>
      <w:hyperlink w:anchor="_p0qja0venbrs">
        <w:r w:rsidDel="00000000" w:rsidR="00000000" w:rsidRPr="00000000">
          <w:rPr>
            <w:rFonts w:ascii="Roboto Mono Medium" w:cs="Roboto Mono Medium" w:eastAsia="Roboto Mono Medium" w:hAnsi="Roboto Mono Medium"/>
            <w:color w:val="1155cc"/>
            <w:u w:val="single"/>
            <w:rtl w:val="0"/>
          </w:rPr>
          <w:t xml:space="preserve">QUIT</w:t>
        </w:r>
      </w:hyperlink>
      <w:r w:rsidDel="00000000" w:rsidR="00000000" w:rsidRPr="00000000">
        <w:rPr>
          <w:rtl w:val="0"/>
        </w:rPr>
        <w:tab/>
        <w:t xml:space="preserve">Exit from </w:t>
      </w:r>
      <w:r w:rsidDel="00000000" w:rsidR="00000000" w:rsidRPr="00000000">
        <w:rPr>
          <w:rFonts w:ascii="Roboto Mono" w:cs="Roboto Mono" w:eastAsia="Roboto Mono" w:hAnsi="Roboto Mono"/>
          <w:rtl w:val="0"/>
        </w:rPr>
        <w:t xml:space="preserve">REPEAT</w:t>
      </w:r>
      <w:r w:rsidDel="00000000" w:rsidR="00000000" w:rsidRPr="00000000">
        <w:rPr>
          <w:rtl w:val="0"/>
        </w:rPr>
        <w:t xml:space="preserve"> loop</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hyperlink w:anchor="_p6ujo2mdsgw7">
        <w:r w:rsidDel="00000000" w:rsidR="00000000" w:rsidRPr="00000000">
          <w:rPr>
            <w:rFonts w:ascii="Roboto Mono Medium" w:cs="Roboto Mono Medium" w:eastAsia="Roboto Mono Medium" w:hAnsi="Roboto Mono Medium"/>
            <w:color w:val="1155cc"/>
            <w:u w:val="single"/>
            <w:rtl w:val="0"/>
          </w:rPr>
          <w:t xml:space="preserve">RETURN</w:t>
        </w:r>
      </w:hyperlink>
      <w:r w:rsidDel="00000000" w:rsidR="00000000" w:rsidRPr="00000000">
        <w:rPr>
          <w:rtl w:val="0"/>
        </w:rPr>
        <w:tab/>
        <w:t xml:space="preserve">Exit </w:t>
      </w:r>
      <w:r w:rsidDel="00000000" w:rsidR="00000000" w:rsidRPr="00000000">
        <w:rPr>
          <w:rFonts w:ascii="Roboto Mono" w:cs="Roboto Mono" w:eastAsia="Roboto Mono" w:hAnsi="Roboto Mono"/>
          <w:rtl w:val="0"/>
        </w:rPr>
        <w:t xml:space="preserve">PUB</w:t>
      </w:r>
      <w:r w:rsidDel="00000000" w:rsidR="00000000" w:rsidRPr="00000000">
        <w:rPr>
          <w:rtl w:val="0"/>
        </w:rPr>
        <w:t xml:space="preserve">/</w:t>
      </w:r>
      <w:r w:rsidDel="00000000" w:rsidR="00000000" w:rsidRPr="00000000">
        <w:rPr>
          <w:rFonts w:ascii="Roboto Mono" w:cs="Roboto Mono" w:eastAsia="Roboto Mono" w:hAnsi="Roboto Mono"/>
          <w:rtl w:val="0"/>
        </w:rPr>
        <w:t xml:space="preserve">PRI</w:t>
      </w:r>
      <w:r w:rsidDel="00000000" w:rsidR="00000000" w:rsidRPr="00000000">
        <w:rPr>
          <w:rtl w:val="0"/>
        </w:rPr>
        <w:t xml:space="preserve"> with normal status and optional return value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hyperlink w:anchor="_mzucodib2mnd">
        <w:r w:rsidDel="00000000" w:rsidR="00000000" w:rsidRPr="00000000">
          <w:rPr>
            <w:rFonts w:ascii="Roboto Mono Medium" w:cs="Roboto Mono Medium" w:eastAsia="Roboto Mono Medium" w:hAnsi="Roboto Mono Medium"/>
            <w:color w:val="1155cc"/>
            <w:u w:val="single"/>
            <w:rtl w:val="0"/>
          </w:rPr>
          <w:t xml:space="preserve">ABORT</w:t>
        </w:r>
      </w:hyperlink>
      <w:r w:rsidDel="00000000" w:rsidR="00000000" w:rsidRPr="00000000">
        <w:rPr>
          <w:rtl w:val="0"/>
        </w:rPr>
        <w:tab/>
        <w:t xml:space="preserve">Exit </w:t>
      </w:r>
      <w:r w:rsidDel="00000000" w:rsidR="00000000" w:rsidRPr="00000000">
        <w:rPr>
          <w:rFonts w:ascii="Roboto Mono" w:cs="Roboto Mono" w:eastAsia="Roboto Mono" w:hAnsi="Roboto Mono"/>
          <w:rtl w:val="0"/>
        </w:rPr>
        <w:t xml:space="preserve">PUB</w:t>
      </w:r>
      <w:r w:rsidDel="00000000" w:rsidR="00000000" w:rsidRPr="00000000">
        <w:rPr>
          <w:rtl w:val="0"/>
        </w:rPr>
        <w:t xml:space="preserve">/</w:t>
      </w:r>
      <w:r w:rsidDel="00000000" w:rsidR="00000000" w:rsidRPr="00000000">
        <w:rPr>
          <w:rFonts w:ascii="Roboto Mono" w:cs="Roboto Mono" w:eastAsia="Roboto Mono" w:hAnsi="Roboto Mono"/>
          <w:rtl w:val="0"/>
        </w:rPr>
        <w:t xml:space="preserve">PRI</w:t>
      </w:r>
      <w:r w:rsidDel="00000000" w:rsidR="00000000" w:rsidRPr="00000000">
        <w:rPr>
          <w:rtl w:val="0"/>
        </w:rPr>
        <w:t xml:space="preserve"> with abort status and optional return value</w:t>
      </w:r>
    </w:p>
    <w:p w:rsidR="00000000" w:rsidDel="00000000" w:rsidP="00000000" w:rsidRDefault="00000000" w:rsidRPr="00000000" w14:paraId="0000015E">
      <w:pPr>
        <w:pStyle w:val="Heading3"/>
        <w:pageBreakBefore w:val="0"/>
        <w:rPr/>
      </w:pPr>
      <w:bookmarkStart w:colFirst="0" w:colLast="0" w:name="_57dnp38dksb8" w:id="36"/>
      <w:bookmarkEnd w:id="36"/>
      <w:r w:rsidDel="00000000" w:rsidR="00000000" w:rsidRPr="00000000">
        <w:rPr>
          <w:rtl w:val="0"/>
        </w:rPr>
        <w:t xml:space="preserve">Data / Memory</w:t>
      </w:r>
      <w:r w:rsidDel="00000000" w:rsidR="00000000" w:rsidRPr="00000000">
        <w:rPr>
          <w:rtl w:val="0"/>
        </w:rPr>
      </w:r>
    </w:p>
    <w:p w:rsidR="00000000" w:rsidDel="00000000" w:rsidP="00000000" w:rsidRDefault="00000000" w:rsidRPr="00000000" w14:paraId="0000015F">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ALIGNW</w:t>
      </w:r>
      <w:r w:rsidDel="00000000" w:rsidR="00000000" w:rsidRPr="00000000">
        <w:rPr>
          <w:rtl w:val="0"/>
        </w:rPr>
        <w:tab/>
        <w:t xml:space="preserve">Word-align variable or data to main memory</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ALIGNL</w:t>
      </w:r>
      <w:r w:rsidDel="00000000" w:rsidR="00000000" w:rsidRPr="00000000">
        <w:rPr>
          <w:rtl w:val="0"/>
        </w:rPr>
        <w:tab/>
        <w:t xml:space="preserve">Long-align variable or data to main memory</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w:t>
      </w:r>
      <w:r w:rsidDel="00000000" w:rsidR="00000000" w:rsidRPr="00000000">
        <w:rPr>
          <w:b w:val="1"/>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BYTE</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tab/>
        <w:t xml:space="preserve">Declare byte-sized symbol, DAT data, </w:t>
      </w:r>
      <w:r w:rsidDel="00000000" w:rsidR="00000000" w:rsidRPr="00000000">
        <w:rPr>
          <w:rtl w:val="0"/>
        </w:rPr>
        <w:t xml:space="preserve">or access byte of main memory</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WORD</w:t>
      </w:r>
      <w:r w:rsidDel="00000000" w:rsidR="00000000" w:rsidRPr="00000000">
        <w:rPr>
          <w:b w:val="1"/>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WORD</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tab/>
        <w:t xml:space="preserve">Declare word-sized symbol, DAT data,  </w:t>
      </w:r>
      <w:r w:rsidDel="00000000" w:rsidR="00000000" w:rsidRPr="00000000">
        <w:rPr>
          <w:rtl w:val="0"/>
        </w:rPr>
        <w:t xml:space="preserve">or access word of main memory</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LONG</w:t>
      </w:r>
      <w:r w:rsidDel="00000000" w:rsidR="00000000" w:rsidRPr="00000000">
        <w:rPr>
          <w:b w:val="1"/>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LONG</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tab/>
        <w:t xml:space="preserve">Declare long-sized symbol, DAT data,  </w:t>
      </w:r>
      <w:r w:rsidDel="00000000" w:rsidR="00000000" w:rsidRPr="00000000">
        <w:rPr>
          <w:rtl w:val="0"/>
        </w:rPr>
        <w:t xml:space="preserve">or access long of main memory</w:t>
      </w:r>
      <w:r w:rsidDel="00000000" w:rsidR="00000000" w:rsidRPr="00000000">
        <w:rPr>
          <w:rtl w:val="0"/>
        </w:rPr>
      </w:r>
    </w:p>
    <w:p w:rsidR="00000000" w:rsidDel="00000000" w:rsidP="00000000" w:rsidRDefault="00000000" w:rsidRPr="00000000" w14:paraId="00000165">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BYTEFIT</w:t>
      </w:r>
      <w:r w:rsidDel="00000000" w:rsidR="00000000" w:rsidRPr="00000000">
        <w:rPr>
          <w:rtl w:val="0"/>
        </w:rPr>
        <w:tab/>
        <w:t xml:space="preserve">Declare byte-sized data (in DAT) limited to range -$80 to $FF</w:t>
      </w:r>
    </w:p>
    <w:p w:rsidR="00000000" w:rsidDel="00000000" w:rsidP="00000000" w:rsidRDefault="00000000" w:rsidRPr="00000000" w14:paraId="00000166">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WORDFIT</w:t>
      </w:r>
      <w:r w:rsidDel="00000000" w:rsidR="00000000" w:rsidRPr="00000000">
        <w:rPr>
          <w:rtl w:val="0"/>
        </w:rPr>
        <w:tab/>
        <w:t xml:space="preserve">Declare word-sized data (in DAT) limited to range -$8000 to $FFFF</w:t>
      </w:r>
    </w:p>
    <w:p w:rsidR="00000000" w:rsidDel="00000000" w:rsidP="00000000" w:rsidRDefault="00000000" w:rsidRPr="00000000" w14:paraId="00000167">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FIELD</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tab/>
        <w:t xml:space="preserve">Access bit field within main memory byte/word/long or from register</w:t>
      </w:r>
    </w:p>
    <w:p w:rsidR="00000000" w:rsidDel="00000000" w:rsidP="00000000" w:rsidRDefault="00000000" w:rsidRPr="00000000" w14:paraId="00000168">
      <w:pPr>
        <w:tabs>
          <w:tab w:val="left" w:leader="none" w:pos="2520"/>
        </w:tabs>
        <w:spacing w:after="120" w:line="240" w:lineRule="auto"/>
        <w:rPr/>
      </w:pPr>
      <w:r w:rsidDel="00000000" w:rsidR="00000000" w:rsidRPr="00000000">
        <w:rPr>
          <w:rFonts w:ascii="Roboto Mono Medium" w:cs="Roboto Mono Medium" w:eastAsia="Roboto Mono Medium" w:hAnsi="Roboto Mono Medium"/>
          <w:rtl w:val="0"/>
        </w:rPr>
        <w:t xml:space="preserve">REG</w:t>
      </w:r>
      <w:r w:rsidDel="00000000" w:rsidR="00000000" w:rsidRPr="00000000">
        <w:rPr>
          <w:rFonts w:ascii="Roboto Mono Light" w:cs="Roboto Mono Light" w:eastAsia="Roboto Mono Light" w:hAnsi="Roboto Mono Light"/>
          <w:rtl w:val="0"/>
        </w:rPr>
        <w:t xml:space="preserve">[]</w:t>
      </w:r>
      <w:r w:rsidDel="00000000" w:rsidR="00000000" w:rsidRPr="00000000">
        <w:rPr>
          <w:rtl w:val="0"/>
        </w:rPr>
        <w:tab/>
        <w:t xml:space="preserve">Access a cog register</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BYTEFILL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Fill bytes of main memory with a value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WORDFILL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Fill words of main memory with a value</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LONGFILL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Fill longs of main memory with a value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BYTEMOVE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bytes from one region to another in main memory</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WORDMOVE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words from one region to another in main memory</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LONGMOVE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w:t>
      </w:r>
      <w:r w:rsidDel="00000000" w:rsidR="00000000" w:rsidRPr="00000000">
        <w:rPr>
          <w:rtl w:val="0"/>
        </w:rPr>
        <w:t xml:space="preserve">longs</w:t>
      </w:r>
      <w:r w:rsidDel="00000000" w:rsidR="00000000" w:rsidRPr="00000000">
        <w:rPr>
          <w:rtl w:val="0"/>
        </w:rPr>
        <w:t xml:space="preserve"> from one region to another in main memory</w:t>
      </w:r>
    </w:p>
    <w:p w:rsidR="00000000" w:rsidDel="00000000" w:rsidP="00000000" w:rsidRDefault="00000000" w:rsidRPr="00000000" w14:paraId="0000016F">
      <w:pPr>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BYTESWAP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Swap two ranges of bytes in main memory</w:t>
      </w:r>
      <w:r w:rsidDel="00000000" w:rsidR="00000000" w:rsidRPr="00000000">
        <w:rPr>
          <w:rtl w:val="0"/>
        </w:rPr>
      </w:r>
    </w:p>
    <w:p w:rsidR="00000000" w:rsidDel="00000000" w:rsidP="00000000" w:rsidRDefault="00000000" w:rsidRPr="00000000" w14:paraId="00000170">
      <w:pPr>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WORDSWAP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Swap two ranges of words in main memory</w:t>
      </w:r>
      <w:r w:rsidDel="00000000" w:rsidR="00000000" w:rsidRPr="00000000">
        <w:rPr>
          <w:rtl w:val="0"/>
        </w:rPr>
      </w:r>
    </w:p>
    <w:p w:rsidR="00000000" w:rsidDel="00000000" w:rsidP="00000000" w:rsidRDefault="00000000" w:rsidRPr="00000000" w14:paraId="00000171">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LONGSWAP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Swap two ranges of longs in main memory</w:t>
      </w:r>
    </w:p>
    <w:p w:rsidR="00000000" w:rsidDel="00000000" w:rsidP="00000000" w:rsidRDefault="00000000" w:rsidRPr="00000000" w14:paraId="00000172">
      <w:pPr>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BYTECOMP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Compare two ranges of bytes in main memory</w:t>
      </w:r>
      <w:r w:rsidDel="00000000" w:rsidR="00000000" w:rsidRPr="00000000">
        <w:rPr>
          <w:rtl w:val="0"/>
        </w:rPr>
      </w:r>
    </w:p>
    <w:p w:rsidR="00000000" w:rsidDel="00000000" w:rsidP="00000000" w:rsidRDefault="00000000" w:rsidRPr="00000000" w14:paraId="00000173">
      <w:pPr>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WORDCOMP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Compare two ranges of words in main memory</w:t>
      </w:r>
      <w:r w:rsidDel="00000000" w:rsidR="00000000" w:rsidRPr="00000000">
        <w:rPr>
          <w:rtl w:val="0"/>
        </w:rPr>
      </w:r>
    </w:p>
    <w:p w:rsidR="00000000" w:rsidDel="00000000" w:rsidP="00000000" w:rsidRDefault="00000000" w:rsidRPr="00000000" w14:paraId="00000174">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LONGCOMP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Compare two ranges of longs in main memory</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GETREGS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cog register longs to </w:t>
      </w:r>
      <w:r w:rsidDel="00000000" w:rsidR="00000000" w:rsidRPr="00000000">
        <w:rPr>
          <w:rtl w:val="0"/>
        </w:rPr>
        <w:t xml:space="preserve">main </w:t>
      </w:r>
      <w:r w:rsidDel="00000000" w:rsidR="00000000" w:rsidRPr="00000000">
        <w:rPr>
          <w:rtl w:val="0"/>
        </w:rPr>
        <w:t xml:space="preserve">memory</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SETREGS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w:t>
      </w:r>
      <w:r w:rsidDel="00000000" w:rsidR="00000000" w:rsidRPr="00000000">
        <w:rPr>
          <w:rtl w:val="0"/>
        </w:rPr>
        <w:t xml:space="preserve">main </w:t>
      </w:r>
      <w:r w:rsidDel="00000000" w:rsidR="00000000" w:rsidRPr="00000000">
        <w:rPr>
          <w:rtl w:val="0"/>
        </w:rPr>
        <w:t xml:space="preserve">memory longs to cog registers</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FILL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Fill structure with byte value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COPY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structure's contents to another structure</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SWAP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Swap structure's contents with another structure</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COMP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Compare contents of two structures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GETCRC</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Compute CRC (up to 32-bits) of bytes from main memory</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LOOKUP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value at index (1..N) from a list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LOOKUPZ</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Fonts w:ascii="Nova Mono" w:cs="Nova Mono" w:eastAsia="Nova Mono" w:hAnsi="Nova Mono"/>
          <w:rtl w:val="0"/>
        </w:rPr>
        <w:tab/>
        <w:t xml:space="preserve">Get value at zero-based index (0..N−1) from a list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LOOKDOWN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index (1..N) of a matching value from a list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LOOKDOWNZ</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Fonts w:ascii="Nova Mono" w:cs="Nova Mono" w:eastAsia="Nova Mono" w:hAnsi="Nova Mono"/>
          <w:rtl w:val="0"/>
        </w:rPr>
        <w:tab/>
        <w:t xml:space="preserve">Get zero-based index (0..N−1) of a matching value from a list</w:t>
      </w:r>
    </w:p>
    <w:p w:rsidR="00000000" w:rsidDel="00000000" w:rsidP="00000000" w:rsidRDefault="00000000" w:rsidRPr="00000000" w14:paraId="00000180">
      <w:pPr>
        <w:pageBreakBefore w:val="0"/>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SEND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Special method pointer for efficient output of data</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RECV</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Special method pointer for efficient input of data</w:t>
      </w:r>
    </w:p>
    <w:p w:rsidR="00000000" w:rsidDel="00000000" w:rsidP="00000000" w:rsidRDefault="00000000" w:rsidRPr="00000000" w14:paraId="00000182">
      <w:pPr>
        <w:pageBreakBefore w:val="0"/>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FILE</w:t>
      </w:r>
      <w:r w:rsidDel="00000000" w:rsidR="00000000" w:rsidRPr="00000000">
        <w:rPr>
          <w:rtl w:val="0"/>
        </w:rPr>
        <w:tab/>
        <w:t xml:space="preserve">Include binary file in DAT block</w:t>
      </w:r>
    </w:p>
    <w:p w:rsidR="00000000" w:rsidDel="00000000" w:rsidP="00000000" w:rsidRDefault="00000000" w:rsidRPr="00000000" w14:paraId="00000183">
      <w:pPr>
        <w:tabs>
          <w:tab w:val="left" w:leader="none" w:pos="2520"/>
        </w:tabs>
        <w:spacing w:after="0" w:line="240" w:lineRule="auto"/>
        <w:rPr/>
      </w:pPr>
      <w:r w:rsidDel="00000000" w:rsidR="00000000" w:rsidRPr="00000000">
        <w:rPr>
          <w:rFonts w:ascii="Roboto Mono" w:cs="Roboto Mono" w:eastAsia="Roboto Mono" w:hAnsi="Roboto Mono"/>
          <w:i w:val="1"/>
          <w:rtl w:val="0"/>
        </w:rPr>
        <w:t xml:space="preserve">varbase</w:t>
      </w:r>
      <w:r w:rsidDel="00000000" w:rsidR="00000000" w:rsidRPr="00000000">
        <w:rPr>
          <w:rtl w:val="0"/>
        </w:rPr>
        <w:tab/>
        <w:t xml:space="preserve">Main memory base for object; used by method-pointer calls</w:t>
      </w:r>
    </w:p>
    <w:p w:rsidR="00000000" w:rsidDel="00000000" w:rsidP="00000000" w:rsidRDefault="00000000" w:rsidRPr="00000000" w14:paraId="00000184">
      <w:pPr>
        <w:pStyle w:val="Heading3"/>
        <w:pageBreakBefore w:val="0"/>
        <w:rPr/>
      </w:pPr>
      <w:bookmarkStart w:colFirst="0" w:colLast="0" w:name="_mebxh8nyrbk3" w:id="37"/>
      <w:bookmarkEnd w:id="37"/>
      <w:r w:rsidDel="00000000" w:rsidR="00000000" w:rsidRPr="00000000">
        <w:rPr>
          <w:rtl w:val="0"/>
        </w:rPr>
        <w:t xml:space="preserve">String Handling</w:t>
      </w:r>
    </w:p>
    <w:p w:rsidR="00000000" w:rsidDel="00000000" w:rsidP="00000000" w:rsidRDefault="00000000" w:rsidRPr="00000000" w14:paraId="00000185">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BYTE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string of byte-sized values and return a pointer</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WORD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string of word-sized values and return a pointer</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LONG</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string of long-sized values and return a pointer</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STRING</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compile-time in-line z-string expression and return a pointer</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LSTRING</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compile-time in-line l-string expression and return a pointer; zeros allowed</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STRSIZE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size of z-string in bytes</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STRCOPY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Copy z-string from one location to another; up to specified max</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STRCOMP</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Compare contents of two z-strings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Declare compile-time in-line text z-string and return a pointer</w:t>
      </w:r>
    </w:p>
    <w:p w:rsidR="00000000" w:rsidDel="00000000" w:rsidP="00000000" w:rsidRDefault="00000000" w:rsidRPr="00000000" w14:paraId="0000018F">
      <w:pPr>
        <w:pStyle w:val="Heading3"/>
        <w:pageBreakBefore w:val="0"/>
        <w:rPr/>
      </w:pPr>
      <w:bookmarkStart w:colFirst="0" w:colLast="0" w:name="_pm3gkfmvuksp" w:id="38"/>
      <w:bookmarkEnd w:id="38"/>
      <w:r w:rsidDel="00000000" w:rsidR="00000000" w:rsidRPr="00000000">
        <w:rPr>
          <w:rtl w:val="0"/>
        </w:rPr>
        <w:t xml:space="preserve">Math</w:t>
      </w:r>
    </w:p>
    <w:p w:rsidR="00000000" w:rsidDel="00000000" w:rsidP="00000000" w:rsidRDefault="00000000" w:rsidRPr="00000000" w14:paraId="00000190">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FLOAT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Declare </w:t>
      </w:r>
      <w:r w:rsidDel="00000000" w:rsidR="00000000" w:rsidRPr="00000000">
        <w:rPr>
          <w:rtl w:val="0"/>
        </w:rPr>
        <w:t xml:space="preserve">compile-time</w:t>
      </w:r>
      <w:r w:rsidDel="00000000" w:rsidR="00000000" w:rsidRPr="00000000">
        <w:rPr>
          <w:rtl w:val="0"/>
        </w:rPr>
        <w:t xml:space="preserve"> floating-point expression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ROUND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Round compile-time floating-point expression to integer</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TRUNC</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Truncate compile-time floating-point expression at decimal</w:t>
      </w:r>
      <w:r w:rsidDel="00000000" w:rsidR="00000000" w:rsidRPr="00000000">
        <w:rPr>
          <w:rtl w:val="0"/>
        </w:rPr>
      </w:r>
    </w:p>
    <w:p w:rsidR="00000000" w:rsidDel="00000000" w:rsidP="00000000" w:rsidRDefault="00000000" w:rsidRPr="00000000" w14:paraId="00000194">
      <w:pPr>
        <w:tabs>
          <w:tab w:val="left" w:leader="none" w:pos="2520"/>
        </w:tabs>
        <w:spacing w:after="0" w:line="240" w:lineRule="auto"/>
        <w:rPr/>
      </w:pPr>
      <w:r w:rsidDel="00000000" w:rsidR="00000000" w:rsidRPr="00000000">
        <w:rPr>
          <w:rFonts w:ascii="Roboto Mono Medium" w:cs="Roboto Mono Medium" w:eastAsia="Roboto Mono Medium" w:hAnsi="Roboto Mono Medium"/>
          <w:rtl w:val="0"/>
        </w:rPr>
        <w:t xml:space="preserve">FSQRT</w:t>
      </w:r>
      <w:r w:rsidDel="00000000" w:rsidR="00000000" w:rsidRPr="00000000">
        <w:rPr>
          <w:rtl w:val="0"/>
        </w:rPr>
        <w:tab/>
        <w:t xml:space="preserve">Get square root of floating-point number</w:t>
      </w:r>
    </w:p>
    <w:p w:rsidR="00000000" w:rsidDel="00000000" w:rsidP="00000000" w:rsidRDefault="00000000" w:rsidRPr="00000000" w14:paraId="00000195">
      <w:pPr>
        <w:tabs>
          <w:tab w:val="left" w:leader="none" w:pos="2520"/>
        </w:tabs>
        <w:spacing w:after="120" w:line="240" w:lineRule="auto"/>
        <w:rPr/>
      </w:pPr>
      <w:r w:rsidDel="00000000" w:rsidR="00000000" w:rsidRPr="00000000">
        <w:rPr>
          <w:rFonts w:ascii="Roboto Mono Medium" w:cs="Roboto Mono Medium" w:eastAsia="Roboto Mono Medium" w:hAnsi="Roboto Mono Medium"/>
          <w:rtl w:val="0"/>
        </w:rPr>
        <w:t xml:space="preserve">NAN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if floating-point value is a number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GETRND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random value</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ROTXY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Rotate point by angle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POLXY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Convert from polar to cartesian coordinate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XYPOL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Convert from cartesian to polar coordinate</w:t>
      </w:r>
      <w:r w:rsidDel="00000000" w:rsidR="00000000" w:rsidRPr="00000000">
        <w:rPr>
          <w:rtl w:val="0"/>
        </w:rPr>
      </w:r>
    </w:p>
    <w:p w:rsidR="00000000" w:rsidDel="00000000" w:rsidP="00000000" w:rsidRDefault="00000000" w:rsidRPr="00000000" w14:paraId="0000019A">
      <w:pPr>
        <w:tabs>
          <w:tab w:val="left" w:leader="none" w:pos="2520"/>
        </w:tabs>
        <w:spacing w:after="0" w:line="240" w:lineRule="auto"/>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QSIN</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Rotate horizontal vector by step ratio; returns y</w:t>
      </w:r>
      <w:r w:rsidDel="00000000" w:rsidR="00000000" w:rsidRPr="00000000">
        <w:rPr>
          <w:rtl w:val="0"/>
        </w:rPr>
      </w:r>
    </w:p>
    <w:p w:rsidR="00000000" w:rsidDel="00000000" w:rsidP="00000000" w:rsidRDefault="00000000" w:rsidRPr="00000000" w14:paraId="0000019B">
      <w:pPr>
        <w:tabs>
          <w:tab w:val="left" w:leader="none" w:pos="2520"/>
        </w:tabs>
        <w:spacing w:after="120" w:line="240" w:lineRule="auto"/>
        <w:rPr/>
      </w:pPr>
      <w:r w:rsidDel="00000000" w:rsidR="00000000" w:rsidRPr="00000000">
        <w:rPr>
          <w:rFonts w:ascii="Roboto Mono Medium" w:cs="Roboto Mono Medium" w:eastAsia="Roboto Mono Medium" w:hAnsi="Roboto Mono Medium"/>
          <w:rtl w:val="0"/>
        </w:rPr>
        <w:t xml:space="preserve">QCOS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Rotate vertical vector by step ratio; returns x</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MULDIV64</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r>
      <w:r w:rsidDel="00000000" w:rsidR="00000000" w:rsidRPr="00000000">
        <w:rPr>
          <w:rtl w:val="0"/>
        </w:rPr>
        <w:t xml:space="preserve">Multiply 32-bit values then divide the 64-bit product</w:t>
      </w:r>
      <w:r w:rsidDel="00000000" w:rsidR="00000000" w:rsidRPr="00000000">
        <w:rPr>
          <w:rtl w:val="0"/>
        </w:rPr>
      </w:r>
    </w:p>
    <w:p w:rsidR="00000000" w:rsidDel="00000000" w:rsidP="00000000" w:rsidRDefault="00000000" w:rsidRPr="00000000" w14:paraId="0000019D">
      <w:pPr>
        <w:tabs>
          <w:tab w:val="left" w:leader="none" w:pos="2520"/>
        </w:tabs>
        <w:spacing w:after="0" w:line="240" w:lineRule="auto"/>
        <w:rPr/>
      </w:pPr>
      <w:r w:rsidDel="00000000" w:rsidR="00000000" w:rsidRPr="00000000">
        <w:rPr>
          <w:rFonts w:ascii="Roboto Mono" w:cs="Roboto Mono" w:eastAsia="Roboto Mono" w:hAnsi="Roboto Mono"/>
          <w:rtl w:val="0"/>
        </w:rPr>
        <w:t xml:space="preserve">FALSE</w:t>
      </w:r>
      <w:r w:rsidDel="00000000" w:rsidR="00000000" w:rsidRPr="00000000">
        <w:rPr>
          <w:rtl w:val="0"/>
        </w:rPr>
        <w:tab/>
        <w:t xml:space="preserve">Boolean false; same as 0 ($0000_0000)</w:t>
      </w:r>
    </w:p>
    <w:p w:rsidR="00000000" w:rsidDel="00000000" w:rsidP="00000000" w:rsidRDefault="00000000" w:rsidRPr="00000000" w14:paraId="0000019E">
      <w:pPr>
        <w:tabs>
          <w:tab w:val="left" w:leader="none" w:pos="2520"/>
        </w:tabs>
        <w:spacing w:after="0" w:line="240" w:lineRule="auto"/>
        <w:rPr/>
      </w:pPr>
      <w:r w:rsidDel="00000000" w:rsidR="00000000" w:rsidRPr="00000000">
        <w:rPr>
          <w:rFonts w:ascii="Roboto Mono" w:cs="Roboto Mono" w:eastAsia="Roboto Mono" w:hAnsi="Roboto Mono"/>
          <w:rtl w:val="0"/>
        </w:rPr>
        <w:t xml:space="preserve">TRUE</w:t>
      </w:r>
      <w:r w:rsidDel="00000000" w:rsidR="00000000" w:rsidRPr="00000000">
        <w:rPr>
          <w:rtl w:val="0"/>
        </w:rPr>
        <w:tab/>
        <w:t xml:space="preserve">Boolean true; same as -1 ($FFFF_FFFF)</w:t>
      </w:r>
    </w:p>
    <w:p w:rsidR="00000000" w:rsidDel="00000000" w:rsidP="00000000" w:rsidRDefault="00000000" w:rsidRPr="00000000" w14:paraId="0000019F">
      <w:pPr>
        <w:tabs>
          <w:tab w:val="left" w:leader="none" w:pos="2520"/>
        </w:tabs>
        <w:spacing w:after="0" w:line="240" w:lineRule="auto"/>
        <w:rPr/>
      </w:pPr>
      <w:r w:rsidDel="00000000" w:rsidR="00000000" w:rsidRPr="00000000">
        <w:rPr>
          <w:rFonts w:ascii="Roboto Mono" w:cs="Roboto Mono" w:eastAsia="Roboto Mono" w:hAnsi="Roboto Mono"/>
          <w:rtl w:val="0"/>
        </w:rPr>
        <w:t xml:space="preserve">NEGX</w:t>
      </w:r>
      <w:r w:rsidDel="00000000" w:rsidR="00000000" w:rsidRPr="00000000">
        <w:rPr>
          <w:rtl w:val="0"/>
        </w:rPr>
        <w:tab/>
        <w:t xml:space="preserve">Most-negative integer; -2_147_483_648 ($8000_0000)</w:t>
      </w:r>
    </w:p>
    <w:p w:rsidR="00000000" w:rsidDel="00000000" w:rsidP="00000000" w:rsidRDefault="00000000" w:rsidRPr="00000000" w14:paraId="000001A0">
      <w:pPr>
        <w:tabs>
          <w:tab w:val="left" w:leader="none" w:pos="2520"/>
        </w:tabs>
        <w:spacing w:after="0" w:line="240" w:lineRule="auto"/>
        <w:rPr/>
      </w:pPr>
      <w:r w:rsidDel="00000000" w:rsidR="00000000" w:rsidRPr="00000000">
        <w:rPr>
          <w:rFonts w:ascii="Roboto Mono" w:cs="Roboto Mono" w:eastAsia="Roboto Mono" w:hAnsi="Roboto Mono"/>
          <w:rtl w:val="0"/>
        </w:rPr>
        <w:t xml:space="preserve">POSX</w:t>
      </w:r>
      <w:r w:rsidDel="00000000" w:rsidR="00000000" w:rsidRPr="00000000">
        <w:rPr>
          <w:rtl w:val="0"/>
        </w:rPr>
        <w:tab/>
        <w:t xml:space="preserve">Most-positive integer; +2_147_483_647 ($7FFF_FFFF)</w:t>
      </w:r>
    </w:p>
    <w:p w:rsidR="00000000" w:rsidDel="00000000" w:rsidP="00000000" w:rsidRDefault="00000000" w:rsidRPr="00000000" w14:paraId="000001A1">
      <w:pPr>
        <w:tabs>
          <w:tab w:val="left" w:leader="none" w:pos="2520"/>
        </w:tabs>
        <w:spacing w:after="0" w:line="240" w:lineRule="auto"/>
        <w:rPr/>
      </w:pPr>
      <w:r w:rsidDel="00000000" w:rsidR="00000000" w:rsidRPr="00000000">
        <w:rPr>
          <w:rFonts w:ascii="Roboto Mono" w:cs="Roboto Mono" w:eastAsia="Roboto Mono" w:hAnsi="Roboto Mono"/>
          <w:rtl w:val="0"/>
        </w:rPr>
        <w:t xml:space="preserve">PI</w:t>
      </w:r>
      <w:r w:rsidDel="00000000" w:rsidR="00000000" w:rsidRPr="00000000">
        <w:rPr>
          <w:rtl w:val="0"/>
        </w:rPr>
        <w:tab/>
        <w:t xml:space="preserve">Single-precision floating-point value of Pi; 3.14159265</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Style w:val="Heading3"/>
        <w:pageBreakBefore w:val="0"/>
        <w:rPr/>
      </w:pPr>
      <w:bookmarkStart w:colFirst="0" w:colLast="0" w:name="_8i943sn6dq95" w:id="39"/>
      <w:bookmarkEnd w:id="39"/>
      <w:r w:rsidDel="00000000" w:rsidR="00000000" w:rsidRPr="00000000">
        <w:rPr>
          <w:rtl w:val="0"/>
        </w:rPr>
        <w:t xml:space="preserve">Debugging</w:t>
      </w:r>
    </w:p>
    <w:p w:rsidR="00000000" w:rsidDel="00000000" w:rsidP="00000000" w:rsidRDefault="00000000" w:rsidRPr="00000000" w14:paraId="000001A4">
      <w:pPr>
        <w:pageBreakBefore w:val="0"/>
        <w:spacing w:after="0" w:lineRule="auto"/>
        <w:rPr>
          <w:i w:val="1"/>
          <w:highlight w:val="yellow"/>
        </w:rPr>
      </w:pPr>
      <w:r w:rsidDel="00000000" w:rsidR="00000000" w:rsidRPr="00000000">
        <w:rPr>
          <w:i w:val="1"/>
          <w:highlight w:val="yellow"/>
          <w:rtl w:val="0"/>
        </w:rPr>
        <w:t xml:space="preserve">{draft}</w:t>
      </w:r>
    </w:p>
    <w:p w:rsidR="00000000" w:rsidDel="00000000" w:rsidP="00000000" w:rsidRDefault="00000000" w:rsidRPr="00000000" w14:paraId="000001A5">
      <w:pPr>
        <w:pageBreakBefore w:val="0"/>
        <w:rPr>
          <w:i w:val="1"/>
        </w:rPr>
      </w:pPr>
      <w:r w:rsidDel="00000000" w:rsidR="00000000" w:rsidRPr="00000000">
        <w:rPr>
          <w:i w:val="1"/>
          <w:rtl w:val="0"/>
        </w:rPr>
        <w:t xml:space="preserve">Lower-case 'x' means multiple variations exist.</w:t>
      </w:r>
    </w:p>
    <w:p w:rsidR="00000000" w:rsidDel="00000000" w:rsidP="00000000" w:rsidRDefault="00000000" w:rsidRPr="00000000" w14:paraId="000001A6">
      <w:pPr>
        <w:tabs>
          <w:tab w:val="left" w:leader="none" w:pos="3420"/>
        </w:tabs>
        <w:spacing w:after="120" w:line="240" w:lineRule="auto"/>
        <w:rPr/>
      </w:pPr>
      <w:r w:rsidDel="00000000" w:rsidR="00000000" w:rsidRPr="00000000">
        <w:rPr>
          <w:rFonts w:ascii="Roboto Mono" w:cs="Roboto Mono" w:eastAsia="Roboto Mono" w:hAnsi="Roboto Mono"/>
          <w:i w:val="1"/>
          <w:rtl w:val="0"/>
        </w:rPr>
        <w:t xml:space="preserve">DEBUG_x</w:t>
      </w:r>
      <w:r w:rsidDel="00000000" w:rsidR="00000000" w:rsidRPr="00000000">
        <w:rPr>
          <w:rtl w:val="0"/>
        </w:rPr>
        <w:tab/>
        <w:t xml:space="preserve">Configure system debug behaviors (see </w:t>
      </w:r>
      <w:hyperlink w:anchor="_bxpg2k7rfc3w">
        <w:r w:rsidDel="00000000" w:rsidR="00000000" w:rsidRPr="00000000">
          <w:rPr>
            <w:color w:val="1155cc"/>
            <w:u w:val="single"/>
            <w:rtl w:val="0"/>
          </w:rPr>
          <w:t xml:space="preserve">Configuration</w:t>
        </w:r>
      </w:hyperlink>
      <w:r w:rsidDel="00000000" w:rsidR="00000000" w:rsidRPr="00000000">
        <w:rPr>
          <w:rtl w:val="0"/>
        </w:rPr>
        <w:t xml:space="preserv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DEBUG</w:t>
      </w:r>
      <w:r w:rsidDel="00000000" w:rsidR="00000000" w:rsidRPr="00000000">
        <w:rPr>
          <w:rtl w:val="0"/>
        </w:rPr>
        <w:tab/>
        <w:t xml:space="preserve">Invoke PASM-level debugger (no parentheses)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DEBUG</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Transmit debug message to host</w:t>
      </w:r>
    </w:p>
    <w:p w:rsidR="00000000" w:rsidDel="00000000" w:rsidP="00000000" w:rsidRDefault="00000000" w:rsidRPr="00000000" w14:paraId="000001A9">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IF</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IFNOT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Conditionally execute next Debug Command(s)</w:t>
      </w:r>
    </w:p>
    <w:p w:rsidR="00000000" w:rsidDel="00000000" w:rsidP="00000000" w:rsidRDefault="00000000" w:rsidRPr="00000000" w14:paraId="000001AA">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DLY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Delay (in milliseconds) </w:t>
      </w:r>
      <w:r w:rsidDel="00000000" w:rsidR="00000000" w:rsidRPr="00000000">
        <w:rPr>
          <w:i w:val="1"/>
          <w:rtl w:val="0"/>
        </w:rPr>
        <w:t xml:space="preserve">after</w:t>
      </w:r>
      <w:r w:rsidDel="00000000" w:rsidR="00000000" w:rsidRPr="00000000">
        <w:rPr>
          <w:rtl w:val="0"/>
        </w:rPr>
        <w:t xml:space="preserve"> performing Debug's command(s)</w:t>
      </w:r>
    </w:p>
    <w:p w:rsidR="00000000" w:rsidDel="00000000" w:rsidP="00000000" w:rsidRDefault="00000000" w:rsidRPr="00000000" w14:paraId="000001AB">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PC_KEY</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the host's keyboard state</w:t>
      </w:r>
    </w:p>
    <w:p w:rsidR="00000000" w:rsidDel="00000000" w:rsidP="00000000" w:rsidRDefault="00000000" w:rsidRPr="00000000" w14:paraId="000001AC">
      <w:pPr>
        <w:tabs>
          <w:tab w:val="left" w:leader="none" w:pos="3420"/>
        </w:tabs>
        <w:spacing w:after="120" w:line="240" w:lineRule="auto"/>
        <w:rPr/>
      </w:pPr>
      <w:r w:rsidDel="00000000" w:rsidR="00000000" w:rsidRPr="00000000">
        <w:rPr>
          <w:rFonts w:ascii="Roboto Mono Medium" w:cs="Roboto Mono Medium" w:eastAsia="Roboto Mono Medium" w:hAnsi="Roboto Mono Medium"/>
          <w:rtl w:val="0"/>
        </w:rPr>
        <w:t xml:space="preserve">PC_MOUSE</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the host's mouse state</w:t>
      </w:r>
    </w:p>
    <w:p w:rsidR="00000000" w:rsidDel="00000000" w:rsidP="00000000" w:rsidRDefault="00000000" w:rsidRPr="00000000" w14:paraId="000001AD">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UDECx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SDECx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FDECx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tab/>
        <w:t xml:space="preserve">Format as unsigned/signed/floating-point decimal value in debug message</w:t>
      </w:r>
    </w:p>
    <w:p w:rsidR="00000000" w:rsidDel="00000000" w:rsidP="00000000" w:rsidRDefault="00000000" w:rsidRPr="00000000" w14:paraId="000001AE">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UHEXx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SHEXx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tab/>
        <w:t xml:space="preserve">Format as unsigned/signed hexadecimal value in debug message</w:t>
      </w:r>
    </w:p>
    <w:p w:rsidR="00000000" w:rsidDel="00000000" w:rsidP="00000000" w:rsidRDefault="00000000" w:rsidRPr="00000000" w14:paraId="000001AF">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UBINx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SBINx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tab/>
        <w:t xml:space="preserve">Format as unsigned/signed binary value in debug message</w:t>
      </w:r>
    </w:p>
    <w:p w:rsidR="00000000" w:rsidDel="00000000" w:rsidP="00000000" w:rsidRDefault="00000000" w:rsidRPr="00000000" w14:paraId="000001B0">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ZSTRx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LSTRx</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tab/>
        <w:t xml:space="preserve">Output zero-terminated/length-terminated string in debug message</w:t>
      </w:r>
    </w:p>
    <w:p w:rsidR="00000000" w:rsidDel="00000000" w:rsidP="00000000" w:rsidRDefault="00000000" w:rsidRPr="00000000" w14:paraId="000001B1">
      <w:pPr>
        <w:tabs>
          <w:tab w:val="left" w:leader="none" w:pos="3420"/>
        </w:tabs>
        <w:spacing w:after="0" w:line="240" w:lineRule="auto"/>
        <w:rPr/>
      </w:pPr>
      <w:r w:rsidDel="00000000" w:rsidR="00000000" w:rsidRPr="00000000">
        <w:rPr>
          <w:rFonts w:ascii="Roboto Mono Medium" w:cs="Roboto Mono Medium" w:eastAsia="Roboto Mono Medium" w:hAnsi="Roboto Mono Medium"/>
          <w:rtl w:val="0"/>
        </w:rPr>
        <w:t xml:space="preserve">BOOL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 xml:space="preserve"> *</w:t>
      </w:r>
      <w:r w:rsidDel="00000000" w:rsidR="00000000" w:rsidRPr="00000000">
        <w:rPr>
          <w:rtl w:val="0"/>
        </w:rPr>
        <w:tab/>
        <w:t xml:space="preserve">Format value as Boolean string ("TRUE"/"FALSE") in debug message</w:t>
      </w:r>
    </w:p>
    <w:p w:rsidR="00000000" w:rsidDel="00000000" w:rsidP="00000000" w:rsidRDefault="00000000" w:rsidRPr="00000000" w14:paraId="000001B2">
      <w:pPr>
        <w:tabs>
          <w:tab w:val="left" w:leader="none" w:pos="2520"/>
        </w:tabs>
        <w:spacing w:after="120" w:line="240" w:lineRule="auto"/>
        <w:rPr>
          <w:sz w:val="18"/>
          <w:szCs w:val="18"/>
        </w:rPr>
      </w:pPr>
      <w:r w:rsidDel="00000000" w:rsidR="00000000" w:rsidRPr="00000000">
        <w:rPr>
          <w:sz w:val="16"/>
          <w:szCs w:val="16"/>
          <w:rtl w:val="0"/>
        </w:rPr>
        <w:t xml:space="preserve">*  Alternate formatters exist (same name with "_" appended) for value-only output;  ex: </w:t>
      </w:r>
      <w:r w:rsidDel="00000000" w:rsidR="00000000" w:rsidRPr="00000000">
        <w:rPr>
          <w:rFonts w:ascii="Roboto Mono" w:cs="Roboto Mono" w:eastAsia="Roboto Mono" w:hAnsi="Roboto Mono"/>
          <w:sz w:val="16"/>
          <w:szCs w:val="16"/>
          <w:rtl w:val="0"/>
        </w:rPr>
        <w:t xml:space="preserve">BOOL_</w:t>
      </w:r>
      <w:r w:rsidDel="00000000" w:rsidR="00000000" w:rsidRPr="00000000">
        <w:rPr>
          <w:sz w:val="16"/>
          <w:szCs w:val="16"/>
          <w:rtl w:val="0"/>
        </w:rPr>
        <w:t xml:space="preserve">, </w:t>
      </w:r>
      <w:r w:rsidDel="00000000" w:rsidR="00000000" w:rsidRPr="00000000">
        <w:rPr>
          <w:rFonts w:ascii="Roboto Mono" w:cs="Roboto Mono" w:eastAsia="Roboto Mono" w:hAnsi="Roboto Mono"/>
          <w:sz w:val="16"/>
          <w:szCs w:val="16"/>
          <w:rtl w:val="0"/>
        </w:rPr>
        <w:t xml:space="preserve">ZSTR_</w:t>
      </w:r>
      <w:r w:rsidDel="00000000" w:rsidR="00000000" w:rsidRPr="00000000">
        <w:rPr>
          <w:sz w:val="16"/>
          <w:szCs w:val="16"/>
          <w:rtl w:val="0"/>
        </w:rPr>
        <w:t xml:space="preserve">, and </w:t>
      </w:r>
      <w:r w:rsidDel="00000000" w:rsidR="00000000" w:rsidRPr="00000000">
        <w:rPr>
          <w:rFonts w:ascii="Roboto Mono" w:cs="Roboto Mono" w:eastAsia="Roboto Mono" w:hAnsi="Roboto Mono"/>
          <w:sz w:val="16"/>
          <w:szCs w:val="16"/>
          <w:rtl w:val="0"/>
        </w:rPr>
        <w:t xml:space="preserve">UDEC_</w:t>
      </w: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TERM</w:t>
      </w:r>
      <w:r w:rsidDel="00000000" w:rsidR="00000000" w:rsidRPr="00000000">
        <w:rPr>
          <w:rtl w:val="0"/>
        </w:rPr>
        <w:tab/>
        <w:t xml:space="preserve">Create text terminal debug display</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BITMAP</w:t>
      </w:r>
      <w:r w:rsidDel="00000000" w:rsidR="00000000" w:rsidRPr="00000000">
        <w:rPr>
          <w:rtl w:val="0"/>
        </w:rPr>
        <w:tab/>
        <w:t xml:space="preserve">Create bitmap debug display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PLOT</w:t>
      </w:r>
      <w:r w:rsidDel="00000000" w:rsidR="00000000" w:rsidRPr="00000000">
        <w:rPr>
          <w:rtl w:val="0"/>
        </w:rPr>
        <w:tab/>
        <w:t xml:space="preserve">Create general-purpose cartesian/polar plotter debug display</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LOGIC</w:t>
      </w:r>
      <w:r w:rsidDel="00000000" w:rsidR="00000000" w:rsidRPr="00000000">
        <w:rPr>
          <w:rtl w:val="0"/>
        </w:rPr>
        <w:tab/>
        <w:t xml:space="preserve">Create multi-channel logic analyzer debug display</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SCOPE</w:t>
      </w:r>
      <w:r w:rsidDel="00000000" w:rsidR="00000000" w:rsidRPr="00000000">
        <w:rPr>
          <w:rtl w:val="0"/>
        </w:rPr>
        <w:tab/>
        <w:t xml:space="preserve">Create multi-channel oscilloscope debug display</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SCOPE_XY</w:t>
      </w:r>
      <w:r w:rsidDel="00000000" w:rsidR="00000000" w:rsidRPr="00000000">
        <w:rPr>
          <w:rtl w:val="0"/>
        </w:rPr>
        <w:tab/>
        <w:t xml:space="preserve">Create multi-channel XY polar/log-scale oscilloscope debug display</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FFT</w:t>
      </w:r>
      <w:r w:rsidDel="00000000" w:rsidR="00000000" w:rsidRPr="00000000">
        <w:rPr>
          <w:rtl w:val="0"/>
        </w:rPr>
        <w:tab/>
        <w:t xml:space="preserve">Create multi-channel Fast Fourier Transform log-scale debug display</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SPECTRO</w:t>
      </w:r>
      <w:r w:rsidDel="00000000" w:rsidR="00000000" w:rsidRPr="00000000">
        <w:rPr>
          <w:rtl w:val="0"/>
        </w:rPr>
        <w:tab/>
        <w:t xml:space="preserve">Create </w:t>
      </w:r>
      <w:r w:rsidDel="00000000" w:rsidR="00000000" w:rsidRPr="00000000">
        <w:rPr>
          <w:rtl w:val="0"/>
        </w:rPr>
        <w:t xml:space="preserve">spectrograph</w:t>
      </w:r>
      <w:r w:rsidDel="00000000" w:rsidR="00000000" w:rsidRPr="00000000">
        <w:rPr>
          <w:rtl w:val="0"/>
        </w:rPr>
        <w:t xml:space="preserve"> log-scale debug display</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120" w:before="0" w:line="240" w:lineRule="auto"/>
        <w:ind w:left="0" w:right="0" w:firstLine="0"/>
        <w:jc w:val="left"/>
        <w:rPr>
          <w:b w:val="1"/>
        </w:rPr>
      </w:pPr>
      <w:r w:rsidDel="00000000" w:rsidR="00000000" w:rsidRPr="00000000">
        <w:rPr>
          <w:rFonts w:ascii="Roboto Mono Medium" w:cs="Roboto Mono Medium" w:eastAsia="Roboto Mono Medium" w:hAnsi="Roboto Mono Medium"/>
          <w:rtl w:val="0"/>
        </w:rPr>
        <w:t xml:space="preserve">MIDI</w:t>
      </w:r>
      <w:r w:rsidDel="00000000" w:rsidR="00000000" w:rsidRPr="00000000">
        <w:rPr>
          <w:rtl w:val="0"/>
        </w:rPr>
        <w:tab/>
        <w:t xml:space="preserve">Create piano keyboard debug display</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TITLE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POS</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SIZE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RANGE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RATE</w:t>
      </w:r>
      <w:r w:rsidDel="00000000" w:rsidR="00000000" w:rsidRPr="00000000">
        <w:rPr>
          <w:b w:val="1"/>
          <w:rtl w:val="0"/>
        </w:rPr>
        <w:t xml:space="preserve">,</w:t>
      </w:r>
      <w:r w:rsidDel="00000000" w:rsidR="00000000" w:rsidRPr="00000000">
        <w:rPr>
          <w:rtl w:val="0"/>
        </w:rPr>
        <w:tab/>
        <w:t xml:space="preserve">These display commands are used to configure graphical</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SPACING</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SAMPLES</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ALT</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SIGNED</w:t>
      </w:r>
      <w:r w:rsidDel="00000000" w:rsidR="00000000" w:rsidRPr="00000000">
        <w:rPr>
          <w:b w:val="1"/>
          <w:rtl w:val="0"/>
        </w:rPr>
        <w:t xml:space="preserve">,</w:t>
        <w:tab/>
      </w:r>
      <w:r w:rsidDel="00000000" w:rsidR="00000000" w:rsidRPr="00000000">
        <w:rPr>
          <w:rtl w:val="0"/>
        </w:rPr>
        <w:t xml:space="preserve">debug displays during their creation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CHANNEL</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DEPTH</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MAG</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LOGSCALE</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TRACE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DOTSIZE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SPARSE</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LINESIZE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TEXTSIZE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COLOR</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BACKCOLOR</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LUTCOLORS</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BLACK</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b w:val="1"/>
        </w:rPr>
      </w:pPr>
      <w:r w:rsidDel="00000000" w:rsidR="00000000" w:rsidRPr="00000000">
        <w:rPr>
          <w:rFonts w:ascii="Roboto Mono Medium" w:cs="Roboto Mono Medium" w:eastAsia="Roboto Mono Medium" w:hAnsi="Roboto Mono Medium"/>
          <w:rtl w:val="0"/>
        </w:rPr>
        <w:t xml:space="preserve">WHITE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ORANGE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BLUE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GREEN</w:t>
      </w:r>
      <w:r w:rsidDel="00000000" w:rsidR="00000000" w:rsidRPr="00000000">
        <w:rPr>
          <w:b w:val="1"/>
          <w:rtl w:val="0"/>
        </w:rPr>
        <w:t xml:space="preserve">,</w:t>
        <w:tab/>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b w:val="1"/>
        </w:rPr>
      </w:pPr>
      <w:r w:rsidDel="00000000" w:rsidR="00000000" w:rsidRPr="00000000">
        <w:rPr>
          <w:rFonts w:ascii="Roboto Mono Medium" w:cs="Roboto Mono Medium" w:eastAsia="Roboto Mono Medium" w:hAnsi="Roboto Mono Medium"/>
          <w:rtl w:val="0"/>
        </w:rPr>
        <w:t xml:space="preserve">CYAN</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RED</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MAGENTA</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YELLOW</w:t>
      </w:r>
      <w:r w:rsidDel="00000000" w:rsidR="00000000" w:rsidRPr="00000000">
        <w:rPr>
          <w:b w:val="1"/>
          <w:rtl w:val="0"/>
        </w:rPr>
        <w:t xml:space="preserve">,</w:t>
        <w:tab/>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GRAY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GREY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LUTx</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LUMA8x</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HSVx</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RGBx</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POLAR</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CARTESIAN</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HIDEXY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LONGS_xBIT</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WORDS_xBIT</w:t>
      </w:r>
      <w:r w:rsidDel="00000000" w:rsidR="00000000" w:rsidRPr="00000000">
        <w:rPr>
          <w:b w:val="1"/>
          <w:rtl w:val="0"/>
        </w:rPr>
        <w:t xml:space="preserve">,</w:t>
        <w:tab/>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BYTES_xBIT</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UPDATE</w:t>
      </w:r>
      <w:r w:rsidDel="00000000" w:rsidR="00000000" w:rsidRPr="00000000">
        <w:rPr>
          <w:rtl w:val="0"/>
        </w:rPr>
        <w:tab/>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OPACITY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PRECISE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ORIGIN</w:t>
      </w:r>
      <w:r w:rsidDel="00000000" w:rsidR="00000000" w:rsidRPr="00000000">
        <w:rPr>
          <w:b w:val="1"/>
          <w:rtl w:val="0"/>
        </w:rPr>
        <w:t xml:space="preserve">,</w:t>
      </w:r>
      <w:r w:rsidDel="00000000" w:rsidR="00000000" w:rsidRPr="00000000">
        <w:rPr>
          <w:rtl w:val="0"/>
        </w:rPr>
        <w:tab/>
        <w:t xml:space="preserve">These display commands are used to adjust graphical</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SET</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SCROLL</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LINESIZE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DOT</w:t>
      </w:r>
      <w:r w:rsidDel="00000000" w:rsidR="00000000" w:rsidRPr="00000000">
        <w:rPr>
          <w:b w:val="1"/>
          <w:rtl w:val="0"/>
        </w:rPr>
        <w:t xml:space="preserve">,</w:t>
      </w:r>
      <w:r w:rsidDel="00000000" w:rsidR="00000000" w:rsidRPr="00000000">
        <w:rPr>
          <w:rtl w:val="0"/>
        </w:rPr>
        <w:tab/>
        <w:t xml:space="preserve">debug displays while feeding them data</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LINE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CIRCLE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OVAL</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BOX</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OBOX</w:t>
      </w:r>
      <w:r w:rsidDel="00000000" w:rsidR="00000000" w:rsidRPr="00000000">
        <w:rPr>
          <w:b w:val="1"/>
          <w:rtl w:val="0"/>
        </w:rPr>
        <w:t xml:space="preserve">,</w:t>
      </w:r>
      <w:r w:rsidDel="00000000" w:rsidR="00000000" w:rsidRPr="00000000">
        <w:rPr>
          <w:rtl w:val="0"/>
        </w:rPr>
        <w:tab/>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COLOR</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BACKCOLOR</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LUTCOLORS</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BLACK</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WHITE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ORANGE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BLUE</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GREEN</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CYAN</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RED</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MAGENTA</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YELLOW</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GRAY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GREY</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LUTx</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LUMA8x</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HSVx</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RGBx</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TEXTSTYLE</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TEXTANGLE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TEXT</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SPRITEDEF</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SPRITE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TRACE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AUTO</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TRIGGER</w:t>
      </w:r>
      <w:r w:rsidDel="00000000" w:rsidR="00000000" w:rsidRPr="00000000">
        <w:rPr>
          <w:b w:val="1"/>
          <w:rtl w:val="0"/>
        </w:rPr>
        <w:t xml:space="preserve">,</w:t>
      </w:r>
      <w:r w:rsidDel="00000000" w:rsidR="00000000" w:rsidRPr="00000000">
        <w:rPr>
          <w:rtl w:val="0"/>
        </w:rPr>
        <w:tab/>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HOLDOFF</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CLEAR</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SAVE</w:t>
      </w:r>
      <w:r w:rsidDel="00000000" w:rsidR="00000000" w:rsidRPr="00000000">
        <w:rPr>
          <w:b w:val="1"/>
          <w:rtl w:val="0"/>
        </w:rPr>
        <w:t xml:space="preserve">, </w:t>
      </w:r>
      <w:r w:rsidDel="00000000" w:rsidR="00000000" w:rsidRPr="00000000">
        <w:rPr>
          <w:rFonts w:ascii="Roboto Mono Medium" w:cs="Roboto Mono Medium" w:eastAsia="Roboto Mono Medium" w:hAnsi="Roboto Mono Medium"/>
          <w:rtl w:val="0"/>
        </w:rPr>
        <w:t xml:space="preserve">CLOSE</w:t>
      </w:r>
      <w:r w:rsidDel="00000000" w:rsidR="00000000" w:rsidRPr="00000000">
        <w:rPr>
          <w:rtl w:val="0"/>
        </w:rPr>
        <w:tab/>
      </w:r>
    </w:p>
    <w:p w:rsidR="00000000" w:rsidDel="00000000" w:rsidP="00000000" w:rsidRDefault="00000000" w:rsidRPr="00000000" w14:paraId="000001D3">
      <w:pPr>
        <w:tabs>
          <w:tab w:val="left" w:leader="none" w:pos="3420"/>
        </w:tabs>
        <w:spacing w:after="0" w:line="240" w:lineRule="auto"/>
        <w:rPr>
          <w:b w:val="1"/>
        </w:rPr>
      </w:pPr>
      <w:r w:rsidDel="00000000" w:rsidR="00000000" w:rsidRPr="00000000">
        <w:rPr>
          <w:rtl w:val="0"/>
        </w:rPr>
      </w:r>
    </w:p>
    <w:p w:rsidR="00000000" w:rsidDel="00000000" w:rsidP="00000000" w:rsidRDefault="00000000" w:rsidRPr="00000000" w14:paraId="000001D4">
      <w:pPr>
        <w:tabs>
          <w:tab w:val="left" w:leader="none" w:pos="3240"/>
        </w:tabs>
        <w:spacing w:after="0" w:line="240" w:lineRule="auto"/>
        <w:rPr/>
      </w:pPr>
      <w:r w:rsidDel="00000000" w:rsidR="00000000" w:rsidRPr="00000000">
        <w:rPr>
          <w:rtl w:val="0"/>
        </w:rPr>
        <w:tab/>
      </w:r>
    </w:p>
    <w:p w:rsidR="00000000" w:rsidDel="00000000" w:rsidP="00000000" w:rsidRDefault="00000000" w:rsidRPr="00000000" w14:paraId="000001D5">
      <w:pPr>
        <w:tabs>
          <w:tab w:val="left" w:leader="none" w:pos="3240"/>
        </w:tabs>
        <w:spacing w:after="0" w:line="240" w:lineRule="auto"/>
        <w:rPr/>
      </w:pPr>
      <w:r w:rsidDel="00000000" w:rsidR="00000000" w:rsidRPr="00000000">
        <w:rPr>
          <w:rtl w:val="0"/>
        </w:rPr>
        <w:tab/>
      </w:r>
    </w:p>
    <w:p w:rsidR="00000000" w:rsidDel="00000000" w:rsidP="00000000" w:rsidRDefault="00000000" w:rsidRPr="00000000" w14:paraId="000001D6">
      <w:pPr>
        <w:tabs>
          <w:tab w:val="left" w:leader="none" w:pos="3240"/>
        </w:tabs>
        <w:spacing w:after="0" w:line="240" w:lineRule="auto"/>
        <w:rPr/>
      </w:pPr>
      <w:r w:rsidDel="00000000" w:rsidR="00000000" w:rsidRPr="00000000">
        <w:rPr>
          <w:rtl w:val="0"/>
        </w:rPr>
        <w:tab/>
      </w:r>
    </w:p>
    <w:p w:rsidR="00000000" w:rsidDel="00000000" w:rsidP="00000000" w:rsidRDefault="00000000" w:rsidRPr="00000000" w14:paraId="000001D7">
      <w:pPr>
        <w:tabs>
          <w:tab w:val="left" w:leader="none" w:pos="3240"/>
        </w:tabs>
        <w:spacing w:after="0" w:line="240" w:lineRule="auto"/>
        <w:rPr/>
      </w:pPr>
      <w:r w:rsidDel="00000000" w:rsidR="00000000" w:rsidRPr="00000000">
        <w:rPr>
          <w:rtl w:val="0"/>
        </w:rPr>
        <w:tab/>
      </w:r>
    </w:p>
    <w:p w:rsidR="00000000" w:rsidDel="00000000" w:rsidP="00000000" w:rsidRDefault="00000000" w:rsidRPr="00000000" w14:paraId="000001D8">
      <w:pPr>
        <w:tabs>
          <w:tab w:val="left" w:leader="none" w:pos="3240"/>
        </w:tabs>
        <w:spacing w:after="0" w:line="240" w:lineRule="auto"/>
        <w:rPr/>
      </w:pPr>
      <w:r w:rsidDel="00000000" w:rsidR="00000000" w:rsidRPr="00000000">
        <w:rPr>
          <w:rtl w:val="0"/>
        </w:rPr>
      </w:r>
    </w:p>
    <w:p w:rsidR="00000000" w:rsidDel="00000000" w:rsidP="00000000" w:rsidRDefault="00000000" w:rsidRPr="00000000" w14:paraId="000001D9">
      <w:pPr>
        <w:pageBreakBefore w:val="0"/>
        <w:tabs>
          <w:tab w:val="left" w:leader="none" w:pos="2520"/>
        </w:tabs>
        <w:spacing w:after="0" w:line="240" w:lineRule="auto"/>
        <w:rPr/>
      </w:pPr>
      <w:r w:rsidDel="00000000" w:rsidR="00000000" w:rsidRPr="00000000">
        <w:rPr>
          <w:rtl w:val="0"/>
        </w:rPr>
      </w:r>
    </w:p>
    <w:p w:rsidR="00000000" w:rsidDel="00000000" w:rsidP="00000000" w:rsidRDefault="00000000" w:rsidRPr="00000000" w14:paraId="000001DA">
      <w:pPr>
        <w:pageBreakBefore w:val="0"/>
        <w:tabs>
          <w:tab w:val="left" w:leader="none" w:pos="2520"/>
        </w:tabs>
        <w:spacing w:after="0" w:line="240" w:lineRule="auto"/>
        <w:rPr/>
      </w:pPr>
      <w:r w:rsidDel="00000000" w:rsidR="00000000" w:rsidRPr="00000000">
        <w:rPr>
          <w:rtl w:val="0"/>
        </w:rPr>
      </w:r>
    </w:p>
    <w:p w:rsidR="00000000" w:rsidDel="00000000" w:rsidP="00000000" w:rsidRDefault="00000000" w:rsidRPr="00000000" w14:paraId="000001DB">
      <w:pPr>
        <w:pStyle w:val="Heading3"/>
        <w:pageBreakBefore w:val="0"/>
        <w:rPr/>
      </w:pPr>
      <w:bookmarkStart w:colFirst="0" w:colLast="0" w:name="_41x4vj4rsiy2" w:id="40"/>
      <w:bookmarkEnd w:id="40"/>
      <w:r w:rsidDel="00000000" w:rsidR="00000000" w:rsidRPr="00000000">
        <w:rPr>
          <w:rtl w:val="0"/>
        </w:rPr>
        <w:t xml:space="preserve">Timing</w:t>
      </w:r>
      <w:r w:rsidDel="00000000" w:rsidR="00000000" w:rsidRPr="00000000">
        <w:rPr>
          <w:rtl w:val="0"/>
        </w:rPr>
      </w:r>
    </w:p>
    <w:p w:rsidR="00000000" w:rsidDel="00000000" w:rsidP="00000000" w:rsidRDefault="00000000" w:rsidRPr="00000000" w14:paraId="000001DC">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GETCT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count from 32-bit system counter</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POLLCT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Check if system counter passed target</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WAITCT</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Wait for system counter to pass target</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WAITUS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Wait for target microseconds</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WAITMS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Wait for target milliseconds</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GETMS</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milliseconds since boot up</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GETSEC</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Get seconds since boot up</w:t>
      </w:r>
      <w:r w:rsidDel="00000000" w:rsidR="00000000" w:rsidRPr="00000000">
        <w:rPr>
          <w:rtl w:val="0"/>
        </w:rPr>
      </w:r>
    </w:p>
    <w:p w:rsidR="00000000" w:rsidDel="00000000" w:rsidP="00000000" w:rsidRDefault="00000000" w:rsidRPr="00000000" w14:paraId="000001E4">
      <w:pPr>
        <w:pStyle w:val="Heading3"/>
        <w:pageBreakBefore w:val="0"/>
        <w:rPr/>
      </w:pPr>
      <w:bookmarkStart w:colFirst="0" w:colLast="0" w:name="_qigh1e2aal76" w:id="41"/>
      <w:bookmarkEnd w:id="41"/>
      <w:r w:rsidDel="00000000" w:rsidR="00000000" w:rsidRPr="00000000">
        <w:rPr>
          <w:rtl w:val="0"/>
        </w:rPr>
        <w:t xml:space="preserve">In-line PASM</w:t>
      </w:r>
    </w:p>
    <w:p w:rsidR="00000000" w:rsidDel="00000000" w:rsidP="00000000" w:rsidRDefault="00000000" w:rsidRPr="00000000" w14:paraId="000001E5">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ORG</w:t>
      </w:r>
      <w:r w:rsidDel="00000000" w:rsidR="00000000" w:rsidRPr="00000000">
        <w:rPr>
          <w:rtl w:val="0"/>
        </w:rPr>
        <w:tab/>
        <w:t xml:space="preserve">Start in-line PASM2 code; optionally positioned and limited</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ORGF</w:t>
      </w:r>
      <w:r w:rsidDel="00000000" w:rsidR="00000000" w:rsidRPr="00000000">
        <w:rPr>
          <w:rtl w:val="0"/>
        </w:rPr>
        <w:tab/>
        <w:t xml:space="preserve">Prefill cog registers with zeros up to specified address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RES</w:t>
      </w:r>
      <w:r w:rsidDel="00000000" w:rsidR="00000000" w:rsidRPr="00000000">
        <w:rPr>
          <w:rtl w:val="0"/>
        </w:rPr>
        <w:tab/>
        <w:t xml:space="preserve">Reserve, but don't fill, one or more cog registers</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FIT</w:t>
      </w:r>
      <w:r w:rsidDel="00000000" w:rsidR="00000000" w:rsidRPr="00000000">
        <w:rPr>
          <w:rtl w:val="0"/>
        </w:rPr>
        <w:tab/>
        <w:t xml:space="preserve">Limit in-line PASM2 code to desired length</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END</w:t>
      </w:r>
      <w:r w:rsidDel="00000000" w:rsidR="00000000" w:rsidRPr="00000000">
        <w:rPr>
          <w:rtl w:val="0"/>
        </w:rPr>
        <w:tab/>
        <w:t xml:space="preserve">End in-line PASM2 code</w:t>
      </w:r>
      <w:r w:rsidDel="00000000" w:rsidR="00000000" w:rsidRPr="00000000">
        <w:rPr>
          <w:rtl w:val="0"/>
        </w:rPr>
      </w:r>
    </w:p>
    <w:p w:rsidR="00000000" w:rsidDel="00000000" w:rsidP="00000000" w:rsidRDefault="00000000" w:rsidRPr="00000000" w14:paraId="000001EB">
      <w:pPr>
        <w:pStyle w:val="Heading3"/>
        <w:pageBreakBefore w:val="0"/>
        <w:rPr/>
      </w:pPr>
      <w:bookmarkStart w:colFirst="0" w:colLast="0" w:name="_j16v7sip9lwv" w:id="42"/>
      <w:bookmarkEnd w:id="42"/>
      <w:r w:rsidDel="00000000" w:rsidR="00000000" w:rsidRPr="00000000">
        <w:rPr>
          <w:rtl w:val="0"/>
        </w:rPr>
        <w:t xml:space="preserve">PASM Interfacing</w:t>
      </w:r>
    </w:p>
    <w:p w:rsidR="00000000" w:rsidDel="00000000" w:rsidP="00000000" w:rsidRDefault="00000000" w:rsidRPr="00000000" w14:paraId="000001EC">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CALL</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Call register or </w:t>
      </w:r>
      <w:r w:rsidDel="00000000" w:rsidR="00000000" w:rsidRPr="00000000">
        <w:rPr>
          <w:rtl w:val="0"/>
        </w:rPr>
        <w:t xml:space="preserve">main-</w:t>
      </w:r>
      <w:r w:rsidDel="00000000" w:rsidR="00000000" w:rsidRPr="00000000">
        <w:rPr>
          <w:rtl w:val="0"/>
        </w:rPr>
        <w:t xml:space="preserve">resident PASM2 code from Spin2</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REGEXEC</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Load and execute PASM2 code from register memory</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pPr>
      <w:r w:rsidDel="00000000" w:rsidR="00000000" w:rsidRPr="00000000">
        <w:rPr>
          <w:rFonts w:ascii="Roboto Mono Medium" w:cs="Roboto Mono Medium" w:eastAsia="Roboto Mono Medium" w:hAnsi="Roboto Mono Medium"/>
          <w:rtl w:val="0"/>
        </w:rPr>
        <w:t xml:space="preserve">REGLOAD</w:t>
      </w:r>
      <w:r w:rsidDel="00000000" w:rsidR="00000000" w:rsidRPr="00000000">
        <w:rPr>
          <w:rFonts w:ascii="Roboto Mono ExtraLight" w:cs="Roboto Mono ExtraLight" w:eastAsia="Roboto Mono ExtraLight" w:hAnsi="Roboto Mono ExtraLight"/>
          <w:rtl w:val="0"/>
        </w:rPr>
        <w:t xml:space="preserve">()</w:t>
      </w:r>
      <w:r w:rsidDel="00000000" w:rsidR="00000000" w:rsidRPr="00000000">
        <w:rPr>
          <w:rtl w:val="0"/>
        </w:rPr>
        <w:tab/>
        <w:t xml:space="preserve">Load, but don't execute, PASM2 code into register memory</w:t>
      </w:r>
    </w:p>
    <w:p w:rsidR="00000000" w:rsidDel="00000000" w:rsidP="00000000" w:rsidRDefault="00000000" w:rsidRPr="00000000" w14:paraId="000001F0">
      <w:pPr>
        <w:pStyle w:val="Heading3"/>
        <w:pageBreakBefore w:val="0"/>
        <w:rPr/>
      </w:pPr>
      <w:bookmarkStart w:colFirst="0" w:colLast="0" w:name="_6385ed4zkuo3" w:id="43"/>
      <w:bookmarkEnd w:id="43"/>
      <w:r w:rsidDel="00000000" w:rsidR="00000000" w:rsidRPr="00000000">
        <w:rPr>
          <w:rtl w:val="0"/>
        </w:rPr>
        <w:t xml:space="preserve">PASM</w:t>
      </w:r>
    </w:p>
    <w:p w:rsidR="00000000" w:rsidDel="00000000" w:rsidP="00000000" w:rsidRDefault="00000000" w:rsidRPr="00000000" w14:paraId="000001F1">
      <w:pPr>
        <w:tabs>
          <w:tab w:val="left" w:leader="none" w:pos="2520"/>
        </w:tabs>
        <w:rPr/>
      </w:pPr>
      <w:r w:rsidDel="00000000" w:rsidR="00000000" w:rsidRPr="00000000">
        <w:rPr>
          <w:rFonts w:ascii="Roboto Mono Medium" w:cs="Roboto Mono Medium" w:eastAsia="Roboto Mono Medium" w:hAnsi="Roboto Mono Medium"/>
          <w:rtl w:val="0"/>
        </w:rPr>
        <w:t xml:space="preserve">ASMCLK</w:t>
      </w:r>
      <w:r w:rsidDel="00000000" w:rsidR="00000000" w:rsidRPr="00000000">
        <w:rPr>
          <w:rtl w:val="0"/>
        </w:rPr>
        <w:tab/>
        <w:t xml:space="preserve">(deprecated) Set clock mode for PASM2-only applications </w:t>
        <w:tab/>
      </w:r>
      <w:r w:rsidDel="00000000" w:rsidR="00000000" w:rsidRPr="00000000">
        <w:rPr>
          <w:rtl w:val="0"/>
        </w:rPr>
      </w:r>
    </w:p>
    <w:p w:rsidR="00000000" w:rsidDel="00000000" w:rsidP="00000000" w:rsidRDefault="00000000" w:rsidRPr="00000000" w14:paraId="000001F2">
      <w:pPr>
        <w:pStyle w:val="Heading3"/>
        <w:pageBreakBefore w:val="0"/>
        <w:rPr/>
      </w:pPr>
      <w:bookmarkStart w:colFirst="0" w:colLast="0" w:name="_w6n8gmrrf2ce" w:id="44"/>
      <w:bookmarkEnd w:id="44"/>
      <w:r w:rsidDel="00000000" w:rsidR="00000000" w:rsidRPr="00000000">
        <w:rPr>
          <w:rtl w:val="0"/>
        </w:rPr>
        <w:t xml:space="preserve">Registers</w:t>
      </w:r>
    </w:p>
    <w:p w:rsidR="00000000" w:rsidDel="00000000" w:rsidP="00000000" w:rsidRDefault="00000000" w:rsidRPr="00000000" w14:paraId="000001F3">
      <w:pPr>
        <w:pageBreakBefore w:val="0"/>
        <w:rPr>
          <w:highlight w:val="yellow"/>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PR0</w:t>
      </w:r>
      <w:r w:rsidDel="00000000" w:rsidR="00000000" w:rsidRPr="00000000">
        <w:rPr>
          <w:rtl w:val="0"/>
        </w:rPr>
        <w:tab/>
        <w:t xml:space="preserve">Propeller register 0; general purpose Spin2/PASM2 use</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PR1</w:t>
      </w:r>
      <w:r w:rsidDel="00000000" w:rsidR="00000000" w:rsidRPr="00000000">
        <w:rPr>
          <w:rtl w:val="0"/>
        </w:rPr>
        <w:tab/>
        <w:t xml:space="preserve">Propeller register 1; general purpose Spin2/PASM2 use</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PR2</w:t>
      </w:r>
      <w:r w:rsidDel="00000000" w:rsidR="00000000" w:rsidRPr="00000000">
        <w:rPr>
          <w:rtl w:val="0"/>
        </w:rPr>
        <w:tab/>
        <w:t xml:space="preserve">Propeller register 2; general purpose Spin2/PASM2 use</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PR3</w:t>
      </w:r>
      <w:r w:rsidDel="00000000" w:rsidR="00000000" w:rsidRPr="00000000">
        <w:rPr>
          <w:rtl w:val="0"/>
        </w:rPr>
        <w:tab/>
        <w:t xml:space="preserve">Propeller register 3; general purpose Spin2/PASM2 use</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PR4</w:t>
      </w:r>
      <w:r w:rsidDel="00000000" w:rsidR="00000000" w:rsidRPr="00000000">
        <w:rPr>
          <w:rtl w:val="0"/>
        </w:rPr>
        <w:tab/>
        <w:t xml:space="preserve">Propeller register 4; general purpose Spin2/PASM2 use</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PR5</w:t>
      </w:r>
      <w:r w:rsidDel="00000000" w:rsidR="00000000" w:rsidRPr="00000000">
        <w:rPr>
          <w:rtl w:val="0"/>
        </w:rPr>
        <w:tab/>
        <w:t xml:space="preserve">Propeller register 5; general purpose Spin2/PASM2 use</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PR6</w:t>
      </w:r>
      <w:r w:rsidDel="00000000" w:rsidR="00000000" w:rsidRPr="00000000">
        <w:rPr>
          <w:rtl w:val="0"/>
        </w:rPr>
        <w:tab/>
        <w:t xml:space="preserve">Propeller register 6; general purpose Spin2/PASM2 use</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PR7</w:t>
      </w:r>
      <w:r w:rsidDel="00000000" w:rsidR="00000000" w:rsidRPr="00000000">
        <w:rPr>
          <w:rtl w:val="0"/>
        </w:rPr>
        <w:tab/>
        <w:t xml:space="preserve">Propeller register 7; general purpose Spin2/PASM2 use</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IJMP3</w:t>
      </w:r>
      <w:r w:rsidDel="00000000" w:rsidR="00000000" w:rsidRPr="00000000">
        <w:rPr>
          <w:rtl w:val="0"/>
        </w:rPr>
        <w:tab/>
        <w:t xml:space="preserve">Interrupt jump 3; for PASM2 interrupt routines</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IRET3</w:t>
      </w:r>
      <w:r w:rsidDel="00000000" w:rsidR="00000000" w:rsidRPr="00000000">
        <w:rPr>
          <w:rtl w:val="0"/>
        </w:rPr>
        <w:tab/>
        <w:t xml:space="preserve">Interrupt return 3; for PASM2 interrupt routines</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IJMP2</w:t>
      </w:r>
      <w:r w:rsidDel="00000000" w:rsidR="00000000" w:rsidRPr="00000000">
        <w:rPr>
          <w:rtl w:val="0"/>
        </w:rPr>
        <w:tab/>
        <w:t xml:space="preserve">Interrupt jump 2; for PASM2 interrupt routines</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IRET2</w:t>
      </w:r>
      <w:r w:rsidDel="00000000" w:rsidR="00000000" w:rsidRPr="00000000">
        <w:rPr>
          <w:rtl w:val="0"/>
        </w:rPr>
        <w:tab/>
        <w:t xml:space="preserve">Interrupt return 2; for PASM2 interrupt routines</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IJMP1</w:t>
      </w:r>
      <w:r w:rsidDel="00000000" w:rsidR="00000000" w:rsidRPr="00000000">
        <w:rPr>
          <w:rtl w:val="0"/>
        </w:rPr>
        <w:tab/>
        <w:t xml:space="preserve">Interrupt jump 1; for PASM2 interrupt routines</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right="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IRET1</w:t>
      </w:r>
      <w:r w:rsidDel="00000000" w:rsidR="00000000" w:rsidRPr="00000000">
        <w:rPr>
          <w:rtl w:val="0"/>
        </w:rPr>
        <w:tab/>
        <w:t xml:space="preserve">Interrupt return 1; for PASM2 interrupt routines</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PA</w:t>
      </w:r>
      <w:r w:rsidDel="00000000" w:rsidR="00000000" w:rsidRPr="00000000">
        <w:rPr>
          <w:rtl w:val="0"/>
        </w:rPr>
        <w:tab/>
        <w:t xml:space="preserve">Pointer register A; for PASM2 indirect memory access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PB</w:t>
      </w:r>
      <w:r w:rsidDel="00000000" w:rsidR="00000000" w:rsidRPr="00000000">
        <w:rPr>
          <w:rtl w:val="0"/>
        </w:rPr>
        <w:tab/>
        <w:t xml:space="preserve">Pointer register B; for PASM2 indirect memory access</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PTRA</w:t>
      </w:r>
      <w:r w:rsidDel="00000000" w:rsidR="00000000" w:rsidRPr="00000000">
        <w:rPr>
          <w:rtl w:val="0"/>
        </w:rPr>
        <w:tab/>
        <w:t xml:space="preserve">Data pointer passed from COGINIT; for PASM2</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12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PTRB</w:t>
      </w:r>
      <w:r w:rsidDel="00000000" w:rsidR="00000000" w:rsidRPr="00000000">
        <w:rPr>
          <w:rtl w:val="0"/>
        </w:rPr>
        <w:tab/>
        <w:t xml:space="preserve">Code pointer passed from COGINIT; for PASM2</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DIRA</w:t>
      </w:r>
      <w:r w:rsidDel="00000000" w:rsidR="00000000" w:rsidRPr="00000000">
        <w:rPr>
          <w:rtl w:val="0"/>
        </w:rPr>
        <w:tab/>
        <w:t xml:space="preserve">Direction register for 32-bit port A (P31:P0)</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DIRB</w:t>
      </w:r>
      <w:r w:rsidDel="00000000" w:rsidR="00000000" w:rsidRPr="00000000">
        <w:rPr>
          <w:rtl w:val="0"/>
        </w:rPr>
        <w:tab/>
        <w:t xml:space="preserve">Direction register for 32-bit port B (P63:P32)</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OUTA</w:t>
      </w:r>
      <w:r w:rsidDel="00000000" w:rsidR="00000000" w:rsidRPr="00000000">
        <w:rPr>
          <w:rtl w:val="0"/>
        </w:rPr>
        <w:tab/>
        <w:t xml:space="preserve">Output register for 32-bit port A (P31:P0)</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OUTB</w:t>
      </w:r>
      <w:r w:rsidDel="00000000" w:rsidR="00000000" w:rsidRPr="00000000">
        <w:rPr>
          <w:rtl w:val="0"/>
        </w:rPr>
        <w:tab/>
        <w:t xml:space="preserve">Output register for 32-bit port B (P63:P32)</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INA</w:t>
      </w:r>
      <w:r w:rsidDel="00000000" w:rsidR="00000000" w:rsidRPr="00000000">
        <w:rPr>
          <w:rtl w:val="0"/>
        </w:rPr>
        <w:tab/>
        <w:t xml:space="preserve">Input register for 32-bit port A (P31:P0) [read only]</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240" w:lineRule="auto"/>
        <w:ind w:left="0" w:right="0" w:firstLine="0"/>
        <w:jc w:val="left"/>
        <w:rPr>
          <w:rFonts w:ascii="Roboto Mono" w:cs="Roboto Mono" w:eastAsia="Roboto Mono" w:hAnsi="Roboto Mono"/>
        </w:rPr>
      </w:pPr>
      <w:r w:rsidDel="00000000" w:rsidR="00000000" w:rsidRPr="00000000">
        <w:rPr>
          <w:rFonts w:ascii="Roboto Mono Medium" w:cs="Roboto Mono Medium" w:eastAsia="Roboto Mono Medium" w:hAnsi="Roboto Mono Medium"/>
          <w:rtl w:val="0"/>
        </w:rPr>
        <w:t xml:space="preserve">INB</w:t>
      </w:r>
      <w:r w:rsidDel="00000000" w:rsidR="00000000" w:rsidRPr="00000000">
        <w:rPr>
          <w:rtl w:val="0"/>
        </w:rPr>
        <w:tab/>
        <w:t xml:space="preserve">Input register for 32-bit port B (P63:P32) [read only]</w:t>
      </w: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Style w:val="Heading3"/>
        <w:pageBreakBefore w:val="0"/>
        <w:rPr/>
      </w:pPr>
      <w:bookmarkStart w:colFirst="0" w:colLast="0" w:name="_i955jopi6m6p" w:id="45"/>
      <w:bookmarkEnd w:id="45"/>
      <w:r w:rsidDel="00000000" w:rsidR="00000000" w:rsidRPr="00000000">
        <w:rPr>
          <w:rtl w:val="0"/>
        </w:rPr>
        <w:t xml:space="preserve">Unary Operators</w:t>
      </w:r>
    </w:p>
    <w:p w:rsidR="00000000" w:rsidDel="00000000" w:rsidP="00000000" w:rsidRDefault="00000000" w:rsidRPr="00000000" w14:paraId="0000020E">
      <w:pPr>
        <w:pageBreakBefore w:val="0"/>
        <w:rPr>
          <w:rFonts w:ascii="Arial" w:cs="Arial" w:eastAsia="Arial" w:hAnsi="Arial"/>
          <w:b w:val="0"/>
          <w:i w:val="1"/>
          <w:color w:val="000000"/>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0F">
      <w:pPr>
        <w:pStyle w:val="Heading3"/>
        <w:pageBreakBefore w:val="0"/>
        <w:rPr/>
      </w:pPr>
      <w:bookmarkStart w:colFirst="0" w:colLast="0" w:name="_6r5vsgtc72i1" w:id="46"/>
      <w:bookmarkEnd w:id="46"/>
      <w:r w:rsidDel="00000000" w:rsidR="00000000" w:rsidRPr="00000000">
        <w:rPr>
          <w:rtl w:val="0"/>
        </w:rPr>
        <w:t xml:space="preserve">Binary Operators</w:t>
      </w:r>
    </w:p>
    <w:p w:rsidR="00000000" w:rsidDel="00000000" w:rsidP="00000000" w:rsidRDefault="00000000" w:rsidRPr="00000000" w14:paraId="00000210">
      <w:pPr>
        <w:pageBreakBefore w:val="0"/>
        <w:rPr>
          <w:rFonts w:ascii="Arial" w:cs="Arial" w:eastAsia="Arial" w:hAnsi="Arial"/>
          <w:b w:val="0"/>
          <w:i w:val="1"/>
          <w:color w:val="000000"/>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11">
      <w:pPr>
        <w:pStyle w:val="Heading3"/>
        <w:pageBreakBefore w:val="0"/>
        <w:rPr/>
      </w:pPr>
      <w:bookmarkStart w:colFirst="0" w:colLast="0" w:name="_3iwld29xtb2z" w:id="47"/>
      <w:bookmarkEnd w:id="47"/>
      <w:r w:rsidDel="00000000" w:rsidR="00000000" w:rsidRPr="00000000">
        <w:rPr>
          <w:rtl w:val="0"/>
        </w:rPr>
        <w:t xml:space="preserve">Syntax Symbols</w:t>
      </w:r>
    </w:p>
    <w:p w:rsidR="00000000" w:rsidDel="00000000" w:rsidP="00000000" w:rsidRDefault="00000000" w:rsidRPr="00000000" w14:paraId="00000212">
      <w:pPr>
        <w:pageBreakBefore w:val="0"/>
        <w:rPr>
          <w:rFonts w:ascii="Arial" w:cs="Arial" w:eastAsia="Arial" w:hAnsi="Arial"/>
          <w:b w:val="0"/>
          <w:i w:val="1"/>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13">
      <w:pPr>
        <w:pStyle w:val="Heading2"/>
        <w:pageBreakBefore w:val="0"/>
        <w:rPr/>
      </w:pPr>
      <w:bookmarkStart w:colFirst="0" w:colLast="0" w:name="_ezorbul3jeob" w:id="48"/>
      <w:bookmarkEnd w:id="48"/>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pageBreakBefore w:val="0"/>
        <w:rPr/>
      </w:pPr>
      <w:bookmarkStart w:colFirst="0" w:colLast="0" w:name="_ehgzucz6u4rq" w:id="49"/>
      <w:bookmarkEnd w:id="49"/>
      <w:r w:rsidDel="00000000" w:rsidR="00000000" w:rsidRPr="00000000">
        <w:rPr>
          <w:rtl w:val="0"/>
        </w:rPr>
        <w:t xml:space="preserve">Spin Language Elements</w:t>
      </w:r>
    </w:p>
    <w:p w:rsidR="00000000" w:rsidDel="00000000" w:rsidP="00000000" w:rsidRDefault="00000000" w:rsidRPr="00000000" w14:paraId="00000215">
      <w:pPr>
        <w:pageBreakBefore w:val="0"/>
        <w:rPr>
          <w:rFonts w:ascii="Arial" w:cs="Arial" w:eastAsia="Arial" w:hAnsi="Arial"/>
          <w:b w:val="0"/>
          <w:i w:val="1"/>
          <w:color w:val="000000"/>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16">
      <w:pPr>
        <w:pStyle w:val="Heading3"/>
        <w:pageBreakBefore w:val="0"/>
        <w:rPr/>
      </w:pPr>
      <w:bookmarkStart w:colFirst="0" w:colLast="0" w:name="_amxd1web2xeu" w:id="50"/>
      <w:bookmarkEnd w:id="50"/>
      <w:r w:rsidDel="00000000" w:rsidR="00000000" w:rsidRPr="00000000">
        <w:rPr>
          <w:rtl w:val="0"/>
        </w:rPr>
        <w:t xml:space="preserve">Symbol Rules</w:t>
      </w:r>
    </w:p>
    <w:p w:rsidR="00000000" w:rsidDel="00000000" w:rsidP="00000000" w:rsidRDefault="00000000" w:rsidRPr="00000000" w14:paraId="00000217">
      <w:pPr>
        <w:pageBreakBefore w:val="0"/>
        <w:rPr>
          <w:rFonts w:ascii="Arial" w:cs="Arial" w:eastAsia="Arial" w:hAnsi="Arial"/>
          <w:b w:val="0"/>
          <w:i w:val="1"/>
          <w:color w:val="000000"/>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18">
      <w:pPr>
        <w:pStyle w:val="Heading3"/>
        <w:pageBreakBefore w:val="0"/>
        <w:rPr/>
      </w:pPr>
      <w:bookmarkStart w:colFirst="0" w:colLast="0" w:name="_3kusx48s7ip9" w:id="51"/>
      <w:bookmarkEnd w:id="51"/>
      <w:r w:rsidDel="00000000" w:rsidR="00000000" w:rsidRPr="00000000">
        <w:rPr>
          <w:rtl w:val="0"/>
        </w:rPr>
        <w:t xml:space="preserve">Value Representations</w:t>
      </w:r>
    </w:p>
    <w:p w:rsidR="00000000" w:rsidDel="00000000" w:rsidP="00000000" w:rsidRDefault="00000000" w:rsidRPr="00000000" w14:paraId="00000219">
      <w:pPr>
        <w:pageBreakBefore w:val="0"/>
        <w:rPr>
          <w:rFonts w:ascii="Arial" w:cs="Arial" w:eastAsia="Arial" w:hAnsi="Arial"/>
          <w:b w:val="0"/>
          <w:i w:val="1"/>
          <w:color w:val="000000"/>
          <w:sz w:val="22"/>
          <w:szCs w:val="22"/>
          <w:highlight w:val="yellow"/>
        </w:rPr>
      </w:pPr>
      <w:r w:rsidDel="00000000" w:rsidR="00000000" w:rsidRPr="00000000">
        <w:rPr>
          <w:i w:val="1"/>
          <w:highlight w:val="yellow"/>
          <w:rtl w:val="0"/>
        </w:rPr>
        <w:t xml:space="preserve">{tbw}</w:t>
      </w:r>
      <w:r w:rsidDel="00000000" w:rsidR="00000000" w:rsidRPr="00000000">
        <w:rPr>
          <w:rtl w:val="0"/>
        </w:rPr>
      </w:r>
    </w:p>
    <w:p w:rsidR="00000000" w:rsidDel="00000000" w:rsidP="00000000" w:rsidRDefault="00000000" w:rsidRPr="00000000" w14:paraId="0000021A">
      <w:pPr>
        <w:pStyle w:val="Heading3"/>
        <w:pageBreakBefore w:val="0"/>
        <w:rPr/>
      </w:pPr>
      <w:bookmarkStart w:colFirst="0" w:colLast="0" w:name="_2gav1ad5tqsa" w:id="52"/>
      <w:bookmarkEnd w:id="52"/>
      <w:r w:rsidDel="00000000" w:rsidR="00000000" w:rsidRPr="00000000">
        <w:rPr>
          <w:rtl w:val="0"/>
        </w:rPr>
        <w:t xml:space="preserve">Syntax Definitions</w:t>
      </w:r>
    </w:p>
    <w:p w:rsidR="00000000" w:rsidDel="00000000" w:rsidP="00000000" w:rsidRDefault="00000000" w:rsidRPr="00000000" w14:paraId="0000021B">
      <w:pPr>
        <w:rPr/>
      </w:pPr>
      <w:r w:rsidDel="00000000" w:rsidR="00000000" w:rsidRPr="00000000">
        <w:rPr>
          <w:rtl w:val="0"/>
        </w:rPr>
        <w:t xml:space="preserve">In addition to detailed descriptions, the following pages contain syntax definitions that concisely demonstrate all the options of that element. The syntax definitions use special symbols to indicate when and how certain element features are to be used.</w:t>
      </w:r>
    </w:p>
    <w:p w:rsidR="00000000" w:rsidDel="00000000" w:rsidP="00000000" w:rsidRDefault="00000000" w:rsidRPr="00000000" w14:paraId="0000021C">
      <w:pPr>
        <w:tabs>
          <w:tab w:val="left" w:leader="none" w:pos="1800"/>
        </w:tabs>
        <w:ind w:left="1800" w:hanging="1440"/>
        <w:rPr/>
      </w:pPr>
      <w:r w:rsidDel="00000000" w:rsidR="00000000" w:rsidRPr="00000000">
        <w:rPr>
          <w:rFonts w:ascii="Roboto Mono" w:cs="Roboto Mono" w:eastAsia="Roboto Mono" w:hAnsi="Roboto Mono"/>
          <w:b w:val="1"/>
          <w:rtl w:val="0"/>
        </w:rPr>
        <w:t xml:space="preserve">BOLDCAPS</w:t>
      </w:r>
      <w:r w:rsidDel="00000000" w:rsidR="00000000" w:rsidRPr="00000000">
        <w:rPr>
          <w:rtl w:val="0"/>
        </w:rPr>
        <w:t xml:space="preserve"> </w:t>
        <w:tab/>
        <w:t xml:space="preserve">Items in bold uppercase should be typed in as shown.</w:t>
      </w:r>
    </w:p>
    <w:p w:rsidR="00000000" w:rsidDel="00000000" w:rsidP="00000000" w:rsidRDefault="00000000" w:rsidRPr="00000000" w14:paraId="0000021D">
      <w:pPr>
        <w:tabs>
          <w:tab w:val="left" w:leader="none" w:pos="1800"/>
        </w:tabs>
        <w:ind w:left="1800" w:hanging="1440"/>
        <w:rPr/>
      </w:pPr>
      <w:r w:rsidDel="00000000" w:rsidR="00000000" w:rsidRPr="00000000">
        <w:rPr>
          <w:i w:val="1"/>
          <w:rtl w:val="0"/>
        </w:rPr>
        <w:t xml:space="preserve">Italics</w:t>
      </w:r>
      <w:r w:rsidDel="00000000" w:rsidR="00000000" w:rsidRPr="00000000">
        <w:rPr>
          <w:rtl w:val="0"/>
        </w:rPr>
        <w:tab/>
        <w:t xml:space="preserve">Items in italics should be replaced by user text; symbols, operators, expressions, etc.</w:t>
      </w:r>
    </w:p>
    <w:p w:rsidR="00000000" w:rsidDel="00000000" w:rsidP="00000000" w:rsidRDefault="00000000" w:rsidRPr="00000000" w14:paraId="0000021E">
      <w:pPr>
        <w:tabs>
          <w:tab w:val="left" w:leader="none" w:pos="1800"/>
        </w:tabs>
        <w:spacing w:after="0" w:lineRule="auto"/>
        <w:ind w:left="1800" w:hanging="1440"/>
        <w:rPr/>
      </w:pPr>
      <w:r w:rsidDel="00000000" w:rsidR="00000000" w:rsidRPr="00000000">
        <w:rPr>
          <w:rFonts w:ascii="Roboto Mono Medium" w:cs="Roboto Mono Medium" w:eastAsia="Roboto Mono Medium" w:hAnsi="Roboto Mono Medium"/>
          <w:rtl w:val="0"/>
        </w:rPr>
        <w:t xml:space="preserve">. .. : , #</w:t>
      </w:r>
      <w:r w:rsidDel="00000000" w:rsidR="00000000" w:rsidRPr="00000000">
        <w:rPr>
          <w:rtl w:val="0"/>
        </w:rPr>
        <w:tab/>
        <w:t xml:space="preserve">Periods, double-periods, colons, commas, pound signs, pipes, back slashes, square brackets </w:t>
      </w:r>
    </w:p>
    <w:p w:rsidR="00000000" w:rsidDel="00000000" w:rsidP="00000000" w:rsidRDefault="00000000" w:rsidRPr="00000000" w14:paraId="0000021F">
      <w:pPr>
        <w:tabs>
          <w:tab w:val="left" w:leader="none" w:pos="1800"/>
        </w:tabs>
        <w:ind w:left="1800" w:hanging="1440"/>
        <w:rPr/>
      </w:pPr>
      <w:r w:rsidDel="00000000" w:rsidR="00000000" w:rsidRPr="00000000">
        <w:rPr>
          <w:rFonts w:ascii="Roboto Mono Medium" w:cs="Roboto Mono Medium" w:eastAsia="Roboto Mono Medium" w:hAnsi="Roboto Mono Medium"/>
          <w:rtl w:val="0"/>
        </w:rPr>
        <w:t xml:space="preserve">| \ [</w:t>
      </w:r>
      <w:r w:rsidDel="00000000" w:rsidR="00000000" w:rsidRPr="00000000">
        <w:rPr>
          <w:rFonts w:ascii="Roboto Mono Medium" w:cs="Roboto Mono Medium" w:eastAsia="Roboto Mono Medium" w:hAnsi="Roboto Mono Medium"/>
          <w:sz w:val="2"/>
          <w:szCs w:val="2"/>
          <w:rtl w:val="0"/>
        </w:rPr>
        <w:t xml:space="preserve"> </w:t>
      </w:r>
      <w:r w:rsidDel="00000000" w:rsidR="00000000" w:rsidRPr="00000000">
        <w:rPr>
          <w:rFonts w:ascii="Roboto Mono Medium" w:cs="Roboto Mono Medium" w:eastAsia="Roboto Mono Medium" w:hAnsi="Roboto Mono Medium"/>
          <w:rtl w:val="0"/>
        </w:rPr>
        <w:t xml:space="preserve">] (</w:t>
      </w:r>
      <w:r w:rsidDel="00000000" w:rsidR="00000000" w:rsidRPr="00000000">
        <w:rPr>
          <w:rFonts w:ascii="Roboto Mono Medium" w:cs="Roboto Mono Medium" w:eastAsia="Roboto Mono Medium" w:hAnsi="Roboto Mono Medium"/>
          <w:sz w:val="2"/>
          <w:szCs w:val="2"/>
          <w:rtl w:val="0"/>
        </w:rPr>
        <w:t xml:space="preserve"> </w:t>
      </w: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and parentheses should be typed in where shown.</w:t>
      </w:r>
    </w:p>
    <w:p w:rsidR="00000000" w:rsidDel="00000000" w:rsidP="00000000" w:rsidRDefault="00000000" w:rsidRPr="00000000" w14:paraId="00000220">
      <w:pPr>
        <w:tabs>
          <w:tab w:val="left" w:leader="none" w:pos="1800"/>
        </w:tabs>
        <w:ind w:left="1800" w:hanging="1440"/>
        <w:rPr/>
      </w:pPr>
      <w:r w:rsidDel="00000000" w:rsidR="00000000" w:rsidRPr="00000000">
        <w:rPr>
          <w:rtl w:val="0"/>
        </w:rPr>
        <w:t xml:space="preserve">{ }</w:t>
        <w:tab/>
        <w:t xml:space="preserve">Curly brace symbols enclose optional items. Enter the enclosed item if desired. Do not enter the curly braces.</w:t>
      </w:r>
    </w:p>
    <w:p w:rsidR="00000000" w:rsidDel="00000000" w:rsidP="00000000" w:rsidRDefault="00000000" w:rsidRPr="00000000" w14:paraId="00000221">
      <w:pPr>
        <w:tabs>
          <w:tab w:val="left" w:leader="none" w:pos="1800"/>
        </w:tabs>
        <w:ind w:left="1800" w:hanging="1440"/>
        <w:rPr/>
      </w:pPr>
      <w:r w:rsidDel="00000000" w:rsidR="00000000" w:rsidRPr="00000000">
        <w:rPr>
          <w:rFonts w:ascii="Cardo" w:cs="Cardo" w:eastAsia="Cardo" w:hAnsi="Cardo"/>
          <w:rtl w:val="0"/>
        </w:rPr>
        <w:t xml:space="preserve">⦅</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Cardo" w:cs="Cardo" w:eastAsia="Cardo" w:hAnsi="Cardo"/>
          <w:rtl w:val="0"/>
        </w:rPr>
        <w:t xml:space="preserve">⦆</w:t>
        <w:tab/>
        <w:t xml:space="preserve">Hollow parentheses symbols enclose mutually exclusive items, each separated by a dash-bar. Enter one, and only one, of the encoded items. Do not enter the hollow parentheses or dash-bar.</w:t>
      </w:r>
    </w:p>
    <w:p w:rsidR="00000000" w:rsidDel="00000000" w:rsidP="00000000" w:rsidRDefault="00000000" w:rsidRPr="00000000" w14:paraId="00000222">
      <w:pPr>
        <w:tabs>
          <w:tab w:val="left" w:leader="none" w:pos="1800"/>
        </w:tabs>
        <w:ind w:left="1800" w:hanging="1440"/>
        <w:rPr/>
      </w:pPr>
      <w:r w:rsidDel="00000000" w:rsidR="00000000" w:rsidRPr="00000000">
        <w:rPr>
          <w:rtl w:val="0"/>
        </w:rPr>
        <w:t xml:space="preserve">…</w:t>
        <w:tab/>
        <w:t xml:space="preserve">Repetition symbol indicates that the previous item, or group, can be repeated numerous times. Repeat the last item(s) if desired. Do not enter the repetition symbol.</w:t>
      </w:r>
    </w:p>
    <w:p w:rsidR="00000000" w:rsidDel="00000000" w:rsidP="00000000" w:rsidRDefault="00000000" w:rsidRPr="00000000" w14:paraId="00000223">
      <w:pPr>
        <w:tabs>
          <w:tab w:val="left" w:leader="none" w:pos="1800"/>
        </w:tabs>
        <w:ind w:left="1800" w:hanging="1440"/>
        <w:rPr/>
      </w:pPr>
      <w:r w:rsidDel="00000000" w:rsidR="00000000" w:rsidRPr="00000000">
        <w:rPr>
          <w:rFonts w:ascii="Nova Mono" w:cs="Nova Mono" w:eastAsia="Nova Mono" w:hAnsi="Nova Mono"/>
          <w:rtl w:val="0"/>
        </w:rPr>
        <w:t xml:space="preserve">⇢</w:t>
        <w:tab/>
        <w:t xml:space="preserve">Indent symbol indicates following items should be intended by at least one space.</w:t>
      </w:r>
    </w:p>
    <w:p w:rsidR="00000000" w:rsidDel="00000000" w:rsidP="00000000" w:rsidRDefault="00000000" w:rsidRPr="00000000" w14:paraId="00000224">
      <w:pPr>
        <w:tabs>
          <w:tab w:val="left" w:leader="none" w:pos="1800"/>
        </w:tabs>
        <w:ind w:left="1800" w:hanging="1440"/>
        <w:rPr/>
      </w:pPr>
      <w:r w:rsidDel="00000000" w:rsidR="00000000" w:rsidRPr="00000000">
        <w:rPr>
          <w:rFonts w:ascii="Roboto Medium" w:cs="Roboto Medium" w:eastAsia="Roboto Medium" w:hAnsi="Roboto Medium"/>
          <w:rtl w:val="0"/>
        </w:rPr>
        <w:t xml:space="preserve">↪</w:t>
      </w:r>
      <w:r w:rsidDel="00000000" w:rsidR="00000000" w:rsidRPr="00000000">
        <w:rPr>
          <w:rtl w:val="0"/>
        </w:rPr>
        <w:tab/>
        <w:t xml:space="preserve">New Line+Indent symbol indicates following items should appear on a new line, indented by at least one space.</w:t>
      </w:r>
    </w:p>
    <w:p w:rsidR="00000000" w:rsidDel="00000000" w:rsidP="00000000" w:rsidRDefault="00000000" w:rsidRPr="00000000" w14:paraId="00000225">
      <w:pPr>
        <w:pBdr>
          <w:bottom w:color="b7b7b7" w:space="2" w:sz="8" w:val="single"/>
        </w:pBdr>
        <w:tabs>
          <w:tab w:val="left" w:leader="none" w:pos="1800"/>
        </w:tabs>
        <w:ind w:left="1800" w:hanging="1440"/>
        <w:rPr/>
      </w:pPr>
      <w:r w:rsidDel="00000000" w:rsidR="00000000" w:rsidRPr="00000000">
        <w:rPr>
          <w:rtl w:val="0"/>
        </w:rPr>
        <w:t xml:space="preserve">Thin line</w:t>
        <w:tab/>
        <w:t xml:space="preserve">Separates various syntax structure options.</w:t>
      </w:r>
    </w:p>
    <w:p w:rsidR="00000000" w:rsidDel="00000000" w:rsidP="00000000" w:rsidRDefault="00000000" w:rsidRPr="00000000" w14:paraId="00000226">
      <w:pPr>
        <w:pBdr>
          <w:bottom w:color="000000" w:space="2" w:sz="12" w:val="single"/>
        </w:pBdr>
        <w:tabs>
          <w:tab w:val="left" w:leader="none" w:pos="1800"/>
        </w:tabs>
        <w:ind w:left="1800" w:hanging="1440"/>
        <w:rPr/>
      </w:pPr>
      <w:r w:rsidDel="00000000" w:rsidR="00000000" w:rsidRPr="00000000">
        <w:rPr>
          <w:rtl w:val="0"/>
        </w:rPr>
        <w:t xml:space="preserve">Heavy line</w:t>
        <w:tab/>
        <w:t xml:space="preserve">Separates instruction from the value it returns.</w:t>
      </w:r>
    </w:p>
    <w:p w:rsidR="00000000" w:rsidDel="00000000" w:rsidP="00000000" w:rsidRDefault="00000000" w:rsidRPr="00000000" w14:paraId="00000227">
      <w:pPr>
        <w:rPr/>
      </w:pPr>
      <w:r w:rsidDel="00000000" w:rsidR="00000000" w:rsidRPr="00000000">
        <w:rPr>
          <w:rtl w:val="0"/>
        </w:rPr>
        <w:t xml:space="preserve">Since elements are limited to specific blocks, all syntax definitions begin with an indication of the type of block required. For example, the following syntax indicates that the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BYTEFILL</w:t>
      </w:r>
      <w:r w:rsidDel="00000000" w:rsidR="00000000" w:rsidRPr="00000000">
        <w:rPr>
          <w:rtl w:val="0"/>
        </w:rPr>
        <w:t xml:space="preserve"> command and its parameters must appear in either 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block, but it may be one of many commands within that same block.</w:t>
      </w:r>
    </w:p>
    <w:p w:rsidR="00000000" w:rsidDel="00000000" w:rsidP="00000000" w:rsidRDefault="00000000" w:rsidRPr="00000000" w14:paraId="00000228">
      <w:pPr>
        <w:spacing w:after="0" w:lineRule="auto"/>
        <w:rPr>
          <w:rFonts w:ascii="Roboto Medium" w:cs="Roboto Medium" w:eastAsia="Roboto Medium" w:hAnsi="Roboto Medium"/>
          <w:sz w:val="16"/>
          <w:szCs w:val="16"/>
        </w:rPr>
      </w:pPr>
      <w:r w:rsidDel="00000000" w:rsidR="00000000" w:rsidRPr="00000000">
        <w:rPr>
          <w:rFonts w:ascii="Cardo" w:cs="Cardo" w:eastAsia="Cardo" w:hAnsi="Cardo"/>
          <w:rtl w:val="0"/>
        </w:rPr>
        <w:t xml:space="preserve">⦅</w:t>
      </w:r>
      <w:r w:rsidDel="00000000" w:rsidR="00000000" w:rsidRPr="00000000">
        <w:rPr>
          <w:rFonts w:ascii="Roboto Mono Medium" w:cs="Roboto Mono Medium" w:eastAsia="Roboto Mono Medium" w:hAnsi="Roboto Mono Medium"/>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Medium" w:cs="Roboto Mono Medium" w:eastAsia="Roboto Mono Medium" w:hAnsi="Roboto Mono Medium"/>
          <w:sz w:val="16"/>
          <w:szCs w:val="16"/>
          <w:rtl w:val="0"/>
        </w:rPr>
        <w:t xml:space="preserve">PRI</w:t>
      </w:r>
      <w:r w:rsidDel="00000000" w:rsidR="00000000" w:rsidRPr="00000000">
        <w:rPr>
          <w:rFonts w:ascii="Cardo" w:cs="Cardo" w:eastAsia="Cardo" w:hAnsi="Cardo"/>
          <w:rtl w:val="0"/>
        </w:rPr>
        <w:t xml:space="preserve">⦆</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ab/>
        <w:t xml:space="preserve">BYTEFILL (</w:t>
      </w:r>
      <w:r w:rsidDel="00000000" w:rsidR="00000000" w:rsidRPr="00000000">
        <w:rPr>
          <w:i w:val="1"/>
          <w:rtl w:val="0"/>
        </w:rPr>
        <w:t xml:space="preserve">StartAddress, Value, Count</w:t>
      </w: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22A">
      <w:pPr>
        <w:pStyle w:val="Heading3"/>
        <w:rPr/>
      </w:pPr>
      <w:bookmarkStart w:colFirst="0" w:colLast="0" w:name="_n2681gw927tm" w:id="53"/>
      <w:bookmarkEnd w:id="53"/>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3"/>
        <w:rPr/>
      </w:pPr>
      <w:bookmarkStart w:colFirst="0" w:colLast="0" w:name="_yeod1hkl0f8y" w:id="54"/>
      <w:bookmarkEnd w:id="54"/>
      <w:r w:rsidDel="00000000" w:rsidR="00000000" w:rsidRPr="00000000">
        <w:rPr>
          <w:rtl w:val="0"/>
        </w:rPr>
        <w:t xml:space="preserve">Code Examples</w:t>
      </w:r>
    </w:p>
    <w:p w:rsidR="00000000" w:rsidDel="00000000" w:rsidP="00000000" w:rsidRDefault="00000000" w:rsidRPr="00000000" w14:paraId="0000022C">
      <w:pPr>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Much of this document's descriptions feature short code examples that follow these conventions:</w:t>
      </w:r>
    </w:p>
    <w:p w:rsidR="00000000" w:rsidDel="00000000" w:rsidP="00000000" w:rsidRDefault="00000000" w:rsidRPr="00000000" w14:paraId="0000022E">
      <w:pPr>
        <w:tabs>
          <w:tab w:val="left" w:leader="none" w:pos="2520"/>
        </w:tabs>
        <w:ind w:left="2520" w:hanging="2160"/>
        <w:rPr/>
      </w:pPr>
      <w:r w:rsidDel="00000000" w:rsidR="00000000" w:rsidRPr="00000000">
        <w:rPr>
          <w:rFonts w:ascii="Courier New" w:cs="Courier New" w:eastAsia="Courier New" w:hAnsi="Courier New"/>
          <w:rtl w:val="0"/>
        </w:rPr>
        <w:t xml:space="preserve">normal code</w:t>
      </w:r>
      <w:r w:rsidDel="00000000" w:rsidR="00000000" w:rsidRPr="00000000">
        <w:rPr>
          <w:rtl w:val="0"/>
        </w:rPr>
        <w:tab/>
        <w:t xml:space="preserve">Commands, directives, etc. appear in monospaced font to represent exact code</w:t>
      </w:r>
    </w:p>
    <w:p w:rsidR="00000000" w:rsidDel="00000000" w:rsidP="00000000" w:rsidRDefault="00000000" w:rsidRPr="00000000" w14:paraId="0000022F">
      <w:pPr>
        <w:tabs>
          <w:tab w:val="left" w:leader="none" w:pos="2520"/>
        </w:tabs>
        <w:ind w:left="2520" w:hanging="2160"/>
        <w:rPr/>
      </w:pPr>
      <w:r w:rsidDel="00000000" w:rsidR="00000000" w:rsidRPr="00000000">
        <w:rPr>
          <w:rFonts w:ascii="Courier New" w:cs="Courier New" w:eastAsia="Courier New" w:hAnsi="Courier New"/>
          <w:rtl w:val="0"/>
        </w:rPr>
        <w:t xml:space="preserve">&lt;pseudocode&gt;</w:t>
      </w:r>
      <w:r w:rsidDel="00000000" w:rsidR="00000000" w:rsidRPr="00000000">
        <w:rPr>
          <w:rtl w:val="0"/>
        </w:rPr>
        <w:tab/>
        <w:t xml:space="preserve">Items in angle brackets represent a concept, not literal executable code; it must be replaced with valid code before execution</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200" w:before="0" w:line="276" w:lineRule="auto"/>
        <w:ind w:left="2520" w:right="0" w:hanging="2160"/>
        <w:jc w:val="left"/>
        <w:rPr/>
      </w:pPr>
      <w:r w:rsidDel="00000000" w:rsidR="00000000" w:rsidRPr="00000000">
        <w:rPr>
          <w:rFonts w:ascii="Courier New" w:cs="Courier New" w:eastAsia="Courier New" w:hAnsi="Courier New"/>
          <w:b w:val="1"/>
          <w:rtl w:val="0"/>
        </w:rPr>
        <w:t xml:space="preserve">bold code</w:t>
      </w:r>
      <w:r w:rsidDel="00000000" w:rsidR="00000000" w:rsidRPr="00000000">
        <w:rPr>
          <w:rtl w:val="0"/>
        </w:rPr>
        <w:tab/>
        <w:t xml:space="preserve">Just like normal code, but marks start of block for better readability</w:t>
      </w:r>
    </w:p>
    <w:p w:rsidR="00000000" w:rsidDel="00000000" w:rsidP="00000000" w:rsidRDefault="00000000" w:rsidRPr="00000000" w14:paraId="00000231">
      <w:pPr>
        <w:tabs>
          <w:tab w:val="left" w:leader="none" w:pos="2520"/>
        </w:tabs>
        <w:ind w:left="2520" w:hanging="2160"/>
        <w:rPr/>
      </w:pPr>
      <w:r w:rsidDel="00000000" w:rsidR="00000000" w:rsidRPr="00000000">
        <w:rPr>
          <w:rFonts w:ascii="Courier New" w:cs="Courier New" w:eastAsia="Courier New" w:hAnsi="Courier New"/>
          <w:color w:val="0000ff"/>
          <w:rtl w:val="0"/>
        </w:rPr>
        <w:t xml:space="preserve">highlighted</w:t>
      </w:r>
      <w:r w:rsidDel="00000000" w:rsidR="00000000" w:rsidRPr="00000000">
        <w:rPr>
          <w:rFonts w:ascii="Courier New" w:cs="Courier New" w:eastAsia="Courier New" w:hAnsi="Courier New"/>
          <w:color w:val="0000ff"/>
          <w:rtl w:val="0"/>
        </w:rPr>
        <w:t xml:space="preserve"> code</w:t>
      </w:r>
      <w:r w:rsidDel="00000000" w:rsidR="00000000" w:rsidRPr="00000000">
        <w:rPr>
          <w:rtl w:val="0"/>
        </w:rPr>
        <w:tab/>
        <w:t xml:space="preserve">Highlights emphasize the main topics to note</w:t>
      </w:r>
    </w:p>
    <w:p w:rsidR="00000000" w:rsidDel="00000000" w:rsidP="00000000" w:rsidRDefault="00000000" w:rsidRPr="00000000" w14:paraId="00000232">
      <w:pPr>
        <w:tabs>
          <w:tab w:val="left" w:leader="none" w:pos="2520"/>
        </w:tabs>
        <w:spacing w:after="200" w:lineRule="auto"/>
        <w:ind w:left="2520" w:hanging="2160"/>
        <w:rPr/>
      </w:pPr>
      <w:r w:rsidDel="00000000" w:rsidR="00000000" w:rsidRPr="00000000">
        <w:rPr>
          <w:rFonts w:ascii="Roboto Mono Medium" w:cs="Roboto Mono Medium" w:eastAsia="Roboto Mono Medium" w:hAnsi="Roboto Mono Medium"/>
          <w:rtl w:val="0"/>
        </w:rPr>
        <w:t xml:space="preserve">...</w:t>
      </w:r>
      <w:r w:rsidDel="00000000" w:rsidR="00000000" w:rsidRPr="00000000">
        <w:rPr>
          <w:rtl w:val="0"/>
        </w:rPr>
        <w:tab/>
        <w:t xml:space="preserve">Ellipsis means "more code here" where it's important to know code belongs there but specifics are irrelevant to the example</w:t>
      </w:r>
    </w:p>
    <w:p w:rsidR="00000000" w:rsidDel="00000000" w:rsidP="00000000" w:rsidRDefault="00000000" w:rsidRPr="00000000" w14:paraId="00000233">
      <w:pPr>
        <w:tabs>
          <w:tab w:val="left" w:leader="none" w:pos="2520"/>
        </w:tabs>
        <w:spacing w:after="0" w:lineRule="auto"/>
        <w:ind w:left="2520" w:hanging="2160"/>
        <w:rPr/>
      </w:pPr>
      <w:r w:rsidDel="00000000" w:rsidR="00000000" w:rsidRPr="00000000">
        <w:rPr>
          <w:rFonts w:ascii="Courier New" w:cs="Courier New" w:eastAsia="Courier New" w:hAnsi="Courier New"/>
          <w:b w:val="1"/>
          <w:rtl w:val="0"/>
        </w:rPr>
        <w:t xml:space="preserve">PUB/PRI (implied)</w:t>
        <w:tab/>
      </w:r>
      <w:r w:rsidDel="00000000" w:rsidR="00000000" w:rsidRPr="00000000">
        <w:rPr>
          <w:rtl w:val="0"/>
        </w:rPr>
        <w:t xml:space="preserve">If an example is a </w:t>
      </w:r>
      <w:r w:rsidDel="00000000" w:rsidR="00000000" w:rsidRPr="00000000">
        <w:rPr>
          <w:rtl w:val="0"/>
        </w:rPr>
        <w:t xml:space="preserve">short snippet of Spin2 code, remember that it is implied to be within 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block that was left out for brevity</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Medium" w:cs="Roboto Mono Medium" w:eastAsia="Roboto Mono Medium" w:hAnsi="Roboto Mono Medium"/>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2"/>
        <w:rPr/>
      </w:pPr>
      <w:bookmarkStart w:colFirst="0" w:colLast="0" w:name="_mzucodib2mnd" w:id="55"/>
      <w:bookmarkEnd w:id="55"/>
      <w:r w:rsidDel="00000000" w:rsidR="00000000" w:rsidRPr="00000000">
        <w:rPr>
          <w:rtl w:val="0"/>
        </w:rPr>
        <w:t xml:space="preserve">ABORT</w:t>
      </w:r>
    </w:p>
    <w:p w:rsidR="00000000" w:rsidDel="00000000" w:rsidP="00000000" w:rsidRDefault="00000000" w:rsidRPr="00000000" w14:paraId="00000236">
      <w:pPr>
        <w:rPr>
          <w:b w:val="1"/>
        </w:rPr>
      </w:pPr>
      <w:r w:rsidDel="00000000" w:rsidR="00000000" w:rsidRPr="00000000">
        <w:rPr>
          <w:i w:val="1"/>
          <w:highlight w:val="yellow"/>
          <w:rtl w:val="0"/>
        </w:rPr>
        <w:t xml:space="preserve">{draft}</w:t>
      </w:r>
      <w:r w:rsidDel="00000000" w:rsidR="00000000" w:rsidRPr="00000000">
        <w:rPr>
          <w:rtl w:val="0"/>
        </w:rPr>
      </w:r>
    </w:p>
    <w:p w:rsidR="00000000" w:rsidDel="00000000" w:rsidP="00000000" w:rsidRDefault="00000000" w:rsidRPr="00000000" w14:paraId="00000237">
      <w:pPr>
        <w:rPr/>
      </w:pPr>
      <w:r w:rsidDel="00000000" w:rsidR="00000000" w:rsidRPr="00000000">
        <w:rPr>
          <w:b w:val="1"/>
          <w:rtl w:val="0"/>
        </w:rPr>
        <w:t xml:space="preserve">Command:</w:t>
      </w:r>
      <w:r w:rsidDel="00000000" w:rsidR="00000000" w:rsidRPr="00000000">
        <w:rPr>
          <w:rtl w:val="0"/>
        </w:rPr>
        <w:t xml:space="preserve"> Exit with abort status from</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 with optional return </w:t>
      </w:r>
      <w:r w:rsidDel="00000000" w:rsidR="00000000" w:rsidRPr="00000000">
        <w:rPr>
          <w:i w:val="1"/>
          <w:rtl w:val="0"/>
        </w:rPr>
        <w:t xml:space="preserve">Value</w:t>
      </w:r>
      <w:r w:rsidDel="00000000" w:rsidR="00000000" w:rsidRPr="00000000">
        <w:rPr>
          <w:rtl w:val="0"/>
        </w:rPr>
        <w:t xml:space="preserve">.</w:t>
      </w:r>
    </w:p>
    <w:p w:rsidR="00000000" w:rsidDel="00000000" w:rsidP="00000000" w:rsidRDefault="00000000" w:rsidRPr="00000000" w14:paraId="00000238">
      <w:pPr>
        <w:spacing w:after="0" w:lineRule="auto"/>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p>
    <w:p w:rsidR="00000000" w:rsidDel="00000000" w:rsidP="00000000" w:rsidRDefault="00000000" w:rsidRPr="00000000" w14:paraId="00000239">
      <w:pPr>
        <w:pBdr>
          <w:bottom w:color="000000" w:space="2" w:sz="12" w:val="single"/>
        </w:pBdr>
        <w:tabs>
          <w:tab w:val="left" w:leader="none" w:pos="360"/>
          <w:tab w:val="left" w:leader="none" w:pos="180"/>
          <w:tab w:val="left" w:leader="none" w:pos="360"/>
        </w:tabs>
        <w:spacing w:after="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ab/>
        <w:t xml:space="preserve">ABORT</w:t>
      </w:r>
      <w:r w:rsidDel="00000000" w:rsidR="00000000" w:rsidRPr="00000000">
        <w:rPr>
          <w:rtl w:val="0"/>
        </w:rPr>
        <w:t xml:space="preserve"> {</w:t>
      </w:r>
      <w:r w:rsidDel="00000000" w:rsidR="00000000" w:rsidRPr="00000000">
        <w:rPr>
          <w:i w:val="1"/>
          <w:rtl w:val="0"/>
        </w:rPr>
        <w:t xml:space="preserve">Value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A">
      <w:pPr>
        <w:rPr/>
      </w:pPr>
      <w:r w:rsidDel="00000000" w:rsidR="00000000" w:rsidRPr="00000000">
        <w:rPr>
          <w:b w:val="1"/>
          <w:rtl w:val="0"/>
        </w:rPr>
        <w:t xml:space="preserve">Returns:</w:t>
      </w:r>
      <w:r w:rsidDel="00000000" w:rsidR="00000000" w:rsidRPr="00000000">
        <w:rPr>
          <w:rtl w:val="0"/>
        </w:rPr>
        <w:t xml:space="preserve"> Either zero, or </w:t>
      </w:r>
      <w:r w:rsidDel="00000000" w:rsidR="00000000" w:rsidRPr="00000000">
        <w:rPr>
          <w:i w:val="1"/>
          <w:rtl w:val="0"/>
        </w:rPr>
        <w:t xml:space="preserve">Value</w:t>
      </w:r>
      <w:r w:rsidDel="00000000" w:rsidR="00000000" w:rsidRPr="00000000">
        <w:rPr>
          <w:rtl w:val="0"/>
        </w:rPr>
        <w:t xml:space="preserve"> if provided.</w:t>
      </w:r>
    </w:p>
    <w:p w:rsidR="00000000" w:rsidDel="00000000" w:rsidP="00000000" w:rsidRDefault="00000000" w:rsidRPr="00000000" w14:paraId="0000023B">
      <w:pPr>
        <w:numPr>
          <w:ilvl w:val="0"/>
          <w:numId w:val="2"/>
        </w:numPr>
        <w:ind w:left="720" w:hanging="360"/>
        <w:rPr>
          <w:u w:val="none"/>
        </w:rPr>
      </w:pPr>
      <w:r w:rsidDel="00000000" w:rsidR="00000000" w:rsidRPr="00000000">
        <w:rPr>
          <w:b w:val="1"/>
          <w:i w:val="1"/>
          <w:rtl w:val="0"/>
        </w:rPr>
        <w:t xml:space="preserve">Value</w:t>
      </w:r>
      <w:r w:rsidDel="00000000" w:rsidR="00000000" w:rsidRPr="00000000">
        <w:rPr>
          <w:rtl w:val="0"/>
        </w:rPr>
        <w:t xml:space="preserve"> is an optional expression whose value is to be returned, with abort status, from the method.</w:t>
      </w:r>
    </w:p>
    <w:p w:rsidR="00000000" w:rsidDel="00000000" w:rsidP="00000000" w:rsidRDefault="00000000" w:rsidRPr="00000000" w14:paraId="0000023C">
      <w:pPr>
        <w:spacing w:after="0" w:lineRule="auto"/>
        <w:rPr>
          <w:b w:val="1"/>
        </w:rPr>
      </w:pPr>
      <w:r w:rsidDel="00000000" w:rsidR="00000000" w:rsidRPr="00000000">
        <w:rPr>
          <w:b w:val="1"/>
          <w:rtl w:val="0"/>
        </w:rPr>
        <w:t xml:space="preserve">Explanation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Change w:author="Couldn’t load user" w:id="1" w:date="2024-07-07T04:01:08Z">
            <w:rPr>
              <w:rFonts w:ascii="Roboto Mono Medium" w:cs="Roboto Mono Medium" w:eastAsia="Roboto Mono Medium" w:hAnsi="Roboto Mono Medium"/>
            </w:rPr>
          </w:rPrChange>
        </w:rPr>
        <w:t xml:space="preserve">ABORT</w:t>
      </w:r>
      <w:r w:rsidDel="00000000" w:rsidR="00000000" w:rsidRPr="00000000">
        <w:rPr>
          <w:rtl w:val="0"/>
        </w:rPr>
        <w:t xml:space="preserve"> is one of two commands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that immediately</w:t>
      </w:r>
      <w:r w:rsidDel="00000000" w:rsidR="00000000" w:rsidRPr="00000000">
        <w:rPr>
          <w:color w:val="ff0000"/>
          <w:rtl w:val="0"/>
          <w:rPrChange w:author="Couldn’t load user" w:id="2" w:date="2024-07-07T04:01:35Z">
            <w:rPr/>
          </w:rPrChange>
        </w:rPr>
        <w:t xml:space="preserve"> </w:t>
      </w:r>
      <w:r w:rsidDel="00000000" w:rsidR="00000000" w:rsidRPr="00000000">
        <w:rPr>
          <w:rtl w:val="0"/>
          <w:rPrChange w:author="Couldn’t load user" w:id="3" w:date="2024-07-07T04:02:46Z">
            <w:rPr/>
          </w:rPrChange>
        </w:rPr>
        <w:t xml:space="preserve">terminates</w:t>
      </w:r>
      <w:r w:rsidDel="00000000" w:rsidR="00000000" w:rsidRPr="00000000">
        <w:rPr>
          <w:rtl w:val="0"/>
        </w:rPr>
        <w:t xml:space="preserve"> 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PrChange w:author="Couldn’t load user" w:id="4" w:date="2024-07-07T04:05:28Z">
            <w:rPr/>
          </w:rPrChange>
        </w:rPr>
      </w:pPr>
      <w:r w:rsidDel="00000000" w:rsidR="00000000" w:rsidRPr="00000000">
        <w:rPr>
          <w:rFonts w:ascii="Roboto Mono Medium" w:cs="Roboto Mono Medium" w:eastAsia="Roboto Mono Medium" w:hAnsi="Roboto Mono Medium"/>
          <w:rtl w:val="0"/>
          <w:rPrChange w:author="Couldn’t load user" w:id="4" w:date="2024-07-07T04:05:28Z">
            <w:rPr>
              <w:rFonts w:ascii="Roboto Mono Medium" w:cs="Roboto Mono Medium" w:eastAsia="Roboto Mono Medium" w:hAnsi="Roboto Mono Medium"/>
            </w:rPr>
          </w:rPrChange>
        </w:rPr>
        <w:t xml:space="preserve">ABORT</w:t>
      </w:r>
      <w:r w:rsidDel="00000000" w:rsidR="00000000" w:rsidRPr="00000000">
        <w:rPr>
          <w:rtl w:val="0"/>
          <w:rPrChange w:author="Couldn’t load user" w:id="4" w:date="2024-07-07T04:05:28Z">
            <w:rPr/>
          </w:rPrChange>
        </w:rPr>
        <w:t xml:space="preserve"> causes the </w:t>
      </w:r>
      <w:r w:rsidDel="00000000" w:rsidR="00000000" w:rsidRPr="00000000">
        <w:rPr>
          <w:rFonts w:ascii="Roboto Mono Medium" w:cs="Roboto Mono Medium" w:eastAsia="Roboto Mono Medium" w:hAnsi="Roboto Mono Medium"/>
          <w:rtl w:val="0"/>
          <w:rPrChange w:author="Couldn’t load user" w:id="4" w:date="2024-07-07T04:05:28Z">
            <w:rPr>
              <w:rFonts w:ascii="Roboto Mono Medium" w:cs="Roboto Mono Medium" w:eastAsia="Roboto Mono Medium" w:hAnsi="Roboto Mono Medium"/>
            </w:rPr>
          </w:rPrChange>
        </w:rPr>
        <w:t xml:space="preserve">PUB</w:t>
      </w:r>
      <w:r w:rsidDel="00000000" w:rsidR="00000000" w:rsidRPr="00000000">
        <w:rPr>
          <w:rtl w:val="0"/>
          <w:rPrChange w:author="Couldn’t load user" w:id="4" w:date="2024-07-07T04:05:28Z">
            <w:rPr/>
          </w:rPrChange>
        </w:rPr>
        <w:t xml:space="preserve"> or </w:t>
      </w:r>
      <w:r w:rsidDel="00000000" w:rsidR="00000000" w:rsidRPr="00000000">
        <w:rPr>
          <w:rFonts w:ascii="Roboto Mono Medium" w:cs="Roboto Mono Medium" w:eastAsia="Roboto Mono Medium" w:hAnsi="Roboto Mono Medium"/>
          <w:rtl w:val="0"/>
          <w:rPrChange w:author="Couldn’t load user" w:id="4" w:date="2024-07-07T04:05:28Z">
            <w:rPr>
              <w:rFonts w:ascii="Roboto Mono Medium" w:cs="Roboto Mono Medium" w:eastAsia="Roboto Mono Medium" w:hAnsi="Roboto Mono Medium"/>
            </w:rPr>
          </w:rPrChange>
        </w:rPr>
        <w:t xml:space="preserve">PRI</w:t>
      </w:r>
      <w:r w:rsidDel="00000000" w:rsidR="00000000" w:rsidRPr="00000000">
        <w:rPr>
          <w:rtl w:val="0"/>
          <w:rPrChange w:author="Couldn’t load user" w:id="4" w:date="2024-07-07T04:05:28Z">
            <w:rPr/>
          </w:rPrChange>
        </w:rPr>
        <w:t xml:space="preserve"> method to exit with abort status— </w:t>
      </w:r>
      <w:r w:rsidDel="00000000" w:rsidR="00000000" w:rsidRPr="00000000">
        <w:rPr>
          <w:rtl w:val="0"/>
          <w:rPrChange w:author="Couldn’t load user" w:id="4" w:date="2024-07-07T04:05:28Z">
            <w:rPr/>
          </w:rPrChange>
        </w:rPr>
        <w:t xml:space="preserve">meaning it pops the call</w:t>
      </w:r>
      <w:r w:rsidDel="00000000" w:rsidR="00000000" w:rsidRPr="00000000">
        <w:rPr>
          <w:rtl w:val="0"/>
          <w:rPrChange w:author="Couldn’t load user" w:id="4" w:date="2024-07-07T04:05:28Z">
            <w:rPr/>
          </w:rPrChange>
        </w:rPr>
        <w:t xml:space="preserve"> stack repeatedly from any depth of method calls until it either reaches a caller that includes an </w:t>
      </w:r>
      <w:hyperlink w:anchor="_dg8ox9ta1b80">
        <w:r w:rsidDel="00000000" w:rsidR="00000000" w:rsidRPr="00000000">
          <w:rPr>
            <w:color w:val="1155cc"/>
            <w:rtl w:val="0"/>
            <w:rPrChange w:author="Couldn’t load user" w:id="4" w:date="2024-07-07T04:05:28Z">
              <w:rPr>
                <w:color w:val="1155cc"/>
                <w:u w:val="single"/>
              </w:rPr>
            </w:rPrChange>
          </w:rPr>
          <w:t xml:space="preserve">Abort Trap</w:t>
        </w:r>
      </w:hyperlink>
      <w:r w:rsidDel="00000000" w:rsidR="00000000" w:rsidRPr="00000000">
        <w:rPr>
          <w:rtl w:val="0"/>
          <w:rPrChange w:author="Couldn’t load user" w:id="4" w:date="2024-07-07T04:05:28Z">
            <w:rPr/>
          </w:rPrChange>
        </w:rPr>
        <w:t xml:space="preserve"> and delivers a value to that caller, or the call stack is emptied and the cog terminates.  All callers in-between are terminated without warning.</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del w:author="Couldn’t load user" w:id="5" w:date="2024-07-07T04:06:31Z">
        <w:r w:rsidDel="00000000" w:rsidR="00000000" w:rsidRPr="00000000">
          <w:rPr>
            <w:rFonts w:ascii="Roboto Mono" w:cs="Roboto Mono" w:eastAsia="Roboto Mono" w:hAnsi="Roboto Mono"/>
            <w:b w:val="1"/>
            <w:rtl w:val="0"/>
            <w:rPrChange w:author="Couldn’t load user" w:id="6" w:date="2024-07-07T04:06:18Z">
              <w:rPr>
                <w:rFonts w:ascii="Roboto Mono Medium" w:cs="Roboto Mono Medium" w:eastAsia="Roboto Mono Medium" w:hAnsi="Roboto Mono Medium"/>
              </w:rPr>
            </w:rPrChange>
          </w:rPr>
          <w:delText xml:space="preserve">ABORT</w:delText>
        </w:r>
        <w:r w:rsidDel="00000000" w:rsidR="00000000" w:rsidRPr="00000000">
          <w:rPr>
            <w:b w:val="1"/>
            <w:rtl w:val="0"/>
            <w:rPrChange w:author="Couldn’t load user" w:id="6" w:date="2024-07-07T04:06:18Z">
              <w:rPr/>
            </w:rPrChange>
          </w:rPr>
          <w:delText xml:space="preserve"> is useful for cases where a method needs to terminate and indicate an abnormal or elevated status to any higher-up caller.  For example, an application may involve a complicated chain of events, any one of which could lead to a different branch of the chain or a final action decision.</w:delText>
        </w:r>
        <w:r w:rsidDel="00000000" w:rsidR="00000000" w:rsidRPr="00000000">
          <w:rPr>
            <w:rtl w:val="0"/>
          </w:rPr>
          <w:delText xml:space="preserve"> </w:delText>
        </w:r>
      </w:del>
      <w:r w:rsidDel="00000000" w:rsidR="00000000" w:rsidRPr="00000000">
        <w:rPr>
          <w:rtl w:val="0"/>
        </w:rPr>
        <w:t xml:space="preserve"> It may be easier to write that application using small, specialized methods that are called in a nested fashion, each meant to deal with a specific sub-event in the chain.  When one of the methods determines a course of action, or it recognizes a fatal error condition, it can issue an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(and optionally a special value) that completely collapses the nested call chain and prevents all the intermediate methods from continuing.</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When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appears without the optional </w:t>
      </w:r>
      <w:r w:rsidDel="00000000" w:rsidR="00000000" w:rsidRPr="00000000">
        <w:rPr>
          <w:i w:val="1"/>
          <w:rtl w:val="0"/>
        </w:rPr>
        <w:t xml:space="preserve">Value</w:t>
      </w:r>
      <w:r w:rsidDel="00000000" w:rsidR="00000000" w:rsidRPr="00000000">
        <w:rPr>
          <w:rtl w:val="0"/>
        </w:rPr>
        <w:t xml:space="preserve">, it returns zero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w:t>
      </w:r>
    </w:p>
    <w:p w:rsidR="00000000" w:rsidDel="00000000" w:rsidP="00000000" w:rsidRDefault="00000000" w:rsidRPr="00000000" w14:paraId="00000241">
      <w:pPr>
        <w:pStyle w:val="Heading4"/>
        <w:rPr/>
      </w:pPr>
      <w:bookmarkStart w:colFirst="0" w:colLast="0" w:name="_j4zgaptja4gd" w:id="56"/>
      <w:bookmarkEnd w:id="56"/>
      <w:r w:rsidDel="00000000" w:rsidR="00000000" w:rsidRPr="00000000">
        <w:rPr>
          <w:rtl w:val="0"/>
        </w:rPr>
        <w:t xml:space="preserve">About the Call Stack</w:t>
      </w:r>
    </w:p>
    <w:p w:rsidR="00000000" w:rsidDel="00000000" w:rsidP="00000000" w:rsidRDefault="00000000" w:rsidRPr="00000000" w14:paraId="00000242">
      <w:pPr>
        <w:rPr/>
      </w:pPr>
      <w:r w:rsidDel="00000000" w:rsidR="00000000" w:rsidRPr="00000000">
        <w:rPr>
          <w:rtl w:val="0"/>
        </w:rPr>
        <w:t xml:space="preserve">When methods are called, a hidden mechanism keeps track of important information.  This mechanism is a “call stack;” an area of RAM used to store return addresses, return values, method parameters, and local variables for intermediate use.  As more methods are called, additional sets of information are stacked</w:t>
      </w:r>
      <w:r w:rsidDel="00000000" w:rsidR="00000000" w:rsidRPr="00000000">
        <w:rPr>
          <w:rtl w:val="0"/>
        </w:rPr>
        <w:t xml:space="preserve">; </w:t>
      </w:r>
      <w:r w:rsidDel="00000000" w:rsidR="00000000" w:rsidRPr="00000000">
        <w:rPr>
          <w:rtl w:val="0"/>
        </w:rPr>
        <w:t xml:space="preserve">the call stack grows taller.  As methods exit, this temporary information is removed and the call stack gets shorter.  This process is called "pushing” onto the stack and “popping” off of the stack, respectively.</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command repetitively pops data off the call stack until it reaches a caller with an Abort Trap (see below); returning to some higher-level caller potentially many steps up the nested call chain.  Any return points along the way between an aborting method and an abort trapping method are ignored and terminated.  In this way,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allows code to back out of very deep and complicated logic to handle a serious issue at a high level.</w:t>
      </w:r>
    </w:p>
    <w:p w:rsidR="00000000" w:rsidDel="00000000" w:rsidP="00000000" w:rsidRDefault="00000000" w:rsidRPr="00000000" w14:paraId="00000244">
      <w:pPr>
        <w:pStyle w:val="Heading4"/>
        <w:rPr/>
      </w:pPr>
      <w:bookmarkStart w:colFirst="0" w:colLast="0" w:name="_s7dfktzi2hlh" w:id="57"/>
      <w:bookmarkEnd w:id="57"/>
      <w:r w:rsidDel="00000000" w:rsidR="00000000" w:rsidRPr="00000000">
        <w:rPr>
          <w:rtl w:val="0"/>
        </w:rPr>
        <w:t xml:space="preserve">Using ABORT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Any method can choose to issue an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command in addition to a normal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command.  Usually an abort is triggered by a special condition, so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construct is used.</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&lt;bad condition&gt;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abort</w:t>
      </w:r>
      <w:r w:rsidDel="00000000" w:rsidR="00000000" w:rsidRPr="00000000">
        <w:rPr>
          <w:rFonts w:ascii="Courier New" w:cs="Courier New" w:eastAsia="Courier New" w:hAnsi="Courier New"/>
          <w:rtl w:val="0"/>
        </w:rPr>
        <w:tab/>
        <w:t xml:space="preserve">'If bad condition detected, abort without value</w:t>
      </w:r>
    </w:p>
    <w:p w:rsidR="00000000" w:rsidDel="00000000" w:rsidP="00000000" w:rsidRDefault="00000000" w:rsidRPr="00000000" w14:paraId="00000248">
      <w:pPr>
        <w:rPr/>
      </w:pPr>
      <w:r w:rsidDel="00000000" w:rsidR="00000000" w:rsidRPr="00000000">
        <w:rPr>
          <w:rtl w:val="0"/>
        </w:rPr>
        <w:t xml:space="preserve">—or—</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case &lt;test value&gt;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&lt;bad condition&gt;: </w:t>
      </w:r>
      <w:r w:rsidDel="00000000" w:rsidR="00000000" w:rsidRPr="00000000">
        <w:rPr>
          <w:rFonts w:ascii="Courier New" w:cs="Courier New" w:eastAsia="Courier New" w:hAnsi="Courier New"/>
          <w:color w:val="0000ff"/>
          <w:rtl w:val="0"/>
        </w:rPr>
        <w:t xml:space="preserve">abort &lt;value&gt;</w:t>
      </w:r>
      <w:r w:rsidDel="00000000" w:rsidR="00000000" w:rsidRPr="00000000">
        <w:rPr>
          <w:rFonts w:ascii="Courier New" w:cs="Courier New" w:eastAsia="Courier New" w:hAnsi="Courier New"/>
          <w:rtl w:val="0"/>
        </w:rPr>
        <w:tab/>
        <w:t xml:space="preserve">'If bad condition detected, abort with value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D">
      <w:pPr>
        <w:rPr/>
      </w:pPr>
      <w:r w:rsidDel="00000000" w:rsidR="00000000" w:rsidRPr="00000000">
        <w:rPr>
          <w:rFonts w:ascii="Roboto Mono" w:cs="Roboto Mono" w:eastAsia="Roboto Mono" w:hAnsi="Roboto Mono"/>
          <w:rtl w:val="0"/>
        </w:rPr>
        <w:t xml:space="preserve">&lt;bad condition&gt;</w:t>
      </w:r>
      <w:r w:rsidDel="00000000" w:rsidR="00000000" w:rsidRPr="00000000">
        <w:rPr>
          <w:rtl w:val="0"/>
        </w:rPr>
        <w:t xml:space="preserve"> is a test that determines the method should abort and </w:t>
      </w:r>
      <w:r w:rsidDel="00000000" w:rsidR="00000000" w:rsidRPr="00000000">
        <w:rPr>
          <w:rFonts w:ascii="Roboto Mono" w:cs="Roboto Mono" w:eastAsia="Roboto Mono" w:hAnsi="Roboto Mono"/>
          <w:rtl w:val="0"/>
        </w:rPr>
        <w:t xml:space="preserve">&lt;value&gt;</w:t>
      </w:r>
      <w:r w:rsidDel="00000000" w:rsidR="00000000" w:rsidRPr="00000000">
        <w:rPr>
          <w:rtl w:val="0"/>
        </w:rPr>
        <w:t xml:space="preserve"> is a value to return upon aborting.</w:t>
      </w:r>
    </w:p>
    <w:p w:rsidR="00000000" w:rsidDel="00000000" w:rsidP="00000000" w:rsidRDefault="00000000" w:rsidRPr="00000000" w14:paraId="0000024E">
      <w:pPr>
        <w:pStyle w:val="Heading4"/>
        <w:rPr/>
      </w:pPr>
      <w:bookmarkStart w:colFirst="0" w:colLast="0" w:name="_dg8ox9ta1b80" w:id="58"/>
      <w:bookmarkEnd w:id="58"/>
      <w:r w:rsidDel="00000000" w:rsidR="00000000" w:rsidRPr="00000000">
        <w:rPr>
          <w:rtl w:val="0"/>
        </w:rPr>
        <w:t xml:space="preserve">The Abort Trap ( \ )</w:t>
      </w:r>
    </w:p>
    <w:p w:rsidR="00000000" w:rsidDel="00000000" w:rsidP="00000000" w:rsidRDefault="00000000" w:rsidRPr="00000000" w14:paraId="0000024F">
      <w:pPr>
        <w:rPr>
          <w:highlight w:val="yellow"/>
        </w:rPr>
      </w:pPr>
      <w:r w:rsidDel="00000000" w:rsidR="00000000" w:rsidRPr="00000000">
        <w:rPr>
          <w:rtl w:val="0"/>
        </w:rPr>
        <w:t xml:space="preserve">It’s up to the caller to check for a method's abort status and handle it, otherwise that caller is eliminated in the event of an abort.</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To trap an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the call to the </w:t>
      </w:r>
      <w:r w:rsidDel="00000000" w:rsidR="00000000" w:rsidRPr="00000000">
        <w:rPr>
          <w:i w:val="1"/>
          <w:rtl w:val="0"/>
        </w:rPr>
        <w:t xml:space="preserve">abortable</w:t>
      </w:r>
      <w:r w:rsidDel="00000000" w:rsidR="00000000" w:rsidRPr="00000000">
        <w:rPr>
          <w:rtl w:val="0"/>
        </w:rPr>
        <w:t xml:space="preserve"> method must be preceded with the </w:t>
      </w:r>
      <w:hyperlink w:anchor="_dg8ox9ta1b80">
        <w:r w:rsidDel="00000000" w:rsidR="00000000" w:rsidRPr="00000000">
          <w:rPr>
            <w:color w:val="1155cc"/>
            <w:u w:val="single"/>
            <w:rtl w:val="0"/>
          </w:rPr>
          <w:t xml:space="preserve">Abort Trap</w:t>
        </w:r>
      </w:hyperlink>
      <w:r w:rsidDel="00000000" w:rsidR="00000000" w:rsidRPr="00000000">
        <w:rPr>
          <w:rtl w:val="0"/>
        </w:rPr>
        <w:t xml:space="preserve"> symbol, a backslash (</w:t>
      </w:r>
      <w:r w:rsidDel="00000000" w:rsidR="00000000" w:rsidRPr="00000000">
        <w:rPr>
          <w:rFonts w:ascii="Roboto Mono" w:cs="Roboto Mono" w:eastAsia="Roboto Mono" w:hAnsi="Roboto Mono"/>
          <w:rtl w:val="0"/>
        </w:rPr>
        <w:t xml:space="preserve">\</w:t>
      </w:r>
      <w:r w:rsidDel="00000000" w:rsidR="00000000" w:rsidRPr="00000000">
        <w:rPr>
          <w:rtl w:val="0"/>
        </w:rPr>
        <w:t xml:space="preserve">). For example, when a method named </w:t>
      </w:r>
      <w:r w:rsidDel="00000000" w:rsidR="00000000" w:rsidRPr="00000000">
        <w:rPr>
          <w:rFonts w:ascii="Roboto Mono" w:cs="Roboto Mono" w:eastAsia="Roboto Mono" w:hAnsi="Roboto Mono"/>
          <w:rtl w:val="0"/>
        </w:rPr>
        <w:t xml:space="preserve">MayAbort</w:t>
      </w:r>
      <w:r w:rsidDel="00000000" w:rsidR="00000000" w:rsidRPr="00000000">
        <w:rPr>
          <w:rtl w:val="0"/>
        </w:rPr>
        <w:t xml:space="preserve"> might abort itself, or if it calls other methods that could abort, its caller can use the following approach to trap the abort:</w:t>
      </w:r>
    </w:p>
    <w:p w:rsidR="00000000" w:rsidDel="00000000" w:rsidP="00000000" w:rsidRDefault="00000000" w:rsidRPr="00000000" w14:paraId="00000251">
      <w:pPr>
        <w:tabs>
          <w:tab w:val="left" w:leader="none" w:pos="432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 xml:space="preserve">MayAbort</w:t>
        <w:tab/>
        <w:t xml:space="preserve">'Call MayAbort with trap; ignore abort value</w:t>
      </w:r>
    </w:p>
    <w:p w:rsidR="00000000" w:rsidDel="00000000" w:rsidP="00000000" w:rsidRDefault="00000000" w:rsidRPr="00000000" w14:paraId="00000252">
      <w:pPr>
        <w:tabs>
          <w:tab w:val="left" w:leader="none" w:pos="4320"/>
        </w:tabs>
        <w:spacing w:after="20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&lt;continue regardless&gt;</w:t>
        <w:tab/>
        <w:t xml:space="preserve">'Perform rest of code regardless</w:t>
      </w:r>
    </w:p>
    <w:p w:rsidR="00000000" w:rsidDel="00000000" w:rsidP="00000000" w:rsidRDefault="00000000" w:rsidRPr="00000000" w14:paraId="00000253">
      <w:pPr>
        <w:rPr/>
      </w:pPr>
      <w:r w:rsidDel="00000000" w:rsidR="00000000" w:rsidRPr="00000000">
        <w:rPr>
          <w:rtl w:val="0"/>
        </w:rPr>
        <w:t xml:space="preserve">—or—</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 xml:space="preserve">MayAbort</w:t>
        <w:tab/>
        <w:t xml:space="preserve">'Call MayAbort with </w:t>
      </w:r>
      <w:r w:rsidDel="00000000" w:rsidR="00000000" w:rsidRPr="00000000">
        <w:rPr>
          <w:rFonts w:ascii="Courier New" w:cs="Courier New" w:eastAsia="Courier New" w:hAnsi="Courier New"/>
          <w:rtl w:val="0"/>
        </w:rPr>
        <w:t xml:space="preserve">trap</w:t>
      </w:r>
      <w:r w:rsidDel="00000000" w:rsidR="00000000" w:rsidRPr="00000000">
        <w:rPr>
          <w:rFonts w:ascii="Courier New" w:cs="Courier New" w:eastAsia="Courier New" w:hAnsi="Courier New"/>
          <w:rtl w:val="0"/>
        </w:rPr>
        <w:t xml:space="preserve"> and, if non-zero...</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&lt;handle abort case&gt;</w:t>
        <w:tab/>
        <w:t xml:space="preserve">'Process abort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When a method is called with an Abort Trap, a single </w:t>
      </w:r>
      <w:r w:rsidDel="00000000" w:rsidR="00000000" w:rsidRPr="00000000">
        <w:rPr>
          <w:i w:val="1"/>
          <w:rtl w:val="0"/>
        </w:rPr>
        <w:t xml:space="preserve">abort value</w:t>
      </w:r>
      <w:r w:rsidDel="00000000" w:rsidR="00000000" w:rsidRPr="00000000">
        <w:rPr>
          <w:rtl w:val="0"/>
        </w:rPr>
        <w:t xml:space="preserve"> will always be returned; </w:t>
      </w:r>
      <w:r w:rsidDel="00000000" w:rsidR="00000000" w:rsidRPr="00000000">
        <w:rPr>
          <w:rFonts w:ascii="Roboto Mono" w:cs="Roboto Mono" w:eastAsia="Roboto Mono" w:hAnsi="Roboto Mono"/>
          <w:rtl w:val="0"/>
        </w:rPr>
        <w:t xml:space="preserve">0</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 by default.  If the method (</w:t>
      </w:r>
      <w:r w:rsidDel="00000000" w:rsidR="00000000" w:rsidRPr="00000000">
        <w:rPr>
          <w:rFonts w:ascii="Roboto Mono" w:cs="Roboto Mono" w:eastAsia="Roboto Mono" w:hAnsi="Roboto Mono"/>
          <w:rtl w:val="0"/>
        </w:rPr>
        <w:t xml:space="preserve">MayAbort</w:t>
      </w:r>
      <w:r w:rsidDel="00000000" w:rsidR="00000000" w:rsidRPr="00000000">
        <w:rPr>
          <w:rtl w:val="0"/>
        </w:rPr>
        <w:t xml:space="preserve"> in this case) executes an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command with a value, that value will be returned to the trapping caller.  Example:  </w:t>
      </w:r>
      <w:r w:rsidDel="00000000" w:rsidR="00000000" w:rsidRPr="00000000">
        <w:rPr>
          <w:rFonts w:ascii="Roboto Mono" w:cs="Roboto Mono" w:eastAsia="Roboto Mono" w:hAnsi="Roboto Mono"/>
          <w:rtl w:val="0"/>
        </w:rPr>
        <w:t xml:space="preserve">ABORT True</w:t>
      </w:r>
      <w:r w:rsidDel="00000000" w:rsidR="00000000" w:rsidRPr="00000000">
        <w:rPr>
          <w:rtl w:val="0"/>
        </w:rPr>
        <w:t xml:space="preserve"> would return </w:t>
      </w:r>
      <w:r w:rsidDel="00000000" w:rsidR="00000000" w:rsidRPr="00000000">
        <w:rPr>
          <w:rFonts w:ascii="Roboto Mono Medium" w:cs="Roboto Mono Medium" w:eastAsia="Roboto Mono Medium" w:hAnsi="Roboto Mono Medium"/>
          <w:rtl w:val="0"/>
        </w:rPr>
        <w:t xml:space="preserve">TRUE</w:t>
      </w:r>
      <w:r w:rsidDel="00000000" w:rsidR="00000000" w:rsidRPr="00000000">
        <w:rPr>
          <w:rtl w:val="0"/>
        </w:rPr>
        <w:t xml:space="preserve"> (-1) to the caller in the example above.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the example above, if </w:t>
      </w:r>
      <w:r w:rsidDel="00000000" w:rsidR="00000000" w:rsidRPr="00000000">
        <w:rPr>
          <w:rFonts w:ascii="Roboto Mono" w:cs="Roboto Mono" w:eastAsia="Roboto Mono" w:hAnsi="Roboto Mono"/>
          <w:rtl w:val="0"/>
        </w:rPr>
        <w:t xml:space="preserve">MayAbort</w:t>
      </w:r>
      <w:r w:rsidDel="00000000" w:rsidR="00000000" w:rsidRPr="00000000">
        <w:rPr>
          <w:rtl w:val="0"/>
        </w:rPr>
        <w:t xml:space="preserve"> used a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instead, execution would still return to the direct, trapping caller, but the value would always be </w:t>
      </w:r>
      <w:r w:rsidDel="00000000" w:rsidR="00000000" w:rsidRPr="00000000">
        <w:rPr>
          <w:rFonts w:ascii="Roboto Mono" w:cs="Roboto Mono" w:eastAsia="Roboto Mono" w:hAnsi="Roboto Mono"/>
          <w:rtl w:val="0"/>
        </w:rPr>
        <w:t xml:space="preserve">0</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 regardless of what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specified, since the Abort Trap always retrieves the special abort value. </w:t>
      </w:r>
    </w:p>
    <w:p w:rsidR="00000000" w:rsidDel="00000000" w:rsidP="00000000" w:rsidRDefault="00000000" w:rsidRPr="00000000" w14:paraId="00000258">
      <w:pPr>
        <w:pStyle w:val="Heading4"/>
        <w:rPr/>
      </w:pPr>
      <w:bookmarkStart w:colFirst="0" w:colLast="0" w:name="_kq4tll4tsk4i" w:id="59"/>
      <w:bookmarkEnd w:id="59"/>
      <w:r w:rsidDel="00000000" w:rsidR="00000000" w:rsidRPr="00000000">
        <w:rPr>
          <w:rtl w:val="0"/>
        </w:rPr>
        <w:t xml:space="preserve">Example Use Of Abort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code demonstrates the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command for a robot that avoids objects approaching it and beeps if its motors get stuck.  </w:t>
      </w:r>
      <w:r w:rsidDel="00000000" w:rsidR="00000000" w:rsidRPr="00000000">
        <w:rPr>
          <w:rFonts w:ascii="Roboto Mono" w:cs="Roboto Mono" w:eastAsia="Roboto Mono" w:hAnsi="Roboto Mono"/>
          <w:rtl w:val="0"/>
        </w:rPr>
        <w:t xml:space="preserve">CheckSensors</w:t>
      </w:r>
      <w:r w:rsidDel="00000000" w:rsidR="00000000" w:rsidRPr="00000000">
        <w:rPr>
          <w:rtl w:val="0"/>
        </w:rPr>
        <w:t xml:space="preserve">, </w:t>
      </w:r>
      <w:r w:rsidDel="00000000" w:rsidR="00000000" w:rsidRPr="00000000">
        <w:rPr>
          <w:rFonts w:ascii="Roboto Mono" w:cs="Roboto Mono" w:eastAsia="Roboto Mono" w:hAnsi="Roboto Mono"/>
          <w:rtl w:val="0"/>
        </w:rPr>
        <w:t xml:space="preserve">Beep</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MotorStuck</w:t>
      </w:r>
      <w:r w:rsidDel="00000000" w:rsidR="00000000" w:rsidRPr="00000000">
        <w:rPr>
          <w:rtl w:val="0"/>
        </w:rPr>
        <w:t xml:space="preserve"> are assumed to be defined elsewhere.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 None, Left, Right, Front, Back</w:t>
        <w:tab/>
        <w:t xml:space="preserve">'Direction Enumerations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 Main() | Direction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Direction := None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case CheckSensors</w:t>
        <w:tab/>
        <w:t xml:space="preserve">'Get active sensor</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Left  : Direction := Right</w:t>
        <w:tab/>
        <w:t xml:space="preserve">'Object </w:t>
      </w:r>
      <w:r w:rsidDel="00000000" w:rsidR="00000000" w:rsidRPr="00000000">
        <w:rPr>
          <w:rFonts w:ascii="Courier New" w:cs="Courier New" w:eastAsia="Courier New" w:hAnsi="Courier New"/>
          <w:rtl w:val="0"/>
        </w:rPr>
        <w:t xml:space="preserve">on left</w:t>
      </w:r>
      <w:r w:rsidDel="00000000" w:rsidR="00000000" w:rsidRPr="00000000">
        <w:rPr>
          <w:rFonts w:ascii="Courier New" w:cs="Courier New" w:eastAsia="Courier New" w:hAnsi="Courier New"/>
          <w:rtl w:val="0"/>
        </w:rPr>
        <w:t xml:space="preserve">? Let's go right</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Right : Direction := Left</w:t>
        <w:tab/>
        <w:t xml:space="preserve">'Object on right? Let's go left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Front : Direction := Back</w:t>
        <w:tab/>
        <w:t xml:space="preserve">'Object in front? Let's go back</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Back  : Direction := Front</w:t>
        <w:tab/>
        <w:t xml:space="preserve">'Object in back? Let's go front</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other : Direction := None</w:t>
        <w:tab/>
        <w:t xml:space="preserve">'Otherwise, stay still</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not </w:t>
      </w:r>
      <w:r w:rsidDel="00000000" w:rsidR="00000000" w:rsidRPr="00000000">
        <w:rPr>
          <w:rFonts w:ascii="Courier New" w:cs="Courier New" w:eastAsia="Courier New" w:hAnsi="Courier New"/>
          <w:color w:val="0000ff"/>
          <w:rtl w:val="0"/>
        </w:rPr>
        <w:t xml:space="preserve">\Move</w:t>
      </w:r>
      <w:r w:rsidDel="00000000" w:rsidR="00000000" w:rsidRPr="00000000">
        <w:rPr>
          <w:rFonts w:ascii="Courier New" w:cs="Courier New" w:eastAsia="Courier New" w:hAnsi="Courier New"/>
          <w:rtl w:val="0"/>
        </w:rPr>
        <w:t xml:space="preserve">(Direction)</w:t>
        <w:tab/>
        <w:t xml:space="preserve">'Move robot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Beep</w:t>
        <w:tab/>
        <w:t xml:space="preserve">'We're stuck? Beep</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 Move(Direction): result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result := TRUE</w:t>
        <w:tab/>
        <w:t xml:space="preserve">'Assume success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Direction == None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w:t>
        <w:tab/>
        <w:t xml:space="preserve">'Return if no direction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repeat 1000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DriveMotors(Direction)</w:t>
        <w:tab/>
        <w:t xml:space="preserve">'Drive motor 1000 times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 DriveMotors(Direction)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&lt;code to drive motors&gt;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MotorStuck</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abort FALSE</w:t>
      </w:r>
      <w:r w:rsidDel="00000000" w:rsidR="00000000" w:rsidRPr="00000000">
        <w:rPr>
          <w:rFonts w:ascii="Courier New" w:cs="Courier New" w:eastAsia="Courier New" w:hAnsi="Courier New"/>
          <w:rtl w:val="0"/>
        </w:rPr>
        <w:tab/>
        <w:t xml:space="preserve">'If motor is stuck, abort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&lt;more code&gt;</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Three methods manage robot behavior:</w:t>
      </w:r>
    </w:p>
    <w:p w:rsidR="00000000" w:rsidDel="00000000" w:rsidP="00000000" w:rsidRDefault="00000000" w:rsidRPr="00000000" w14:paraId="00000276">
      <w:pPr>
        <w:numPr>
          <w:ilvl w:val="0"/>
          <w:numId w:val="1"/>
        </w:numPr>
        <w:spacing w:after="0" w:afterAutospacing="0"/>
        <w:ind w:left="720" w:hanging="360"/>
        <w:rPr>
          <w:u w:val="none"/>
        </w:rPr>
      </w:pPr>
      <w:r w:rsidDel="00000000" w:rsidR="00000000" w:rsidRPr="00000000">
        <w:rPr>
          <w:rFonts w:ascii="Roboto Mono" w:cs="Roboto Mono" w:eastAsia="Roboto Mono" w:hAnsi="Roboto Mono"/>
          <w:rtl w:val="0"/>
        </w:rPr>
        <w:t xml:space="preserve">Main()</w:t>
      </w:r>
      <w:r w:rsidDel="00000000" w:rsidR="00000000" w:rsidRPr="00000000">
        <w:rPr>
          <w:rtl w:val="0"/>
        </w:rPr>
        <w:t xml:space="preserve">: [high-level] - Decides movement based on sensor readings</w:t>
      </w:r>
    </w:p>
    <w:p w:rsidR="00000000" w:rsidDel="00000000" w:rsidP="00000000" w:rsidRDefault="00000000" w:rsidRPr="00000000" w14:paraId="00000277">
      <w:pPr>
        <w:numPr>
          <w:ilvl w:val="0"/>
          <w:numId w:val="1"/>
        </w:numPr>
        <w:spacing w:after="0" w:afterAutospacing="0"/>
        <w:ind w:left="720" w:hanging="360"/>
        <w:rPr>
          <w:u w:val="none"/>
        </w:rPr>
      </w:pPr>
      <w:r w:rsidDel="00000000" w:rsidR="00000000" w:rsidRPr="00000000">
        <w:rPr>
          <w:rFonts w:ascii="Roboto Mono" w:cs="Roboto Mono" w:eastAsia="Roboto Mono" w:hAnsi="Roboto Mono"/>
          <w:rtl w:val="0"/>
        </w:rPr>
        <w:t xml:space="preserve">Move()</w:t>
      </w:r>
      <w:r w:rsidDel="00000000" w:rsidR="00000000" w:rsidRPr="00000000">
        <w:rPr>
          <w:rtl w:val="0"/>
        </w:rPr>
        <w:t xml:space="preserve">: [mid-level] - Manages short-distance movement in a direction</w:t>
      </w:r>
    </w:p>
    <w:p w:rsidR="00000000" w:rsidDel="00000000" w:rsidP="00000000" w:rsidRDefault="00000000" w:rsidRPr="00000000" w14:paraId="000002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pPr>
      <w:r w:rsidDel="00000000" w:rsidR="00000000" w:rsidRPr="00000000">
        <w:rPr>
          <w:rFonts w:ascii="Roboto Mono" w:cs="Roboto Mono" w:eastAsia="Roboto Mono" w:hAnsi="Roboto Mono"/>
          <w:rtl w:val="0"/>
        </w:rPr>
        <w:t xml:space="preserve">DriveMotors()</w:t>
      </w:r>
      <w:r w:rsidDel="00000000" w:rsidR="00000000" w:rsidRPr="00000000">
        <w:rPr>
          <w:rtl w:val="0"/>
        </w:rPr>
        <w:t xml:space="preserve">: [low-level] - Handles motor control and stall detection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approach, with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allows critical events in low-level code to be handled by high-level code without complex communication, even with nested mid-level methods.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the </w:t>
      </w:r>
      <w:r w:rsidDel="00000000" w:rsidR="00000000" w:rsidRPr="00000000">
        <w:rPr>
          <w:rFonts w:ascii="Roboto Mono" w:cs="Roboto Mono" w:eastAsia="Roboto Mono" w:hAnsi="Roboto Mono"/>
          <w:rtl w:val="0"/>
        </w:rPr>
        <w:t xml:space="preserve">Main()</w:t>
      </w:r>
      <w:r w:rsidDel="00000000" w:rsidR="00000000" w:rsidRPr="00000000">
        <w:rPr>
          <w:rtl w:val="0"/>
        </w:rPr>
        <w:t xml:space="preserve"> method, when an approaching object is sensed, it calls </w:t>
      </w:r>
      <w:r w:rsidDel="00000000" w:rsidR="00000000" w:rsidRPr="00000000">
        <w:rPr>
          <w:rFonts w:ascii="Roboto Mono" w:cs="Roboto Mono" w:eastAsia="Roboto Mono" w:hAnsi="Roboto Mono"/>
          <w:rtl w:val="0"/>
        </w:rPr>
        <w:t xml:space="preserve">Move()</w:t>
      </w:r>
      <w:r w:rsidDel="00000000" w:rsidR="00000000" w:rsidRPr="00000000">
        <w:rPr>
          <w:rtl w:val="0"/>
        </w:rPr>
        <w:t xml:space="preserve"> with the Abort Trap symbol, \ , preceding it.  The </w:t>
      </w:r>
      <w:r w:rsidDel="00000000" w:rsidR="00000000" w:rsidRPr="00000000">
        <w:rPr>
          <w:rFonts w:ascii="Roboto Mono" w:cs="Roboto Mono" w:eastAsia="Roboto Mono" w:hAnsi="Roboto Mono"/>
          <w:rtl w:val="0"/>
        </w:rPr>
        <w:t xml:space="preserve">Move()</w:t>
      </w:r>
      <w:r w:rsidDel="00000000" w:rsidR="00000000" w:rsidRPr="00000000">
        <w:rPr>
          <w:rtl w:val="0"/>
        </w:rPr>
        <w:t xml:space="preserve"> method itself </w:t>
      </w:r>
      <w:r w:rsidDel="00000000" w:rsidR="00000000" w:rsidRPr="00000000">
        <w:rPr>
          <w:i w:val="1"/>
          <w:rtl w:val="0"/>
        </w:rPr>
        <w:t xml:space="preserve">never</w:t>
      </w:r>
      <w:r w:rsidDel="00000000" w:rsidR="00000000" w:rsidRPr="00000000">
        <w:rPr>
          <w:rtl w:val="0"/>
        </w:rPr>
        <w:t xml:space="preserve"> aborts; however, it calls </w:t>
      </w:r>
      <w:r w:rsidDel="00000000" w:rsidR="00000000" w:rsidRPr="00000000">
        <w:rPr>
          <w:rFonts w:ascii="Roboto Mono" w:cs="Roboto Mono" w:eastAsia="Roboto Mono" w:hAnsi="Roboto Mono"/>
          <w:rtl w:val="0"/>
        </w:rPr>
        <w:t xml:space="preserve">DriveMotors()</w:t>
      </w:r>
      <w:r w:rsidDel="00000000" w:rsidR="00000000" w:rsidRPr="00000000">
        <w:rPr>
          <w:rtl w:val="0"/>
        </w:rPr>
        <w:t xml:space="preserve"> which </w:t>
      </w:r>
      <w:r w:rsidDel="00000000" w:rsidR="00000000" w:rsidRPr="00000000">
        <w:rPr>
          <w:i w:val="1"/>
          <w:rtl w:val="0"/>
        </w:rPr>
        <w:t xml:space="preserve">can </w:t>
      </w:r>
      <w:r w:rsidDel="00000000" w:rsidR="00000000" w:rsidRPr="00000000">
        <w:rPr>
          <w:rtl w:val="0"/>
        </w:rPr>
        <w:t xml:space="preserve">abort.  </w:t>
      </w:r>
      <w:r w:rsidDel="00000000" w:rsidR="00000000" w:rsidRPr="00000000">
        <w:rPr>
          <w:rFonts w:ascii="Roboto Mono" w:cs="Roboto Mono" w:eastAsia="Roboto Mono" w:hAnsi="Roboto Mono"/>
          <w:rtl w:val="0"/>
        </w:rPr>
        <w:t xml:space="preserve">Move()</w:t>
      </w:r>
      <w:r w:rsidDel="00000000" w:rsidR="00000000" w:rsidRPr="00000000">
        <w:rPr>
          <w:rtl w:val="0"/>
        </w:rPr>
        <w:t xml:space="preserve"> always returns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 when done, but if </w:t>
      </w:r>
      <w:r w:rsidDel="00000000" w:rsidR="00000000" w:rsidRPr="00000000">
        <w:rPr>
          <w:rFonts w:ascii="Roboto Mono" w:cs="Roboto Mono" w:eastAsia="Roboto Mono" w:hAnsi="Roboto Mono"/>
          <w:rtl w:val="0"/>
        </w:rPr>
        <w:t xml:space="preserve">DriveMotors()</w:t>
      </w:r>
      <w:r w:rsidDel="00000000" w:rsidR="00000000" w:rsidRPr="00000000">
        <w:rPr>
          <w:rtl w:val="0"/>
        </w:rPr>
        <w:t xml:space="preserve"> detects a stalled motor, it aborts with FALSE and pops everything from the stack back up to </w:t>
      </w:r>
      <w:r w:rsidDel="00000000" w:rsidR="00000000" w:rsidRPr="00000000">
        <w:rPr>
          <w:rFonts w:ascii="Roboto Mono" w:cs="Roboto Mono" w:eastAsia="Roboto Mono" w:hAnsi="Roboto Mono"/>
          <w:rtl w:val="0"/>
        </w:rPr>
        <w:t xml:space="preserve">Main()</w:t>
      </w:r>
      <w:r w:rsidDel="00000000" w:rsidR="00000000" w:rsidRPr="00000000">
        <w:rPr>
          <w:rtl w:val="0"/>
        </w:rPr>
        <w:t xml:space="preserve">, which handles the abort with a beep.  Note that </w:t>
      </w:r>
      <w:r w:rsidDel="00000000" w:rsidR="00000000" w:rsidRPr="00000000">
        <w:rPr>
          <w:rFonts w:ascii="Roboto Mono" w:cs="Roboto Mono" w:eastAsia="Roboto Mono" w:hAnsi="Roboto Mono"/>
          <w:rtl w:val="0"/>
        </w:rPr>
        <w:t xml:space="preserve">Move()</w:t>
      </w:r>
      <w:r w:rsidDel="00000000" w:rsidR="00000000" w:rsidRPr="00000000">
        <w:rPr>
          <w:rtl w:val="0"/>
        </w:rPr>
        <w:t xml:space="preserve"> </w:t>
      </w:r>
      <w:r w:rsidDel="00000000" w:rsidR="00000000" w:rsidRPr="00000000">
        <w:rPr>
          <w:rtl w:val="0"/>
        </w:rPr>
        <w:t xml:space="preserve">is oblivious to an abort; it ceases to exist when one happens.</w:t>
      </w:r>
    </w:p>
    <w:p w:rsidR="00000000" w:rsidDel="00000000" w:rsidP="00000000" w:rsidRDefault="00000000" w:rsidRPr="00000000" w14:paraId="0000027B">
      <w:pPr>
        <w:pStyle w:val="Heading4"/>
        <w:rPr/>
      </w:pPr>
      <w:bookmarkStart w:colFirst="0" w:colLast="0" w:name="_bofnm2negry8" w:id="60"/>
      <w:bookmarkEnd w:id="60"/>
      <w:r w:rsidDel="00000000" w:rsidR="00000000" w:rsidRPr="00000000">
        <w:rPr>
          <w:rtl w:val="0"/>
        </w:rPr>
        <w:t xml:space="preserve">An Abort without Abort Trap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If the Abort Trap were missing in the example above, the abort action pops the whole stack and terminates the cog entirely.</w:t>
      </w:r>
    </w:p>
    <w:p w:rsidR="00000000" w:rsidDel="00000000" w:rsidP="00000000" w:rsidRDefault="00000000" w:rsidRPr="00000000" w14:paraId="0000027D">
      <w:pPr>
        <w:pStyle w:val="Heading4"/>
        <w:rPr/>
      </w:pPr>
      <w:bookmarkStart w:colFirst="0" w:colLast="0" w:name="_hq4zlag3jn5z" w:id="61"/>
      <w:bookmarkEnd w:id="61"/>
      <w:r w:rsidDel="00000000" w:rsidR="00000000" w:rsidRPr="00000000">
        <w:rPr>
          <w:rtl w:val="0"/>
        </w:rPr>
        <w:t xml:space="preserve">Zero or One Value Allowed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Whenever a method is called with an Abort Trap (\), it will always have only one return value regardless of how many return values its declaration has.  This overriding return value is either zero (</w:t>
      </w:r>
      <w:r w:rsidDel="00000000" w:rsidR="00000000" w:rsidRPr="00000000">
        <w:rPr>
          <w:rFonts w:ascii="Roboto Mono" w:cs="Roboto Mono" w:eastAsia="Roboto Mono" w:hAnsi="Roboto Mono"/>
          <w:rtl w:val="0"/>
        </w:rPr>
        <w:t xml:space="preserve">0</w:t>
      </w:r>
      <w:r w:rsidDel="00000000" w:rsidR="00000000" w:rsidRPr="00000000">
        <w:rPr>
          <w:rtl w:val="0"/>
        </w:rPr>
        <w:t xml:space="preserve">; a.k.a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 when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is given with no </w:t>
      </w:r>
      <w:r w:rsidDel="00000000" w:rsidR="00000000" w:rsidRPr="00000000">
        <w:rPr>
          <w:i w:val="1"/>
          <w:rtl w:val="0"/>
        </w:rPr>
        <w:t xml:space="preserve">Value</w:t>
      </w:r>
      <w:r w:rsidDel="00000000" w:rsidR="00000000" w:rsidRPr="00000000">
        <w:rPr>
          <w:rtl w:val="0"/>
        </w:rPr>
        <w:t xml:space="preserve"> specified, or is the specified </w:t>
      </w:r>
      <w:r w:rsidDel="00000000" w:rsidR="00000000" w:rsidRPr="00000000">
        <w:rPr>
          <w:i w:val="1"/>
          <w:rtl w:val="0"/>
        </w:rPr>
        <w:t xml:space="preserve">Value</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2"/>
        <w:rPr/>
      </w:pPr>
      <w:bookmarkStart w:colFirst="0" w:colLast="0" w:name="_67fg45p5mf4h" w:id="62"/>
      <w:bookmarkEnd w:id="62"/>
      <w:r w:rsidDel="00000000" w:rsidR="00000000" w:rsidRPr="00000000">
        <w:rPr>
          <w:rtl w:val="0"/>
        </w:rPr>
        <w:t xml:space="preserve">CASE </w:t>
      </w:r>
      <w:r w:rsidDel="00000000" w:rsidR="00000000" w:rsidRPr="00000000">
        <w:rPr>
          <w:rFonts w:ascii="Roboto Light" w:cs="Roboto Light" w:eastAsia="Roboto Light" w:hAnsi="Roboto Light"/>
          <w:b w:val="0"/>
          <w:rtl w:val="0"/>
        </w:rPr>
        <w:t xml:space="preserve">/</w:t>
      </w:r>
      <w:r w:rsidDel="00000000" w:rsidR="00000000" w:rsidRPr="00000000">
        <w:rPr>
          <w:rtl w:val="0"/>
        </w:rPr>
        <w:t xml:space="preserve"> CASE_FAST</w:t>
      </w:r>
    </w:p>
    <w:p w:rsidR="00000000" w:rsidDel="00000000" w:rsidP="00000000" w:rsidRDefault="00000000" w:rsidRPr="00000000" w14:paraId="00000283">
      <w:pPr>
        <w:rPr/>
      </w:pPr>
      <w:r w:rsidDel="00000000" w:rsidR="00000000" w:rsidRPr="00000000">
        <w:rPr>
          <w:b w:val="1"/>
          <w:rtl w:val="0"/>
        </w:rPr>
        <w:t xml:space="preserve">Command:</w:t>
      </w:r>
      <w:r w:rsidDel="00000000" w:rsidR="00000000" w:rsidRPr="00000000">
        <w:rPr>
          <w:rtl w:val="0"/>
        </w:rPr>
        <w:t xml:space="preserve"> Compare expression against matching expression(s) and execute code block if match found.</w:t>
      </w:r>
    </w:p>
    <w:p w:rsidR="00000000" w:rsidDel="00000000" w:rsidP="00000000" w:rsidRDefault="00000000" w:rsidRPr="00000000" w14:paraId="00000284">
      <w:pPr>
        <w:spacing w:after="0" w:lineRule="auto"/>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40" w:lineRule="auto"/>
        <w:ind w:left="0" w:right="0" w:firstLine="0"/>
        <w:jc w:val="left"/>
        <w:rPr/>
      </w:pPr>
      <w:r w:rsidDel="00000000" w:rsidR="00000000" w:rsidRPr="00000000">
        <w:rPr>
          <w:rtl w:val="0"/>
        </w:rPr>
        <w:tab/>
      </w:r>
      <w:r w:rsidDel="00000000" w:rsidR="00000000" w:rsidRPr="00000000">
        <w:rPr>
          <w:rFonts w:ascii="Roboto Mono" w:cs="Roboto Mono" w:eastAsia="Roboto Mono" w:hAnsi="Roboto Mono"/>
          <w:b w:val="1"/>
          <w:rtl w:val="0"/>
        </w:rPr>
        <w:t xml:space="preserve">CASE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b w:val="1"/>
          <w:rtl w:val="0"/>
        </w:rPr>
        <w:t xml:space="preserve">CASE_FAST</w:t>
      </w:r>
      <w:r w:rsidDel="00000000" w:rsidR="00000000" w:rsidRPr="00000000">
        <w:rPr>
          <w:rtl w:val="0"/>
        </w:rPr>
        <w:t xml:space="preserve"> </w:t>
      </w:r>
      <w:r w:rsidDel="00000000" w:rsidR="00000000" w:rsidRPr="00000000">
        <w:rPr>
          <w:i w:val="1"/>
          <w:rtl w:val="0"/>
        </w:rPr>
        <w:t xml:space="preserve">CaseExpression</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40" w:lineRule="auto"/>
        <w:ind w:left="0" w:right="0" w:firstLine="0"/>
        <w:jc w:val="left"/>
        <w:rPr/>
      </w:pPr>
      <w:r w:rsidDel="00000000" w:rsidR="00000000" w:rsidRPr="00000000">
        <w:rPr>
          <w:rFonts w:ascii="Nova Mono" w:cs="Nova Mono" w:eastAsia="Nova Mono" w:hAnsi="Nova Mono"/>
          <w:rtl w:val="0"/>
        </w:rPr>
        <w:tab/>
        <w:t xml:space="preserve">⇢ </w:t>
      </w:r>
      <w:r w:rsidDel="00000000" w:rsidR="00000000" w:rsidRPr="00000000">
        <w:rPr>
          <w:i w:val="1"/>
          <w:rtl w:val="0"/>
        </w:rPr>
        <w:t xml:space="preserve">MatchExpression</w:t>
      </w:r>
      <w:r w:rsidDel="00000000" w:rsidR="00000000" w:rsidRPr="00000000">
        <w:rPr>
          <w:rtl w:val="0"/>
        </w:rPr>
        <w:t xml:space="preserve"> : { </w:t>
      </w:r>
      <w:r w:rsidDel="00000000" w:rsidR="00000000" w:rsidRPr="00000000">
        <w:rPr>
          <w:rFonts w:ascii="Roboto Medium" w:cs="Roboto Medium" w:eastAsia="Roboto Medium" w:hAnsi="Roboto Medium"/>
          <w:rtl w:val="0"/>
        </w:rPr>
        <w:t xml:space="preserve">↪</w:t>
      </w: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Code</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40" w:lineRule="auto"/>
        <w:ind w:left="0" w:right="0" w:firstLine="0"/>
        <w:jc w:val="left"/>
        <w:rPr/>
      </w:pPr>
      <w:r w:rsidDel="00000000" w:rsidR="00000000" w:rsidRPr="00000000">
        <w:rPr>
          <w:rFonts w:ascii="Nova Mono" w:cs="Nova Mono" w:eastAsia="Nova Mono" w:hAnsi="Nova Mono"/>
          <w:rtl w:val="0"/>
        </w:rPr>
        <w:t xml:space="preserve"> { ⇢ </w:t>
      </w:r>
      <w:r w:rsidDel="00000000" w:rsidR="00000000" w:rsidRPr="00000000">
        <w:rPr>
          <w:i w:val="1"/>
          <w:rtl w:val="0"/>
        </w:rPr>
        <w:t xml:space="preserve">MatchExpression</w:t>
      </w:r>
      <w:r w:rsidDel="00000000" w:rsidR="00000000" w:rsidRPr="00000000">
        <w:rPr>
          <w:rtl w:val="0"/>
        </w:rPr>
        <w:t xml:space="preserve"> : { </w:t>
      </w:r>
      <w:r w:rsidDel="00000000" w:rsidR="00000000" w:rsidRPr="00000000">
        <w:rPr>
          <w:rFonts w:ascii="Roboto Medium" w:cs="Roboto Medium" w:eastAsia="Roboto Medium" w:hAnsi="Roboto Medium"/>
          <w:rtl w:val="0"/>
        </w:rPr>
        <w:t xml:space="preserve">↪</w:t>
      </w:r>
      <w:r w:rsidDel="00000000" w:rsidR="00000000" w:rsidRPr="00000000">
        <w:rPr>
          <w:rtl w:val="0"/>
        </w:rPr>
        <w:t xml:space="preserve"> } </w:t>
      </w:r>
      <w:r w:rsidDel="00000000" w:rsidR="00000000" w:rsidRPr="00000000">
        <w:rPr>
          <w:i w:val="1"/>
          <w:rtl w:val="0"/>
        </w:rPr>
        <w:t xml:space="preserve">Code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120" w:before="0" w:line="240" w:lineRule="auto"/>
        <w:ind w:left="0" w:right="0" w:firstLine="0"/>
        <w:jc w:val="left"/>
        <w:rPr/>
      </w:pPr>
      <w:r w:rsidDel="00000000" w:rsidR="00000000" w:rsidRPr="00000000">
        <w:rPr>
          <w:rFonts w:ascii="Nova Mono" w:cs="Nova Mono" w:eastAsia="Nova Mono" w:hAnsi="Nova Mono"/>
          <w:rtl w:val="0"/>
        </w:rPr>
        <w:t xml:space="preserve"> { </w:t>
        <w:tab/>
        <w:t xml:space="preserve">⇢ </w:t>
      </w:r>
      <w:r w:rsidDel="00000000" w:rsidR="00000000" w:rsidRPr="00000000">
        <w:rPr>
          <w:rFonts w:ascii="Roboto Mono" w:cs="Roboto Mono" w:eastAsia="Roboto Mono" w:hAnsi="Roboto Mono"/>
          <w:b w:val="1"/>
          <w:rtl w:val="0"/>
        </w:rPr>
        <w:t xml:space="preserve">OTHER</w:t>
      </w:r>
      <w:r w:rsidDel="00000000" w:rsidR="00000000" w:rsidRPr="00000000">
        <w:rPr>
          <w:rtl w:val="0"/>
        </w:rPr>
        <w:t xml:space="preserve"> : { </w:t>
      </w:r>
      <w:r w:rsidDel="00000000" w:rsidR="00000000" w:rsidRPr="00000000">
        <w:rPr>
          <w:rFonts w:ascii="Roboto Medium" w:cs="Roboto Medium" w:eastAsia="Roboto Medium" w:hAnsi="Roboto Medium"/>
          <w:rtl w:val="0"/>
        </w:rPr>
        <w:t xml:space="preserve">↪</w:t>
      </w:r>
      <w:r w:rsidDel="00000000" w:rsidR="00000000" w:rsidRPr="00000000">
        <w:rPr>
          <w:rtl w:val="0"/>
        </w:rPr>
        <w:t xml:space="preserve"> } </w:t>
      </w:r>
      <w:r w:rsidDel="00000000" w:rsidR="00000000" w:rsidRPr="00000000">
        <w:rPr>
          <w:i w:val="1"/>
          <w:rtl w:val="0"/>
        </w:rPr>
        <w:t xml:space="preserve">Code</w:t>
      </w:r>
      <w:r w:rsidDel="00000000" w:rsidR="00000000" w:rsidRPr="00000000">
        <w:rPr>
          <w:rtl w:val="0"/>
        </w:rPr>
        <w:t xml:space="preserve"> }</w:t>
      </w:r>
    </w:p>
    <w:p w:rsidR="00000000" w:rsidDel="00000000" w:rsidP="00000000" w:rsidRDefault="00000000" w:rsidRPr="00000000" w14:paraId="00000289">
      <w:pPr>
        <w:numPr>
          <w:ilvl w:val="0"/>
          <w:numId w:val="7"/>
        </w:numPr>
        <w:spacing w:after="0" w:lineRule="auto"/>
        <w:ind w:left="720" w:hanging="360"/>
        <w:rPr>
          <w:u w:val="none"/>
        </w:rPr>
      </w:pPr>
      <w:r w:rsidDel="00000000" w:rsidR="00000000" w:rsidRPr="00000000">
        <w:rPr>
          <w:b w:val="1"/>
          <w:i w:val="1"/>
          <w:rtl w:val="0"/>
        </w:rPr>
        <w:t xml:space="preserve">CaseExpression </w:t>
      </w:r>
      <w:r w:rsidDel="00000000" w:rsidR="00000000" w:rsidRPr="00000000">
        <w:rPr>
          <w:rtl w:val="0"/>
        </w:rPr>
        <w:t xml:space="preserve">is the expression to compare.</w:t>
      </w:r>
    </w:p>
    <w:p w:rsidR="00000000" w:rsidDel="00000000" w:rsidP="00000000" w:rsidRDefault="00000000" w:rsidRPr="00000000" w14:paraId="0000028A">
      <w:pPr>
        <w:numPr>
          <w:ilvl w:val="0"/>
          <w:numId w:val="7"/>
        </w:numPr>
        <w:spacing w:after="0" w:lineRule="auto"/>
        <w:ind w:left="720" w:hanging="360"/>
        <w:rPr>
          <w:u w:val="none"/>
        </w:rPr>
      </w:pPr>
      <w:r w:rsidDel="00000000" w:rsidR="00000000" w:rsidRPr="00000000">
        <w:rPr>
          <w:b w:val="1"/>
          <w:i w:val="1"/>
          <w:rtl w:val="0"/>
        </w:rPr>
        <w:t xml:space="preserve">MatchExpression</w:t>
      </w:r>
      <w:r w:rsidDel="00000000" w:rsidR="00000000" w:rsidRPr="00000000">
        <w:rPr>
          <w:rtl w:val="0"/>
        </w:rPr>
        <w:t xml:space="preserve"> is a single or comma-delimited set of value-expressions and/or range-expressions, to compare </w:t>
      </w:r>
      <w:r w:rsidDel="00000000" w:rsidR="00000000" w:rsidRPr="00000000">
        <w:rPr>
          <w:i w:val="1"/>
          <w:rtl w:val="0"/>
        </w:rPr>
        <w:t xml:space="preserve">CaseExpression</w:t>
      </w:r>
      <w:r w:rsidDel="00000000" w:rsidR="00000000" w:rsidRPr="00000000">
        <w:rPr>
          <w:rtl w:val="0"/>
        </w:rPr>
        <w:t xml:space="preserve"> against.  Each </w:t>
      </w:r>
      <w:r w:rsidDel="00000000" w:rsidR="00000000" w:rsidRPr="00000000">
        <w:rPr>
          <w:i w:val="1"/>
          <w:rtl w:val="0"/>
        </w:rPr>
        <w:t xml:space="preserve">MatchExpression</w:t>
      </w:r>
      <w:r w:rsidDel="00000000" w:rsidR="00000000" w:rsidRPr="00000000">
        <w:rPr>
          <w:rtl w:val="0"/>
        </w:rPr>
        <w:t xml:space="preserve"> must be followed by a colon (:).</w:t>
      </w:r>
    </w:p>
    <w:p w:rsidR="00000000" w:rsidDel="00000000" w:rsidP="00000000" w:rsidRDefault="00000000" w:rsidRPr="00000000" w14:paraId="0000028B">
      <w:pPr>
        <w:numPr>
          <w:ilvl w:val="0"/>
          <w:numId w:val="7"/>
        </w:numPr>
        <w:spacing w:after="200" w:lineRule="auto"/>
        <w:ind w:left="720" w:hanging="360"/>
        <w:rPr>
          <w:u w:val="none"/>
        </w:rPr>
      </w:pPr>
      <w:r w:rsidDel="00000000" w:rsidR="00000000" w:rsidRPr="00000000">
        <w:rPr>
          <w:b w:val="1"/>
          <w:i w:val="1"/>
          <w:rtl w:val="0"/>
        </w:rPr>
        <w:t xml:space="preserve">Code</w:t>
      </w:r>
      <w:r w:rsidDel="00000000" w:rsidR="00000000" w:rsidRPr="00000000">
        <w:rPr>
          <w:rtl w:val="0"/>
        </w:rPr>
        <w:t xml:space="preserve"> is a block of one or more lines of code to execute when the </w:t>
      </w:r>
      <w:r w:rsidDel="00000000" w:rsidR="00000000" w:rsidRPr="00000000">
        <w:rPr>
          <w:i w:val="1"/>
          <w:rtl w:val="0"/>
        </w:rPr>
        <w:t xml:space="preserve">CaseExpression</w:t>
      </w:r>
      <w:r w:rsidDel="00000000" w:rsidR="00000000" w:rsidRPr="00000000">
        <w:rPr>
          <w:rtl w:val="0"/>
        </w:rPr>
        <w:t xml:space="preserve"> matches the associated </w:t>
      </w:r>
      <w:r w:rsidDel="00000000" w:rsidR="00000000" w:rsidRPr="00000000">
        <w:rPr>
          <w:i w:val="1"/>
          <w:rtl w:val="0"/>
        </w:rPr>
        <w:t xml:space="preserve">MatchExpression</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The first, or only, statement in </w:t>
      </w:r>
      <w:r w:rsidDel="00000000" w:rsidR="00000000" w:rsidRPr="00000000">
        <w:rPr>
          <w:i w:val="1"/>
          <w:rtl w:val="0"/>
        </w:rPr>
        <w:t xml:space="preserve">Code</w:t>
      </w:r>
      <w:r w:rsidDel="00000000" w:rsidR="00000000" w:rsidRPr="00000000">
        <w:rPr>
          <w:rtl w:val="0"/>
        </w:rPr>
        <w:t xml:space="preserve"> may appear to the right of the colon on the </w:t>
      </w:r>
      <w:r w:rsidDel="00000000" w:rsidR="00000000" w:rsidRPr="00000000">
        <w:rPr>
          <w:i w:val="1"/>
          <w:rtl w:val="0"/>
        </w:rPr>
        <w:t xml:space="preserve">MatchExpression</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w:t>
      </w:r>
      <w:r w:rsidDel="00000000" w:rsidR="00000000" w:rsidRPr="00000000">
        <w:rPr>
          <w:rtl w:val="0"/>
        </w:rPr>
        <w:t xml:space="preserve">line, or below it and indented from </w:t>
      </w:r>
      <w:r w:rsidDel="00000000" w:rsidR="00000000" w:rsidRPr="00000000">
        <w:rPr>
          <w:i w:val="1"/>
          <w:rtl w:val="0"/>
        </w:rPr>
        <w:t xml:space="preserve">MatchExpression</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itself.</w:t>
      </w:r>
    </w:p>
    <w:p w:rsidR="00000000" w:rsidDel="00000000" w:rsidP="00000000" w:rsidRDefault="00000000" w:rsidRPr="00000000" w14:paraId="0000028C">
      <w:pPr>
        <w:spacing w:after="0" w:lineRule="auto"/>
        <w:rPr>
          <w:b w:val="1"/>
        </w:rPr>
      </w:pPr>
      <w:r w:rsidDel="00000000" w:rsidR="00000000" w:rsidRPr="00000000">
        <w:rPr>
          <w:b w:val="1"/>
          <w:rtl w:val="0"/>
        </w:rPr>
        <w:t xml:space="preserve">Explanation</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CASE_FAST</w:t>
      </w:r>
      <w:r w:rsidDel="00000000" w:rsidR="00000000" w:rsidRPr="00000000">
        <w:rPr>
          <w:rtl w:val="0"/>
        </w:rPr>
        <w:t xml:space="preserve"> are part of three flow control constructs (</w:t>
      </w:r>
      <w:r w:rsidDel="00000000" w:rsidR="00000000" w:rsidRPr="00000000">
        <w:rPr>
          <w:rFonts w:ascii="Roboto Mono Medium" w:cs="Roboto Mono Medium" w:eastAsia="Roboto Mono Medium" w:hAnsi="Roboto Mono Medium"/>
          <w:rtl w:val="0"/>
        </w:rPr>
        <w:t xml:space="preserve">IF/IFNOT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CASE/CASE_FAST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that conditionally executes a block of code.  </w:t>
      </w:r>
      <w:r w:rsidDel="00000000" w:rsidR="00000000" w:rsidRPr="00000000">
        <w:rPr>
          <w:rFonts w:ascii="Roboto Mono Medium" w:cs="Roboto Mono Medium" w:eastAsia="Roboto Mono Medium" w:hAnsi="Roboto Mono Medium"/>
          <w:rtl w:val="0"/>
        </w:rPr>
        <w:t xml:space="preserve">CASE/CASE_FAST</w:t>
      </w:r>
      <w:r w:rsidDel="00000000" w:rsidR="00000000" w:rsidRPr="00000000">
        <w:rPr>
          <w:rtl w:val="0"/>
        </w:rPr>
        <w:t xml:space="preserve"> is the preferred structure to use, as opposed to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when you need to compare the equality of </w:t>
      </w:r>
      <w:r w:rsidDel="00000000" w:rsidR="00000000" w:rsidRPr="00000000">
        <w:rPr>
          <w:i w:val="1"/>
          <w:rtl w:val="0"/>
        </w:rPr>
        <w:t xml:space="preserve">CaseExpression</w:t>
      </w:r>
      <w:r w:rsidDel="00000000" w:rsidR="00000000" w:rsidRPr="00000000">
        <w:rPr>
          <w:rtl w:val="0"/>
        </w:rPr>
        <w:t xml:space="preserve"> to a number of different values.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CASE/CASE_FAST</w:t>
      </w:r>
      <w:r w:rsidDel="00000000" w:rsidR="00000000" w:rsidRPr="00000000">
        <w:rPr>
          <w:rtl w:val="0"/>
        </w:rPr>
        <w:t xml:space="preserve"> compares </w:t>
      </w:r>
      <w:r w:rsidDel="00000000" w:rsidR="00000000" w:rsidRPr="00000000">
        <w:rPr>
          <w:i w:val="1"/>
          <w:rtl w:val="0"/>
        </w:rPr>
        <w:t xml:space="preserve">CaseExpression</w:t>
      </w:r>
      <w:r w:rsidDel="00000000" w:rsidR="00000000" w:rsidRPr="00000000">
        <w:rPr>
          <w:rtl w:val="0"/>
        </w:rPr>
        <w:t xml:space="preserve"> against the values of each </w:t>
      </w:r>
      <w:r w:rsidDel="00000000" w:rsidR="00000000" w:rsidRPr="00000000">
        <w:rPr>
          <w:i w:val="1"/>
          <w:rtl w:val="0"/>
        </w:rPr>
        <w:t xml:space="preserve">MatchExpression</w:t>
      </w:r>
      <w:r w:rsidDel="00000000" w:rsidR="00000000" w:rsidRPr="00000000">
        <w:rPr>
          <w:rtl w:val="0"/>
        </w:rPr>
        <w:t xml:space="preserve">, in order, and if a match is found, executes the associated </w:t>
      </w:r>
      <w:r w:rsidDel="00000000" w:rsidR="00000000" w:rsidRPr="00000000">
        <w:rPr>
          <w:i w:val="1"/>
          <w:rtl w:val="0"/>
        </w:rPr>
        <w:t xml:space="preserve">Code</w:t>
      </w:r>
      <w:r w:rsidDel="00000000" w:rsidR="00000000" w:rsidRPr="00000000">
        <w:rPr>
          <w:rtl w:val="0"/>
        </w:rPr>
        <w:t xml:space="preserve">.  If no previous matches are found, the </w:t>
      </w:r>
      <w:r w:rsidDel="00000000" w:rsidR="00000000" w:rsidRPr="00000000">
        <w:rPr>
          <w:i w:val="1"/>
          <w:rtl w:val="0"/>
        </w:rPr>
        <w:t xml:space="preserve">Code</w:t>
      </w:r>
      <w:r w:rsidDel="00000000" w:rsidR="00000000" w:rsidRPr="00000000">
        <w:rPr>
          <w:rtl w:val="0"/>
        </w:rPr>
        <w:t xml:space="preserve"> associated with the optional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command are executed.</w:t>
      </w:r>
    </w:p>
    <w:p w:rsidR="00000000" w:rsidDel="00000000" w:rsidP="00000000" w:rsidRDefault="00000000" w:rsidRPr="00000000" w14:paraId="0000028F">
      <w:pPr>
        <w:pStyle w:val="Heading4"/>
        <w:rPr/>
      </w:pPr>
      <w:bookmarkStart w:colFirst="0" w:colLast="0" w:name="_1cj8dsjcmfjr" w:id="63"/>
      <w:bookmarkEnd w:id="63"/>
      <w:r w:rsidDel="00000000" w:rsidR="00000000" w:rsidRPr="00000000">
        <w:rPr>
          <w:rtl w:val="0"/>
        </w:rPr>
        <w:t xml:space="preserve">Indention is Critical</w:t>
      </w:r>
    </w:p>
    <w:p w:rsidR="00000000" w:rsidDel="00000000" w:rsidP="00000000" w:rsidRDefault="00000000" w:rsidRPr="00000000" w14:paraId="00000290">
      <w:pPr>
        <w:rPr/>
      </w:pPr>
      <w:r w:rsidDel="00000000" w:rsidR="00000000" w:rsidRPr="00000000">
        <w:rPr>
          <w:rtl w:val="0"/>
        </w:rPr>
        <w:t xml:space="preserve">IMPORTANT: Indention is critical.  The Spin2 language relies on indention (of one space or more) on lines following flow control constructs to determine if they belong to that construct or not.  Your code editor may also  visually indicate such groupings.  If using the Propeller Tool, Ctrl + I toggles block-group indicators on/off.</w:t>
      </w:r>
    </w:p>
    <w:p w:rsidR="00000000" w:rsidDel="00000000" w:rsidP="00000000" w:rsidRDefault="00000000" w:rsidRPr="00000000" w14:paraId="00000291">
      <w:pPr>
        <w:pStyle w:val="Heading4"/>
        <w:rPr/>
      </w:pPr>
      <w:bookmarkStart w:colFirst="0" w:colLast="0" w:name="_uhe020mcqriz" w:id="64"/>
      <w:bookmarkEnd w:id="64"/>
      <w:r w:rsidDel="00000000" w:rsidR="00000000" w:rsidRPr="00000000">
        <w:rPr>
          <w:rtl w:val="0"/>
        </w:rPr>
        <w:t xml:space="preserve">Using CASE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is handy where one of many actions needs to be performed depending on the value of an expression.  The following example assumes </w:t>
      </w:r>
      <w:r w:rsidDel="00000000" w:rsidR="00000000" w:rsidRPr="00000000">
        <w:rPr>
          <w:rFonts w:ascii="Roboto Mono" w:cs="Roboto Mono" w:eastAsia="Roboto Mono" w:hAnsi="Roboto Mono"/>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w:t>
      </w:r>
      <w:r w:rsidDel="00000000" w:rsidR="00000000" w:rsidRPr="00000000">
        <w:rPr>
          <w:rtl w:val="0"/>
        </w:rPr>
        <w:t xml:space="preserve"> are variables defined earlier.</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case</w:t>
      </w:r>
      <w:r w:rsidDel="00000000" w:rsidR="00000000" w:rsidRPr="00000000">
        <w:rPr>
          <w:rFonts w:ascii="Courier New" w:cs="Courier New" w:eastAsia="Courier New" w:hAnsi="Courier New"/>
          <w:rtl w:val="0"/>
        </w:rPr>
        <w:t xml:space="preserve"> X+Y</w:t>
        <w:tab/>
        <w:t xml:space="preserve">'Test X+Y</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 15: pintoggle(0)</w:t>
        <w:tab/>
        <w:t xml:space="preserve">'X+Y = 10 or 15? Toggle P0</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A*2   : pintoggle(1)</w:t>
        <w:tab/>
        <w:t xml:space="preserve">'X+Y = A*2? Toggle P1</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30..40: pintoggle(2)</w:t>
        <w:tab/>
        <w:t xml:space="preserve">'X+Y in 30 to 40? Toggle P2</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5</w:t>
        <w:tab/>
        <w:t xml:space="preserve">'Add 5 to X</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Since the </w:t>
      </w:r>
      <w:r w:rsidDel="00000000" w:rsidR="00000000" w:rsidRPr="00000000">
        <w:rPr>
          <w:i w:val="1"/>
          <w:rtl w:val="0"/>
        </w:rPr>
        <w:t xml:space="preserve">MatchExpression</w:t>
      </w:r>
      <w:r w:rsidDel="00000000" w:rsidR="00000000" w:rsidRPr="00000000">
        <w:rPr>
          <w:rtl w:val="0"/>
        </w:rPr>
        <w:t xml:space="preserve"> lines are indented from the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line, they belong to the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structure and are executed based on the </w:t>
      </w:r>
      <w:r w:rsidDel="00000000" w:rsidR="00000000" w:rsidRPr="00000000">
        <w:rPr>
          <w:i w:val="1"/>
          <w:rtl w:val="0"/>
        </w:rPr>
        <w:t xml:space="preserve">CaseExpression</w:t>
      </w:r>
      <w:r w:rsidDel="00000000" w:rsidR="00000000" w:rsidRPr="00000000">
        <w:rPr>
          <w:rtl w:val="0"/>
        </w:rPr>
        <w:t xml:space="preserve"> comparison results.  The last line, </w:t>
      </w:r>
      <w:r w:rsidDel="00000000" w:rsidR="00000000" w:rsidRPr="00000000">
        <w:rPr>
          <w:rFonts w:ascii="Roboto Mono" w:cs="Roboto Mono" w:eastAsia="Roboto Mono" w:hAnsi="Roboto Mono"/>
          <w:rtl w:val="0"/>
        </w:rPr>
        <w:t xml:space="preserve">X += 5</w:t>
      </w:r>
      <w:r w:rsidDel="00000000" w:rsidR="00000000" w:rsidRPr="00000000">
        <w:rPr>
          <w:rtl w:val="0"/>
        </w:rPr>
        <w:t xml:space="preserve">, is not indented from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so it is executed after, and regardless of, the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results.</w:t>
      </w:r>
    </w:p>
    <w:p w:rsidR="00000000" w:rsidDel="00000000" w:rsidP="00000000" w:rsidRDefault="00000000" w:rsidRPr="00000000" w14:paraId="00000299">
      <w:pPr>
        <w:rPr/>
      </w:pPr>
      <w:r w:rsidDel="00000000" w:rsidR="00000000" w:rsidRPr="00000000">
        <w:rPr>
          <w:rtl w:val="0"/>
        </w:rPr>
        <w:t xml:space="preserve">This example compares the value of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against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15</w:t>
      </w:r>
      <w:r w:rsidDel="00000000" w:rsidR="00000000" w:rsidRPr="00000000">
        <w:rPr>
          <w:rtl w:val="0"/>
        </w:rPr>
        <w:t xml:space="preserve">, </w:t>
      </w:r>
      <w:r w:rsidDel="00000000" w:rsidR="00000000" w:rsidRPr="00000000">
        <w:rPr>
          <w:rFonts w:ascii="Roboto Mono" w:cs="Roboto Mono" w:eastAsia="Roboto Mono" w:hAnsi="Roboto Mono"/>
          <w:rtl w:val="0"/>
        </w:rPr>
        <w:t xml:space="preserve">A*2</w:t>
      </w:r>
      <w:r w:rsidDel="00000000" w:rsidR="00000000" w:rsidRPr="00000000">
        <w:rPr>
          <w:rtl w:val="0"/>
        </w:rPr>
        <w:t xml:space="preserve">, and the range </w:t>
      </w:r>
      <w:r w:rsidDel="00000000" w:rsidR="00000000" w:rsidRPr="00000000">
        <w:rPr>
          <w:rFonts w:ascii="Roboto Mono" w:cs="Roboto Mono" w:eastAsia="Roboto Mono" w:hAnsi="Roboto Mono"/>
          <w:rtl w:val="0"/>
        </w:rPr>
        <w:t xml:space="preserve">30</w:t>
      </w:r>
      <w:r w:rsidDel="00000000" w:rsidR="00000000" w:rsidRPr="00000000">
        <w:rPr>
          <w:rtl w:val="0"/>
        </w:rPr>
        <w:t xml:space="preserve"> through </w:t>
      </w:r>
      <w:r w:rsidDel="00000000" w:rsidR="00000000" w:rsidRPr="00000000">
        <w:rPr>
          <w:rFonts w:ascii="Roboto Mono" w:cs="Roboto Mono" w:eastAsia="Roboto Mono" w:hAnsi="Roboto Mono"/>
          <w:rtl w:val="0"/>
        </w:rPr>
        <w:t xml:space="preserve">40</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equals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15</w:t>
      </w:r>
      <w:r w:rsidDel="00000000" w:rsidR="00000000" w:rsidRPr="00000000">
        <w:rPr>
          <w:rtl w:val="0"/>
        </w:rPr>
        <w:t xml:space="preserve">, P0 is toggled.  If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equals </w:t>
      </w:r>
      <w:r w:rsidDel="00000000" w:rsidR="00000000" w:rsidRPr="00000000">
        <w:rPr>
          <w:rFonts w:ascii="Roboto Mono" w:cs="Roboto Mono" w:eastAsia="Roboto Mono" w:hAnsi="Roboto Mono"/>
          <w:rtl w:val="0"/>
        </w:rPr>
        <w:t xml:space="preserve">A*2</w:t>
      </w:r>
      <w:r w:rsidDel="00000000" w:rsidR="00000000" w:rsidRPr="00000000">
        <w:rPr>
          <w:rtl w:val="0"/>
        </w:rPr>
        <w:t xml:space="preserve">, P1 is toggled.  If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is in the range </w:t>
      </w:r>
      <w:r w:rsidDel="00000000" w:rsidR="00000000" w:rsidRPr="00000000">
        <w:rPr>
          <w:rFonts w:ascii="Roboto Mono" w:cs="Roboto Mono" w:eastAsia="Roboto Mono" w:hAnsi="Roboto Mono"/>
          <w:rtl w:val="0"/>
        </w:rPr>
        <w:t xml:space="preserve">30</w:t>
      </w:r>
      <w:r w:rsidDel="00000000" w:rsidR="00000000" w:rsidRPr="00000000">
        <w:rPr>
          <w:rtl w:val="0"/>
        </w:rPr>
        <w:t xml:space="preserve"> through</w:t>
      </w:r>
      <w:r w:rsidDel="00000000" w:rsidR="00000000" w:rsidRPr="00000000">
        <w:rPr>
          <w:rtl w:val="0"/>
        </w:rPr>
        <w:t xml:space="preserve"> </w:t>
      </w:r>
      <w:r w:rsidDel="00000000" w:rsidR="00000000" w:rsidRPr="00000000">
        <w:rPr>
          <w:rFonts w:ascii="Roboto Mono" w:cs="Roboto Mono" w:eastAsia="Roboto Mono" w:hAnsi="Roboto Mono"/>
          <w:rtl w:val="0"/>
        </w:rPr>
        <w:t xml:space="preserve">40</w:t>
      </w:r>
      <w:r w:rsidDel="00000000" w:rsidR="00000000" w:rsidRPr="00000000">
        <w:rPr>
          <w:rtl w:val="0"/>
        </w:rPr>
        <w:t xml:space="preserve">, inclusive, then P2 is toggled.  Whether or not any match was found, the </w:t>
      </w:r>
      <w:r w:rsidDel="00000000" w:rsidR="00000000" w:rsidRPr="00000000">
        <w:rPr>
          <w:rFonts w:ascii="Roboto Mono" w:cs="Roboto Mono" w:eastAsia="Roboto Mono" w:hAnsi="Roboto Mono"/>
          <w:rtl w:val="0"/>
        </w:rPr>
        <w:t xml:space="preserve">X += 5</w:t>
      </w:r>
      <w:r w:rsidDel="00000000" w:rsidR="00000000" w:rsidRPr="00000000">
        <w:rPr>
          <w:rtl w:val="0"/>
        </w:rPr>
        <w:t xml:space="preserve"> line is executed next.</w:t>
      </w:r>
    </w:p>
    <w:p w:rsidR="00000000" w:rsidDel="00000000" w:rsidP="00000000" w:rsidRDefault="00000000" w:rsidRPr="00000000" w14:paraId="0000029A">
      <w:pPr>
        <w:pStyle w:val="Heading4"/>
        <w:rPr/>
      </w:pPr>
      <w:bookmarkStart w:colFirst="0" w:colLast="0" w:name="_ooso0heik3fo" w:id="65"/>
      <w:bookmarkEnd w:id="65"/>
      <w:r w:rsidDel="00000000" w:rsidR="00000000" w:rsidRPr="00000000">
        <w:rPr>
          <w:rtl w:val="0"/>
        </w:rPr>
        <w:t xml:space="preserve">Using OTHER</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optional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component of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is similar to the optional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component of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structure.  It should appear at the end of the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block if there's an action needed when no other match is found.  For example: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case</w:t>
      </w:r>
      <w:r w:rsidDel="00000000" w:rsidR="00000000" w:rsidRPr="00000000">
        <w:rPr>
          <w:rFonts w:ascii="Courier New" w:cs="Courier New" w:eastAsia="Courier New" w:hAnsi="Courier New"/>
          <w:rtl w:val="0"/>
        </w:rPr>
        <w:t xml:space="preserve"> X+Y</w:t>
        <w:tab/>
        <w:t xml:space="preserve">'Test X+Y</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 15: pintoggle(0)</w:t>
        <w:tab/>
        <w:t xml:space="preserve">'X+Y = 10 or 15? Toggle P0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25    : pintoggle(1)</w:t>
        <w:tab/>
        <w:t xml:space="preserve">'X+Y = 25? Toggle P1</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20..30: pintoggle(2)</w:t>
        <w:tab/>
        <w:t xml:space="preserve">'X+Y in 20 to 30? Toggle P2</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OTHER</w:t>
      </w:r>
      <w:r w:rsidDel="00000000" w:rsidR="00000000" w:rsidRPr="00000000">
        <w:rPr>
          <w:rFonts w:ascii="Courier New" w:cs="Courier New" w:eastAsia="Courier New" w:hAnsi="Courier New"/>
          <w:rtl w:val="0"/>
        </w:rPr>
        <w:t xml:space="preserve"> : pintoggle(3)</w:t>
        <w:tab/>
        <w:t xml:space="preserve">'Otherwise toggle P3</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5</w:t>
        <w:tab/>
        <w:t xml:space="preserve">'Add 5 to X</w:t>
      </w:r>
    </w:p>
    <w:p w:rsidR="00000000" w:rsidDel="00000000" w:rsidP="00000000" w:rsidRDefault="00000000" w:rsidRPr="00000000" w14:paraId="000002A2">
      <w:pPr>
        <w:rPr/>
      </w:pPr>
      <w:r w:rsidDel="00000000" w:rsidR="00000000" w:rsidRPr="00000000">
        <w:rPr>
          <w:rtl w:val="0"/>
        </w:rPr>
        <w:t xml:space="preserve">This example includes </w:t>
      </w:r>
      <w:r w:rsidDel="00000000" w:rsidR="00000000" w:rsidRPr="00000000">
        <w:rPr>
          <w:rtl w:val="0"/>
        </w:rPr>
        <w:t xml:space="preserve">an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statement.  If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does not equal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w:t>
      </w:r>
      <w:r w:rsidDel="00000000" w:rsidR="00000000" w:rsidRPr="00000000">
        <w:rPr>
          <w:rFonts w:ascii="Roboto Mono" w:cs="Roboto Mono" w:eastAsia="Roboto Mono" w:hAnsi="Roboto Mono"/>
          <w:rtl w:val="0"/>
        </w:rPr>
        <w:t xml:space="preserve">15</w:t>
      </w:r>
      <w:r w:rsidDel="00000000" w:rsidR="00000000" w:rsidRPr="00000000">
        <w:rPr>
          <w:rtl w:val="0"/>
        </w:rPr>
        <w:t xml:space="preserve">, </w:t>
      </w:r>
      <w:r w:rsidDel="00000000" w:rsidR="00000000" w:rsidRPr="00000000">
        <w:rPr>
          <w:rFonts w:ascii="Roboto Mono" w:cs="Roboto Mono" w:eastAsia="Roboto Mono" w:hAnsi="Roboto Mono"/>
          <w:rtl w:val="0"/>
        </w:rPr>
        <w:t xml:space="preserve">25</w:t>
      </w:r>
      <w:r w:rsidDel="00000000" w:rsidR="00000000" w:rsidRPr="00000000">
        <w:rPr>
          <w:rtl w:val="0"/>
        </w:rPr>
        <w:t xml:space="preserve">, or is not in the range </w:t>
      </w:r>
      <w:r w:rsidDel="00000000" w:rsidR="00000000" w:rsidRPr="00000000">
        <w:rPr>
          <w:rFonts w:ascii="Roboto Mono" w:cs="Roboto Mono" w:eastAsia="Roboto Mono" w:hAnsi="Roboto Mono"/>
          <w:rtl w:val="0"/>
        </w:rPr>
        <w:t xml:space="preserve">20</w:t>
      </w:r>
      <w:r w:rsidDel="00000000" w:rsidR="00000000" w:rsidRPr="00000000">
        <w:rPr>
          <w:rtl w:val="0"/>
        </w:rPr>
        <w:t xml:space="preserve"> to</w:t>
      </w:r>
      <w:r w:rsidDel="00000000" w:rsidR="00000000" w:rsidRPr="00000000">
        <w:rPr>
          <w:rtl w:val="0"/>
        </w:rPr>
        <w:t xml:space="preserve"> </w:t>
      </w:r>
      <w:r w:rsidDel="00000000" w:rsidR="00000000" w:rsidRPr="00000000">
        <w:rPr>
          <w:rFonts w:ascii="Roboto Mono" w:cs="Roboto Mono" w:eastAsia="Roboto Mono" w:hAnsi="Roboto Mono"/>
          <w:rtl w:val="0"/>
        </w:rPr>
        <w:t xml:space="preserve">30</w:t>
      </w:r>
      <w:r w:rsidDel="00000000" w:rsidR="00000000" w:rsidRPr="00000000">
        <w:rPr>
          <w:rtl w:val="0"/>
        </w:rPr>
        <w:t xml:space="preserve">, the </w:t>
      </w:r>
      <w:r w:rsidDel="00000000" w:rsidR="00000000" w:rsidRPr="00000000">
        <w:rPr>
          <w:i w:val="1"/>
          <w:rtl w:val="0"/>
        </w:rPr>
        <w:t xml:space="preserve">Code</w:t>
      </w:r>
      <w:r w:rsidDel="00000000" w:rsidR="00000000" w:rsidRPr="00000000">
        <w:rPr>
          <w:rtl w:val="0"/>
        </w:rPr>
        <w:t xml:space="preserve"> block following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is executed.  After the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construct, the </w:t>
      </w:r>
      <w:r w:rsidDel="00000000" w:rsidR="00000000" w:rsidRPr="00000000">
        <w:rPr>
          <w:rFonts w:ascii="Roboto Mono" w:cs="Roboto Mono" w:eastAsia="Roboto Mono" w:hAnsi="Roboto Mono"/>
          <w:rtl w:val="0"/>
        </w:rPr>
        <w:t xml:space="preserve">X += 5</w:t>
      </w:r>
      <w:r w:rsidDel="00000000" w:rsidR="00000000" w:rsidRPr="00000000">
        <w:rPr>
          <w:rtl w:val="0"/>
        </w:rPr>
        <w:t xml:space="preserve"> line is executed.</w:t>
      </w:r>
    </w:p>
    <w:p w:rsidR="00000000" w:rsidDel="00000000" w:rsidP="00000000" w:rsidRDefault="00000000" w:rsidRPr="00000000" w14:paraId="000002A3">
      <w:pPr>
        <w:rPr/>
      </w:pPr>
      <w:r w:rsidDel="00000000" w:rsidR="00000000" w:rsidRPr="00000000">
        <w:rPr>
          <w:rtl w:val="0"/>
        </w:rPr>
        <w:t xml:space="preserve">There is an important concept to note about this example: the </w:t>
      </w:r>
      <w:r w:rsidDel="00000000" w:rsidR="00000000" w:rsidRPr="00000000">
        <w:rPr>
          <w:i w:val="1"/>
          <w:rtl w:val="0"/>
        </w:rPr>
        <w:t xml:space="preserve">MatchExpressions </w:t>
      </w:r>
      <w:r w:rsidDel="00000000" w:rsidR="00000000" w:rsidRPr="00000000">
        <w:rPr>
          <w:rtl w:val="0"/>
        </w:rPr>
        <w:t xml:space="preserve">are evaluated in order, so the first valid match will execute and ignore the rest.  If we had arranged the last two </w:t>
      </w:r>
      <w:r w:rsidDel="00000000" w:rsidR="00000000" w:rsidRPr="00000000">
        <w:rPr>
          <w:i w:val="1"/>
          <w:rtl w:val="0"/>
        </w:rPr>
        <w:t xml:space="preserve">MatchExpressions </w:t>
      </w:r>
      <w:r w:rsidDel="00000000" w:rsidR="00000000" w:rsidRPr="00000000">
        <w:rPr>
          <w:rtl w:val="0"/>
        </w:rPr>
        <w:t xml:space="preserve">above </w:t>
      </w:r>
      <w:r w:rsidDel="00000000" w:rsidR="00000000" w:rsidRPr="00000000">
        <w:rPr>
          <w:rFonts w:ascii="Roboto Mono Medium" w:cs="Roboto Mono Medium" w:eastAsia="Roboto Mono Medium" w:hAnsi="Roboto Mono Medium"/>
          <w:rtl w:val="0"/>
        </w:rPr>
        <w:t xml:space="preserve">OTHER</w:t>
      </w:r>
      <w:r w:rsidDel="00000000" w:rsidR="00000000" w:rsidRPr="00000000">
        <w:rPr>
          <w:rtl w:val="0"/>
        </w:rPr>
        <w:t xml:space="preserve"> </w:t>
      </w:r>
      <w:r w:rsidDel="00000000" w:rsidR="00000000" w:rsidRPr="00000000">
        <w:rPr>
          <w:rtl w:val="0"/>
        </w:rPr>
        <w:t xml:space="preserve">so that the range of 20..30 is checked before 25, we’d have a bug in our code.  Here's similar code with that bug:</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case X+Y</w:t>
        <w:tab/>
        <w:t xml:space="preserve">'Test X+Y</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 15: pintoggle(0)</w:t>
        <w:tab/>
        <w:t xml:space="preserve">'X+Y = 10 or 15? Toggle P0</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20..30</w:t>
      </w:r>
      <w:r w:rsidDel="00000000" w:rsidR="00000000" w:rsidRPr="00000000">
        <w:rPr>
          <w:rFonts w:ascii="Courier New" w:cs="Courier New" w:eastAsia="Courier New" w:hAnsi="Courier New"/>
          <w:rtl w:val="0"/>
        </w:rPr>
        <w:t xml:space="preserve">: pintoggle(2)</w:t>
        <w:tab/>
        <w:t xml:space="preserve">'X+Y in 20 to 30? Toggle P2</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25</w:t>
      </w:r>
      <w:r w:rsidDel="00000000" w:rsidR="00000000" w:rsidRPr="00000000">
        <w:rPr>
          <w:rFonts w:ascii="Courier New" w:cs="Courier New" w:eastAsia="Courier New" w:hAnsi="Courier New"/>
          <w:rtl w:val="0"/>
        </w:rPr>
        <w:t xml:space="preserve">    : pintoggle(1)</w:t>
        <w:tab/>
        <w:t xml:space="preserve">'X+Y = 25? Toggle P1        &lt;-- THIS NEVER RUNS</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The above example contains an error because, 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X+Y</w:t>
      </w:r>
      <w:r w:rsidDel="00000000" w:rsidR="00000000" w:rsidRPr="00000000">
        <w:rPr>
          <w:rtl w:val="0"/>
        </w:rPr>
        <w:t xml:space="preserve"> could be equal to</w:t>
      </w:r>
      <w:r w:rsidDel="00000000" w:rsidR="00000000" w:rsidRPr="00000000">
        <w:rPr>
          <w:rtl w:val="0"/>
        </w:rPr>
        <w:t xml:space="preserve"> </w:t>
      </w:r>
      <w:r w:rsidDel="00000000" w:rsidR="00000000" w:rsidRPr="00000000">
        <w:rPr>
          <w:rFonts w:ascii="Roboto Mono" w:cs="Roboto Mono" w:eastAsia="Roboto Mono" w:hAnsi="Roboto Mono"/>
          <w:rtl w:val="0"/>
        </w:rPr>
        <w:t xml:space="preserve">25</w:t>
      </w:r>
      <w:r w:rsidDel="00000000" w:rsidR="00000000" w:rsidRPr="00000000">
        <w:rPr>
          <w:rtl w:val="0"/>
        </w:rPr>
        <w:t xml:space="preserve">, that exact match expression would never be tested since the previous one, range of</w:t>
      </w:r>
      <w:r w:rsidDel="00000000" w:rsidR="00000000" w:rsidRPr="00000000">
        <w:rPr>
          <w:rtl w:val="0"/>
        </w:rPr>
        <w:t xml:space="preserve"> </w:t>
      </w:r>
      <w:r w:rsidDel="00000000" w:rsidR="00000000" w:rsidRPr="00000000">
        <w:rPr>
          <w:rFonts w:ascii="Roboto Mono" w:cs="Roboto Mono" w:eastAsia="Roboto Mono" w:hAnsi="Roboto Mono"/>
          <w:rtl w:val="0"/>
        </w:rPr>
        <w:t xml:space="preserve">20..30</w:t>
      </w:r>
      <w:r w:rsidDel="00000000" w:rsidR="00000000" w:rsidRPr="00000000">
        <w:rPr>
          <w:rtl w:val="0"/>
        </w:rPr>
        <w:t xml:space="preserve"> would be tested first and satisfies the case, so its block is executed and no further match expressions are checked.</w:t>
      </w:r>
    </w:p>
    <w:p w:rsidR="00000000" w:rsidDel="00000000" w:rsidP="00000000" w:rsidRDefault="00000000" w:rsidRPr="00000000" w14:paraId="000002A9">
      <w:pPr>
        <w:pStyle w:val="Heading4"/>
        <w:rPr>
          <w:rFonts w:ascii="Roboto Mono Medium" w:cs="Roboto Mono Medium" w:eastAsia="Roboto Mono Medium" w:hAnsi="Roboto Mono Medium"/>
        </w:rPr>
      </w:pPr>
      <w:bookmarkStart w:colFirst="0" w:colLast="0" w:name="_egcajbper2jh" w:id="66"/>
      <w:bookmarkEnd w:id="66"/>
      <w:r w:rsidDel="00000000" w:rsidR="00000000" w:rsidRPr="00000000">
        <w:rPr>
          <w:rtl w:val="0"/>
        </w:rPr>
        <w:t xml:space="preserve">Using CASE_FAST</w:t>
      </w:r>
      <w:r w:rsidDel="00000000" w:rsidR="00000000" w:rsidRPr="00000000">
        <w:rPr>
          <w:rtl w:val="0"/>
        </w:rPr>
      </w:r>
    </w:p>
    <w:p w:rsidR="00000000" w:rsidDel="00000000" w:rsidP="00000000" w:rsidRDefault="00000000" w:rsidRPr="00000000" w14:paraId="000002AA">
      <w:pPr>
        <w:rPr/>
      </w:pPr>
      <w:r w:rsidDel="00000000" w:rsidR="00000000" w:rsidRPr="00000000">
        <w:rPr>
          <w:rFonts w:ascii="Roboto Mono Medium" w:cs="Roboto Mono Medium" w:eastAsia="Roboto Mono Medium" w:hAnsi="Roboto Mono Medium"/>
          <w:rtl w:val="0"/>
        </w:rPr>
        <w:t xml:space="preserve">CASE_FAST</w:t>
      </w:r>
      <w:r w:rsidDel="00000000" w:rsidR="00000000" w:rsidRPr="00000000">
        <w:rPr>
          <w:rtl w:val="0"/>
        </w:rPr>
        <w:t xml:space="preserve"> is like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but rather than sequentially comparing the target to a list of possible matches, it uses an indexed jump table of up to 256 entries to immediately branch to the appropriate </w:t>
      </w:r>
      <w:r w:rsidDel="00000000" w:rsidR="00000000" w:rsidRPr="00000000">
        <w:rPr>
          <w:i w:val="1"/>
          <w:rtl w:val="0"/>
        </w:rPr>
        <w:t xml:space="preserve">Code</w:t>
      </w:r>
      <w:r w:rsidDel="00000000" w:rsidR="00000000" w:rsidRPr="00000000">
        <w:rPr>
          <w:rtl w:val="0"/>
        </w:rPr>
        <w:t xml:space="preserve"> block</w:t>
      </w:r>
      <w:r w:rsidDel="00000000" w:rsidR="00000000" w:rsidRPr="00000000">
        <w:rPr>
          <w:rtl w:val="0"/>
        </w:rPr>
        <w:t xml:space="preserve">, saving time at a possible cost of larger compiled code.  However, the resulting </w:t>
      </w:r>
      <w:r w:rsidDel="00000000" w:rsidR="00000000" w:rsidRPr="00000000">
        <w:rPr>
          <w:rFonts w:ascii="Roboto Mono Medium" w:cs="Roboto Mono Medium" w:eastAsia="Roboto Mono Medium" w:hAnsi="Roboto Mono Medium"/>
          <w:rtl w:val="0"/>
        </w:rPr>
        <w:t xml:space="preserve">CASE_FAST</w:t>
      </w:r>
      <w:r w:rsidDel="00000000" w:rsidR="00000000" w:rsidRPr="00000000">
        <w:rPr>
          <w:rtl w:val="0"/>
        </w:rPr>
        <w:t xml:space="preserve"> code will be smaller than an equivalent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construct including several match values, if those values are all contiguous and don't include match ranges.</w:t>
      </w:r>
    </w:p>
    <w:p w:rsidR="00000000" w:rsidDel="00000000" w:rsidP="00000000" w:rsidRDefault="00000000" w:rsidRPr="00000000" w14:paraId="000002AB">
      <w:pPr>
        <w:rPr/>
      </w:pPr>
      <w:r w:rsidDel="00000000" w:rsidR="00000000" w:rsidRPr="00000000">
        <w:rPr>
          <w:rFonts w:ascii="Roboto Mono Medium" w:cs="Roboto Mono Medium" w:eastAsia="Roboto Mono Medium" w:hAnsi="Roboto Mono Medium"/>
          <w:rtl w:val="0"/>
        </w:rPr>
        <w:t xml:space="preserve">CASE_FAST</w:t>
      </w:r>
      <w:r w:rsidDel="00000000" w:rsidR="00000000" w:rsidRPr="00000000">
        <w:rPr>
          <w:rtl w:val="0"/>
        </w:rPr>
        <w:t xml:space="preserve"> </w:t>
      </w:r>
      <w:r w:rsidDel="00000000" w:rsidR="00000000" w:rsidRPr="00000000">
        <w:rPr>
          <w:i w:val="1"/>
          <w:rtl w:val="0"/>
        </w:rPr>
        <w:t xml:space="preserve">MatchExpressions </w:t>
      </w:r>
      <w:r w:rsidDel="00000000" w:rsidR="00000000" w:rsidRPr="00000000">
        <w:rPr>
          <w:rtl w:val="0"/>
        </w:rPr>
        <w:t xml:space="preserve">can contain single or comma-delimited values and/or range-expressions, values can be contiguous or not, but all values must all be unique constants that are within 255 of each other.  The order of </w:t>
      </w:r>
      <w:r w:rsidDel="00000000" w:rsidR="00000000" w:rsidRPr="00000000">
        <w:rPr>
          <w:i w:val="1"/>
          <w:rtl w:val="0"/>
        </w:rPr>
        <w:t xml:space="preserve">MatchExpressions</w:t>
      </w:r>
      <w:r w:rsidDel="00000000" w:rsidR="00000000" w:rsidRPr="00000000">
        <w:rPr>
          <w:rtl w:val="0"/>
        </w:rPr>
        <w:t xml:space="preserve"> doesn't matter in </w:t>
      </w:r>
      <w:r w:rsidDel="00000000" w:rsidR="00000000" w:rsidRPr="00000000">
        <w:rPr>
          <w:rFonts w:ascii="Roboto Mono Medium" w:cs="Roboto Mono Medium" w:eastAsia="Roboto Mono Medium" w:hAnsi="Roboto Mono Medium"/>
          <w:rtl w:val="0"/>
        </w:rPr>
        <w:t xml:space="preserve">CASE_FAST</w:t>
      </w:r>
      <w:r w:rsidDel="00000000" w:rsidR="00000000" w:rsidRPr="00000000">
        <w:rPr>
          <w:rtl w:val="0"/>
        </w:rPr>
        <w:t xml:space="preserve"> since, at run-time, </w:t>
      </w:r>
      <w:r w:rsidDel="00000000" w:rsidR="00000000" w:rsidRPr="00000000">
        <w:rPr>
          <w:i w:val="1"/>
          <w:rtl w:val="0"/>
        </w:rPr>
        <w:t xml:space="preserve">CaseExpression</w:t>
      </w:r>
      <w:r w:rsidDel="00000000" w:rsidR="00000000" w:rsidRPr="00000000">
        <w:rPr>
          <w:rtl w:val="0"/>
        </w:rPr>
        <w:t xml:space="preserve"> feeds into an indexed jump table.</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CASE_FAST</w:t>
      </w:r>
      <w:r w:rsidDel="00000000" w:rsidR="00000000" w:rsidRPr="00000000">
        <w:rPr>
          <w:rFonts w:ascii="Courier New" w:cs="Courier New" w:eastAsia="Courier New" w:hAnsi="Courier New"/>
          <w:rtl w:val="0"/>
        </w:rPr>
        <w:t xml:space="preserve"> chr</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0:     BYTEFILL(@screen, " ", screen_size)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 := row := 0</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     col := row := 0</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2..7:  flag := chr</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8:     IF col</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9:     REPEAT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 col &amp; 7</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    RETURN</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11:    color := $00</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12:    color := $80</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13:    newline()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OTHER: out(chr)</w:t>
      </w:r>
    </w:p>
    <w:p w:rsidR="00000000" w:rsidDel="00000000" w:rsidP="00000000" w:rsidRDefault="00000000" w:rsidRPr="00000000" w14:paraId="000002BC">
      <w:pPr>
        <w:pStyle w:val="Heading4"/>
        <w:rPr/>
      </w:pPr>
      <w:bookmarkStart w:colFirst="0" w:colLast="0" w:name="_i1l64y7tgqe0" w:id="67"/>
      <w:bookmarkEnd w:id="67"/>
      <w:r w:rsidDel="00000000" w:rsidR="00000000" w:rsidRPr="00000000">
        <w:rPr>
          <w:rtl w:val="0"/>
        </w:rPr>
        <w:t xml:space="preserve">Code Variations</w:t>
      </w:r>
    </w:p>
    <w:p w:rsidR="00000000" w:rsidDel="00000000" w:rsidP="00000000" w:rsidRDefault="00000000" w:rsidRPr="00000000" w14:paraId="000002BD">
      <w:pPr>
        <w:rPr/>
      </w:pPr>
      <w:r w:rsidDel="00000000" w:rsidR="00000000" w:rsidRPr="00000000">
        <w:rPr>
          <w:rtl w:val="0"/>
        </w:rPr>
        <w:t xml:space="preserve">Each </w:t>
      </w:r>
      <w:r w:rsidDel="00000000" w:rsidR="00000000" w:rsidRPr="00000000">
        <w:rPr>
          <w:i w:val="1"/>
          <w:rtl w:val="0"/>
        </w:rPr>
        <w:t xml:space="preserve">Code</w:t>
      </w:r>
      <w:r w:rsidDel="00000000" w:rsidR="00000000" w:rsidRPr="00000000">
        <w:rPr>
          <w:rtl w:val="0"/>
        </w:rPr>
        <w:t xml:space="preserve"> block can be many lines and may also appear below, and indented from, the </w:t>
      </w:r>
      <w:r w:rsidDel="00000000" w:rsidR="00000000" w:rsidRPr="00000000">
        <w:rPr>
          <w:i w:val="1"/>
          <w:rtl w:val="0"/>
        </w:rPr>
        <w:t xml:space="preserve">MatchExpression</w:t>
      </w:r>
      <w:r w:rsidDel="00000000" w:rsidR="00000000" w:rsidRPr="00000000">
        <w:rPr>
          <w:rtl w:val="0"/>
        </w:rPr>
        <w:t xml:space="preserve"> itself.  The following two examples show these variations.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case A</w:t>
        <w:tab/>
        <w:t xml:space="preserve">'Test A</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4     </w:t>
      </w:r>
      <w:r w:rsidDel="00000000" w:rsidR="00000000" w:rsidRPr="00000000">
        <w:rPr>
          <w:rFonts w:ascii="Courier New" w:cs="Courier New" w:eastAsia="Courier New" w:hAnsi="Courier New"/>
          <w:b w:val="1"/>
          <w:color w:val="0000ff"/>
          <w:rtl w:val="0"/>
        </w:rPr>
        <w:t xml:space="preserve">: </w:t>
      </w:r>
      <w:r w:rsidDel="00000000" w:rsidR="00000000" w:rsidRPr="00000000">
        <w:rPr>
          <w:rFonts w:ascii="Courier New" w:cs="Courier New" w:eastAsia="Courier New" w:hAnsi="Courier New"/>
          <w:color w:val="0000ff"/>
          <w:rtl w:val="0"/>
        </w:rPr>
        <w:t xml:space="preserve">pintoggle</w:t>
      </w:r>
      <w:r w:rsidDel="00000000" w:rsidR="00000000" w:rsidRPr="00000000">
        <w:rPr>
          <w:rFonts w:ascii="Courier New" w:cs="Courier New" w:eastAsia="Courier New" w:hAnsi="Courier New"/>
          <w:rtl w:val="0"/>
        </w:rPr>
        <w:t xml:space="preserve">(0)</w:t>
        <w:tab/>
        <w:t xml:space="preserve">'A = 4? Toggle P0</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Z+1   : pintoggle(1)</w:t>
        <w:tab/>
        <w:t xml:space="preserve">'A = Z+1? Toggle P1</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w:t>
        <w:tab/>
        <w:t xml:space="preserve">'And toggle P2</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10..15: pintoggle(3)</w:t>
        <w:tab/>
        <w:t xml:space="preserve">'A in 10 to 15? Toggle P3</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case A</w:t>
        <w:tab/>
        <w:t xml:space="preserve">'Test A</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4</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ab/>
        <w:t xml:space="preserve">'A = 4?</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 </w:t>
      </w:r>
      <w:r w:rsidDel="00000000" w:rsidR="00000000" w:rsidRPr="00000000">
        <w:rPr>
          <w:rFonts w:ascii="Courier New" w:cs="Courier New" w:eastAsia="Courier New" w:hAnsi="Courier New"/>
          <w:color w:val="0000ff"/>
          <w:rtl w:val="0"/>
        </w:rPr>
        <w:t xml:space="preserve">pintoggle</w:t>
      </w:r>
      <w:r w:rsidDel="00000000" w:rsidR="00000000" w:rsidRPr="00000000">
        <w:rPr>
          <w:rFonts w:ascii="Courier New" w:cs="Courier New" w:eastAsia="Courier New" w:hAnsi="Courier New"/>
          <w:rtl w:val="0"/>
        </w:rPr>
        <w:t xml:space="preserve">(0)</w:t>
        <w:tab/>
        <w:t xml:space="preserve">'Toggle P0</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Z+1:</w:t>
        <w:tab/>
        <w:t xml:space="preserve">'A = Z+1?</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w:t>
        <w:tab/>
        <w:t xml:space="preserve">'And toggle P2</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10..15:</w:t>
        <w:tab/>
        <w:t xml:space="preserve">'A in 10 to 15?</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pPr>
      <w:r w:rsidDel="00000000" w:rsidR="00000000" w:rsidRPr="00000000">
        <w:rPr>
          <w:rFonts w:ascii="Courier New" w:cs="Courier New" w:eastAsia="Courier New" w:hAnsi="Courier New"/>
          <w:rtl w:val="0"/>
        </w:rPr>
        <w:t xml:space="preserve">    pintoggle(3)</w:t>
        <w:tab/>
        <w:t xml:space="preserve">'Toggle P3</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2"/>
        <w:rPr/>
      </w:pPr>
      <w:bookmarkStart w:colFirst="0" w:colLast="0" w:name="_ynxmxpml4tr" w:id="68"/>
      <w:bookmarkEnd w:id="68"/>
      <w:r w:rsidDel="00000000" w:rsidR="00000000" w:rsidRPr="00000000">
        <w:rPr>
          <w:rtl w:val="0"/>
        </w:rPr>
        <w:t xml:space="preserve">IF </w:t>
      </w:r>
      <w:r w:rsidDel="00000000" w:rsidR="00000000" w:rsidRPr="00000000">
        <w:rPr>
          <w:rFonts w:ascii="Roboto Light" w:cs="Roboto Light" w:eastAsia="Roboto Light" w:hAnsi="Roboto Light"/>
          <w:b w:val="0"/>
          <w:rtl w:val="0"/>
        </w:rPr>
        <w:t xml:space="preserve">/</w:t>
      </w:r>
      <w:r w:rsidDel="00000000" w:rsidR="00000000" w:rsidRPr="00000000">
        <w:rPr>
          <w:rtl w:val="0"/>
        </w:rPr>
        <w:t xml:space="preserve"> </w:t>
      </w:r>
      <w:r w:rsidDel="00000000" w:rsidR="00000000" w:rsidRPr="00000000">
        <w:rPr>
          <w:rtl w:val="0"/>
        </w:rPr>
        <w:t xml:space="preserve">IFNOT</w:t>
      </w:r>
      <w:r w:rsidDel="00000000" w:rsidR="00000000" w:rsidRPr="00000000">
        <w:rPr>
          <w:rtl w:val="0"/>
        </w:rPr>
      </w:r>
    </w:p>
    <w:p w:rsidR="00000000" w:rsidDel="00000000" w:rsidP="00000000" w:rsidRDefault="00000000" w:rsidRPr="00000000" w14:paraId="000002CE">
      <w:pPr>
        <w:spacing w:after="120" w:lineRule="auto"/>
        <w:rPr/>
      </w:pPr>
      <w:r w:rsidDel="00000000" w:rsidR="00000000" w:rsidRPr="00000000">
        <w:rPr>
          <w:b w:val="1"/>
          <w:rtl w:val="0"/>
        </w:rPr>
        <w:t xml:space="preserve">Command:</w:t>
      </w:r>
      <w:r w:rsidDel="00000000" w:rsidR="00000000" w:rsidRPr="00000000">
        <w:rPr>
          <w:rtl w:val="0"/>
        </w:rPr>
        <w:t xml:space="preserve"> Test condition(s) and execute a block of code if true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if false (</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w:t>
      </w:r>
    </w:p>
    <w:p w:rsidR="00000000" w:rsidDel="00000000" w:rsidP="00000000" w:rsidRDefault="00000000" w:rsidRPr="00000000" w14:paraId="000002CF">
      <w:pPr>
        <w:spacing w:after="0" w:lineRule="auto"/>
        <w:rPr>
          <w:rFonts w:ascii="Roboto Medium" w:cs="Roboto Medium" w:eastAsia="Roboto Medium" w:hAnsi="Roboto Medium"/>
          <w:sz w:val="16"/>
          <w:szCs w:val="16"/>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r w:rsidDel="00000000" w:rsidR="00000000" w:rsidRPr="00000000">
        <w:rPr>
          <w:rtl w:val="0"/>
        </w:rPr>
      </w:r>
    </w:p>
    <w:p w:rsidR="00000000" w:rsidDel="00000000" w:rsidP="00000000" w:rsidRDefault="00000000" w:rsidRPr="00000000" w14:paraId="000002D0">
      <w:pPr>
        <w:tabs>
          <w:tab w:val="left" w:leader="none" w:pos="360"/>
          <w:tab w:val="left" w:leader="none" w:pos="180"/>
          <w:tab w:val="left" w:leader="none" w:pos="360"/>
        </w:tabs>
        <w:spacing w:after="0" w:lineRule="auto"/>
        <w:rPr>
          <w:i w:val="1"/>
        </w:rPr>
      </w:pPr>
      <w:r w:rsidDel="00000000" w:rsidR="00000000" w:rsidRPr="00000000">
        <w:rPr>
          <w:rFonts w:ascii="Roboto Mono Medium" w:cs="Roboto Mono Medium" w:eastAsia="Roboto Mono Medium" w:hAnsi="Roboto Mono Medium"/>
          <w:rtl w:val="0"/>
        </w:rPr>
        <w:tab/>
      </w:r>
      <w:r w:rsidDel="00000000" w:rsidR="00000000" w:rsidRPr="00000000">
        <w:rPr>
          <w:rFonts w:ascii="Roboto Mono" w:cs="Roboto Mono" w:eastAsia="Roboto Mono" w:hAnsi="Roboto Mono"/>
          <w:b w:val="1"/>
          <w:rtl w:val="0"/>
        </w:rPr>
        <w:t xml:space="preserve">IF</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b w:val="1"/>
          <w:rtl w:val="0"/>
        </w:rPr>
        <w:t xml:space="preserve">IFNOT</w:t>
      </w:r>
      <w:r w:rsidDel="00000000" w:rsidR="00000000" w:rsidRPr="00000000">
        <w:rPr>
          <w:rtl w:val="0"/>
        </w:rPr>
        <w:t xml:space="preserve"> </w:t>
      </w:r>
      <w:r w:rsidDel="00000000" w:rsidR="00000000" w:rsidRPr="00000000">
        <w:rPr>
          <w:i w:val="1"/>
          <w:rtl w:val="0"/>
        </w:rPr>
        <w:t xml:space="preserve">Condition(s)</w:t>
      </w:r>
    </w:p>
    <w:p w:rsidR="00000000" w:rsidDel="00000000" w:rsidP="00000000" w:rsidRDefault="00000000" w:rsidRPr="00000000" w14:paraId="000002D1">
      <w:pPr>
        <w:tabs>
          <w:tab w:val="left" w:leader="none" w:pos="360"/>
          <w:tab w:val="left" w:leader="none" w:pos="180"/>
        </w:tabs>
        <w:spacing w:after="0" w:lineRule="auto"/>
        <w:rPr>
          <w:i w:val="1"/>
        </w:rPr>
      </w:pPr>
      <w:r w:rsidDel="00000000" w:rsidR="00000000" w:rsidRPr="00000000">
        <w:rPr>
          <w:rFonts w:ascii="Nova Mono" w:cs="Nova Mono" w:eastAsia="Nova Mono" w:hAnsi="Nova Mono"/>
          <w:rtl w:val="0"/>
        </w:rPr>
        <w:tab/>
        <w:t xml:space="preserve">⇢ </w:t>
      </w:r>
      <w:r w:rsidDel="00000000" w:rsidR="00000000" w:rsidRPr="00000000">
        <w:rPr>
          <w:i w:val="1"/>
          <w:rtl w:val="0"/>
        </w:rPr>
        <w:t xml:space="preserve">If/IfNot-Code</w:t>
      </w:r>
    </w:p>
    <w:p w:rsidR="00000000" w:rsidDel="00000000" w:rsidP="00000000" w:rsidRDefault="00000000" w:rsidRPr="00000000" w14:paraId="000002D2">
      <w:pPr>
        <w:tabs>
          <w:tab w:val="left" w:leader="none" w:pos="60"/>
          <w:tab w:val="left" w:leader="none" w:pos="360"/>
          <w:tab w:val="left" w:leader="none" w:pos="180"/>
        </w:tabs>
        <w:spacing w:after="0" w:lineRule="auto"/>
        <w:rPr/>
      </w:pPr>
      <w:r w:rsidDel="00000000" w:rsidR="00000000" w:rsidRPr="00000000">
        <w:rPr>
          <w:rtl w:val="0"/>
        </w:rPr>
        <w:tab/>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ELSEIF</w:t>
      </w:r>
      <w:r w:rsidDel="00000000" w:rsidR="00000000" w:rsidRPr="00000000">
        <w:rPr>
          <w:rFonts w:ascii="Roboto Mono Medium" w:cs="Roboto Mono Medium" w:eastAsia="Roboto Mono Medium" w:hAnsi="Roboto Mono Medium"/>
          <w:rtl w:val="0"/>
        </w:rPr>
        <w:t xml:space="preserve">/</w:t>
      </w:r>
      <w:r w:rsidDel="00000000" w:rsidR="00000000" w:rsidRPr="00000000">
        <w:rPr>
          <w:rFonts w:ascii="Roboto Mono" w:cs="Roboto Mono" w:eastAsia="Roboto Mono" w:hAnsi="Roboto Mono"/>
          <w:b w:val="1"/>
          <w:rtl w:val="0"/>
        </w:rPr>
        <w:t xml:space="preserve">ELSEIFNOT</w:t>
      </w:r>
      <w:r w:rsidDel="00000000" w:rsidR="00000000" w:rsidRPr="00000000">
        <w:rPr>
          <w:rtl w:val="0"/>
        </w:rPr>
        <w:t xml:space="preserve"> </w:t>
      </w:r>
      <w:r w:rsidDel="00000000" w:rsidR="00000000" w:rsidRPr="00000000">
        <w:rPr>
          <w:i w:val="1"/>
          <w:rtl w:val="0"/>
        </w:rPr>
        <w:t xml:space="preserve">Condition</w:t>
      </w:r>
      <w:r w:rsidDel="00000000" w:rsidR="00000000" w:rsidRPr="00000000">
        <w:rPr>
          <w:rtl w:val="0"/>
        </w:rPr>
        <w:t xml:space="preserve">(s) </w:t>
      </w:r>
    </w:p>
    <w:p w:rsidR="00000000" w:rsidDel="00000000" w:rsidP="00000000" w:rsidRDefault="00000000" w:rsidRPr="00000000" w14:paraId="000002D3">
      <w:pPr>
        <w:tabs>
          <w:tab w:val="left" w:leader="none" w:pos="360"/>
          <w:tab w:val="left" w:leader="none" w:pos="180"/>
        </w:tabs>
        <w:spacing w:after="0" w:lineRule="auto"/>
        <w:rPr/>
      </w:pPr>
      <w:r w:rsidDel="00000000" w:rsidR="00000000" w:rsidRPr="00000000">
        <w:rPr>
          <w:rFonts w:ascii="Nova Mono" w:cs="Nova Mono" w:eastAsia="Nova Mono" w:hAnsi="Nova Mono"/>
          <w:rtl w:val="0"/>
        </w:rPr>
        <w:tab/>
        <w:t xml:space="preserve">⇢ </w:t>
      </w:r>
      <w:r w:rsidDel="00000000" w:rsidR="00000000" w:rsidRPr="00000000">
        <w:rPr>
          <w:i w:val="1"/>
          <w:rtl w:val="0"/>
        </w:rPr>
        <w:t xml:space="preserve">ElseIf/ElseIfNot-Code</w:t>
      </w:r>
      <w:r w:rsidDel="00000000" w:rsidR="00000000" w:rsidRPr="00000000">
        <w:rPr>
          <w:rtl w:val="0"/>
        </w:rPr>
        <w:t xml:space="preserve"> }…</w:t>
      </w:r>
    </w:p>
    <w:p w:rsidR="00000000" w:rsidDel="00000000" w:rsidP="00000000" w:rsidRDefault="00000000" w:rsidRPr="00000000" w14:paraId="000002D4">
      <w:pPr>
        <w:tabs>
          <w:tab w:val="left" w:leader="none" w:pos="60"/>
          <w:tab w:val="left" w:leader="none" w:pos="360"/>
          <w:tab w:val="left" w:leader="none" w:pos="180"/>
        </w:tabs>
        <w:spacing w:after="0" w:lineRule="auto"/>
        <w:rPr/>
      </w:pPr>
      <w:r w:rsidDel="00000000" w:rsidR="00000000" w:rsidRPr="00000000">
        <w:rPr>
          <w:rtl w:val="0"/>
        </w:rPr>
        <w:tab/>
        <w:t xml:space="preserve">{ </w:t>
      </w:r>
      <w:r w:rsidDel="00000000" w:rsidR="00000000" w:rsidRPr="00000000">
        <w:rPr>
          <w:rFonts w:ascii="Roboto Mono" w:cs="Roboto Mono" w:eastAsia="Roboto Mono" w:hAnsi="Roboto Mono"/>
          <w:b w:val="1"/>
          <w:rtl w:val="0"/>
        </w:rPr>
        <w:t xml:space="preserve">ELSE</w:t>
      </w:r>
      <w:r w:rsidDel="00000000" w:rsidR="00000000" w:rsidRPr="00000000">
        <w:rPr>
          <w:rtl w:val="0"/>
        </w:rPr>
      </w:r>
    </w:p>
    <w:p w:rsidR="00000000" w:rsidDel="00000000" w:rsidP="00000000" w:rsidRDefault="00000000" w:rsidRPr="00000000" w14:paraId="000002D5">
      <w:pPr>
        <w:tabs>
          <w:tab w:val="left" w:leader="none" w:pos="360"/>
          <w:tab w:val="left" w:leader="none" w:pos="180"/>
        </w:tabs>
        <w:spacing w:after="120" w:lineRule="auto"/>
        <w:rPr/>
      </w:pPr>
      <w:r w:rsidDel="00000000" w:rsidR="00000000" w:rsidRPr="00000000">
        <w:rPr>
          <w:rFonts w:ascii="Nova Mono" w:cs="Nova Mono" w:eastAsia="Nova Mono" w:hAnsi="Nova Mono"/>
          <w:rtl w:val="0"/>
        </w:rPr>
        <w:tab/>
        <w:t xml:space="preserve">⇢ </w:t>
      </w:r>
      <w:r w:rsidDel="00000000" w:rsidR="00000000" w:rsidRPr="00000000">
        <w:rPr>
          <w:i w:val="1"/>
          <w:rtl w:val="0"/>
        </w:rPr>
        <w:t xml:space="preserve">Else-Code</w:t>
      </w:r>
      <w:r w:rsidDel="00000000" w:rsidR="00000000" w:rsidRPr="00000000">
        <w:rPr>
          <w:rtl w:val="0"/>
        </w:rPr>
        <w:t xml:space="preserve"> }</w:t>
      </w:r>
    </w:p>
    <w:p w:rsidR="00000000" w:rsidDel="00000000" w:rsidP="00000000" w:rsidRDefault="00000000" w:rsidRPr="00000000" w14:paraId="000002D6">
      <w:pPr>
        <w:numPr>
          <w:ilvl w:val="0"/>
          <w:numId w:val="6"/>
        </w:numPr>
        <w:spacing w:after="0" w:lineRule="auto"/>
        <w:ind w:left="720" w:hanging="360"/>
        <w:rPr>
          <w:u w:val="none"/>
        </w:rPr>
      </w:pPr>
      <w:r w:rsidDel="00000000" w:rsidR="00000000" w:rsidRPr="00000000">
        <w:rPr>
          <w:b w:val="1"/>
          <w:i w:val="1"/>
          <w:rtl w:val="0"/>
        </w:rPr>
        <w:t xml:space="preserve">Condition(s)</w:t>
      </w:r>
      <w:r w:rsidDel="00000000" w:rsidR="00000000" w:rsidRPr="00000000">
        <w:rPr>
          <w:rtl w:val="0"/>
        </w:rPr>
        <w:t xml:space="preserve"> is one or more Boolean expressions to test.</w:t>
      </w:r>
    </w:p>
    <w:p w:rsidR="00000000" w:rsidDel="00000000" w:rsidP="00000000" w:rsidRDefault="00000000" w:rsidRPr="00000000" w14:paraId="000002D7">
      <w:pPr>
        <w:numPr>
          <w:ilvl w:val="0"/>
          <w:numId w:val="6"/>
        </w:numPr>
        <w:spacing w:after="0" w:lineRule="auto"/>
        <w:ind w:left="720" w:hanging="360"/>
        <w:rPr>
          <w:u w:val="none"/>
        </w:rPr>
      </w:pPr>
      <w:r w:rsidDel="00000000" w:rsidR="00000000" w:rsidRPr="00000000">
        <w:rPr>
          <w:b w:val="1"/>
          <w:i w:val="1"/>
          <w:rtl w:val="0"/>
        </w:rPr>
        <w:t xml:space="preserve">If/IfNot-Code</w:t>
      </w:r>
      <w:r w:rsidDel="00000000" w:rsidR="00000000" w:rsidRPr="00000000">
        <w:rPr>
          <w:rtl w:val="0"/>
        </w:rPr>
        <w:t xml:space="preserve"> is a block of code to execute when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 Condition(s) is valid.</w:t>
      </w:r>
    </w:p>
    <w:p w:rsidR="00000000" w:rsidDel="00000000" w:rsidP="00000000" w:rsidRDefault="00000000" w:rsidRPr="00000000" w14:paraId="000002D8">
      <w:pPr>
        <w:numPr>
          <w:ilvl w:val="0"/>
          <w:numId w:val="6"/>
        </w:numPr>
        <w:spacing w:after="0" w:lineRule="auto"/>
        <w:ind w:left="720" w:hanging="360"/>
        <w:rPr>
          <w:u w:val="none"/>
        </w:rPr>
      </w:pPr>
      <w:r w:rsidDel="00000000" w:rsidR="00000000" w:rsidRPr="00000000">
        <w:rPr>
          <w:b w:val="1"/>
          <w:i w:val="1"/>
          <w:rtl w:val="0"/>
        </w:rPr>
        <w:t xml:space="preserve">ElseIf/ElseIfNot-Code</w:t>
      </w:r>
      <w:r w:rsidDel="00000000" w:rsidR="00000000" w:rsidRPr="00000000">
        <w:rPr>
          <w:rtl w:val="0"/>
        </w:rPr>
        <w:t xml:space="preserve"> is an optional block of code to execute when all the previous Condition(s) are invalid and the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Condition(s) is value.</w:t>
      </w:r>
    </w:p>
    <w:p w:rsidR="00000000" w:rsidDel="00000000" w:rsidP="00000000" w:rsidRDefault="00000000" w:rsidRPr="00000000" w14:paraId="000002D9">
      <w:pPr>
        <w:numPr>
          <w:ilvl w:val="0"/>
          <w:numId w:val="6"/>
        </w:numPr>
        <w:spacing w:after="200" w:lineRule="auto"/>
        <w:ind w:left="720" w:hanging="360"/>
        <w:rPr>
          <w:u w:val="none"/>
        </w:rPr>
      </w:pPr>
      <w:r w:rsidDel="00000000" w:rsidR="00000000" w:rsidRPr="00000000">
        <w:rPr>
          <w:b w:val="1"/>
          <w:i w:val="1"/>
          <w:rtl w:val="0"/>
        </w:rPr>
        <w:t xml:space="preserve">Else-Code</w:t>
      </w:r>
      <w:r w:rsidDel="00000000" w:rsidR="00000000" w:rsidRPr="00000000">
        <w:rPr>
          <w:rtl w:val="0"/>
        </w:rPr>
        <w:t xml:space="preserve"> is an optional block of code to execute when all the previous Condition(s) are invalid.</w:t>
      </w:r>
    </w:p>
    <w:p w:rsidR="00000000" w:rsidDel="00000000" w:rsidP="00000000" w:rsidRDefault="00000000" w:rsidRPr="00000000" w14:paraId="000002DA">
      <w:pPr>
        <w:spacing w:after="0" w:lineRule="auto"/>
        <w:rPr>
          <w:b w:val="1"/>
        </w:rPr>
      </w:pPr>
      <w:r w:rsidDel="00000000" w:rsidR="00000000" w:rsidRPr="00000000">
        <w:rPr>
          <w:b w:val="1"/>
          <w:rtl w:val="0"/>
        </w:rPr>
        <w:t xml:space="preserve">Explanation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 are part of three flow control constructs (</w:t>
      </w:r>
      <w:r w:rsidDel="00000000" w:rsidR="00000000" w:rsidRPr="00000000">
        <w:rPr>
          <w:rFonts w:ascii="Roboto Mono Medium" w:cs="Roboto Mono Medium" w:eastAsia="Roboto Mono Medium" w:hAnsi="Roboto Mono Medium"/>
          <w:rtl w:val="0"/>
        </w:rPr>
        <w:t xml:space="preserve">IF/IFNOT</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CASE/CASE_FAST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that conditionally executes a block of code.  </w:t>
      </w:r>
      <w:r w:rsidDel="00000000" w:rsidR="00000000" w:rsidRPr="00000000">
        <w:rPr>
          <w:rFonts w:ascii="Roboto Mono Medium" w:cs="Roboto Mono Medium" w:eastAsia="Roboto Mono Medium" w:hAnsi="Roboto Mono Medium"/>
          <w:rtl w:val="0"/>
        </w:rPr>
        <w:t xml:space="preserve">IF/IFNOT</w:t>
      </w:r>
      <w:r w:rsidDel="00000000" w:rsidR="00000000" w:rsidRPr="00000000">
        <w:rPr>
          <w:rtl w:val="0"/>
        </w:rPr>
        <w:t xml:space="preserve"> can optionally be combined with one or more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commands and/or one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command to form sophisticated conditional structures.</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 tests </w:t>
      </w:r>
      <w:r w:rsidDel="00000000" w:rsidR="00000000" w:rsidRPr="00000000">
        <w:rPr>
          <w:i w:val="1"/>
          <w:rtl w:val="0"/>
        </w:rPr>
        <w:t xml:space="preserve">Condition(s)</w:t>
      </w:r>
      <w:r w:rsidDel="00000000" w:rsidR="00000000" w:rsidRPr="00000000">
        <w:rPr>
          <w:rtl w:val="0"/>
        </w:rPr>
        <w:t xml:space="preserve"> and, if valid, executes the indented </w:t>
      </w:r>
      <w:r w:rsidDel="00000000" w:rsidR="00000000" w:rsidRPr="00000000">
        <w:rPr>
          <w:i w:val="1"/>
          <w:rtl w:val="0"/>
        </w:rPr>
        <w:t xml:space="preserve">If/IfNot-Code</w:t>
      </w:r>
      <w:r w:rsidDel="00000000" w:rsidR="00000000" w:rsidRPr="00000000">
        <w:rPr>
          <w:rtl w:val="0"/>
        </w:rPr>
        <w:t xml:space="preserve"> block immediately below it.  If </w:t>
      </w:r>
      <w:r w:rsidDel="00000000" w:rsidR="00000000" w:rsidRPr="00000000">
        <w:rPr>
          <w:i w:val="1"/>
          <w:rtl w:val="0"/>
        </w:rPr>
        <w:t xml:space="preserve">Condition(s)</w:t>
      </w:r>
      <w:r w:rsidDel="00000000" w:rsidR="00000000" w:rsidRPr="00000000">
        <w:rPr>
          <w:rtl w:val="0"/>
        </w:rPr>
        <w:t xml:space="preserve"> is invalid, the following optional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w:t>
      </w:r>
      <w:r w:rsidDel="00000000" w:rsidR="00000000" w:rsidRPr="00000000">
        <w:rPr>
          <w:i w:val="1"/>
          <w:rtl w:val="0"/>
        </w:rPr>
        <w:t xml:space="preserve">Condition(s)</w:t>
      </w:r>
      <w:r w:rsidDel="00000000" w:rsidR="00000000" w:rsidRPr="00000000">
        <w:rPr>
          <w:rtl w:val="0"/>
        </w:rPr>
        <w:t xml:space="preserve"> and/or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w:t>
      </w:r>
      <w:r w:rsidDel="00000000" w:rsidR="00000000" w:rsidRPr="00000000">
        <w:rPr>
          <w:i w:val="1"/>
          <w:rtl w:val="0"/>
        </w:rPr>
        <w:t xml:space="preserve">Condition(s)</w:t>
      </w:r>
      <w:r w:rsidDel="00000000" w:rsidR="00000000" w:rsidRPr="00000000">
        <w:rPr>
          <w:rtl w:val="0"/>
        </w:rPr>
        <w:t xml:space="preserve"> are tested, in order, until a valid condition is found, then the associated </w:t>
      </w:r>
      <w:r w:rsidDel="00000000" w:rsidR="00000000" w:rsidRPr="00000000">
        <w:rPr>
          <w:i w:val="1"/>
          <w:rtl w:val="0"/>
        </w:rPr>
        <w:t xml:space="preserve">ElseIf/ElseIfNot-Code</w:t>
      </w:r>
      <w:r w:rsidDel="00000000" w:rsidR="00000000" w:rsidRPr="00000000">
        <w:rPr>
          <w:rtl w:val="0"/>
        </w:rPr>
        <w:t xml:space="preserve"> block is executed.  The optional </w:t>
      </w:r>
      <w:r w:rsidDel="00000000" w:rsidR="00000000" w:rsidRPr="00000000">
        <w:rPr>
          <w:i w:val="1"/>
          <w:rtl w:val="0"/>
        </w:rPr>
        <w:t xml:space="preserve">Else-Code</w:t>
      </w:r>
      <w:r w:rsidDel="00000000" w:rsidR="00000000" w:rsidRPr="00000000">
        <w:rPr>
          <w:rtl w:val="0"/>
        </w:rPr>
        <w:t xml:space="preserve"> block is executed if no previous valid conditions are found.</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 “valid” condition is one that evaluates to </w:t>
      </w:r>
      <w:r w:rsidDel="00000000" w:rsidR="00000000" w:rsidRPr="00000000">
        <w:rPr>
          <w:rFonts w:ascii="Roboto Mono Medium" w:cs="Roboto Mono Medium" w:eastAsia="Roboto Mono Medium" w:hAnsi="Roboto Mono Medium"/>
          <w:rtl w:val="0"/>
        </w:rPr>
        <w:t xml:space="preserve">TRUE</w:t>
      </w:r>
      <w:r w:rsidDel="00000000" w:rsidR="00000000" w:rsidRPr="00000000">
        <w:rPr>
          <w:rtl w:val="0"/>
        </w:rPr>
        <w:t xml:space="preserve"> for a positive conditional statement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or evaluates to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 for a negative conditional statement (</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The remaining explanation below often uses the positive conditional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but similar concepts apply to the negative conditional (</w:t>
      </w:r>
      <w:r w:rsidDel="00000000" w:rsidR="00000000" w:rsidRPr="00000000">
        <w:rPr>
          <w:rFonts w:ascii="Roboto Mono Medium" w:cs="Roboto Mono Medium" w:eastAsia="Roboto Mono Medium" w:hAnsi="Roboto Mono Medium"/>
          <w:rtl w:val="0"/>
        </w:rPr>
        <w:t xml:space="preserve">IFNOT</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w:t>
      </w:r>
    </w:p>
    <w:p w:rsidR="00000000" w:rsidDel="00000000" w:rsidP="00000000" w:rsidRDefault="00000000" w:rsidRPr="00000000" w14:paraId="000002DE">
      <w:pPr>
        <w:pStyle w:val="Heading4"/>
        <w:rPr/>
      </w:pPr>
      <w:bookmarkStart w:colFirst="0" w:colLast="0" w:name="_pta34qb8ebgv" w:id="69"/>
      <w:bookmarkEnd w:id="69"/>
      <w:r w:rsidDel="00000000" w:rsidR="00000000" w:rsidRPr="00000000">
        <w:rPr>
          <w:rtl w:val="0"/>
        </w:rPr>
        <w:t xml:space="preserve">Indention is Critical</w:t>
      </w:r>
    </w:p>
    <w:p w:rsidR="00000000" w:rsidDel="00000000" w:rsidP="00000000" w:rsidRDefault="00000000" w:rsidRPr="00000000" w14:paraId="000002DF">
      <w:pPr>
        <w:rPr/>
      </w:pPr>
      <w:r w:rsidDel="00000000" w:rsidR="00000000" w:rsidRPr="00000000">
        <w:rPr>
          <w:rtl w:val="0"/>
        </w:rPr>
        <w:t xml:space="preserve">IMPORTANT: Indention is critical.  The Spin2 language relies on indention (of one space or more) on lines following flow control constructs to determine if they belong to that construct or not.  Your code editor may also  visually indicate such groupings.  If using the Propeller Tool, Ctrl + I toggles block-group indicators on/off. </w:t>
      </w:r>
    </w:p>
    <w:p w:rsidR="00000000" w:rsidDel="00000000" w:rsidP="00000000" w:rsidRDefault="00000000" w:rsidRPr="00000000" w14:paraId="000002E0">
      <w:pPr>
        <w:pStyle w:val="Heading4"/>
        <w:rPr/>
      </w:pPr>
      <w:bookmarkStart w:colFirst="0" w:colLast="0" w:name="_dfxec0o9vcuk" w:id="70"/>
      <w:bookmarkEnd w:id="70"/>
      <w:r w:rsidDel="00000000" w:rsidR="00000000" w:rsidRPr="00000000">
        <w:rPr>
          <w:rtl w:val="0"/>
        </w:rPr>
        <w:t xml:space="preserve">Simple IF Statement</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most common form of the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command performs an action if, and only if, a condition is true.  This is written as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followed by one or more indented lines of code.  For example:</w:t>
      </w:r>
    </w:p>
    <w:p w:rsidR="00000000" w:rsidDel="00000000" w:rsidP="00000000" w:rsidRDefault="00000000" w:rsidRPr="00000000" w14:paraId="000002E2">
      <w:pPr>
        <w:tabs>
          <w:tab w:val="left" w:leader="none" w:pos="432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rtl w:val="0"/>
        </w:rPr>
        <w:t xml:space="preserve"> X &gt; 10</w:t>
        <w:tab/>
        <w:t xml:space="preserve">'If X is greater than 10</w:t>
      </w:r>
    </w:p>
    <w:p w:rsidR="00000000" w:rsidDel="00000000" w:rsidP="00000000" w:rsidRDefault="00000000" w:rsidRPr="00000000" w14:paraId="000002E3">
      <w:pPr>
        <w:tabs>
          <w:tab w:val="left" w:leader="none" w:pos="432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2E4">
      <w:pPr>
        <w:tabs>
          <w:tab w:val="left" w:leader="none" w:pos="4320"/>
        </w:tabs>
        <w:spacing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pintoggle(1)</w:t>
        <w:tab/>
        <w:t xml:space="preserve">'Toggle P1</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example tests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 if it is, I/O pin 0 is toggled.  Whether or not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condition was true, I/O pin P1 is toggled next.</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Since the </w:t>
      </w:r>
      <w:r w:rsidDel="00000000" w:rsidR="00000000" w:rsidRPr="00000000">
        <w:rPr>
          <w:rFonts w:ascii="Courier New" w:cs="Courier New" w:eastAsia="Courier New" w:hAnsi="Courier New"/>
          <w:rtl w:val="0"/>
        </w:rPr>
        <w:t xml:space="preserve">pintoggle(0)</w:t>
      </w:r>
      <w:r w:rsidDel="00000000" w:rsidR="00000000" w:rsidRPr="00000000">
        <w:rPr>
          <w:rtl w:val="0"/>
        </w:rPr>
        <w:t xml:space="preserve"> line is indented from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line, it belongs to the </w:t>
      </w:r>
      <w:r w:rsidDel="00000000" w:rsidR="00000000" w:rsidRPr="00000000">
        <w:rPr>
          <w:i w:val="1"/>
          <w:rtl w:val="0"/>
        </w:rPr>
        <w:t xml:space="preserve">If-Code</w:t>
      </w:r>
      <w:r w:rsidDel="00000000" w:rsidR="00000000" w:rsidRPr="00000000">
        <w:rPr>
          <w:rtl w:val="0"/>
        </w:rPr>
        <w:t xml:space="preserve"> block and is executed only if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condition is true.  The next line, </w:t>
      </w:r>
      <w:r w:rsidDel="00000000" w:rsidR="00000000" w:rsidRPr="00000000">
        <w:rPr>
          <w:rFonts w:ascii="Roboto Mono" w:cs="Roboto Mono" w:eastAsia="Roboto Mono" w:hAnsi="Roboto Mono"/>
          <w:rtl w:val="0"/>
        </w:rPr>
        <w:t xml:space="preserve">pintoggle(1)</w:t>
      </w:r>
      <w:r w:rsidDel="00000000" w:rsidR="00000000" w:rsidRPr="00000000">
        <w:rPr>
          <w:rtl w:val="0"/>
        </w:rPr>
        <w:t xml:space="preserve">, is not indented from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line, so it is executed next whether or not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’s </w:t>
      </w:r>
      <w:r w:rsidDel="00000000" w:rsidR="00000000" w:rsidRPr="00000000">
        <w:rPr>
          <w:i w:val="1"/>
          <w:rtl w:val="0"/>
        </w:rPr>
        <w:t xml:space="preserve">Condition(s)</w:t>
      </w:r>
      <w:r w:rsidDel="00000000" w:rsidR="00000000" w:rsidRPr="00000000">
        <w:rPr>
          <w:rtl w:val="0"/>
        </w:rPr>
        <w:t xml:space="preserve"> was true.  Here’s another version of the same example: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X &gt; 10</w:t>
        <w:tab/>
        <w:t xml:space="preserve">'If X is greater than 10</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pintoggle</w:t>
      </w:r>
      <w:r w:rsidDel="00000000" w:rsidR="00000000" w:rsidRPr="00000000">
        <w:rPr>
          <w:rFonts w:ascii="Courier New" w:cs="Courier New" w:eastAsia="Courier New" w:hAnsi="Courier New"/>
          <w:rtl w:val="0"/>
        </w:rPr>
        <w:t xml:space="preserve">(0)</w:t>
        <w:tab/>
        <w:t xml:space="preserve">'Toggle P0</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pintoggle</w:t>
      </w:r>
      <w:r w:rsidDel="00000000" w:rsidR="00000000" w:rsidRPr="00000000">
        <w:rPr>
          <w:rFonts w:ascii="Courier New" w:cs="Courier New" w:eastAsia="Courier New" w:hAnsi="Courier New"/>
          <w:rtl w:val="0"/>
        </w:rPr>
        <w:t xml:space="preserve">(1)</w:t>
        <w:tab/>
        <w:t xml:space="preserve">'Toggle P1</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waitms(1000)</w:t>
        <w:tab/>
        <w:t xml:space="preserve">'Wait for 1 second</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example is very similar to the first, except there are now two lines of code indented from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In this case,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 P0 is toggled, then P1 is toggled, and finally the </w:t>
      </w:r>
      <w:r w:rsidDel="00000000" w:rsidR="00000000" w:rsidRPr="00000000">
        <w:rPr>
          <w:rFonts w:ascii="Roboto Mono" w:cs="Roboto Mono" w:eastAsia="Roboto Mono" w:hAnsi="Roboto Mono"/>
          <w:rtl w:val="0"/>
        </w:rPr>
        <w:t xml:space="preserve">waitms</w:t>
      </w:r>
      <w:r w:rsidDel="00000000" w:rsidR="00000000" w:rsidRPr="00000000">
        <w:rPr>
          <w:rtl w:val="0"/>
        </w:rPr>
        <w:t xml:space="preserve"> line is executed.  If, however,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was not greater than 10, the </w:t>
      </w:r>
      <w:r w:rsidDel="00000000" w:rsidR="00000000" w:rsidRPr="00000000">
        <w:rPr>
          <w:rFonts w:ascii="Courier New" w:cs="Courier New" w:eastAsia="Courier New" w:hAnsi="Courier New"/>
          <w:rtl w:val="0"/>
        </w:rPr>
        <w:t xml:space="preserve">pintoggle(0)</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pintoggle(1)</w:t>
      </w:r>
      <w:r w:rsidDel="00000000" w:rsidR="00000000" w:rsidRPr="00000000">
        <w:rPr>
          <w:rtl w:val="0"/>
        </w:rPr>
        <w:t xml:space="preserve"> lines are skipped (since they are indented and part of the </w:t>
      </w:r>
      <w:r w:rsidDel="00000000" w:rsidR="00000000" w:rsidRPr="00000000">
        <w:rPr>
          <w:i w:val="1"/>
          <w:rtl w:val="0"/>
        </w:rPr>
        <w:t xml:space="preserve">If-Code</w:t>
      </w:r>
      <w:r w:rsidDel="00000000" w:rsidR="00000000" w:rsidRPr="00000000">
        <w:rPr>
          <w:rtl w:val="0"/>
        </w:rPr>
        <w:t xml:space="preserve"> block) and the </w:t>
      </w:r>
      <w:r w:rsidDel="00000000" w:rsidR="00000000" w:rsidRPr="00000000">
        <w:rPr>
          <w:rFonts w:ascii="Roboto Mono" w:cs="Roboto Mono" w:eastAsia="Roboto Mono" w:hAnsi="Roboto Mono"/>
          <w:rtl w:val="0"/>
        </w:rPr>
        <w:t xml:space="preserve">waitms</w:t>
      </w:r>
      <w:r w:rsidDel="00000000" w:rsidR="00000000" w:rsidRPr="00000000">
        <w:rPr>
          <w:rtl w:val="0"/>
        </w:rPr>
        <w:t xml:space="preserve"> line is executed (since it is not indented; it is not part of the </w:t>
      </w:r>
      <w:r w:rsidDel="00000000" w:rsidR="00000000" w:rsidRPr="00000000">
        <w:rPr>
          <w:i w:val="1"/>
          <w:rtl w:val="0"/>
        </w:rPr>
        <w:t xml:space="preserve">If-Code</w:t>
      </w:r>
      <w:r w:rsidDel="00000000" w:rsidR="00000000" w:rsidRPr="00000000">
        <w:rPr>
          <w:rtl w:val="0"/>
        </w:rPr>
        <w:t xml:space="preserve"> block).</w:t>
      </w:r>
    </w:p>
    <w:p w:rsidR="00000000" w:rsidDel="00000000" w:rsidP="00000000" w:rsidRDefault="00000000" w:rsidRPr="00000000" w14:paraId="000002EC">
      <w:pPr>
        <w:pStyle w:val="Heading4"/>
        <w:rPr/>
      </w:pPr>
      <w:bookmarkStart w:colFirst="0" w:colLast="0" w:name="_apea61ubvqis" w:id="71"/>
      <w:bookmarkEnd w:id="71"/>
      <w:r w:rsidDel="00000000" w:rsidR="00000000" w:rsidRPr="00000000">
        <w:rPr>
          <w:rtl w:val="0"/>
        </w:rPr>
        <w:t xml:space="preserve">Combining Conditions</w:t>
      </w:r>
    </w:p>
    <w:p w:rsidR="00000000" w:rsidDel="00000000" w:rsidP="00000000" w:rsidRDefault="00000000" w:rsidRPr="00000000" w14:paraId="000002ED">
      <w:pPr>
        <w:rPr/>
      </w:pPr>
      <w:r w:rsidDel="00000000" w:rsidR="00000000" w:rsidRPr="00000000">
        <w:rPr>
          <w:rtl w:val="0"/>
        </w:rPr>
        <w:t xml:space="preserve">The </w:t>
      </w:r>
      <w:r w:rsidDel="00000000" w:rsidR="00000000" w:rsidRPr="00000000">
        <w:rPr>
          <w:i w:val="1"/>
          <w:rtl w:val="0"/>
        </w:rPr>
        <w:t xml:space="preserve">Condition(s)</w:t>
      </w:r>
      <w:r w:rsidDel="00000000" w:rsidR="00000000" w:rsidRPr="00000000">
        <w:rPr>
          <w:rtl w:val="0"/>
        </w:rPr>
        <w:t xml:space="preserve"> field is evaluated as one single Boolean condition, but it can be made up of multiple expressions by combining them with the </w:t>
      </w:r>
      <w:r w:rsidDel="00000000" w:rsidR="00000000" w:rsidRPr="00000000">
        <w:rPr>
          <w:rFonts w:ascii="Roboto Mono Medium" w:cs="Roboto Mono Medium" w:eastAsia="Roboto Mono Medium" w:hAnsi="Roboto Mono Medium"/>
          <w:rtl w:val="0"/>
        </w:rPr>
        <w:t xml:space="preserve">AND</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OR</w:t>
      </w:r>
      <w:r w:rsidDel="00000000" w:rsidR="00000000" w:rsidRPr="00000000">
        <w:rPr>
          <w:rtl w:val="0"/>
        </w:rPr>
        <w:t xml:space="preserve"> operators.  For example:</w:t>
      </w:r>
    </w:p>
    <w:p w:rsidR="00000000" w:rsidDel="00000000" w:rsidP="00000000" w:rsidRDefault="00000000" w:rsidRPr="00000000" w14:paraId="000002EE">
      <w:pPr>
        <w:tabs>
          <w:tab w:val="left" w:leader="none" w:pos="4320"/>
        </w:tabs>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X &gt; 10 </w:t>
      </w:r>
      <w:r w:rsidDel="00000000" w:rsidR="00000000" w:rsidRPr="00000000">
        <w:rPr>
          <w:rFonts w:ascii="Courier New" w:cs="Courier New" w:eastAsia="Courier New" w:hAnsi="Courier New"/>
          <w:color w:val="0000ff"/>
          <w:rtl w:val="0"/>
        </w:rPr>
        <w:t xml:space="preserve">AND</w:t>
      </w:r>
      <w:r w:rsidDel="00000000" w:rsidR="00000000" w:rsidRPr="00000000">
        <w:rPr>
          <w:rFonts w:ascii="Courier New" w:cs="Courier New" w:eastAsia="Courier New" w:hAnsi="Courier New"/>
          <w:rtl w:val="0"/>
        </w:rPr>
        <w:t xml:space="preserve"> X &lt; 100</w:t>
        <w:tab/>
        <w:t xml:space="preserve">'If X greater than 10 and less than 100</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would be true if, and only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 and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also less than 100.  In other words, it’s true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in the range 11 to 99.  Sometimes statements like these can be a little difficult to read.  To make it easier to read, parentheses may be used to group each sub-condition, such as with the following.</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76"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 xml:space="preserve">X &gt; 10</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 xml:space="preserve"> AND </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 xml:space="preserve">X &lt; 100</w:t>
      </w:r>
      <w:r w:rsidDel="00000000" w:rsidR="00000000" w:rsidRPr="00000000">
        <w:rPr>
          <w:rFonts w:ascii="Courier New" w:cs="Courier New" w:eastAsia="Courier New" w:hAnsi="Courier New"/>
          <w:b w:val="1"/>
          <w:color w:val="0000ff"/>
          <w:rtl w:val="0"/>
        </w:rPr>
        <w:t xml:space="preserve">)</w:t>
      </w:r>
      <w:r w:rsidDel="00000000" w:rsidR="00000000" w:rsidRPr="00000000">
        <w:rPr>
          <w:rFonts w:ascii="Courier New" w:cs="Courier New" w:eastAsia="Courier New" w:hAnsi="Courier New"/>
          <w:rtl w:val="0"/>
        </w:rPr>
        <w:tab/>
        <w:t xml:space="preserve">'If X greater than 10 and less than 100</w:t>
      </w:r>
    </w:p>
    <w:p w:rsidR="00000000" w:rsidDel="00000000" w:rsidP="00000000" w:rsidRDefault="00000000" w:rsidRPr="00000000" w14:paraId="000002F1">
      <w:pPr>
        <w:pStyle w:val="Heading4"/>
        <w:rPr/>
      </w:pPr>
      <w:bookmarkStart w:colFirst="0" w:colLast="0" w:name="_yzgvze6pm0g3" w:id="72"/>
      <w:bookmarkEnd w:id="72"/>
      <w:r w:rsidDel="00000000" w:rsidR="00000000" w:rsidRPr="00000000">
        <w:rPr>
          <w:rtl w:val="0"/>
        </w:rPr>
        <w:t xml:space="preserve">Using IF with ELSE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next common form of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command performs an action if a condition is true or a different action if that condition is false.  This is written as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followed by its </w:t>
      </w:r>
      <w:r w:rsidDel="00000000" w:rsidR="00000000" w:rsidRPr="00000000">
        <w:rPr>
          <w:i w:val="1"/>
          <w:rtl w:val="0"/>
        </w:rPr>
        <w:t xml:space="preserve">If-Code</w:t>
      </w:r>
      <w:r w:rsidDel="00000000" w:rsidR="00000000" w:rsidRPr="00000000">
        <w:rPr>
          <w:rtl w:val="0"/>
        </w:rPr>
        <w:t xml:space="preserve"> block, then </w:t>
      </w:r>
      <w:r w:rsidDel="00000000" w:rsidR="00000000" w:rsidRPr="00000000">
        <w:rPr>
          <w:rtl w:val="0"/>
        </w:rPr>
        <w:t xml:space="preserve">an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followed by its </w:t>
      </w:r>
      <w:r w:rsidDel="00000000" w:rsidR="00000000" w:rsidRPr="00000000">
        <w:rPr>
          <w:i w:val="1"/>
          <w:rtl w:val="0"/>
        </w:rPr>
        <w:t xml:space="preserve">Else-Code</w:t>
      </w:r>
      <w:r w:rsidDel="00000000" w:rsidR="00000000" w:rsidRPr="00000000">
        <w:rPr>
          <w:rtl w:val="0"/>
        </w:rPr>
        <w:t xml:space="preserve"> block, as shown below:</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rtl w:val="0"/>
        </w:rPr>
        <w:t xml:space="preserve"> X &gt; 100</w:t>
        <w:tab/>
        <w:t xml:space="preserve">'If X is greater than 100</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w:t>
      </w:r>
      <w:r w:rsidDel="00000000" w:rsidR="00000000" w:rsidRPr="00000000">
        <w:rPr>
          <w:rFonts w:ascii="Courier New" w:cs="Courier New" w:eastAsia="Courier New" w:hAnsi="Courier New"/>
          <w:rtl w:val="0"/>
        </w:rPr>
        <w:tab/>
        <w:t xml:space="preserve">'Else, X &lt;= 100</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2F7">
      <w:pPr>
        <w:rPr/>
      </w:pPr>
      <w:r w:rsidDel="00000000" w:rsidR="00000000" w:rsidRPr="00000000">
        <w:rPr>
          <w:rtl w:val="0"/>
        </w:rPr>
        <w:t xml:space="preserve">Here,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100 then I/O pin 0 is toggled, otherwise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must be less than or equal to 100 and I/O pin 1 is toggled.  This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construct, as written, always performs either a toggle on P0 or a toggle on P1; never both, and never neither.</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Remember, the code that logically belongs to the </w:t>
      </w:r>
      <w:r w:rsidDel="00000000" w:rsidR="00000000" w:rsidRPr="00000000">
        <w:rPr>
          <w:i w:val="1"/>
          <w:rtl w:val="0"/>
        </w:rPr>
        <w:t xml:space="preserve">If-Code</w:t>
      </w:r>
      <w:r w:rsidDel="00000000" w:rsidR="00000000" w:rsidRPr="00000000">
        <w:rPr>
          <w:rtl w:val="0"/>
        </w:rPr>
        <w:t xml:space="preserve"> or the </w:t>
      </w:r>
      <w:r w:rsidDel="00000000" w:rsidR="00000000" w:rsidRPr="00000000">
        <w:rPr>
          <w:i w:val="1"/>
          <w:rtl w:val="0"/>
        </w:rPr>
        <w:t xml:space="preserve">Else-Code</w:t>
      </w:r>
      <w:r w:rsidDel="00000000" w:rsidR="00000000" w:rsidRPr="00000000">
        <w:rPr>
          <w:rtl w:val="0"/>
        </w:rPr>
        <w:t xml:space="preserve"> blocks must be indented from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tl w:val="0"/>
        </w:rPr>
        <w:t xml:space="preserve">the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respectively, by at least one space.  Also note that the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must be lined up horizontally with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they must both begin on the same column so the compiler knows that the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goes with that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For every </w:t>
      </w:r>
      <w:r w:rsidDel="00000000" w:rsidR="00000000" w:rsidRPr="00000000">
        <w:rPr>
          <w:rFonts w:ascii="Roboto Mono Medium" w:cs="Roboto Mono Medium" w:eastAsia="Roboto Mono Medium" w:hAnsi="Roboto Mono Medium"/>
          <w:rtl w:val="0"/>
        </w:rPr>
        <w:t xml:space="preserve">IF/IFNOT</w:t>
      </w:r>
      <w:r w:rsidDel="00000000" w:rsidR="00000000" w:rsidRPr="00000000">
        <w:rPr>
          <w:rtl w:val="0"/>
        </w:rPr>
        <w:t xml:space="preserve"> statement, there can be zero or one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component.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if included, must be the last component in an </w:t>
      </w:r>
      <w:r w:rsidDel="00000000" w:rsidR="00000000" w:rsidRPr="00000000">
        <w:rPr>
          <w:rFonts w:ascii="Roboto Mono Medium" w:cs="Roboto Mono Medium" w:eastAsia="Roboto Mono Medium" w:hAnsi="Roboto Mono Medium"/>
          <w:rtl w:val="0"/>
        </w:rPr>
        <w:t xml:space="preserve">IF/IFNOT</w:t>
      </w:r>
      <w:r w:rsidDel="00000000" w:rsidR="00000000" w:rsidRPr="00000000">
        <w:rPr>
          <w:rtl w:val="0"/>
        </w:rPr>
        <w:t xml:space="preserve"> statement, appearing after all potential </w:t>
      </w:r>
      <w:r w:rsidDel="00000000" w:rsidR="00000000" w:rsidRPr="00000000">
        <w:rPr>
          <w:rFonts w:ascii="Roboto Mono Medium" w:cs="Roboto Mono Medium" w:eastAsia="Roboto Mono Medium" w:hAnsi="Roboto Mono Medium"/>
          <w:rtl w:val="0"/>
        </w:rPr>
        <w:t xml:space="preserve">ELSEIF/ELSEIFNOT</w:t>
      </w:r>
      <w:r w:rsidDel="00000000" w:rsidR="00000000" w:rsidRPr="00000000">
        <w:rPr>
          <w:rtl w:val="0"/>
        </w:rPr>
        <w:t xml:space="preserve">s.</w:t>
      </w:r>
    </w:p>
    <w:p w:rsidR="00000000" w:rsidDel="00000000" w:rsidP="00000000" w:rsidRDefault="00000000" w:rsidRPr="00000000" w14:paraId="000002FA">
      <w:pPr>
        <w:pStyle w:val="Heading4"/>
        <w:rPr/>
      </w:pPr>
      <w:bookmarkStart w:colFirst="0" w:colLast="0" w:name="_8zoqn0xpahcf" w:id="73"/>
      <w:bookmarkEnd w:id="73"/>
      <w:r w:rsidDel="00000000" w:rsidR="00000000" w:rsidRPr="00000000">
        <w:rPr>
          <w:rtl w:val="0"/>
        </w:rPr>
        <w:t xml:space="preserve">Using IF with ELSEIF</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can perform some action if a condition is true or a different action if that condition is false but another condition is true.  This is written as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statement followed by its </w:t>
      </w:r>
      <w:r w:rsidDel="00000000" w:rsidR="00000000" w:rsidRPr="00000000">
        <w:rPr>
          <w:i w:val="1"/>
          <w:rtl w:val="0"/>
        </w:rPr>
        <w:t xml:space="preserve">If-Code</w:t>
      </w:r>
      <w:r w:rsidDel="00000000" w:rsidR="00000000" w:rsidRPr="00000000">
        <w:rPr>
          <w:rtl w:val="0"/>
        </w:rPr>
        <w:t xml:space="preserve"> block, then one or more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statements followed by their respective </w:t>
      </w:r>
      <w:r w:rsidDel="00000000" w:rsidR="00000000" w:rsidRPr="00000000">
        <w:rPr>
          <w:i w:val="1"/>
          <w:rtl w:val="0"/>
        </w:rPr>
        <w:t xml:space="preserve">ElseIf-Code</w:t>
      </w:r>
      <w:r w:rsidDel="00000000" w:rsidR="00000000" w:rsidRPr="00000000">
        <w:rPr>
          <w:rtl w:val="0"/>
        </w:rPr>
        <w:t xml:space="preserve"> blocks.  Here’s an example:</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rtl w:val="0"/>
        </w:rPr>
        <w:t xml:space="preserve"> X &gt; 100</w:t>
        <w:tab/>
        <w:t xml:space="preserve">'If X is greater than 100</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elseif</w:t>
      </w:r>
      <w:r w:rsidDel="00000000" w:rsidR="00000000" w:rsidRPr="00000000">
        <w:rPr>
          <w:rFonts w:ascii="Courier New" w:cs="Courier New" w:eastAsia="Courier New" w:hAnsi="Courier New"/>
          <w:rtl w:val="0"/>
        </w:rPr>
        <w:t xml:space="preserve"> X == 90</w:t>
        <w:tab/>
        <w:t xml:space="preserve">'Else If X = 90</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300">
      <w:pPr>
        <w:rPr/>
      </w:pPr>
      <w:r w:rsidDel="00000000" w:rsidR="00000000" w:rsidRPr="00000000">
        <w:rPr>
          <w:rtl w:val="0"/>
        </w:rPr>
        <w:t xml:space="preserve">Here,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100 then I/O pin 0 is toggled, otherwise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equals 90 then I/O pin 1 is toggled, and if neither of those conditions are true, neither P0 nor P1 is toggled.  This is a slightly shorter way of writing the following code: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X &gt; 100</w:t>
        <w:tab/>
        <w:t xml:space="preserve">'If X is greater than 100</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w:t>
      </w:r>
      <w:r w:rsidDel="00000000" w:rsidR="00000000" w:rsidRPr="00000000">
        <w:rPr>
          <w:rFonts w:ascii="Courier New" w:cs="Courier New" w:eastAsia="Courier New" w:hAnsi="Courier New"/>
          <w:rtl w:val="0"/>
        </w:rPr>
        <w:tab/>
        <w:t xml:space="preserve">'Otherwise,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rtl w:val="0"/>
        </w:rPr>
        <w:t xml:space="preserve"> X == 90</w:t>
        <w:tab/>
        <w:t xml:space="preserve">'If X = 90</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Both of these examples perform the same actions, but the first is shorter and easier to read. Note that the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just like the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must be lined up with the same column as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that it is associated with.</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Each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conditional statement can have zero or more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statements associated with it.  Look at the following:</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X &gt; 100</w:t>
        <w:tab/>
        <w:t xml:space="preserve">'If X is greater than 100</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elseif</w:t>
      </w:r>
      <w:r w:rsidDel="00000000" w:rsidR="00000000" w:rsidRPr="00000000">
        <w:rPr>
          <w:rFonts w:ascii="Courier New" w:cs="Courier New" w:eastAsia="Courier New" w:hAnsi="Courier New"/>
          <w:rtl w:val="0"/>
        </w:rPr>
        <w:t xml:space="preserve"> X == 90</w:t>
        <w:tab/>
        <w:t xml:space="preserve">'Else If X = 90</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elseif</w:t>
      </w:r>
      <w:r w:rsidDel="00000000" w:rsidR="00000000" w:rsidRPr="00000000">
        <w:rPr>
          <w:rFonts w:ascii="Courier New" w:cs="Courier New" w:eastAsia="Courier New" w:hAnsi="Courier New"/>
          <w:rtl w:val="0"/>
        </w:rPr>
        <w:t xml:space="preserve"> X &gt; 50</w:t>
        <w:tab/>
        <w:t xml:space="preserve">'Else If X &gt; 50</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w:t>
        <w:tab/>
        <w:t xml:space="preserve">'Toggle P2</w:t>
      </w:r>
    </w:p>
    <w:p w:rsidR="00000000" w:rsidDel="00000000" w:rsidP="00000000" w:rsidRDefault="00000000" w:rsidRPr="00000000" w14:paraId="0000030E">
      <w:pPr>
        <w:rPr/>
      </w:pPr>
      <w:r w:rsidDel="00000000" w:rsidR="00000000" w:rsidRPr="00000000">
        <w:rPr>
          <w:rtl w:val="0"/>
        </w:rPr>
        <w:t xml:space="preserve">We have three conditions and three possible actions here.  Just like the previous example,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100, P0 is toggled, otherwise,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equals 90, P1 is toggled, but if neither of those conditions are true and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greater than 50, P2 is toggled.  If none of those conditions are true, then none of those actions would occur.</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There is an important concept to note about this example: the conditions are evaluated in order, so a valid condition will execute and ignore the rest.  If we had arranged the two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s so that the “X &gt; 50” were checked first, we’d have a bug in our code.  Here's the code with that bug:</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X &gt; 100</w:t>
        <w:tab/>
        <w:t xml:space="preserve">'If X is greater than 100</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elseif </w:t>
      </w:r>
      <w:r w:rsidDel="00000000" w:rsidR="00000000" w:rsidRPr="00000000">
        <w:rPr>
          <w:rFonts w:ascii="Courier New" w:cs="Courier New" w:eastAsia="Courier New" w:hAnsi="Courier New"/>
          <w:color w:val="0000ff"/>
          <w:rtl w:val="0"/>
        </w:rPr>
        <w:t xml:space="preserve">X &gt; 50</w:t>
      </w:r>
      <w:r w:rsidDel="00000000" w:rsidR="00000000" w:rsidRPr="00000000">
        <w:rPr>
          <w:rFonts w:ascii="Courier New" w:cs="Courier New" w:eastAsia="Courier New" w:hAnsi="Courier New"/>
          <w:rtl w:val="0"/>
        </w:rPr>
        <w:tab/>
        <w:t xml:space="preserve">'Else If X &gt; 50</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w:t>
        <w:tab/>
        <w:t xml:space="preserve">'Toggle P2</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elseif </w:t>
      </w:r>
      <w:r w:rsidDel="00000000" w:rsidR="00000000" w:rsidRPr="00000000">
        <w:rPr>
          <w:rFonts w:ascii="Courier New" w:cs="Courier New" w:eastAsia="Courier New" w:hAnsi="Courier New"/>
          <w:color w:val="0000ff"/>
          <w:rtl w:val="0"/>
        </w:rPr>
        <w:t xml:space="preserve">X == 90</w:t>
      </w:r>
      <w:r w:rsidDel="00000000" w:rsidR="00000000" w:rsidRPr="00000000">
        <w:rPr>
          <w:rFonts w:ascii="Courier New" w:cs="Courier New" w:eastAsia="Courier New" w:hAnsi="Courier New"/>
          <w:rtl w:val="0"/>
        </w:rPr>
        <w:tab/>
        <w:t xml:space="preserve">'Else If X = 90 &lt;-- ERROR, ABOVE CONDITION</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      &lt;-- SUPERSEDES THIS AND</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ab/>
        <w:t xml:space="preserve">'                   THIS CODE NEVER RUNS</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above example contains an error.  While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could be equal to 90, the</w:t>
      </w:r>
      <w:r w:rsidDel="00000000" w:rsidR="00000000" w:rsidRPr="00000000">
        <w:rPr>
          <w:rtl w:val="0"/>
        </w:rPr>
        <w:t xml:space="preserve"> </w:t>
      </w:r>
      <w:r w:rsidDel="00000000" w:rsidR="00000000" w:rsidRPr="00000000">
        <w:rPr>
          <w:rFonts w:ascii="Courier New" w:cs="Courier New" w:eastAsia="Courier New" w:hAnsi="Courier New"/>
          <w:rtl w:val="0"/>
        </w:rPr>
        <w:t xml:space="preserve">elseif X == 90</w:t>
      </w:r>
      <w:r w:rsidDel="00000000" w:rsidR="00000000" w:rsidRPr="00000000">
        <w:rPr>
          <w:rtl w:val="0"/>
        </w:rPr>
        <w:t xml:space="preserve"> statement would never be tested since the previous one, </w:t>
      </w:r>
      <w:r w:rsidDel="00000000" w:rsidR="00000000" w:rsidRPr="00000000">
        <w:rPr>
          <w:rFonts w:ascii="Courier New" w:cs="Courier New" w:eastAsia="Courier New" w:hAnsi="Courier New"/>
          <w:rtl w:val="0"/>
        </w:rPr>
        <w:t xml:space="preserve">elseif X &gt; 50</w:t>
      </w:r>
      <w:r w:rsidDel="00000000" w:rsidR="00000000" w:rsidRPr="00000000">
        <w:rPr>
          <w:rtl w:val="0"/>
        </w:rPr>
        <w:t xml:space="preserve">, is tested first and is also true, so its block would be  executed and no further conditions of that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structure are tested.  Also,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were 50 or less, the last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condition is tested, but of course, it will never be true.</w:t>
      </w:r>
    </w:p>
    <w:p w:rsidR="00000000" w:rsidDel="00000000" w:rsidP="00000000" w:rsidRDefault="00000000" w:rsidRPr="00000000" w14:paraId="00000318">
      <w:pPr>
        <w:pStyle w:val="Heading4"/>
        <w:rPr/>
      </w:pPr>
      <w:bookmarkStart w:colFirst="0" w:colLast="0" w:name="_e3xr4qx8pbzn" w:id="74"/>
      <w:bookmarkEnd w:id="74"/>
      <w:r w:rsidDel="00000000" w:rsidR="00000000" w:rsidRPr="00000000">
        <w:rPr>
          <w:rtl w:val="0"/>
        </w:rPr>
        <w:t xml:space="preserve">Using IF with ELSEIF and ELSE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An enhancement to the above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conditional structures performs an alternate action if none of the previous conditions were true. This is written as an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one or more </w:t>
      </w:r>
      <w:r w:rsidDel="00000000" w:rsidR="00000000" w:rsidRPr="00000000">
        <w:rPr>
          <w:rFonts w:ascii="Roboto Mono Medium" w:cs="Roboto Mono Medium" w:eastAsia="Roboto Mono Medium" w:hAnsi="Roboto Mono Medium"/>
          <w:rtl w:val="0"/>
        </w:rPr>
        <w:t xml:space="preserve">ELSEIFs</w:t>
      </w:r>
      <w:r w:rsidDel="00000000" w:rsidR="00000000" w:rsidRPr="00000000">
        <w:rPr>
          <w:rtl w:val="0"/>
        </w:rPr>
        <w:t xml:space="preserve">, and finally an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  Here’s an example:</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rtl w:val="0"/>
        </w:rPr>
        <w:t xml:space="preserve"> X &gt; 100</w:t>
        <w:tab/>
        <w:t xml:space="preserve">'If X is greater than 100</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pintoggle(0)</w:t>
        <w:tab/>
        <w:t xml:space="preserve">'Toggle P0</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elseif</w:t>
      </w:r>
      <w:r w:rsidDel="00000000" w:rsidR="00000000" w:rsidRPr="00000000">
        <w:rPr>
          <w:rFonts w:ascii="Courier New" w:cs="Courier New" w:eastAsia="Courier New" w:hAnsi="Courier New"/>
          <w:rtl w:val="0"/>
        </w:rPr>
        <w:t xml:space="preserve"> X == 90</w:t>
        <w:tab/>
        <w:t xml:space="preserve">'Else If X = 90</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pintoggle(1)</w:t>
        <w:tab/>
        <w:t xml:space="preserve">'Toggle P1</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elseif</w:t>
      </w:r>
      <w:r w:rsidDel="00000000" w:rsidR="00000000" w:rsidRPr="00000000">
        <w:rPr>
          <w:rFonts w:ascii="Courier New" w:cs="Courier New" w:eastAsia="Courier New" w:hAnsi="Courier New"/>
          <w:rtl w:val="0"/>
        </w:rPr>
        <w:t xml:space="preserve"> X &gt; 50</w:t>
        <w:tab/>
        <w:t xml:space="preserve">'Else If X &gt; 50</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w:t>
        <w:tab/>
        <w:t xml:space="preserve">'Toggle P2</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else</w:t>
      </w:r>
      <w:r w:rsidDel="00000000" w:rsidR="00000000" w:rsidRPr="00000000">
        <w:rPr>
          <w:rFonts w:ascii="Courier New" w:cs="Courier New" w:eastAsia="Courier New" w:hAnsi="Courier New"/>
          <w:rtl w:val="0"/>
        </w:rPr>
        <w:tab/>
        <w:t xml:space="preserve">'Otherwise,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76" w:lineRule="auto"/>
        <w:ind w:left="180" w:right="0" w:firstLine="0"/>
        <w:jc w:val="left"/>
        <w:rPr/>
      </w:pPr>
      <w:r w:rsidDel="00000000" w:rsidR="00000000" w:rsidRPr="00000000">
        <w:rPr>
          <w:rFonts w:ascii="Courier New" w:cs="Courier New" w:eastAsia="Courier New" w:hAnsi="Courier New"/>
          <w:rtl w:val="0"/>
        </w:rPr>
        <w:t xml:space="preserve">  pintoggle(3)</w:t>
        <w:tab/>
        <w:t xml:space="preserve">'Toggle P3</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the above example, P3 is toggled if none of the prior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conditions are true.</w:t>
      </w:r>
    </w:p>
    <w:p w:rsidR="00000000" w:rsidDel="00000000" w:rsidP="00000000" w:rsidRDefault="00000000" w:rsidRPr="00000000" w14:paraId="00000323">
      <w:pPr>
        <w:pStyle w:val="Heading4"/>
        <w:rPr/>
      </w:pPr>
      <w:bookmarkStart w:colFirst="0" w:colLast="0" w:name="_lsn9f68pi971" w:id="75"/>
      <w:bookmarkEnd w:id="75"/>
      <w:r w:rsidDel="00000000" w:rsidR="00000000" w:rsidRPr="00000000">
        <w:rPr>
          <w:rtl w:val="0"/>
        </w:rPr>
        <w:t xml:space="preserve">The ELSEIFNOT Condition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condition behaves exactly like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except that it uses negative logic; it executes its Elseif not-Code block only if its </w:t>
      </w:r>
      <w:r w:rsidDel="00000000" w:rsidR="00000000" w:rsidRPr="00000000">
        <w:rPr>
          <w:i w:val="1"/>
          <w:rtl w:val="0"/>
        </w:rPr>
        <w:t xml:space="preserve">Condition(s)</w:t>
      </w:r>
      <w:r w:rsidDel="00000000" w:rsidR="00000000" w:rsidRPr="00000000">
        <w:rPr>
          <w:rtl w:val="0"/>
        </w:rPr>
        <w:t xml:space="preserve"> evaluates to </w:t>
      </w:r>
      <w:r w:rsidDel="00000000" w:rsidR="00000000" w:rsidRPr="00000000">
        <w:rPr>
          <w:rFonts w:ascii="Roboto Mono Medium" w:cs="Roboto Mono Medium" w:eastAsia="Roboto Mono Medium" w:hAnsi="Roboto Mono Medium"/>
          <w:rtl w:val="0"/>
        </w:rPr>
        <w:t xml:space="preserve">FALSE</w:t>
      </w:r>
      <w:r w:rsidDel="00000000" w:rsidR="00000000" w:rsidRPr="00000000">
        <w:rPr>
          <w:rtl w:val="0"/>
        </w:rPr>
        <w:t xml:space="preserve">.  Multiple </w:t>
      </w:r>
      <w:r w:rsidDel="00000000" w:rsidR="00000000" w:rsidRPr="00000000">
        <w:rPr>
          <w:rFonts w:ascii="Roboto Mono Medium" w:cs="Roboto Mono Medium" w:eastAsia="Roboto Mono Medium" w:hAnsi="Roboto Mono Medium"/>
          <w:rtl w:val="0"/>
        </w:rPr>
        <w:t xml:space="preserve">ELSEIFNOT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ELSEIF</w:t>
      </w:r>
      <w:r w:rsidDel="00000000" w:rsidR="00000000" w:rsidRPr="00000000">
        <w:rPr>
          <w:rtl w:val="0"/>
        </w:rPr>
        <w:t xml:space="preserve"> conditions can be combined in a single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conditional construct, in any order, between the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and the optional </w:t>
      </w:r>
      <w:r w:rsidDel="00000000" w:rsidR="00000000" w:rsidRPr="00000000">
        <w:rPr>
          <w:rFonts w:ascii="Roboto Mono Medium" w:cs="Roboto Mono Medium" w:eastAsia="Roboto Mono Medium" w:hAnsi="Roboto Mono Medium"/>
          <w:rtl w:val="0"/>
        </w:rPr>
        <w:t xml:space="preserve">ELSE</w:t>
      </w: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2"/>
        <w:rPr/>
      </w:pPr>
      <w:bookmarkStart w:colFirst="0" w:colLast="0" w:name="_p0qja0venbrs" w:id="76"/>
      <w:bookmarkEnd w:id="76"/>
      <w:r w:rsidDel="00000000" w:rsidR="00000000" w:rsidRPr="00000000">
        <w:rPr>
          <w:rtl w:val="0"/>
        </w:rPr>
        <w:t xml:space="preserve">REPEAT</w:t>
      </w:r>
    </w:p>
    <w:p w:rsidR="00000000" w:rsidDel="00000000" w:rsidP="00000000" w:rsidRDefault="00000000" w:rsidRPr="00000000" w14:paraId="00000328">
      <w:pPr>
        <w:rPr/>
      </w:pPr>
      <w:r w:rsidDel="00000000" w:rsidR="00000000" w:rsidRPr="00000000">
        <w:rPr>
          <w:b w:val="1"/>
          <w:rtl w:val="0"/>
        </w:rPr>
        <w:t xml:space="preserve">Command:</w:t>
      </w:r>
      <w:r w:rsidDel="00000000" w:rsidR="00000000" w:rsidRPr="00000000">
        <w:rPr>
          <w:rtl w:val="0"/>
        </w:rPr>
        <w:t xml:space="preserve"> Execute code block repetitively.</w:t>
      </w:r>
    </w:p>
    <w:p w:rsidR="00000000" w:rsidDel="00000000" w:rsidP="00000000" w:rsidRDefault="00000000" w:rsidRPr="00000000" w14:paraId="00000329">
      <w:pPr>
        <w:spacing w:after="0" w:lineRule="auto"/>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i w:val="1"/>
        </w:rPr>
      </w:pPr>
      <w:r w:rsidDel="00000000" w:rsidR="00000000" w:rsidRPr="00000000">
        <w:rPr>
          <w:rFonts w:ascii="Roboto Mono" w:cs="Roboto Mono" w:eastAsia="Roboto Mono" w:hAnsi="Roboto Mono"/>
          <w:b w:val="1"/>
          <w:rtl w:val="0"/>
        </w:rPr>
        <w:tab/>
        <w:t xml:space="preserve">REPEAT</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Count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color="b7b7b7" w:space="2" w:sz="8" w:val="single"/>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w:cs="Roboto Mono" w:eastAsia="Roboto Mono" w:hAnsi="Roboto Mono"/>
          <w:b w:val="1"/>
        </w:rPr>
      </w:pPr>
      <w:r w:rsidDel="00000000" w:rsidR="00000000" w:rsidRPr="00000000">
        <w:rPr>
          <w:rtl w:val="0"/>
        </w:rPr>
        <w:t xml:space="preserve">  { </w:t>
      </w:r>
      <w:r w:rsidDel="00000000" w:rsidR="00000000" w:rsidRPr="00000000">
        <w:rPr>
          <w:rFonts w:ascii="Nova Mono" w:cs="Nova Mono" w:eastAsia="Nova Mono" w:hAnsi="Nova Mono"/>
          <w:rtl w:val="0"/>
        </w:rPr>
        <w:t xml:space="preserve">⇢ </w:t>
      </w:r>
      <w:r w:rsidDel="00000000" w:rsidR="00000000" w:rsidRPr="00000000">
        <w:rPr>
          <w:i w:val="1"/>
          <w:rtl w:val="0"/>
        </w:rPr>
        <w:t xml:space="preserve">Code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C">
      <w:pPr>
        <w:spacing w:after="0" w:lineRule="auto"/>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p>
    <w:p w:rsidR="00000000" w:rsidDel="00000000" w:rsidP="00000000" w:rsidRDefault="00000000" w:rsidRPr="00000000" w14:paraId="0000032D">
      <w:pPr>
        <w:tabs>
          <w:tab w:val="left" w:leader="none" w:pos="360"/>
          <w:tab w:val="left" w:leader="none" w:pos="180"/>
          <w:tab w:val="left" w:leader="none" w:pos="360"/>
        </w:tabs>
        <w:spacing w:after="0" w:lineRule="auto"/>
        <w:rPr>
          <w:i w:val="1"/>
        </w:rPr>
      </w:pPr>
      <w:r w:rsidDel="00000000" w:rsidR="00000000" w:rsidRPr="00000000">
        <w:rPr>
          <w:rFonts w:ascii="Roboto Mono" w:cs="Roboto Mono" w:eastAsia="Roboto Mono" w:hAnsi="Roboto Mono"/>
          <w:b w:val="1"/>
          <w:rtl w:val="0"/>
        </w:rPr>
        <w:tab/>
        <w:t xml:space="preserve">REPEAT</w:t>
      </w:r>
      <w:r w:rsidDel="00000000" w:rsidR="00000000" w:rsidRPr="00000000">
        <w:rPr>
          <w:i w:val="1"/>
          <w:rtl w:val="0"/>
        </w:rPr>
        <w:t xml:space="preserve"> Count </w:t>
      </w:r>
      <w:r w:rsidDel="00000000" w:rsidR="00000000" w:rsidRPr="00000000">
        <w:rPr>
          <w:rFonts w:ascii="Roboto Mono" w:cs="Roboto Mono" w:eastAsia="Roboto Mono" w:hAnsi="Roboto Mono"/>
          <w:b w:val="1"/>
          <w:rtl w:val="0"/>
        </w:rPr>
        <w:t xml:space="preserve">WITH</w:t>
      </w:r>
      <w:r w:rsidDel="00000000" w:rsidR="00000000" w:rsidRPr="00000000">
        <w:rPr>
          <w:rtl w:val="0"/>
        </w:rPr>
        <w:t xml:space="preserve"> </w:t>
      </w:r>
      <w:r w:rsidDel="00000000" w:rsidR="00000000" w:rsidRPr="00000000">
        <w:rPr>
          <w:i w:val="1"/>
          <w:rtl w:val="0"/>
        </w:rPr>
        <w:t xml:space="preserve">Variable</w:t>
      </w:r>
    </w:p>
    <w:p w:rsidR="00000000" w:rsidDel="00000000" w:rsidP="00000000" w:rsidRDefault="00000000" w:rsidRPr="00000000" w14:paraId="0000032E">
      <w:pPr>
        <w:pBdr>
          <w:bottom w:color="b7b7b7" w:space="2" w:sz="8" w:val="single"/>
        </w:pBdr>
        <w:tabs>
          <w:tab w:val="left" w:leader="none" w:pos="360"/>
          <w:tab w:val="left" w:leader="none" w:pos="180"/>
          <w:tab w:val="left" w:leader="none" w:pos="360"/>
        </w:tabs>
        <w:spacing w:after="0" w:lineRule="auto"/>
        <w:rPr>
          <w:rFonts w:ascii="Roboto Mono" w:cs="Roboto Mono" w:eastAsia="Roboto Mono" w:hAnsi="Roboto Mono"/>
          <w:b w:val="1"/>
        </w:rPr>
      </w:pPr>
      <w:r w:rsidDel="00000000" w:rsidR="00000000" w:rsidRPr="00000000">
        <w:rPr>
          <w:rFonts w:ascii="Nova Mono" w:cs="Nova Mono" w:eastAsia="Nova Mono" w:hAnsi="Nova Mono"/>
          <w:rtl w:val="0"/>
        </w:rPr>
        <w:t xml:space="preserve">  { ⇢ </w:t>
      </w:r>
      <w:r w:rsidDel="00000000" w:rsidR="00000000" w:rsidRPr="00000000">
        <w:rPr>
          <w:i w:val="1"/>
          <w:rtl w:val="0"/>
        </w:rPr>
        <w:t xml:space="preserve">Code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F">
      <w:pPr>
        <w:spacing w:after="0" w:lineRule="auto"/>
        <w:rPr>
          <w:rFonts w:ascii="Roboto Mono" w:cs="Roboto Mono" w:eastAsia="Roboto Mono" w:hAnsi="Roboto Mono"/>
          <w:b w:val="1"/>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i w:val="1"/>
        </w:rPr>
      </w:pPr>
      <w:r w:rsidDel="00000000" w:rsidR="00000000" w:rsidRPr="00000000">
        <w:rPr>
          <w:rFonts w:ascii="Roboto Mono" w:cs="Roboto Mono" w:eastAsia="Roboto Mono" w:hAnsi="Roboto Mono"/>
          <w:b w:val="1"/>
          <w:rtl w:val="0"/>
        </w:rPr>
        <w:tab/>
        <w:t xml:space="preserve">REPEAT</w:t>
      </w:r>
      <w:r w:rsidDel="00000000" w:rsidR="00000000" w:rsidRPr="00000000">
        <w:rPr>
          <w:i w:val="1"/>
          <w:rtl w:val="0"/>
        </w:rPr>
        <w:t xml:space="preserve"> Variable </w:t>
      </w:r>
      <w:r w:rsidDel="00000000" w:rsidR="00000000" w:rsidRPr="00000000">
        <w:rPr>
          <w:rFonts w:ascii="Roboto Mono" w:cs="Roboto Mono" w:eastAsia="Roboto Mono" w:hAnsi="Roboto Mono"/>
          <w:b w:val="1"/>
          <w:rtl w:val="0"/>
        </w:rPr>
        <w:t xml:space="preserve">FROM</w:t>
      </w:r>
      <w:r w:rsidDel="00000000" w:rsidR="00000000" w:rsidRPr="00000000">
        <w:rPr>
          <w:i w:val="1"/>
          <w:rtl w:val="0"/>
        </w:rPr>
        <w:t xml:space="preserve"> Start </w:t>
      </w:r>
      <w:r w:rsidDel="00000000" w:rsidR="00000000" w:rsidRPr="00000000">
        <w:rPr>
          <w:rFonts w:ascii="Roboto Mono" w:cs="Roboto Mono" w:eastAsia="Roboto Mono" w:hAnsi="Roboto Mono"/>
          <w:b w:val="1"/>
          <w:rtl w:val="0"/>
        </w:rPr>
        <w:t xml:space="preserve">TO</w:t>
      </w:r>
      <w:r w:rsidDel="00000000" w:rsidR="00000000" w:rsidRPr="00000000">
        <w:rPr>
          <w:i w:val="1"/>
          <w:rtl w:val="0"/>
        </w:rPr>
        <w:t xml:space="preserve"> Finish </w:t>
      </w:r>
      <w:r w:rsidDel="00000000" w:rsidR="00000000" w:rsidRPr="00000000">
        <w:rPr>
          <w:rtl w:val="0"/>
        </w:rPr>
        <w:t xml:space="preserve">{</w:t>
      </w:r>
      <w:r w:rsidDel="00000000" w:rsidR="00000000" w:rsidRPr="00000000">
        <w:rPr>
          <w:rFonts w:ascii="Roboto Mono" w:cs="Roboto Mono" w:eastAsia="Roboto Mono" w:hAnsi="Roboto Mono"/>
          <w:b w:val="1"/>
          <w:rtl w:val="0"/>
        </w:rPr>
        <w:t xml:space="preserve">STEP</w:t>
      </w:r>
      <w:r w:rsidDel="00000000" w:rsidR="00000000" w:rsidRPr="00000000">
        <w:rPr>
          <w:i w:val="1"/>
          <w:rtl w:val="0"/>
        </w:rPr>
        <w:t xml:space="preserve"> Delta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1">
      <w:pPr>
        <w:pBdr>
          <w:bottom w:color="b7b7b7" w:space="2" w:sz="8" w:val="single"/>
        </w:pBdr>
        <w:tabs>
          <w:tab w:val="left" w:leader="none" w:pos="360"/>
          <w:tab w:val="left" w:leader="none" w:pos="180"/>
          <w:tab w:val="left" w:leader="none" w:pos="360"/>
        </w:tabs>
        <w:spacing w:after="0" w:lineRule="auto"/>
        <w:rPr>
          <w:rFonts w:ascii="Roboto Mono" w:cs="Roboto Mono" w:eastAsia="Roboto Mono" w:hAnsi="Roboto Mono"/>
          <w:b w:val="1"/>
        </w:rPr>
      </w:pPr>
      <w:r w:rsidDel="00000000" w:rsidR="00000000" w:rsidRPr="00000000">
        <w:rPr>
          <w:rFonts w:ascii="Nova Mono" w:cs="Nova Mono" w:eastAsia="Nova Mono" w:hAnsi="Nova Mono"/>
          <w:rtl w:val="0"/>
        </w:rPr>
        <w:t xml:space="preserve">  { ⇢ </w:t>
      </w:r>
      <w:r w:rsidDel="00000000" w:rsidR="00000000" w:rsidRPr="00000000">
        <w:rPr>
          <w:i w:val="1"/>
          <w:rtl w:val="0"/>
        </w:rPr>
        <w:t xml:space="preserve">Code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2">
      <w:pPr>
        <w:spacing w:after="0" w:lineRule="auto"/>
        <w:rPr>
          <w:rFonts w:ascii="Roboto Mono" w:cs="Roboto Mono" w:eastAsia="Roboto Mono" w:hAnsi="Roboto Mono"/>
          <w:b w:val="1"/>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ab/>
        <w:t xml:space="preserve">REPEAT</w:t>
      </w:r>
      <w:r w:rsidDel="00000000" w:rsidR="00000000" w:rsidRPr="00000000">
        <w:rPr>
          <w:i w:val="1"/>
          <w:rtl w:val="0"/>
        </w:rPr>
        <w:t xml:space="preserve"> </w:t>
      </w:r>
      <w:r w:rsidDel="00000000" w:rsidR="00000000" w:rsidRPr="00000000">
        <w:rPr>
          <w:rFonts w:ascii="Cardo" w:cs="Cardo" w:eastAsia="Cardo" w:hAnsi="Cardo"/>
          <w:sz w:val="24"/>
          <w:szCs w:val="24"/>
          <w:rtl w:val="0"/>
        </w:rPr>
        <w:t xml:space="preserve">⦅</w:t>
      </w:r>
      <w:r w:rsidDel="00000000" w:rsidR="00000000" w:rsidRPr="00000000">
        <w:rPr>
          <w:rFonts w:ascii="Roboto Mono" w:cs="Roboto Mono" w:eastAsia="Roboto Mono" w:hAnsi="Roboto Mono"/>
          <w:b w:val="1"/>
          <w:rtl w:val="0"/>
        </w:rPr>
        <w:t xml:space="preserve">UNTIL</w:t>
      </w:r>
      <w:r w:rsidDel="00000000" w:rsidR="00000000" w:rsidRPr="00000000">
        <w:rPr>
          <w:rFonts w:ascii="Arial Unicode MS" w:cs="Arial Unicode MS" w:eastAsia="Arial Unicode MS" w:hAnsi="Arial Unicode MS"/>
          <w:rtl w:val="0"/>
        </w:rPr>
        <w:t xml:space="preserve">┆</w:t>
      </w:r>
      <w:r w:rsidDel="00000000" w:rsidR="00000000" w:rsidRPr="00000000">
        <w:rPr>
          <w:rFonts w:ascii="Roboto Mono" w:cs="Roboto Mono" w:eastAsia="Roboto Mono" w:hAnsi="Roboto Mono"/>
          <w:b w:val="1"/>
          <w:rtl w:val="0"/>
        </w:rPr>
        <w:t xml:space="preserve">WHILE</w:t>
      </w:r>
      <w:r w:rsidDel="00000000" w:rsidR="00000000" w:rsidRPr="00000000">
        <w:rPr>
          <w:rFonts w:ascii="Cardo" w:cs="Cardo" w:eastAsia="Cardo" w:hAnsi="Cardo"/>
          <w:sz w:val="24"/>
          <w:szCs w:val="24"/>
          <w:rtl w:val="0"/>
        </w:rPr>
        <w:t xml:space="preserve">⦆</w:t>
      </w:r>
      <w:r w:rsidDel="00000000" w:rsidR="00000000" w:rsidRPr="00000000">
        <w:rPr>
          <w:i w:val="1"/>
          <w:rtl w:val="0"/>
        </w:rPr>
        <w:t xml:space="preserve"> </w:t>
      </w:r>
      <w:r w:rsidDel="00000000" w:rsidR="00000000" w:rsidRPr="00000000">
        <w:rPr>
          <w:i w:val="1"/>
          <w:rtl w:val="0"/>
        </w:rPr>
        <w:t xml:space="preserve">Condition(s)</w:t>
      </w:r>
      <w:r w:rsidDel="00000000" w:rsidR="00000000" w:rsidRPr="00000000">
        <w:rPr>
          <w:rtl w:val="0"/>
        </w:rPr>
      </w:r>
    </w:p>
    <w:p w:rsidR="00000000" w:rsidDel="00000000" w:rsidP="00000000" w:rsidRDefault="00000000" w:rsidRPr="00000000" w14:paraId="00000334">
      <w:pPr>
        <w:pBdr>
          <w:bottom w:color="b7b7b7" w:space="2" w:sz="8" w:val="single"/>
        </w:pBdr>
        <w:tabs>
          <w:tab w:val="left" w:leader="none" w:pos="360"/>
          <w:tab w:val="left" w:leader="none" w:pos="180"/>
          <w:tab w:val="left" w:leader="none" w:pos="360"/>
        </w:tabs>
        <w:spacing w:after="0" w:lineRule="auto"/>
        <w:rPr>
          <w:rFonts w:ascii="Roboto Mono" w:cs="Roboto Mono" w:eastAsia="Roboto Mono" w:hAnsi="Roboto Mono"/>
          <w:b w:val="1"/>
        </w:rPr>
      </w:pPr>
      <w:r w:rsidDel="00000000" w:rsidR="00000000" w:rsidRPr="00000000">
        <w:rPr>
          <w:rFonts w:ascii="Nova Mono" w:cs="Nova Mono" w:eastAsia="Nova Mono" w:hAnsi="Nova Mono"/>
          <w:rtl w:val="0"/>
        </w:rPr>
        <w:t xml:space="preserve">  { ⇢ </w:t>
      </w:r>
      <w:r w:rsidDel="00000000" w:rsidR="00000000" w:rsidRPr="00000000">
        <w:rPr>
          <w:i w:val="1"/>
          <w:rtl w:val="0"/>
        </w:rPr>
        <w:t xml:space="preserve">Code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5">
      <w:pPr>
        <w:spacing w:after="0" w:lineRule="auto"/>
        <w:rPr>
          <w:rFonts w:ascii="Roboto Mono" w:cs="Roboto Mono" w:eastAsia="Roboto Mono" w:hAnsi="Roboto Mono"/>
          <w:b w:val="1"/>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ab/>
        <w:t xml:space="preserve">REPEAT</w:t>
      </w:r>
    </w:p>
    <w:p w:rsidR="00000000" w:rsidDel="00000000" w:rsidP="00000000" w:rsidRDefault="00000000" w:rsidRPr="00000000" w14:paraId="00000337">
      <w:pPr>
        <w:pBdr>
          <w:bottom w:space="0" w:sz="0" w:val="nil"/>
        </w:pBdr>
        <w:tabs>
          <w:tab w:val="left" w:leader="none" w:pos="360"/>
          <w:tab w:val="left" w:leader="none" w:pos="180"/>
          <w:tab w:val="left" w:leader="none" w:pos="360"/>
        </w:tabs>
        <w:spacing w:after="0" w:lineRule="auto"/>
        <w:rPr>
          <w:rFonts w:ascii="Roboto Mono" w:cs="Roboto Mono" w:eastAsia="Roboto Mono" w:hAnsi="Roboto Mono"/>
          <w:b w:val="1"/>
        </w:rPr>
      </w:pPr>
      <w:r w:rsidDel="00000000" w:rsidR="00000000" w:rsidRPr="00000000">
        <w:rPr>
          <w:rFonts w:ascii="Nova Mono" w:cs="Nova Mono" w:eastAsia="Nova Mono" w:hAnsi="Nova Mono"/>
          <w:rtl w:val="0"/>
        </w:rPr>
        <w:t xml:space="preserve">  { ⇢ </w:t>
      </w:r>
      <w:r w:rsidDel="00000000" w:rsidR="00000000" w:rsidRPr="00000000">
        <w:rPr>
          <w:i w:val="1"/>
          <w:rtl w:val="0"/>
        </w:rPr>
        <w:t xml:space="preserve">Code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180"/>
          <w:tab w:val="left" w:leader="none" w:pos="360"/>
        </w:tabs>
        <w:spacing w:after="120" w:before="0" w:line="276" w:lineRule="auto"/>
        <w:ind w:left="0" w:right="0" w:firstLine="0"/>
        <w:jc w:val="left"/>
        <w:rPr>
          <w:rFonts w:ascii="Roboto Mono" w:cs="Roboto Mono" w:eastAsia="Roboto Mono" w:hAnsi="Roboto Mono"/>
          <w:b w:val="1"/>
        </w:rPr>
      </w:pPr>
      <w:r w:rsidDel="00000000" w:rsidR="00000000" w:rsidRPr="00000000">
        <w:rPr>
          <w:rFonts w:ascii="Cardo" w:cs="Cardo" w:eastAsia="Cardo" w:hAnsi="Cardo"/>
          <w:sz w:val="24"/>
          <w:szCs w:val="24"/>
          <w:rtl w:val="0"/>
        </w:rPr>
        <w:t xml:space="preserve"> ⦅</w:t>
      </w:r>
      <w:r w:rsidDel="00000000" w:rsidR="00000000" w:rsidRPr="00000000">
        <w:rPr>
          <w:rFonts w:ascii="Roboto Mono" w:cs="Roboto Mono" w:eastAsia="Roboto Mono" w:hAnsi="Roboto Mono"/>
          <w:b w:val="1"/>
          <w:rtl w:val="0"/>
        </w:rPr>
        <w:t xml:space="preserve">UNTIL</w:t>
      </w:r>
      <w:r w:rsidDel="00000000" w:rsidR="00000000" w:rsidRPr="00000000">
        <w:rPr>
          <w:rFonts w:ascii="Arial Unicode MS" w:cs="Arial Unicode MS" w:eastAsia="Arial Unicode MS" w:hAnsi="Arial Unicode MS"/>
          <w:rtl w:val="0"/>
        </w:rPr>
        <w:t xml:space="preserve">┆</w:t>
      </w:r>
      <w:r w:rsidDel="00000000" w:rsidR="00000000" w:rsidRPr="00000000">
        <w:rPr>
          <w:rFonts w:ascii="Roboto Mono" w:cs="Roboto Mono" w:eastAsia="Roboto Mono" w:hAnsi="Roboto Mono"/>
          <w:b w:val="1"/>
          <w:rtl w:val="0"/>
        </w:rPr>
        <w:t xml:space="preserve">WHILE</w:t>
      </w:r>
      <w:r w:rsidDel="00000000" w:rsidR="00000000" w:rsidRPr="00000000">
        <w:rPr>
          <w:rFonts w:ascii="Cardo" w:cs="Cardo" w:eastAsia="Cardo" w:hAnsi="Cardo"/>
          <w:sz w:val="24"/>
          <w:szCs w:val="24"/>
          <w:rtl w:val="0"/>
        </w:rPr>
        <w:t xml:space="preserve">⦆</w:t>
      </w:r>
      <w:r w:rsidDel="00000000" w:rsidR="00000000" w:rsidRPr="00000000">
        <w:rPr>
          <w:i w:val="1"/>
          <w:rtl w:val="0"/>
        </w:rPr>
        <w:t xml:space="preserve"> </w:t>
      </w:r>
      <w:r w:rsidDel="00000000" w:rsidR="00000000" w:rsidRPr="00000000">
        <w:rPr>
          <w:i w:val="1"/>
          <w:rtl w:val="0"/>
        </w:rPr>
        <w:t xml:space="preserve">Condition(s)</w:t>
      </w:r>
      <w:r w:rsidDel="00000000" w:rsidR="00000000" w:rsidRPr="00000000">
        <w:rPr>
          <w:rtl w:val="0"/>
        </w:rPr>
      </w:r>
    </w:p>
    <w:p w:rsidR="00000000" w:rsidDel="00000000" w:rsidP="00000000" w:rsidRDefault="00000000" w:rsidRPr="00000000" w14:paraId="00000339">
      <w:pPr>
        <w:numPr>
          <w:ilvl w:val="0"/>
          <w:numId w:val="8"/>
        </w:numPr>
        <w:spacing w:after="0" w:afterAutospacing="0"/>
        <w:ind w:left="720" w:hanging="360"/>
        <w:rPr>
          <w:u w:val="none"/>
        </w:rPr>
      </w:pPr>
      <w:r w:rsidDel="00000000" w:rsidR="00000000" w:rsidRPr="00000000">
        <w:rPr>
          <w:b w:val="1"/>
          <w:i w:val="1"/>
          <w:rtl w:val="0"/>
        </w:rPr>
        <w:t xml:space="preserve">Count </w:t>
      </w:r>
      <w:r w:rsidDel="00000000" w:rsidR="00000000" w:rsidRPr="00000000">
        <w:rPr>
          <w:rtl w:val="0"/>
        </w:rPr>
        <w:t xml:space="preserve">is an optional expression indicating the finite number of times to execute </w:t>
      </w:r>
      <w:r w:rsidDel="00000000" w:rsidR="00000000" w:rsidRPr="00000000">
        <w:rPr>
          <w:i w:val="1"/>
          <w:rtl w:val="0"/>
        </w:rPr>
        <w:t xml:space="preserve">Code</w:t>
      </w:r>
      <w:r w:rsidDel="00000000" w:rsidR="00000000" w:rsidRPr="00000000">
        <w:rPr>
          <w:rtl w:val="0"/>
        </w:rPr>
        <w:t xml:space="preserve">.  </w:t>
      </w:r>
      <w:r w:rsidDel="00000000" w:rsidR="00000000" w:rsidRPr="00000000">
        <w:rPr>
          <w:i w:val="1"/>
          <w:rtl w:val="0"/>
        </w:rPr>
        <w:t xml:space="preserve">Count</w:t>
      </w:r>
      <w:r w:rsidDel="00000000" w:rsidR="00000000" w:rsidRPr="00000000">
        <w:rPr>
          <w:rtl w:val="0"/>
        </w:rPr>
        <w:t xml:space="preserve"> should be a positive value.  </w:t>
      </w:r>
      <w:r w:rsidDel="00000000" w:rsidR="00000000" w:rsidRPr="00000000">
        <w:rPr>
          <w:rtl w:val="0"/>
        </w:rPr>
        <w:t xml:space="preserve">If </w:t>
      </w:r>
      <w:r w:rsidDel="00000000" w:rsidR="00000000" w:rsidRPr="00000000">
        <w:rPr>
          <w:i w:val="1"/>
          <w:rtl w:val="0"/>
        </w:rPr>
        <w:t xml:space="preserve">Count</w:t>
      </w:r>
      <w:r w:rsidDel="00000000" w:rsidR="00000000" w:rsidRPr="00000000">
        <w:rPr>
          <w:rtl w:val="0"/>
        </w:rPr>
        <w:t xml:space="preserve"> is omitted, syntax 1 creates an infinite loop made up of </w:t>
      </w:r>
      <w:r w:rsidDel="00000000" w:rsidR="00000000" w:rsidRPr="00000000">
        <w:rPr>
          <w:i w:val="1"/>
          <w:rtl w:val="0"/>
        </w:rPr>
        <w:t xml:space="preserve">Code</w:t>
      </w:r>
      <w:r w:rsidDel="00000000" w:rsidR="00000000" w:rsidRPr="00000000">
        <w:rPr>
          <w:rtl w:val="0"/>
        </w:rPr>
        <w:t xml:space="preserve">.  </w:t>
      </w:r>
    </w:p>
    <w:p w:rsidR="00000000" w:rsidDel="00000000" w:rsidP="00000000" w:rsidRDefault="00000000" w:rsidRPr="00000000" w14:paraId="0000033A">
      <w:pPr>
        <w:numPr>
          <w:ilvl w:val="0"/>
          <w:numId w:val="8"/>
        </w:numPr>
        <w:spacing w:after="0" w:afterAutospacing="0"/>
        <w:ind w:left="720" w:hanging="360"/>
        <w:rPr>
          <w:u w:val="none"/>
        </w:rPr>
      </w:pPr>
      <w:r w:rsidDel="00000000" w:rsidR="00000000" w:rsidRPr="00000000">
        <w:rPr>
          <w:b w:val="1"/>
          <w:i w:val="1"/>
          <w:rtl w:val="0"/>
        </w:rPr>
        <w:t xml:space="preserve">Code</w:t>
      </w:r>
      <w:r w:rsidDel="00000000" w:rsidR="00000000" w:rsidRPr="00000000">
        <w:rPr>
          <w:rtl w:val="0"/>
        </w:rPr>
        <w:t xml:space="preserve"> is an optional block of one or more lines of code to execute repeatedly.  Omitting </w:t>
      </w:r>
      <w:r w:rsidDel="00000000" w:rsidR="00000000" w:rsidRPr="00000000">
        <w:rPr>
          <w:i w:val="1"/>
          <w:rtl w:val="0"/>
        </w:rPr>
        <w:t xml:space="preserve">Code</w:t>
      </w:r>
      <w:r w:rsidDel="00000000" w:rsidR="00000000" w:rsidRPr="00000000">
        <w:rPr>
          <w:rtl w:val="0"/>
        </w:rPr>
        <w:t xml:space="preserve"> is rare, but may be useful for an endless pause (syntax 1 without </w:t>
      </w:r>
      <w:r w:rsidDel="00000000" w:rsidR="00000000" w:rsidRPr="00000000">
        <w:rPr>
          <w:i w:val="1"/>
          <w:rtl w:val="0"/>
        </w:rPr>
        <w:t xml:space="preserve">Count</w:t>
      </w:r>
      <w:r w:rsidDel="00000000" w:rsidR="00000000" w:rsidRPr="00000000">
        <w:rPr>
          <w:rtl w:val="0"/>
        </w:rPr>
        <w:t xml:space="preserve">) to keep I/O pins active, or in syntax 4 and 5 when </w:t>
      </w:r>
      <w:r w:rsidDel="00000000" w:rsidR="00000000" w:rsidRPr="00000000">
        <w:rPr>
          <w:i w:val="1"/>
          <w:rtl w:val="0"/>
        </w:rPr>
        <w:t xml:space="preserve">Condition(s)</w:t>
      </w:r>
      <w:r w:rsidDel="00000000" w:rsidR="00000000" w:rsidRPr="00000000">
        <w:rPr>
          <w:rtl w:val="0"/>
        </w:rPr>
        <w:t xml:space="preserve"> alone achieve the needed effects.  Indention is required for all statements in the block.</w:t>
      </w:r>
    </w:p>
    <w:p w:rsidR="00000000" w:rsidDel="00000000" w:rsidP="00000000" w:rsidRDefault="00000000" w:rsidRPr="00000000" w14:paraId="0000033B">
      <w:pPr>
        <w:numPr>
          <w:ilvl w:val="0"/>
          <w:numId w:val="8"/>
        </w:numPr>
        <w:spacing w:after="0" w:afterAutospacing="0"/>
        <w:ind w:left="720" w:hanging="360"/>
      </w:pPr>
      <w:r w:rsidDel="00000000" w:rsidR="00000000" w:rsidRPr="00000000">
        <w:rPr>
          <w:b w:val="1"/>
          <w:i w:val="1"/>
          <w:rtl w:val="0"/>
        </w:rPr>
        <w:t xml:space="preserve">Variable</w:t>
      </w:r>
      <w:r w:rsidDel="00000000" w:rsidR="00000000" w:rsidRPr="00000000">
        <w:rPr>
          <w:rtl w:val="0"/>
        </w:rPr>
        <w:t xml:space="preserve"> is a user-defined variable that will be iterated from 0 to </w:t>
      </w:r>
      <w:r w:rsidDel="00000000" w:rsidR="00000000" w:rsidRPr="00000000">
        <w:rPr>
          <w:i w:val="1"/>
          <w:rtl w:val="0"/>
        </w:rPr>
        <w:t xml:space="preserve">Count</w:t>
      </w:r>
      <w:r w:rsidDel="00000000" w:rsidR="00000000" w:rsidRPr="00000000">
        <w:rPr>
          <w:rtl w:val="0"/>
        </w:rPr>
        <w:t xml:space="preserve">-1 (syntax 2) or from </w:t>
      </w:r>
      <w:r w:rsidDel="00000000" w:rsidR="00000000" w:rsidRPr="00000000">
        <w:rPr>
          <w:i w:val="1"/>
          <w:rtl w:val="0"/>
        </w:rPr>
        <w:t xml:space="preserve">Start</w:t>
      </w:r>
      <w:r w:rsidDel="00000000" w:rsidR="00000000" w:rsidRPr="00000000">
        <w:rPr>
          <w:rtl w:val="0"/>
        </w:rPr>
        <w:t xml:space="preserve"> to </w:t>
      </w:r>
      <w:r w:rsidDel="00000000" w:rsidR="00000000" w:rsidRPr="00000000">
        <w:rPr>
          <w:i w:val="1"/>
          <w:rtl w:val="0"/>
        </w:rPr>
        <w:t xml:space="preserve">Finish</w:t>
      </w:r>
      <w:r w:rsidDel="00000000" w:rsidR="00000000" w:rsidRPr="00000000">
        <w:rPr>
          <w:rtl w:val="0"/>
        </w:rPr>
        <w:t xml:space="preserve"> and optionally by </w:t>
      </w:r>
      <w:r w:rsidDel="00000000" w:rsidR="00000000" w:rsidRPr="00000000">
        <w:rPr>
          <w:i w:val="1"/>
          <w:rtl w:val="0"/>
        </w:rPr>
        <w:t xml:space="preserve">Delta</w:t>
      </w:r>
      <w:r w:rsidDel="00000000" w:rsidR="00000000" w:rsidRPr="00000000">
        <w:rPr>
          <w:rtl w:val="0"/>
        </w:rPr>
        <w:t xml:space="preserve"> units per iteration (syntax 3).  </w:t>
      </w:r>
      <w:r w:rsidDel="00000000" w:rsidR="00000000" w:rsidRPr="00000000">
        <w:rPr>
          <w:i w:val="1"/>
          <w:rtl w:val="0"/>
        </w:rPr>
        <w:t xml:space="preserve">Variable</w:t>
      </w:r>
      <w:r w:rsidDel="00000000" w:rsidR="00000000" w:rsidRPr="00000000">
        <w:rPr>
          <w:rtl w:val="0"/>
        </w:rPr>
        <w:t xml:space="preserve"> can be used in </w:t>
      </w:r>
      <w:r w:rsidDel="00000000" w:rsidR="00000000" w:rsidRPr="00000000">
        <w:rPr>
          <w:i w:val="1"/>
          <w:rtl w:val="0"/>
        </w:rPr>
        <w:t xml:space="preserve">Code</w:t>
      </w:r>
      <w:r w:rsidDel="00000000" w:rsidR="00000000" w:rsidRPr="00000000">
        <w:rPr>
          <w:rtl w:val="0"/>
        </w:rPr>
        <w:t xml:space="preserve"> to determine or utilize the iteration count.</w:t>
      </w:r>
    </w:p>
    <w:p w:rsidR="00000000" w:rsidDel="00000000" w:rsidP="00000000" w:rsidRDefault="00000000" w:rsidRPr="00000000" w14:paraId="0000033C">
      <w:pPr>
        <w:numPr>
          <w:ilvl w:val="0"/>
          <w:numId w:val="8"/>
        </w:numPr>
        <w:spacing w:after="0" w:afterAutospacing="0"/>
        <w:ind w:left="720" w:hanging="360"/>
        <w:rPr>
          <w:u w:val="none"/>
        </w:rPr>
      </w:pPr>
      <w:r w:rsidDel="00000000" w:rsidR="00000000" w:rsidRPr="00000000">
        <w:rPr>
          <w:b w:val="1"/>
          <w:i w:val="1"/>
          <w:rtl w:val="0"/>
        </w:rPr>
        <w:t xml:space="preserve">Start</w:t>
      </w:r>
      <w:r w:rsidDel="00000000" w:rsidR="00000000" w:rsidRPr="00000000">
        <w:rPr>
          <w:rtl w:val="0"/>
        </w:rPr>
        <w:t xml:space="preserve"> is an expression that determines the starting value of </w:t>
      </w:r>
      <w:r w:rsidDel="00000000" w:rsidR="00000000" w:rsidRPr="00000000">
        <w:rPr>
          <w:i w:val="1"/>
          <w:rtl w:val="0"/>
        </w:rPr>
        <w:t xml:space="preserve">Variable</w:t>
      </w:r>
      <w:r w:rsidDel="00000000" w:rsidR="00000000" w:rsidRPr="00000000">
        <w:rPr>
          <w:rtl w:val="0"/>
        </w:rPr>
        <w:t xml:space="preserve"> in syntax 3.  If </w:t>
      </w:r>
      <w:r w:rsidDel="00000000" w:rsidR="00000000" w:rsidRPr="00000000">
        <w:rPr>
          <w:i w:val="1"/>
          <w:rtl w:val="0"/>
        </w:rPr>
        <w:t xml:space="preserve">Start</w:t>
      </w:r>
      <w:r w:rsidDel="00000000" w:rsidR="00000000" w:rsidRPr="00000000">
        <w:rPr>
          <w:rtl w:val="0"/>
        </w:rPr>
        <w:t xml:space="preserve"> is less than </w:t>
      </w:r>
      <w:r w:rsidDel="00000000" w:rsidR="00000000" w:rsidRPr="00000000">
        <w:rPr>
          <w:i w:val="1"/>
          <w:rtl w:val="0"/>
        </w:rPr>
        <w:t xml:space="preserve">Finish</w:t>
      </w:r>
      <w:r w:rsidDel="00000000" w:rsidR="00000000" w:rsidRPr="00000000">
        <w:rPr>
          <w:rtl w:val="0"/>
        </w:rPr>
        <w:t xml:space="preserve">, </w:t>
      </w:r>
      <w:r w:rsidDel="00000000" w:rsidR="00000000" w:rsidRPr="00000000">
        <w:rPr>
          <w:i w:val="1"/>
          <w:rtl w:val="0"/>
        </w:rPr>
        <w:t xml:space="preserve">Variable</w:t>
      </w:r>
      <w:r w:rsidDel="00000000" w:rsidR="00000000" w:rsidRPr="00000000">
        <w:rPr>
          <w:rtl w:val="0"/>
        </w:rPr>
        <w:t xml:space="preserve"> will be incremented each iteration; it will be decremented otherwise.</w:t>
      </w:r>
    </w:p>
    <w:p w:rsidR="00000000" w:rsidDel="00000000" w:rsidP="00000000" w:rsidRDefault="00000000" w:rsidRPr="00000000" w14:paraId="0000033D">
      <w:pPr>
        <w:numPr>
          <w:ilvl w:val="0"/>
          <w:numId w:val="8"/>
        </w:numPr>
        <w:spacing w:after="0" w:afterAutospacing="0"/>
        <w:ind w:left="720" w:hanging="360"/>
        <w:rPr>
          <w:u w:val="none"/>
        </w:rPr>
      </w:pPr>
      <w:r w:rsidDel="00000000" w:rsidR="00000000" w:rsidRPr="00000000">
        <w:rPr>
          <w:b w:val="1"/>
          <w:i w:val="1"/>
          <w:rtl w:val="0"/>
        </w:rPr>
        <w:t xml:space="preserve">Finish</w:t>
      </w:r>
      <w:r w:rsidDel="00000000" w:rsidR="00000000" w:rsidRPr="00000000">
        <w:rPr>
          <w:rtl w:val="0"/>
        </w:rPr>
        <w:t xml:space="preserve"> is an expression that determines the ending value of </w:t>
      </w:r>
      <w:r w:rsidDel="00000000" w:rsidR="00000000" w:rsidRPr="00000000">
        <w:rPr>
          <w:i w:val="1"/>
          <w:rtl w:val="0"/>
        </w:rPr>
        <w:t xml:space="preserve">Variable</w:t>
      </w:r>
      <w:r w:rsidDel="00000000" w:rsidR="00000000" w:rsidRPr="00000000">
        <w:rPr>
          <w:rtl w:val="0"/>
        </w:rPr>
        <w:t xml:space="preserve"> in syntax 3.  If </w:t>
      </w:r>
      <w:r w:rsidDel="00000000" w:rsidR="00000000" w:rsidRPr="00000000">
        <w:rPr>
          <w:i w:val="1"/>
          <w:rtl w:val="0"/>
        </w:rPr>
        <w:t xml:space="preserve">Finish</w:t>
      </w:r>
      <w:r w:rsidDel="00000000" w:rsidR="00000000" w:rsidRPr="00000000">
        <w:rPr>
          <w:rtl w:val="0"/>
        </w:rPr>
        <w:t xml:space="preserve"> is greater than </w:t>
      </w:r>
      <w:r w:rsidDel="00000000" w:rsidR="00000000" w:rsidRPr="00000000">
        <w:rPr>
          <w:i w:val="1"/>
          <w:rtl w:val="0"/>
        </w:rPr>
        <w:t xml:space="preserve">Start</w:t>
      </w:r>
      <w:r w:rsidDel="00000000" w:rsidR="00000000" w:rsidRPr="00000000">
        <w:rPr>
          <w:rtl w:val="0"/>
        </w:rPr>
        <w:t xml:space="preserve">, </w:t>
      </w:r>
      <w:r w:rsidDel="00000000" w:rsidR="00000000" w:rsidRPr="00000000">
        <w:rPr>
          <w:i w:val="1"/>
          <w:rtl w:val="0"/>
        </w:rPr>
        <w:t xml:space="preserve">Variable</w:t>
      </w:r>
      <w:r w:rsidDel="00000000" w:rsidR="00000000" w:rsidRPr="00000000">
        <w:rPr>
          <w:rtl w:val="0"/>
        </w:rPr>
        <w:t xml:space="preserve"> will be incremented each iteration; it will be decremented otherwise.</w:t>
      </w:r>
    </w:p>
    <w:p w:rsidR="00000000" w:rsidDel="00000000" w:rsidP="00000000" w:rsidRDefault="00000000" w:rsidRPr="00000000" w14:paraId="0000033E">
      <w:pPr>
        <w:numPr>
          <w:ilvl w:val="0"/>
          <w:numId w:val="8"/>
        </w:numPr>
        <w:spacing w:after="0" w:afterAutospacing="0"/>
        <w:ind w:left="720" w:hanging="360"/>
        <w:rPr>
          <w:u w:val="none"/>
        </w:rPr>
      </w:pPr>
      <w:r w:rsidDel="00000000" w:rsidR="00000000" w:rsidRPr="00000000">
        <w:rPr>
          <w:b w:val="1"/>
          <w:i w:val="1"/>
          <w:rtl w:val="0"/>
        </w:rPr>
        <w:t xml:space="preserve">Delta</w:t>
      </w:r>
      <w:r w:rsidDel="00000000" w:rsidR="00000000" w:rsidRPr="00000000">
        <w:rPr>
          <w:rtl w:val="0"/>
        </w:rPr>
        <w:t xml:space="preserve"> is an optional expression that determines the units in which to increment/decrement </w:t>
      </w:r>
      <w:r w:rsidDel="00000000" w:rsidR="00000000" w:rsidRPr="00000000">
        <w:rPr>
          <w:i w:val="1"/>
          <w:rtl w:val="0"/>
        </w:rPr>
        <w:t xml:space="preserve">Variable</w:t>
      </w:r>
      <w:r w:rsidDel="00000000" w:rsidR="00000000" w:rsidRPr="00000000">
        <w:rPr>
          <w:rtl w:val="0"/>
        </w:rPr>
        <w:t xml:space="preserve"> each iteration (syntax 3).  If omitted, </w:t>
      </w:r>
      <w:r w:rsidDel="00000000" w:rsidR="00000000" w:rsidRPr="00000000">
        <w:rPr>
          <w:i w:val="1"/>
          <w:rtl w:val="0"/>
        </w:rPr>
        <w:t xml:space="preserve">Variable</w:t>
      </w:r>
      <w:r w:rsidDel="00000000" w:rsidR="00000000" w:rsidRPr="00000000">
        <w:rPr>
          <w:rtl w:val="0"/>
        </w:rPr>
        <w:t xml:space="preserve"> is incremented/decremented by 1 each iteration.</w:t>
      </w:r>
    </w:p>
    <w:p w:rsidR="00000000" w:rsidDel="00000000" w:rsidP="00000000" w:rsidRDefault="00000000" w:rsidRPr="00000000" w14:paraId="0000033F">
      <w:pPr>
        <w:numPr>
          <w:ilvl w:val="0"/>
          <w:numId w:val="8"/>
        </w:numPr>
        <w:ind w:left="720" w:hanging="360"/>
        <w:rPr>
          <w:u w:val="none"/>
        </w:rPr>
      </w:pPr>
      <w:r w:rsidDel="00000000" w:rsidR="00000000" w:rsidRPr="00000000">
        <w:rPr>
          <w:b w:val="1"/>
          <w:i w:val="1"/>
          <w:rtl w:val="0"/>
        </w:rPr>
        <w:t xml:space="preserve">Condition(s)</w:t>
      </w:r>
      <w:r w:rsidDel="00000000" w:rsidR="00000000" w:rsidRPr="00000000">
        <w:rPr>
          <w:rtl w:val="0"/>
        </w:rPr>
        <w:t xml:space="preserve"> is one or more Boolean expression(s) used by syntax 4 and 5 to continue or terminate the loop.  When preceded by </w:t>
      </w:r>
      <w:r w:rsidDel="00000000" w:rsidR="00000000" w:rsidRPr="00000000">
        <w:rPr>
          <w:rFonts w:ascii="Roboto Mono Medium" w:cs="Roboto Mono Medium" w:eastAsia="Roboto Mono Medium" w:hAnsi="Roboto Mono Medium"/>
          <w:rtl w:val="0"/>
        </w:rPr>
        <w:t xml:space="preserve">UNTIL</w:t>
      </w:r>
      <w:r w:rsidDel="00000000" w:rsidR="00000000" w:rsidRPr="00000000">
        <w:rPr>
          <w:rtl w:val="0"/>
        </w:rPr>
        <w:t xml:space="preserve">, </w:t>
      </w:r>
      <w:r w:rsidDel="00000000" w:rsidR="00000000" w:rsidRPr="00000000">
        <w:rPr>
          <w:i w:val="1"/>
          <w:rtl w:val="0"/>
        </w:rPr>
        <w:t xml:space="preserve">Condition(s)</w:t>
      </w:r>
      <w:r w:rsidDel="00000000" w:rsidR="00000000" w:rsidRPr="00000000">
        <w:rPr>
          <w:rtl w:val="0"/>
        </w:rPr>
        <w:t xml:space="preserve"> terminates the loop when true.  When preceded by </w:t>
      </w:r>
      <w:r w:rsidDel="00000000" w:rsidR="00000000" w:rsidRPr="00000000">
        <w:rPr>
          <w:rFonts w:ascii="Roboto Mono Medium" w:cs="Roboto Mono Medium" w:eastAsia="Roboto Mono Medium" w:hAnsi="Roboto Mono Medium"/>
          <w:rtl w:val="0"/>
        </w:rPr>
        <w:t xml:space="preserve">WHILE</w:t>
      </w:r>
      <w:r w:rsidDel="00000000" w:rsidR="00000000" w:rsidRPr="00000000">
        <w:rPr>
          <w:rtl w:val="0"/>
        </w:rPr>
        <w:t xml:space="preserve">, </w:t>
      </w:r>
      <w:r w:rsidDel="00000000" w:rsidR="00000000" w:rsidRPr="00000000">
        <w:rPr>
          <w:i w:val="1"/>
          <w:rtl w:val="0"/>
        </w:rPr>
        <w:t xml:space="preserve">Conditions(s)</w:t>
      </w:r>
      <w:r w:rsidDel="00000000" w:rsidR="00000000" w:rsidRPr="00000000">
        <w:rPr>
          <w:rtl w:val="0"/>
        </w:rPr>
        <w:t xml:space="preserve"> terminates the loop when false.</w:t>
      </w:r>
    </w:p>
    <w:p w:rsidR="00000000" w:rsidDel="00000000" w:rsidP="00000000" w:rsidRDefault="00000000" w:rsidRPr="00000000" w14:paraId="00000340">
      <w:pPr>
        <w:spacing w:after="0" w:lineRule="auto"/>
        <w:rPr>
          <w:b w:val="1"/>
        </w:rPr>
      </w:pPr>
      <w:r w:rsidDel="00000000" w:rsidR="00000000" w:rsidRPr="00000000">
        <w:rPr>
          <w:b w:val="1"/>
          <w:rtl w:val="0"/>
        </w:rPr>
        <w:t xml:space="preserve">Explanation</w:t>
      </w:r>
    </w:p>
    <w:p w:rsidR="00000000" w:rsidDel="00000000" w:rsidP="00000000" w:rsidRDefault="00000000" w:rsidRPr="00000000" w14:paraId="00000341">
      <w:pPr>
        <w:rPr/>
      </w:pP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is the very flexible looping structure for Spin2 code.  It can be used to create any type of loop, including: infinite, finite, with/without loop counter, and conditional zero-to-many/one-to-many loops.</w:t>
      </w:r>
    </w:p>
    <w:p w:rsidR="00000000" w:rsidDel="00000000" w:rsidP="00000000" w:rsidRDefault="00000000" w:rsidRPr="00000000" w14:paraId="00000342">
      <w:pPr>
        <w:pStyle w:val="Heading4"/>
        <w:rPr/>
      </w:pPr>
      <w:bookmarkStart w:colFirst="0" w:colLast="0" w:name="_l6o2kryf6a0p" w:id="77"/>
      <w:bookmarkEnd w:id="77"/>
      <w:r w:rsidDel="00000000" w:rsidR="00000000" w:rsidRPr="00000000">
        <w:rPr>
          <w:rtl w:val="0"/>
        </w:rPr>
        <w:t xml:space="preserve">Indention is Critical</w:t>
      </w:r>
    </w:p>
    <w:p w:rsidR="00000000" w:rsidDel="00000000" w:rsidP="00000000" w:rsidRDefault="00000000" w:rsidRPr="00000000" w14:paraId="00000343">
      <w:pPr>
        <w:rPr/>
      </w:pPr>
      <w:r w:rsidDel="00000000" w:rsidR="00000000" w:rsidRPr="00000000">
        <w:rPr>
          <w:rtl w:val="0"/>
        </w:rPr>
        <w:t xml:space="preserve">IMPORTANT: Indention is critical.  The Spin2 language relies on indention (of one space or more) on lines following flow control constructs to determine if they belong to that construct or not.  Your code editor may also  visually indicate such groupings.  If using the Propeller Tool, Ctrl + I toggles block-group indicators on/off.</w:t>
      </w:r>
    </w:p>
    <w:p w:rsidR="00000000" w:rsidDel="00000000" w:rsidP="00000000" w:rsidRDefault="00000000" w:rsidRPr="00000000" w14:paraId="00000344">
      <w:pPr>
        <w:pStyle w:val="Heading4"/>
        <w:rPr/>
      </w:pPr>
      <w:bookmarkStart w:colFirst="0" w:colLast="0" w:name="_cb621vqxkm9m" w:id="78"/>
      <w:bookmarkEnd w:id="78"/>
      <w:r w:rsidDel="00000000" w:rsidR="00000000" w:rsidRPr="00000000">
        <w:rPr>
          <w:rtl w:val="0"/>
        </w:rPr>
        <w:t xml:space="preserve">Infinite Loops (Syntax 1 w/o Count)</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Most forms of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can be infinite loops, but the form used most often for this purpose is syntax 1 without the </w:t>
      </w:r>
      <w:r w:rsidDel="00000000" w:rsidR="00000000" w:rsidRPr="00000000">
        <w:rPr>
          <w:i w:val="1"/>
          <w:rtl w:val="0"/>
        </w:rPr>
        <w:t xml:space="preserve">Count</w:t>
      </w:r>
      <w:r w:rsidDel="00000000" w:rsidR="00000000" w:rsidRPr="00000000">
        <w:rPr>
          <w:rtl w:val="0"/>
        </w:rPr>
        <w:t xml:space="preserve"> field.  For example: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w:t>
      </w:r>
      <w:r w:rsidDel="00000000" w:rsidR="00000000" w:rsidRPr="00000000">
        <w:rPr>
          <w:rFonts w:ascii="Courier New" w:cs="Courier New" w:eastAsia="Courier New" w:hAnsi="Courier New"/>
          <w:rtl w:val="0"/>
        </w:rPr>
        <w:tab/>
        <w:t xml:space="preserve">'Repeat endlessly</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pintoggle(25)</w:t>
        <w:tab/>
        <w:t xml:space="preserve">'Toggle P25</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waitms(1000)</w:t>
        <w:tab/>
        <w:t xml:space="preserve">'Pause for 1,000 ms</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This code repeats the </w:t>
      </w:r>
      <w:r w:rsidDel="00000000" w:rsidR="00000000" w:rsidRPr="00000000">
        <w:rPr>
          <w:rFonts w:ascii="Roboto Mono" w:cs="Roboto Mono" w:eastAsia="Roboto Mono" w:hAnsi="Roboto Mono"/>
          <w:rtl w:val="0"/>
        </w:rPr>
        <w:t xml:space="preserve">pintoggle(25)</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waitms(1000)</w:t>
      </w:r>
      <w:r w:rsidDel="00000000" w:rsidR="00000000" w:rsidRPr="00000000">
        <w:rPr>
          <w:rtl w:val="0"/>
        </w:rPr>
        <w:t xml:space="preserve"> lines endlessly.  Both lines are indented from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so they belong to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w:t>
      </w:r>
    </w:p>
    <w:p w:rsidR="00000000" w:rsidDel="00000000" w:rsidP="00000000" w:rsidRDefault="00000000" w:rsidRPr="00000000" w14:paraId="0000034A">
      <w:pPr>
        <w:rPr/>
      </w:pPr>
      <w:r w:rsidDel="00000000" w:rsidR="00000000" w:rsidRPr="00000000">
        <w:rPr>
          <w:rtl w:val="0"/>
        </w:rPr>
        <w:t xml:space="preserve">Since </w:t>
      </w:r>
      <w:r w:rsidDel="00000000" w:rsidR="00000000" w:rsidRPr="00000000">
        <w:rPr>
          <w:i w:val="1"/>
          <w:rtl w:val="0"/>
        </w:rPr>
        <w:t xml:space="preserve">Code</w:t>
      </w:r>
      <w:r w:rsidDel="00000000" w:rsidR="00000000" w:rsidRPr="00000000">
        <w:rPr>
          <w:rtl w:val="0"/>
        </w:rPr>
        <w:t xml:space="preserve"> is really an optional part of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command by itself can be used as an endless loop that does nothing but keep the cog active— including its influence on I/O pins.  This can be intentional, but may be unintentional due to improper indentation.  For example: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repeat</w:t>
        <w:tab/>
        <w:t xml:space="preserve">'Repeat endlessly</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color w:val="0000ff"/>
          <w:rtl w:val="0"/>
        </w:rPr>
        <w:t xml:space="preserve">pintoggle</w:t>
      </w:r>
      <w:r w:rsidDel="00000000" w:rsidR="00000000" w:rsidRPr="00000000">
        <w:rPr>
          <w:rFonts w:ascii="Courier New" w:cs="Courier New" w:eastAsia="Courier New" w:hAnsi="Courier New"/>
          <w:rtl w:val="0"/>
        </w:rPr>
        <w:t xml:space="preserve">(25)</w:t>
        <w:tab/>
        <w:t xml:space="preserve">'Toggle P25       &lt;-- This is never run</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above example is erroneous; the last line is never executed because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above it is an endless loop that has no </w:t>
      </w:r>
      <w:r w:rsidDel="00000000" w:rsidR="00000000" w:rsidRPr="00000000">
        <w:rPr>
          <w:i w:val="1"/>
          <w:rtl w:val="0"/>
        </w:rPr>
        <w:t xml:space="preserve">Code</w:t>
      </w:r>
      <w:r w:rsidDel="00000000" w:rsidR="00000000" w:rsidRPr="00000000">
        <w:rPr>
          <w:rtl w:val="0"/>
        </w:rPr>
        <w:t xml:space="preserve">—</w:t>
      </w:r>
      <w:r w:rsidDel="00000000" w:rsidR="00000000" w:rsidRPr="00000000">
        <w:rPr>
          <w:rtl w:val="0"/>
        </w:rPr>
        <w:t xml:space="preserve"> there is nothing indented immediately below it, so the cog simply sits in an endless loop at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line that does nothing but keep the cog active and consuming power.</w:t>
      </w:r>
    </w:p>
    <w:p w:rsidR="00000000" w:rsidDel="00000000" w:rsidP="00000000" w:rsidRDefault="00000000" w:rsidRPr="00000000" w14:paraId="0000034E">
      <w:pPr>
        <w:pStyle w:val="Heading4"/>
        <w:rPr/>
      </w:pPr>
      <w:bookmarkStart w:colFirst="0" w:colLast="0" w:name="_gh4lrwoszg32" w:id="79"/>
      <w:bookmarkEnd w:id="79"/>
      <w:r w:rsidDel="00000000" w:rsidR="00000000" w:rsidRPr="00000000">
        <w:rPr>
          <w:rtl w:val="0"/>
        </w:rPr>
        <w:t xml:space="preserve">Simple Finite Loops (Syntax 1)</w:t>
      </w:r>
    </w:p>
    <w:p w:rsidR="00000000" w:rsidDel="00000000" w:rsidP="00000000" w:rsidRDefault="00000000" w:rsidRPr="00000000" w14:paraId="0000034F">
      <w:pPr>
        <w:rPr/>
      </w:pPr>
      <w:r w:rsidDel="00000000" w:rsidR="00000000" w:rsidRPr="00000000">
        <w:rPr>
          <w:rtl w:val="0"/>
        </w:rPr>
        <w:t xml:space="preserve">Most loops are finite in nature; they execute a limited number of iterations only.  The simplest form is syntax 1 with the </w:t>
      </w:r>
      <w:r w:rsidDel="00000000" w:rsidR="00000000" w:rsidRPr="00000000">
        <w:rPr>
          <w:i w:val="1"/>
          <w:rtl w:val="0"/>
        </w:rPr>
        <w:t xml:space="preserve">Count</w:t>
      </w:r>
      <w:r w:rsidDel="00000000" w:rsidR="00000000" w:rsidRPr="00000000">
        <w:rPr>
          <w:rtl w:val="0"/>
        </w:rPr>
        <w:t xml:space="preserve"> field included.</w:t>
      </w:r>
    </w:p>
    <w:p w:rsidR="00000000" w:rsidDel="00000000" w:rsidP="00000000" w:rsidRDefault="00000000" w:rsidRPr="00000000" w14:paraId="00000350">
      <w:pPr>
        <w:rPr/>
      </w:pPr>
      <w:r w:rsidDel="00000000" w:rsidR="00000000" w:rsidRPr="00000000">
        <w:rPr>
          <w:rtl w:val="0"/>
        </w:rPr>
        <w:t xml:space="preserve">For example: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10</w:t>
      </w:r>
      <w:r w:rsidDel="00000000" w:rsidR="00000000" w:rsidRPr="00000000">
        <w:rPr>
          <w:rFonts w:ascii="Courier New" w:cs="Courier New" w:eastAsia="Courier New" w:hAnsi="Courier New"/>
          <w:rtl w:val="0"/>
        </w:rPr>
        <w:tab/>
        <w:t xml:space="preserve">'Repeat 10 times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pintoggle(25)</w:t>
        <w:tab/>
        <w:t xml:space="preserve">'Toggle P25</w:t>
      </w:r>
    </w:p>
    <w:p w:rsidR="00000000" w:rsidDel="00000000" w:rsidP="00000000" w:rsidRDefault="00000000" w:rsidRPr="00000000" w14:paraId="00000353">
      <w:pPr>
        <w:tabs>
          <w:tab w:val="left" w:leader="none" w:pos="432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waitms(500)</w:t>
        <w:tab/>
        <w:t xml:space="preserve">'Pause for 500 ms</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byte[$7000]++</w:t>
        <w:tab/>
        <w:t xml:space="preserve">'Increment RAM location $7000</w:t>
      </w:r>
    </w:p>
    <w:p w:rsidR="00000000" w:rsidDel="00000000" w:rsidP="00000000" w:rsidRDefault="00000000" w:rsidRPr="00000000" w14:paraId="00000355">
      <w:pPr>
        <w:rPr/>
      </w:pPr>
      <w:r w:rsidDel="00000000" w:rsidR="00000000" w:rsidRPr="00000000">
        <w:rPr>
          <w:rtl w:val="0"/>
        </w:rPr>
        <w:t xml:space="preserve">This code</w:t>
      </w:r>
      <w:r w:rsidDel="00000000" w:rsidR="00000000" w:rsidRPr="00000000">
        <w:rPr>
          <w:rtl w:val="0"/>
        </w:rPr>
        <w:t xml:space="preserve"> toggles P25 ten times, waiting 500 ms in-between, then increments the value in RAM location $7000.</w:t>
      </w:r>
    </w:p>
    <w:p w:rsidR="00000000" w:rsidDel="00000000" w:rsidP="00000000" w:rsidRDefault="00000000" w:rsidRPr="00000000" w14:paraId="00000356">
      <w:pPr>
        <w:rPr/>
      </w:pPr>
      <w:r w:rsidDel="00000000" w:rsidR="00000000" w:rsidRPr="00000000">
        <w:rPr>
          <w:rtl w:val="0"/>
        </w:rPr>
        <w:t xml:space="preserve">Note that </w:t>
      </w:r>
      <w:r w:rsidDel="00000000" w:rsidR="00000000" w:rsidRPr="00000000">
        <w:rPr>
          <w:i w:val="1"/>
          <w:rtl w:val="0"/>
        </w:rPr>
        <w:t xml:space="preserve">Count</w:t>
      </w:r>
      <w:r w:rsidDel="00000000" w:rsidR="00000000" w:rsidRPr="00000000">
        <w:rPr>
          <w:rtl w:val="0"/>
        </w:rPr>
        <w:t xml:space="preserve"> should be a positive value; negatives will yield unwanted results.  Also, t</w:t>
      </w:r>
      <w:r w:rsidDel="00000000" w:rsidR="00000000" w:rsidRPr="00000000">
        <w:rPr>
          <w:rtl w:val="0"/>
        </w:rPr>
        <w:t xml:space="preserve">he </w:t>
      </w:r>
      <w:r w:rsidDel="00000000" w:rsidR="00000000" w:rsidRPr="00000000">
        <w:rPr>
          <w:i w:val="1"/>
          <w:rtl w:val="0"/>
        </w:rPr>
        <w:t xml:space="preserve">Count</w:t>
      </w:r>
      <w:r w:rsidDel="00000000" w:rsidR="00000000" w:rsidRPr="00000000">
        <w:rPr>
          <w:rtl w:val="0"/>
        </w:rPr>
        <w:t xml:space="preserve"> field may be any numeric expression but the expression is evaluated only once, the first time the loop is entered.  This means that any changes to the expression’s variables within the loop will not affect the number of iterations of the loop. The next example assumes the variable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was created previously.</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Index := 10</w:t>
        <w:tab/>
        <w:t xml:space="preserve">'Set loop to repeat 10 times</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Index</w:t>
      </w:r>
      <w:r w:rsidDel="00000000" w:rsidR="00000000" w:rsidRPr="00000000">
        <w:rPr>
          <w:rFonts w:ascii="Courier New" w:cs="Courier New" w:eastAsia="Courier New" w:hAnsi="Courier New"/>
          <w:rtl w:val="0"/>
        </w:rPr>
        <w:tab/>
        <w:t xml:space="preserve">'Repeat Index times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pintoggle(25)</w:t>
        <w:tab/>
        <w:t xml:space="preserve">'Toggle P25</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waitms(500)</w:t>
        <w:tab/>
        <w:t xml:space="preserve">'Pause for 500 ms</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Index := 20</w:t>
        <w:tab/>
        <w:t xml:space="preserve">'Change Index to 20</w:t>
      </w:r>
    </w:p>
    <w:p w:rsidR="00000000" w:rsidDel="00000000" w:rsidP="00000000" w:rsidRDefault="00000000" w:rsidRPr="00000000" w14:paraId="0000035C">
      <w:pPr>
        <w:rPr/>
      </w:pPr>
      <w:r w:rsidDel="00000000" w:rsidR="00000000" w:rsidRPr="00000000">
        <w:rPr>
          <w:rtl w:val="0"/>
        </w:rPr>
        <w:t xml:space="preserve">In the above example,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upon entering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 the first time.  Each time through the loop, however,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is set to </w:t>
      </w:r>
      <w:r w:rsidDel="00000000" w:rsidR="00000000" w:rsidRPr="00000000">
        <w:rPr>
          <w:rFonts w:ascii="Roboto Mono" w:cs="Roboto Mono" w:eastAsia="Roboto Mono" w:hAnsi="Roboto Mono"/>
          <w:rtl w:val="0"/>
        </w:rPr>
        <w:t xml:space="preserve">20</w:t>
      </w:r>
      <w:r w:rsidDel="00000000" w:rsidR="00000000" w:rsidRPr="00000000">
        <w:rPr>
          <w:rtl w:val="0"/>
        </w:rPr>
        <w:t xml:space="preserve">, but the loop continues to execute only 10 times.</w:t>
      </w:r>
    </w:p>
    <w:p w:rsidR="00000000" w:rsidDel="00000000" w:rsidP="00000000" w:rsidRDefault="00000000" w:rsidRPr="00000000" w14:paraId="0000035D">
      <w:pPr>
        <w:pStyle w:val="Heading4"/>
        <w:rPr/>
      </w:pPr>
      <w:bookmarkStart w:colFirst="0" w:colLast="0" w:name="_qa5e50ggha2u" w:id="80"/>
      <w:bookmarkEnd w:id="80"/>
      <w:r w:rsidDel="00000000" w:rsidR="00000000" w:rsidRPr="00000000">
        <w:rPr>
          <w:rtl w:val="0"/>
        </w:rPr>
        <w:t xml:space="preserve">Counted Finite Loops (Syntax 2 &amp; 3)</w:t>
      </w:r>
    </w:p>
    <w:p w:rsidR="00000000" w:rsidDel="00000000" w:rsidP="00000000" w:rsidRDefault="00000000" w:rsidRPr="00000000" w14:paraId="0000035E">
      <w:pPr>
        <w:rPr/>
      </w:pPr>
      <w:r w:rsidDel="00000000" w:rsidR="00000000" w:rsidRPr="00000000">
        <w:rPr>
          <w:rtl w:val="0"/>
        </w:rPr>
        <w:t xml:space="preserve">Quite often it is necessary to count the loop iterations so the loop’s code can perform differently based on that count.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command makes it easy to do this with syntax 2 and 3.  The next example assumes the variable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was created previously.</w:t>
      </w:r>
    </w:p>
    <w:p w:rsidR="00000000" w:rsidDel="00000000" w:rsidP="00000000" w:rsidRDefault="00000000" w:rsidRPr="00000000" w14:paraId="0000035F">
      <w:pPr>
        <w:tabs>
          <w:tab w:val="left" w:leader="none" w:pos="432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10 with Index</w:t>
      </w:r>
      <w:r w:rsidDel="00000000" w:rsidR="00000000" w:rsidRPr="00000000">
        <w:rPr>
          <w:rFonts w:ascii="Courier New" w:cs="Courier New" w:eastAsia="Courier New" w:hAnsi="Courier New"/>
          <w:rtl w:val="0"/>
        </w:rPr>
        <w:tab/>
        <w:t xml:space="preserve">'Repeat 10 times using Index as the counter</w:t>
      </w:r>
    </w:p>
    <w:p w:rsidR="00000000" w:rsidDel="00000000" w:rsidP="00000000" w:rsidRDefault="00000000" w:rsidRPr="00000000" w14:paraId="00000360">
      <w:pPr>
        <w:tabs>
          <w:tab w:val="left" w:leader="none" w:pos="4320"/>
        </w:tabs>
        <w:spacing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byte[$7000][Index]++</w:t>
        <w:tab/>
        <w:t xml:space="preserve">'Increment RAM locations $7000 to $7009</w:t>
      </w:r>
    </w:p>
    <w:p w:rsidR="00000000" w:rsidDel="00000000" w:rsidP="00000000" w:rsidRDefault="00000000" w:rsidRPr="00000000" w14:paraId="00000361">
      <w:pPr>
        <w:rPr/>
      </w:pPr>
      <w:r w:rsidDel="00000000" w:rsidR="00000000" w:rsidRPr="00000000">
        <w:rPr>
          <w:rtl w:val="0"/>
        </w:rPr>
        <w:t xml:space="preserve">The code above loops 10 times, adjusting the value in the variable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on each iteration; starting at 0 and ending after 9.  The first time through the loop,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will be </w:t>
      </w:r>
      <w:r w:rsidDel="00000000" w:rsidR="00000000" w:rsidRPr="00000000">
        <w:rPr>
          <w:rFonts w:ascii="Roboto Mono" w:cs="Roboto Mono" w:eastAsia="Roboto Mono" w:hAnsi="Roboto Mono"/>
          <w:rtl w:val="0"/>
        </w:rPr>
        <w:t xml:space="preserve">0</w:t>
      </w:r>
      <w:r w:rsidDel="00000000" w:rsidR="00000000" w:rsidRPr="00000000">
        <w:rPr>
          <w:rtl w:val="0"/>
        </w:rPr>
        <w:t xml:space="preserve"> and each iteration afterwards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will be 1 greater than the previous iteration: ..1, 2, 3…9.  After the tenth iteration,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will be incremented to 10 and the loop will terminate, causing the next code following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 structure to execute, if any exists.  The code in the loop uses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as an offset to affect memory, </w:t>
      </w:r>
      <w:r w:rsidDel="00000000" w:rsidR="00000000" w:rsidRPr="00000000">
        <w:rPr>
          <w:rFonts w:ascii="Roboto Mono" w:cs="Roboto Mono" w:eastAsia="Roboto Mono" w:hAnsi="Roboto Mono"/>
          <w:rtl w:val="0"/>
        </w:rPr>
        <w:t xml:space="preserve">byte[$7000][Index]++</w:t>
      </w:r>
      <w:r w:rsidDel="00000000" w:rsidR="00000000" w:rsidRPr="00000000">
        <w:rPr>
          <w:rtl w:val="0"/>
        </w:rPr>
        <w:t xml:space="preserve">; in this case it is incrementing each of the byte-sized values in RAM locations $7000 to $7009 by 1, one at a time.</w:t>
      </w:r>
    </w:p>
    <w:p w:rsidR="00000000" w:rsidDel="00000000" w:rsidP="00000000" w:rsidRDefault="00000000" w:rsidRPr="00000000" w14:paraId="00000362">
      <w:pPr>
        <w:rPr/>
      </w:pPr>
      <w:r w:rsidDel="00000000" w:rsidR="00000000" w:rsidRPr="00000000">
        <w:rPr>
          <w:rtl w:val="0"/>
        </w:rPr>
        <w:t xml:space="preserve">Note that </w:t>
      </w:r>
      <w:r w:rsidDel="00000000" w:rsidR="00000000" w:rsidRPr="00000000">
        <w:rPr>
          <w:i w:val="1"/>
          <w:rtl w:val="0"/>
        </w:rPr>
        <w:t xml:space="preserve">Count</w:t>
      </w:r>
      <w:r w:rsidDel="00000000" w:rsidR="00000000" w:rsidRPr="00000000">
        <w:rPr>
          <w:rtl w:val="0"/>
        </w:rPr>
        <w:t xml:space="preserve"> should be a positive value; negatives will yield unwanted results.  </w:t>
      </w:r>
    </w:p>
    <w:p w:rsidR="00000000" w:rsidDel="00000000" w:rsidP="00000000" w:rsidRDefault="00000000" w:rsidRPr="00000000" w14:paraId="00000363">
      <w:pPr>
        <w:rPr/>
      </w:pPr>
      <w:r w:rsidDel="00000000" w:rsidR="00000000" w:rsidRPr="00000000">
        <w:rPr>
          <w:rtl w:val="0"/>
        </w:rPr>
        <w:t xml:space="preserve">Syntax 3 serves a similar function as the example above, though with added flexibility.</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Index from 1 to 10</w:t>
      </w:r>
      <w:r w:rsidDel="00000000" w:rsidR="00000000" w:rsidRPr="00000000">
        <w:rPr>
          <w:rFonts w:ascii="Courier New" w:cs="Courier New" w:eastAsia="Courier New" w:hAnsi="Courier New"/>
          <w:rtl w:val="0"/>
        </w:rPr>
        <w:tab/>
        <w:t xml:space="preserve">'Repeat 10 times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byte[$7000][Index]++</w:t>
        <w:tab/>
        <w:t xml:space="preserve">'Increment RAM locations $7000 to $7009</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Like the previous example, the code above loops 10 times, adjusting the variable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The difference is that syntax 3 allows starting at any arbitrary value; 1 in this case.  The first time through the loop,</w:t>
      </w:r>
      <w:r w:rsidDel="00000000" w:rsidR="00000000" w:rsidRPr="00000000">
        <w:rPr>
          <w:rtl w:val="0"/>
        </w:rPr>
        <w:t xml:space="preserv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will be </w:t>
      </w:r>
      <w:r w:rsidDel="00000000" w:rsidR="00000000" w:rsidRPr="00000000">
        <w:rPr>
          <w:rFonts w:ascii="Roboto Mono" w:cs="Roboto Mono" w:eastAsia="Roboto Mono" w:hAnsi="Roboto Mono"/>
          <w:rtl w:val="0"/>
        </w:rPr>
        <w:t xml:space="preserve">1</w:t>
      </w:r>
      <w:r w:rsidDel="00000000" w:rsidR="00000000" w:rsidRPr="00000000">
        <w:rPr>
          <w:rtl w:val="0"/>
        </w:rPr>
        <w:t xml:space="preserve"> (as indicated by the “from 1”) and continues iterating until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equals 11.  Be careful of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values; this example </w:t>
      </w:r>
      <w:r w:rsidDel="00000000" w:rsidR="00000000" w:rsidRPr="00000000">
        <w:rPr>
          <w:rtl w:val="0"/>
        </w:rPr>
        <w:t xml:space="preserve">affects RAM locations $7001 to $7010 instead of the previous example's $7000 to $7009.</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command automatically determines whether the range suggested by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is increasing or decreasing.  Since the above example used 1 to 10, the range is an increasing range; adjusting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by +1 every time.  To get the count to go backwards, simply reverse the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values.  Here's an example: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Index from 9 to 0</w:t>
      </w:r>
      <w:r w:rsidDel="00000000" w:rsidR="00000000" w:rsidRPr="00000000">
        <w:rPr>
          <w:rFonts w:ascii="Courier New" w:cs="Courier New" w:eastAsia="Courier New" w:hAnsi="Courier New"/>
          <w:rtl w:val="0"/>
        </w:rPr>
        <w:tab/>
        <w:t xml:space="preserve">'Repeat 10 times</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byte[$7000][Index]++</w:t>
        <w:tab/>
        <w:t xml:space="preserve">'Increment RAM $7009 down through $7000</w:t>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example also loops 10 times, but counts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from 9 down to 0; adjusting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by -1 each time.  The contents of the loop still increments the values in RAM, but from locations $7009 down to $7000.  After the tenth iteration,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will equal -1.</w:t>
      </w:r>
    </w:p>
    <w:p w:rsidR="00000000" w:rsidDel="00000000" w:rsidP="00000000" w:rsidRDefault="00000000" w:rsidRPr="00000000" w14:paraId="0000036B">
      <w:pPr>
        <w:rPr/>
      </w:pPr>
      <w:r w:rsidDel="00000000" w:rsidR="00000000" w:rsidRPr="00000000">
        <w:rPr>
          <w:rtl w:val="0"/>
        </w:rPr>
        <w:t xml:space="preserve">Since the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fields can be expressions, they can contain variables.  The next example assumes that </w:t>
      </w:r>
      <w:r w:rsidDel="00000000" w:rsidR="00000000" w:rsidRPr="00000000">
        <w:rPr>
          <w:rFonts w:ascii="Roboto Mono" w:cs="Roboto Mono" w:eastAsia="Roboto Mono" w:hAnsi="Roboto Mono"/>
          <w:rtl w:val="0"/>
        </w:rPr>
        <w:t xml:space="preserve">S </w:t>
      </w:r>
      <w:r w:rsidDel="00000000" w:rsidR="00000000" w:rsidRPr="00000000">
        <w:rPr>
          <w:rtl w:val="0"/>
        </w:rPr>
        <w:t xml:space="preserve">and </w:t>
      </w:r>
      <w:r w:rsidDel="00000000" w:rsidR="00000000" w:rsidRPr="00000000">
        <w:rPr>
          <w:rFonts w:ascii="Roboto Mono" w:cs="Roboto Mono" w:eastAsia="Roboto Mono" w:hAnsi="Roboto Mono"/>
          <w:rtl w:val="0"/>
        </w:rPr>
        <w:t xml:space="preserve">F</w:t>
      </w:r>
      <w:r w:rsidDel="00000000" w:rsidR="00000000" w:rsidRPr="00000000">
        <w:rPr>
          <w:rtl w:val="0"/>
        </w:rPr>
        <w:t xml:space="preserve"> are variables created previously.</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 := 0</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 := 9</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2</w:t>
      </w:r>
      <w:r w:rsidDel="00000000" w:rsidR="00000000" w:rsidRPr="00000000">
        <w:rPr>
          <w:rFonts w:ascii="Courier New" w:cs="Courier New" w:eastAsia="Courier New" w:hAnsi="Courier New"/>
          <w:rtl w:val="0"/>
        </w:rPr>
        <w:tab/>
        <w:t xml:space="preserve">'Repeat twice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repeat Index from S to F</w:t>
      </w:r>
      <w:r w:rsidDel="00000000" w:rsidR="00000000" w:rsidRPr="00000000">
        <w:rPr>
          <w:rFonts w:ascii="Courier New" w:cs="Courier New" w:eastAsia="Courier New" w:hAnsi="Courier New"/>
          <w:rtl w:val="0"/>
        </w:rPr>
        <w:tab/>
        <w:t xml:space="preserve">'Repeat 10 times</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byte[$7000][Index]++</w:t>
        <w:tab/>
        <w:t xml:space="preserve">'Increment RAM locations 7000..$7009</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 := 9</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 := 0</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above example uses a nested loop.  The outer loop (the first one) repeats 2 times.  The inner loop repeats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from </w:t>
      </w:r>
      <w:r w:rsidDel="00000000" w:rsidR="00000000" w:rsidRPr="00000000">
        <w:rPr>
          <w:rFonts w:ascii="Roboto Mono" w:cs="Roboto Mono" w:eastAsia="Roboto Mono" w:hAnsi="Roboto Mono"/>
          <w:rtl w:val="0"/>
        </w:rPr>
        <w:t xml:space="preserve">S</w:t>
      </w:r>
      <w:r w:rsidDel="00000000" w:rsidR="00000000" w:rsidRPr="00000000">
        <w:rPr>
          <w:rtl w:val="0"/>
        </w:rPr>
        <w:t xml:space="preserve"> to </w:t>
      </w:r>
      <w:r w:rsidDel="00000000" w:rsidR="00000000" w:rsidRPr="00000000">
        <w:rPr>
          <w:rFonts w:ascii="Roboto Mono" w:cs="Roboto Mono" w:eastAsia="Roboto Mono" w:hAnsi="Roboto Mono"/>
          <w:rtl w:val="0"/>
        </w:rPr>
        <w:t xml:space="preserve">F</w:t>
      </w:r>
      <w:r w:rsidDel="00000000" w:rsidR="00000000" w:rsidRPr="00000000">
        <w:rPr>
          <w:rtl w:val="0"/>
        </w:rPr>
        <w:t xml:space="preserve">, which were previously set to 0 and 9, respectively.  The inner loop increments the values in RAM locations $7000 to $7009, in that order, because the inner loop is counting iterations from 0 to 9.  Then, the inner loop terminates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being set to 10) and the last two lines set </w:t>
      </w:r>
      <w:r w:rsidDel="00000000" w:rsidR="00000000" w:rsidRPr="00000000">
        <w:rPr>
          <w:rFonts w:ascii="Roboto Mono" w:cs="Roboto Mono" w:eastAsia="Roboto Mono" w:hAnsi="Roboto Mono"/>
          <w:rtl w:val="0"/>
        </w:rPr>
        <w:t xml:space="preserve">S</w:t>
      </w:r>
      <w:r w:rsidDel="00000000" w:rsidR="00000000" w:rsidRPr="00000000">
        <w:rPr>
          <w:rtl w:val="0"/>
        </w:rPr>
        <w:t xml:space="preserve"> to 9 and </w:t>
      </w:r>
      <w:r w:rsidDel="00000000" w:rsidR="00000000" w:rsidRPr="00000000">
        <w:rPr>
          <w:rFonts w:ascii="Roboto Mono" w:cs="Roboto Mono" w:eastAsia="Roboto Mono" w:hAnsi="Roboto Mono"/>
          <w:rtl w:val="0"/>
        </w:rPr>
        <w:t xml:space="preserve">F</w:t>
      </w:r>
      <w:r w:rsidDel="00000000" w:rsidR="00000000" w:rsidRPr="00000000">
        <w:rPr>
          <w:rtl w:val="0"/>
        </w:rPr>
        <w:t xml:space="preserve"> to 0, effectively swapping the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values.  Since this is still inside the outer loop, the outer loop then executes its contents again (for the second time) causing the inner loop to repeat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from 9 down to 0.  The inner loop increments the values in RAM locations $7009 to $7000, in that order (reverse of the previous time) and terminates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equaling -1.  The last two lines set </w:t>
      </w:r>
      <w:r w:rsidDel="00000000" w:rsidR="00000000" w:rsidRPr="00000000">
        <w:rPr>
          <w:rFonts w:ascii="Roboto Mono" w:cs="Roboto Mono" w:eastAsia="Roboto Mono" w:hAnsi="Roboto Mono"/>
          <w:rtl w:val="0"/>
        </w:rPr>
        <w:t xml:space="preserve">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F</w:t>
      </w:r>
      <w:r w:rsidDel="00000000" w:rsidR="00000000" w:rsidRPr="00000000">
        <w:rPr>
          <w:rtl w:val="0"/>
        </w:rPr>
        <w:t xml:space="preserve"> again, but the outer loop does not repeat a third time.</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loops don’t have to be limited to incrementing or decrementing by 1 either.  If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command uses the optional </w:t>
      </w:r>
      <w:r w:rsidDel="00000000" w:rsidR="00000000" w:rsidRPr="00000000">
        <w:rPr>
          <w:rFonts w:ascii="Roboto Mono Medium" w:cs="Roboto Mono Medium" w:eastAsia="Roboto Mono Medium" w:hAnsi="Roboto Mono Medium"/>
          <w:rtl w:val="0"/>
        </w:rPr>
        <w:t xml:space="preserve">STEP</w:t>
      </w:r>
      <w:r w:rsidDel="00000000" w:rsidR="00000000" w:rsidRPr="00000000">
        <w:rPr>
          <w:rtl w:val="0"/>
        </w:rPr>
        <w:t xml:space="preserve"> </w:t>
      </w:r>
      <w:r w:rsidDel="00000000" w:rsidR="00000000" w:rsidRPr="00000000">
        <w:rPr>
          <w:i w:val="1"/>
          <w:rtl w:val="0"/>
        </w:rPr>
        <w:t xml:space="preserve">Delta</w:t>
      </w:r>
      <w:r w:rsidDel="00000000" w:rsidR="00000000" w:rsidRPr="00000000">
        <w:rPr>
          <w:rtl w:val="0"/>
        </w:rPr>
        <w:t xml:space="preserve"> syntax, it will increment or decrement the </w:t>
      </w:r>
      <w:r w:rsidDel="00000000" w:rsidR="00000000" w:rsidRPr="00000000">
        <w:rPr>
          <w:i w:val="1"/>
          <w:rtl w:val="0"/>
        </w:rPr>
        <w:t xml:space="preserve">Variable</w:t>
      </w:r>
      <w:r w:rsidDel="00000000" w:rsidR="00000000" w:rsidRPr="00000000">
        <w:rPr>
          <w:rtl w:val="0"/>
        </w:rPr>
        <w:t xml:space="preserve"> by the </w:t>
      </w:r>
      <w:r w:rsidDel="00000000" w:rsidR="00000000" w:rsidRPr="00000000">
        <w:rPr>
          <w:i w:val="1"/>
          <w:rtl w:val="0"/>
        </w:rPr>
        <w:t xml:space="preserve">Delta</w:t>
      </w:r>
      <w:r w:rsidDel="00000000" w:rsidR="00000000" w:rsidRPr="00000000">
        <w:rPr>
          <w:rtl w:val="0"/>
        </w:rPr>
        <w:t xml:space="preserve"> amount.  In the syntax 2 form,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is actually always using a </w:t>
      </w:r>
      <w:r w:rsidDel="00000000" w:rsidR="00000000" w:rsidRPr="00000000">
        <w:rPr>
          <w:i w:val="1"/>
          <w:rtl w:val="0"/>
        </w:rPr>
        <w:t xml:space="preserve">Delta</w:t>
      </w:r>
      <w:r w:rsidDel="00000000" w:rsidR="00000000" w:rsidRPr="00000000">
        <w:rPr>
          <w:rtl w:val="0"/>
        </w:rPr>
        <w:t xml:space="preserve"> value, but when the “</w:t>
      </w:r>
      <w:r w:rsidDel="00000000" w:rsidR="00000000" w:rsidRPr="00000000">
        <w:rPr>
          <w:rFonts w:ascii="Roboto Mono Medium" w:cs="Roboto Mono Medium" w:eastAsia="Roboto Mono Medium" w:hAnsi="Roboto Mono Medium"/>
          <w:rtl w:val="0"/>
        </w:rPr>
        <w:t xml:space="preserve">STEP</w:t>
      </w:r>
      <w:r w:rsidDel="00000000" w:rsidR="00000000" w:rsidRPr="00000000">
        <w:rPr>
          <w:rtl w:val="0"/>
        </w:rPr>
        <w:t xml:space="preserve"> </w:t>
      </w:r>
      <w:r w:rsidDel="00000000" w:rsidR="00000000" w:rsidRPr="00000000">
        <w:rPr>
          <w:i w:val="1"/>
          <w:rtl w:val="0"/>
        </w:rPr>
        <w:t xml:space="preserve">Delta</w:t>
      </w:r>
      <w:r w:rsidDel="00000000" w:rsidR="00000000" w:rsidRPr="00000000">
        <w:rPr>
          <w:rtl w:val="0"/>
        </w:rPr>
        <w:t xml:space="preserve">” component is omitted, it uses either +1 or -1 by default, depending on the range of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The following example includes the optional </w:t>
      </w:r>
      <w:r w:rsidDel="00000000" w:rsidR="00000000" w:rsidRPr="00000000">
        <w:rPr>
          <w:i w:val="1"/>
          <w:rtl w:val="0"/>
        </w:rPr>
        <w:t xml:space="preserve">Delta</w:t>
      </w:r>
      <w:r w:rsidDel="00000000" w:rsidR="00000000" w:rsidRPr="00000000">
        <w:rPr>
          <w:rtl w:val="0"/>
        </w:rPr>
        <w:t xml:space="preserve"> value to increment by 2.</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repeat Index from 0 to 8 </w:t>
      </w:r>
      <w:r w:rsidDel="00000000" w:rsidR="00000000" w:rsidRPr="00000000">
        <w:rPr>
          <w:rFonts w:ascii="Courier New" w:cs="Courier New" w:eastAsia="Courier New" w:hAnsi="Courier New"/>
          <w:color w:val="0000ff"/>
          <w:rtl w:val="0"/>
        </w:rPr>
        <w:t xml:space="preserve">step 2</w:t>
      </w:r>
      <w:r w:rsidDel="00000000" w:rsidR="00000000" w:rsidRPr="00000000">
        <w:rPr>
          <w:rFonts w:ascii="Courier New" w:cs="Courier New" w:eastAsia="Courier New" w:hAnsi="Courier New"/>
          <w:rtl w:val="0"/>
        </w:rPr>
        <w:tab/>
        <w:t xml:space="preserve">'Repeat 5 times</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pPr>
      <w:r w:rsidDel="00000000" w:rsidR="00000000" w:rsidRPr="00000000">
        <w:rPr>
          <w:rFonts w:ascii="Courier New" w:cs="Courier New" w:eastAsia="Courier New" w:hAnsi="Courier New"/>
          <w:rtl w:val="0"/>
        </w:rPr>
        <w:t xml:space="preserve">  byte[$7000][Index]++</w:t>
        <w:tab/>
        <w:t xml:space="preserve">'Increment even RAM $7000 to $7008</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Here,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loops five times,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set to 0, 2, 4, 6, and 8, respectively.  This code effectively increments every other RAM location (the even numbered locations) from $7000 to $7008 and terminates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equaling 10.</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i w:val="1"/>
          <w:rtl w:val="0"/>
        </w:rPr>
        <w:t xml:space="preserve">Delta</w:t>
      </w:r>
      <w:r w:rsidDel="00000000" w:rsidR="00000000" w:rsidRPr="00000000">
        <w:rPr>
          <w:rtl w:val="0"/>
        </w:rPr>
        <w:t xml:space="preserve"> field can be positive or negative, regardless of the natural ascending/descending range of the </w:t>
      </w:r>
      <w:r w:rsidDel="00000000" w:rsidR="00000000" w:rsidRPr="00000000">
        <w:rPr>
          <w:i w:val="1"/>
          <w:rtl w:val="0"/>
        </w:rPr>
        <w:t xml:space="preserve">Start</w:t>
      </w:r>
      <w:r w:rsidDel="00000000" w:rsidR="00000000" w:rsidRPr="00000000">
        <w:rPr>
          <w:rtl w:val="0"/>
        </w:rPr>
        <w:t xml:space="preserve"> and </w:t>
      </w:r>
      <w:r w:rsidDel="00000000" w:rsidR="00000000" w:rsidRPr="00000000">
        <w:rPr>
          <w:i w:val="1"/>
          <w:rtl w:val="0"/>
        </w:rPr>
        <w:t xml:space="preserve">Finish</w:t>
      </w:r>
      <w:r w:rsidDel="00000000" w:rsidR="00000000" w:rsidRPr="00000000">
        <w:rPr>
          <w:rtl w:val="0"/>
        </w:rPr>
        <w:t xml:space="preserve"> values, and can even be adjusted within the loop to achieve interesting effects.  For example, assuming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are previously defined variables, the following code sets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to the following sequence: 5, 6, 6, 5, 3.</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 := 2</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repeat Index from 5 to 10 </w:t>
      </w:r>
      <w:r w:rsidDel="00000000" w:rsidR="00000000" w:rsidRPr="00000000">
        <w:rPr>
          <w:rFonts w:ascii="Courier New" w:cs="Courier New" w:eastAsia="Courier New" w:hAnsi="Courier New"/>
          <w:color w:val="0000ff"/>
          <w:rtl w:val="0"/>
        </w:rPr>
        <w:t xml:space="preserve">step D</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loop started out with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at </w:t>
      </w:r>
      <w:r w:rsidDel="00000000" w:rsidR="00000000" w:rsidRPr="00000000">
        <w:rPr>
          <w:rFonts w:ascii="Roboto Mono" w:cs="Roboto Mono" w:eastAsia="Roboto Mono" w:hAnsi="Roboto Mono"/>
          <w:rtl w:val="0"/>
        </w:rPr>
        <w:t xml:space="preserve">5</w:t>
      </w:r>
      <w:r w:rsidDel="00000000" w:rsidR="00000000" w:rsidRPr="00000000">
        <w:rPr>
          <w:rtl w:val="0"/>
        </w:rPr>
        <w:t xml:space="preserve"> and a </w:t>
      </w:r>
      <w:r w:rsidDel="00000000" w:rsidR="00000000" w:rsidRPr="00000000">
        <w:rPr>
          <w:i w:val="1"/>
          <w:rtl w:val="0"/>
        </w:rPr>
        <w:t xml:space="preserve">Delta</w:t>
      </w:r>
      <w:r w:rsidDel="00000000" w:rsidR="00000000" w:rsidRPr="00000000">
        <w:rPr>
          <w:rtl w:val="0"/>
        </w:rPr>
        <w:t xml:space="preserve"> (</w:t>
      </w:r>
      <w:r w:rsidDel="00000000" w:rsidR="00000000" w:rsidRPr="00000000">
        <w:rPr>
          <w:rFonts w:ascii="Roboto Mono" w:cs="Roboto Mono" w:eastAsia="Roboto Mono" w:hAnsi="Roboto Mono"/>
          <w:rtl w:val="0"/>
        </w:rPr>
        <w:t xml:space="preserve">D</w:t>
      </w:r>
      <w:r w:rsidDel="00000000" w:rsidR="00000000" w:rsidRPr="00000000">
        <w:rPr>
          <w:rtl w:val="0"/>
        </w:rPr>
        <w:t xml:space="preserve">) of </w:t>
      </w:r>
      <w:r w:rsidDel="00000000" w:rsidR="00000000" w:rsidRPr="00000000">
        <w:rPr>
          <w:rFonts w:ascii="Roboto Mono" w:cs="Roboto Mono" w:eastAsia="Roboto Mono" w:hAnsi="Roboto Mono"/>
          <w:rtl w:val="0"/>
        </w:rPr>
        <w:t xml:space="preserve">+2</w:t>
      </w:r>
      <w:r w:rsidDel="00000000" w:rsidR="00000000" w:rsidRPr="00000000">
        <w:rPr>
          <w:rtl w:val="0"/>
        </w:rPr>
        <w:t xml:space="preserve">.  But each iteration of the loop decrements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by one, so at the end of iteration 1,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 </w:t>
      </w:r>
      <w:r w:rsidDel="00000000" w:rsidR="00000000" w:rsidRPr="00000000">
        <w:rPr>
          <w:rFonts w:ascii="Roboto Mono" w:cs="Roboto Mono" w:eastAsia="Roboto Mono" w:hAnsi="Roboto Mono"/>
          <w:rtl w:val="0"/>
        </w:rPr>
        <w:t xml:space="preserve">5</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 </w:t>
      </w:r>
      <w:r w:rsidDel="00000000" w:rsidR="00000000" w:rsidRPr="00000000">
        <w:rPr>
          <w:rFonts w:ascii="Roboto Mono" w:cs="Roboto Mono" w:eastAsia="Roboto Mono" w:hAnsi="Roboto Mono"/>
          <w:rtl w:val="0"/>
        </w:rPr>
        <w:t xml:space="preserve">+1</w:t>
      </w:r>
      <w:r w:rsidDel="00000000" w:rsidR="00000000" w:rsidRPr="00000000">
        <w:rPr>
          <w:rtl w:val="0"/>
        </w:rPr>
        <w:t xml:space="preserve">.  Iteration 2 has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 </w:t>
      </w:r>
      <w:r w:rsidDel="00000000" w:rsidR="00000000" w:rsidRPr="00000000">
        <w:rPr>
          <w:rFonts w:ascii="Roboto Mono" w:cs="Roboto Mono" w:eastAsia="Roboto Mono" w:hAnsi="Roboto Mono"/>
          <w:rtl w:val="0"/>
        </w:rPr>
        <w:t xml:space="preserve">6</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 </w:t>
      </w:r>
      <w:r w:rsidDel="00000000" w:rsidR="00000000" w:rsidRPr="00000000">
        <w:rPr>
          <w:rFonts w:ascii="Roboto Mono" w:cs="Roboto Mono" w:eastAsia="Roboto Mono" w:hAnsi="Roboto Mono"/>
          <w:rtl w:val="0"/>
        </w:rPr>
        <w:t xml:space="preserve">0</w:t>
      </w:r>
      <w:r w:rsidDel="00000000" w:rsidR="00000000" w:rsidRPr="00000000">
        <w:rPr>
          <w:rtl w:val="0"/>
        </w:rPr>
        <w:t xml:space="preserve">.  Iteration 3 has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 </w:t>
      </w:r>
      <w:r w:rsidDel="00000000" w:rsidR="00000000" w:rsidRPr="00000000">
        <w:rPr>
          <w:rFonts w:ascii="Roboto Mono" w:cs="Roboto Mono" w:eastAsia="Roboto Mono" w:hAnsi="Roboto Mono"/>
          <w:rtl w:val="0"/>
        </w:rPr>
        <w:t xml:space="preserve">6</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 </w:t>
      </w:r>
      <w:r w:rsidDel="00000000" w:rsidR="00000000" w:rsidRPr="00000000">
        <w:rPr>
          <w:rFonts w:ascii="Roboto Mono" w:cs="Roboto Mono" w:eastAsia="Roboto Mono" w:hAnsi="Roboto Mono"/>
          <w:rtl w:val="0"/>
        </w:rPr>
        <w:t xml:space="preserve">-1</w:t>
      </w:r>
      <w:r w:rsidDel="00000000" w:rsidR="00000000" w:rsidRPr="00000000">
        <w:rPr>
          <w:rtl w:val="0"/>
        </w:rPr>
        <w:t xml:space="preserve">.  Iteration 4 has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 </w:t>
      </w:r>
      <w:r w:rsidDel="00000000" w:rsidR="00000000" w:rsidRPr="00000000">
        <w:rPr>
          <w:rFonts w:ascii="Roboto Mono" w:cs="Roboto Mono" w:eastAsia="Roboto Mono" w:hAnsi="Roboto Mono"/>
          <w:rtl w:val="0"/>
        </w:rPr>
        <w:t xml:space="preserve">5</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 </w:t>
      </w:r>
      <w:r w:rsidDel="00000000" w:rsidR="00000000" w:rsidRPr="00000000">
        <w:rPr>
          <w:rFonts w:ascii="Roboto Mono" w:cs="Roboto Mono" w:eastAsia="Roboto Mono" w:hAnsi="Roboto Mono"/>
          <w:rtl w:val="0"/>
        </w:rPr>
        <w:t xml:space="preserve">-2</w:t>
      </w:r>
      <w:r w:rsidDel="00000000" w:rsidR="00000000" w:rsidRPr="00000000">
        <w:rPr>
          <w:rtl w:val="0"/>
        </w:rPr>
        <w:t xml:space="preserve">.  Iteration 5 has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 </w:t>
      </w:r>
      <w:r w:rsidDel="00000000" w:rsidR="00000000" w:rsidRPr="00000000">
        <w:rPr>
          <w:rFonts w:ascii="Roboto Mono" w:cs="Roboto Mono" w:eastAsia="Roboto Mono" w:hAnsi="Roboto Mono"/>
          <w:rtl w:val="0"/>
        </w:rPr>
        <w:t xml:space="preserve">3</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w:t>
      </w:r>
      <w:r w:rsidDel="00000000" w:rsidR="00000000" w:rsidRPr="00000000">
        <w:rPr>
          <w:rtl w:val="0"/>
        </w:rPr>
        <w:t xml:space="preserve"> = </w:t>
      </w:r>
      <w:r w:rsidDel="00000000" w:rsidR="00000000" w:rsidRPr="00000000">
        <w:rPr>
          <w:rFonts w:ascii="Roboto Mono" w:cs="Roboto Mono" w:eastAsia="Roboto Mono" w:hAnsi="Roboto Mono"/>
          <w:rtl w:val="0"/>
        </w:rPr>
        <w:t xml:space="preserve">-3</w:t>
      </w:r>
      <w:r w:rsidDel="00000000" w:rsidR="00000000" w:rsidRPr="00000000">
        <w:rPr>
          <w:rtl w:val="0"/>
        </w:rPr>
        <w:t xml:space="preserve">.  The loop then terminates because </w:t>
      </w:r>
      <w:r w:rsidDel="00000000" w:rsidR="00000000" w:rsidRPr="00000000">
        <w:rPr>
          <w:rFonts w:ascii="Roboto Mono" w:cs="Roboto Mono" w:eastAsia="Roboto Mono" w:hAnsi="Roboto Mono"/>
          <w:rtl w:val="0"/>
        </w:rPr>
        <w:t xml:space="preserve">Index</w:t>
      </w:r>
      <w:r w:rsidDel="00000000" w:rsidR="00000000" w:rsidRPr="00000000">
        <w:rPr>
          <w:rtl w:val="0"/>
        </w:rPr>
        <w:t xml:space="preserve"> plus </w:t>
      </w:r>
      <w:r w:rsidDel="00000000" w:rsidR="00000000" w:rsidRPr="00000000">
        <w:rPr>
          <w:i w:val="1"/>
          <w:rtl w:val="0"/>
        </w:rPr>
        <w:t xml:space="preserve">Delta</w:t>
      </w:r>
      <w:r w:rsidDel="00000000" w:rsidR="00000000" w:rsidRPr="00000000">
        <w:rPr>
          <w:rtl w:val="0"/>
        </w:rPr>
        <w:t xml:space="preserve"> (</w:t>
      </w:r>
      <w:r w:rsidDel="00000000" w:rsidR="00000000" w:rsidRPr="00000000">
        <w:rPr>
          <w:rFonts w:ascii="Roboto Mono" w:cs="Roboto Mono" w:eastAsia="Roboto Mono" w:hAnsi="Roboto Mono"/>
          <w:rtl w:val="0"/>
        </w:rPr>
        <w:t xml:space="preserve">3 + -3</w:t>
      </w:r>
      <w:r w:rsidDel="00000000" w:rsidR="00000000" w:rsidRPr="00000000">
        <w:rPr>
          <w:rtl w:val="0"/>
        </w:rPr>
        <w:t xml:space="preserve">) is outside the range of </w:t>
      </w:r>
      <w:r w:rsidDel="00000000" w:rsidR="00000000" w:rsidRPr="00000000">
        <w:rPr>
          <w:i w:val="1"/>
          <w:rtl w:val="0"/>
        </w:rPr>
        <w:t xml:space="preserve">Start</w:t>
      </w:r>
      <w:r w:rsidDel="00000000" w:rsidR="00000000" w:rsidRPr="00000000">
        <w:rPr>
          <w:rtl w:val="0"/>
        </w:rPr>
        <w:t xml:space="preserve"> to </w:t>
      </w:r>
      <w:r w:rsidDel="00000000" w:rsidR="00000000" w:rsidRPr="00000000">
        <w:rPr>
          <w:i w:val="1"/>
          <w:rtl w:val="0"/>
        </w:rPr>
        <w:t xml:space="preserve">Finish</w:t>
      </w:r>
      <w:r w:rsidDel="00000000" w:rsidR="00000000" w:rsidRPr="00000000">
        <w:rPr>
          <w:rtl w:val="0"/>
        </w:rPr>
        <w:t xml:space="preserve"> (</w:t>
      </w:r>
      <w:r w:rsidDel="00000000" w:rsidR="00000000" w:rsidRPr="00000000">
        <w:rPr>
          <w:rFonts w:ascii="Roboto Mono" w:cs="Roboto Mono" w:eastAsia="Roboto Mono" w:hAnsi="Roboto Mono"/>
          <w:rtl w:val="0"/>
        </w:rPr>
        <w:t xml:space="preserve">5</w:t>
      </w:r>
      <w:r w:rsidDel="00000000" w:rsidR="00000000" w:rsidRPr="00000000">
        <w:rPr>
          <w:rtl w:val="0"/>
        </w:rPr>
        <w:t xml:space="preserve"> to </w:t>
      </w:r>
      <w:r w:rsidDel="00000000" w:rsidR="00000000" w:rsidRPr="00000000">
        <w:rPr>
          <w:rFonts w:ascii="Roboto Mono" w:cs="Roboto Mono" w:eastAsia="Roboto Mono" w:hAnsi="Roboto Mono"/>
          <w:rtl w:val="0"/>
        </w:rPr>
        <w:t xml:space="preserve">10</w:t>
      </w:r>
      <w:r w:rsidDel="00000000" w:rsidR="00000000" w:rsidRPr="00000000">
        <w:rPr>
          <w:rtl w:val="0"/>
        </w:rPr>
        <w:t xml:space="preserve">).</w:t>
      </w:r>
    </w:p>
    <w:p w:rsidR="00000000" w:rsidDel="00000000" w:rsidP="00000000" w:rsidRDefault="00000000" w:rsidRPr="00000000" w14:paraId="0000037D">
      <w:pPr>
        <w:pStyle w:val="Heading4"/>
        <w:rPr/>
      </w:pPr>
      <w:bookmarkStart w:colFirst="0" w:colLast="0" w:name="_h2ea618alb8e" w:id="81"/>
      <w:bookmarkEnd w:id="81"/>
      <w:r w:rsidDel="00000000" w:rsidR="00000000" w:rsidRPr="00000000">
        <w:rPr>
          <w:rtl w:val="0"/>
        </w:rPr>
        <w:t xml:space="preserve">Conditional Loops (Syntax 3 and 4)</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final forms of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syntax 3 and 4, are finite loops with conditional exits and have flexible options allowing for the use of either positive or negative logic and the creation of zero-to-many or one-to-many iteration loops.  These two forms of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are usually referred to as “repeat while” or “repeat until” loops.</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Let’s look at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form described by syntax 3.  It consists of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command followed immediately by either </w:t>
      </w:r>
      <w:r w:rsidDel="00000000" w:rsidR="00000000" w:rsidRPr="00000000">
        <w:rPr>
          <w:rFonts w:ascii="Roboto Mono Medium" w:cs="Roboto Mono Medium" w:eastAsia="Roboto Mono Medium" w:hAnsi="Roboto Mono Medium"/>
          <w:rtl w:val="0"/>
        </w:rPr>
        <w:t xml:space="preserve">WHILE</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UNTIL</w:t>
      </w:r>
      <w:r w:rsidDel="00000000" w:rsidR="00000000" w:rsidRPr="00000000">
        <w:rPr>
          <w:rtl w:val="0"/>
        </w:rPr>
        <w:t xml:space="preserve"> then </w:t>
      </w:r>
      <w:r w:rsidDel="00000000" w:rsidR="00000000" w:rsidRPr="00000000">
        <w:rPr>
          <w:i w:val="1"/>
          <w:rtl w:val="0"/>
        </w:rPr>
        <w:t xml:space="preserve">Condition(s) </w:t>
      </w:r>
      <w:r w:rsidDel="00000000" w:rsidR="00000000" w:rsidRPr="00000000">
        <w:rPr>
          <w:rtl w:val="0"/>
        </w:rPr>
        <w:t xml:space="preserve">and finally, on the lines below it, optional </w:t>
      </w:r>
      <w:r w:rsidDel="00000000" w:rsidR="00000000" w:rsidRPr="00000000">
        <w:rPr>
          <w:i w:val="1"/>
          <w:rtl w:val="0"/>
        </w:rPr>
        <w:t xml:space="preserve">Code</w:t>
      </w:r>
      <w:r w:rsidDel="00000000" w:rsidR="00000000" w:rsidRPr="00000000">
        <w:rPr>
          <w:rtl w:val="0"/>
        </w:rPr>
        <w:t xml:space="preserve">.  Since this form tests </w:t>
      </w:r>
      <w:r w:rsidDel="00000000" w:rsidR="00000000" w:rsidRPr="00000000">
        <w:rPr>
          <w:i w:val="1"/>
          <w:rtl w:val="0"/>
        </w:rPr>
        <w:t xml:space="preserve">Condition(s)</w:t>
      </w:r>
      <w:r w:rsidDel="00000000" w:rsidR="00000000" w:rsidRPr="00000000">
        <w:rPr>
          <w:rtl w:val="0"/>
        </w:rPr>
        <w:t xml:space="preserve"> at the start of every iteration, it creates a zero-to-many loop; the </w:t>
      </w:r>
      <w:r w:rsidDel="00000000" w:rsidR="00000000" w:rsidRPr="00000000">
        <w:rPr>
          <w:i w:val="1"/>
          <w:rtl w:val="0"/>
        </w:rPr>
        <w:t xml:space="preserve">Code</w:t>
      </w:r>
      <w:r w:rsidDel="00000000" w:rsidR="00000000" w:rsidRPr="00000000">
        <w:rPr>
          <w:rtl w:val="0"/>
        </w:rPr>
        <w:t xml:space="preserve"> block will execute zero or more times, depending on the </w:t>
      </w:r>
      <w:r w:rsidDel="00000000" w:rsidR="00000000" w:rsidRPr="00000000">
        <w:rPr>
          <w:i w:val="1"/>
          <w:rtl w:val="0"/>
        </w:rPr>
        <w:t xml:space="preserve">Condition(s)</w:t>
      </w:r>
      <w:r w:rsidDel="00000000" w:rsidR="00000000" w:rsidRPr="00000000">
        <w:rPr>
          <w:rtl w:val="0"/>
        </w:rPr>
        <w:t xml:space="preserve">.  For example, assume that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a variable created earlier:</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0</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while X &lt; 10</w:t>
      </w:r>
      <w:r w:rsidDel="00000000" w:rsidR="00000000" w:rsidRPr="00000000">
        <w:rPr>
          <w:rFonts w:ascii="Courier New" w:cs="Courier New" w:eastAsia="Courier New" w:hAnsi="Courier New"/>
          <w:rtl w:val="0"/>
        </w:rPr>
        <w:tab/>
        <w:t xml:space="preserve">'Repeat while X is less than 10</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byte[$7000][X] := 0</w:t>
        <w:tab/>
        <w:t xml:space="preserve">'Increment RAM value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X++</w:t>
        <w:tab/>
        <w:t xml:space="preserve">'Increment X</w:t>
      </w:r>
    </w:p>
    <w:p w:rsidR="00000000" w:rsidDel="00000000" w:rsidP="00000000" w:rsidRDefault="00000000" w:rsidRPr="00000000" w14:paraId="00000384">
      <w:pPr>
        <w:rPr/>
      </w:pPr>
      <w:r w:rsidDel="00000000" w:rsidR="00000000" w:rsidRPr="00000000">
        <w:rPr>
          <w:rtl w:val="0"/>
        </w:rPr>
        <w:t xml:space="preserve">This example first sets </w:t>
      </w:r>
      <w:r w:rsidDel="00000000" w:rsidR="00000000" w:rsidRPr="00000000">
        <w:rPr>
          <w:rFonts w:ascii="Roboto Mono" w:cs="Roboto Mono" w:eastAsia="Roboto Mono" w:hAnsi="Roboto Mono"/>
          <w:rtl w:val="0"/>
        </w:rPr>
        <w:t xml:space="preserve">X</w:t>
      </w:r>
      <w:r w:rsidDel="00000000" w:rsidR="00000000" w:rsidRPr="00000000">
        <w:rPr>
          <w:rtl w:val="0"/>
        </w:rPr>
        <w:t xml:space="preserve"> to </w:t>
      </w:r>
      <w:r w:rsidDel="00000000" w:rsidR="00000000" w:rsidRPr="00000000">
        <w:rPr>
          <w:rFonts w:ascii="Roboto Mono" w:cs="Roboto Mono" w:eastAsia="Roboto Mono" w:hAnsi="Roboto Mono"/>
          <w:rtl w:val="0"/>
        </w:rPr>
        <w:t xml:space="preserve">0</w:t>
      </w:r>
      <w:r w:rsidDel="00000000" w:rsidR="00000000" w:rsidRPr="00000000">
        <w:rPr>
          <w:rtl w:val="0"/>
        </w:rPr>
        <w:t xml:space="preserve">, then repeats the loop while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is less than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The code inside the loop clears RAM locations based on </w:t>
      </w:r>
      <w:r w:rsidDel="00000000" w:rsidR="00000000" w:rsidRPr="00000000">
        <w:rPr>
          <w:rFonts w:ascii="Roboto Mono" w:cs="Roboto Mono" w:eastAsia="Roboto Mono" w:hAnsi="Roboto Mono"/>
          <w:rtl w:val="0"/>
        </w:rPr>
        <w:t xml:space="preserve">X</w:t>
      </w:r>
      <w:r w:rsidDel="00000000" w:rsidR="00000000" w:rsidRPr="00000000">
        <w:rPr>
          <w:rtl w:val="0"/>
        </w:rPr>
        <w:t xml:space="preserve"> (starting at location </w:t>
      </w:r>
      <w:r w:rsidDel="00000000" w:rsidR="00000000" w:rsidRPr="00000000">
        <w:rPr>
          <w:rFonts w:ascii="Roboto Mono" w:cs="Roboto Mono" w:eastAsia="Roboto Mono" w:hAnsi="Roboto Mono"/>
          <w:rtl w:val="0"/>
        </w:rPr>
        <w:t xml:space="preserve">$7000</w:t>
      </w:r>
      <w:r w:rsidDel="00000000" w:rsidR="00000000" w:rsidRPr="00000000">
        <w:rPr>
          <w:rtl w:val="0"/>
        </w:rPr>
        <w:t xml:space="preserve">) and increments </w:t>
      </w:r>
      <w:r w:rsidDel="00000000" w:rsidR="00000000" w:rsidRPr="00000000">
        <w:rPr>
          <w:rFonts w:ascii="Roboto Mono" w:cs="Roboto Mono" w:eastAsia="Roboto Mono" w:hAnsi="Roboto Mono"/>
          <w:rtl w:val="0"/>
        </w:rPr>
        <w:t xml:space="preserve">X</w:t>
      </w:r>
      <w:r w:rsidDel="00000000" w:rsidR="00000000" w:rsidRPr="00000000">
        <w:rPr>
          <w:rtl w:val="0"/>
        </w:rPr>
        <w:t xml:space="preserve">.</w:t>
      </w:r>
    </w:p>
    <w:p w:rsidR="00000000" w:rsidDel="00000000" w:rsidP="00000000" w:rsidRDefault="00000000" w:rsidRPr="00000000" w14:paraId="00000385">
      <w:pPr>
        <w:rPr/>
      </w:pPr>
      <w:r w:rsidDel="00000000" w:rsidR="00000000" w:rsidRPr="00000000">
        <w:rPr>
          <w:rtl w:val="0"/>
        </w:rPr>
        <w:t xml:space="preserve">After the 10th iteration of the loop, </w:t>
      </w:r>
      <w:r w:rsidDel="00000000" w:rsidR="00000000" w:rsidRPr="00000000">
        <w:rPr>
          <w:rFonts w:ascii="Roboto Mono" w:cs="Roboto Mono" w:eastAsia="Roboto Mono" w:hAnsi="Roboto Mono"/>
          <w:rtl w:val="0"/>
        </w:rPr>
        <w:t xml:space="preserve">X</w:t>
      </w:r>
      <w:r w:rsidDel="00000000" w:rsidR="00000000" w:rsidRPr="00000000">
        <w:rPr>
          <w:rtl w:val="0"/>
        </w:rPr>
        <w:t xml:space="preserve"> equals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making the condition </w:t>
      </w:r>
      <w:r w:rsidDel="00000000" w:rsidR="00000000" w:rsidRPr="00000000">
        <w:rPr>
          <w:rFonts w:ascii="Roboto Mono" w:cs="Roboto Mono" w:eastAsia="Roboto Mono" w:hAnsi="Roboto Mono"/>
          <w:rtl w:val="0"/>
        </w:rPr>
        <w:t xml:space="preserve">while X &lt; 10</w:t>
      </w:r>
      <w:r w:rsidDel="00000000" w:rsidR="00000000" w:rsidRPr="00000000">
        <w:rPr>
          <w:rtl w:val="0"/>
        </w:rPr>
        <w:t xml:space="preserve"> false and the loop terminates.</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This loop is said to use “positive” logic because it continues “</w:t>
      </w:r>
      <w:r w:rsidDel="00000000" w:rsidR="00000000" w:rsidRPr="00000000">
        <w:rPr>
          <w:rFonts w:ascii="Roboto Mono Medium" w:cs="Roboto Mono Medium" w:eastAsia="Roboto Mono Medium" w:hAnsi="Roboto Mono Medium"/>
          <w:rtl w:val="0"/>
        </w:rPr>
        <w:t xml:space="preserve">WHILE</w:t>
      </w:r>
      <w:r w:rsidDel="00000000" w:rsidR="00000000" w:rsidRPr="00000000">
        <w:rPr>
          <w:rtl w:val="0"/>
        </w:rPr>
        <w:t xml:space="preserve">” a condition is true.  It could also be written with “negative” logic using </w:t>
      </w:r>
      <w:r w:rsidDel="00000000" w:rsidR="00000000" w:rsidRPr="00000000">
        <w:rPr>
          <w:rFonts w:ascii="Roboto Mono Medium" w:cs="Roboto Mono Medium" w:eastAsia="Roboto Mono Medium" w:hAnsi="Roboto Mono Medium"/>
          <w:rtl w:val="0"/>
        </w:rPr>
        <w:t xml:space="preserve">UNTIL</w:t>
      </w:r>
      <w:r w:rsidDel="00000000" w:rsidR="00000000" w:rsidRPr="00000000">
        <w:rPr>
          <w:rtl w:val="0"/>
        </w:rPr>
        <w:t xml:space="preserve">, instead.  Such as:</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0</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repeat until X &gt; 9</w:t>
      </w:r>
      <w:r w:rsidDel="00000000" w:rsidR="00000000" w:rsidRPr="00000000">
        <w:rPr>
          <w:rFonts w:ascii="Courier New" w:cs="Courier New" w:eastAsia="Courier New" w:hAnsi="Courier New"/>
          <w:rtl w:val="0"/>
        </w:rPr>
        <w:tab/>
        <w:t xml:space="preserve">'Repeat until X is greater than 9</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byte[$7000][X] := 0</w:t>
        <w:tab/>
        <w:t xml:space="preserve">'Increment RAM value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X++</w:t>
        <w:tab/>
        <w:t xml:space="preserve">'Increment X</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above example performs the same way as the previous, but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 uses negative logic because it continues “</w:t>
      </w:r>
      <w:r w:rsidDel="00000000" w:rsidR="00000000" w:rsidRPr="00000000">
        <w:rPr>
          <w:rFonts w:ascii="Roboto Mono Medium" w:cs="Roboto Mono Medium" w:eastAsia="Roboto Mono Medium" w:hAnsi="Roboto Mono Medium"/>
          <w:rtl w:val="0"/>
        </w:rPr>
        <w:t xml:space="preserve">UNTIL</w:t>
      </w:r>
      <w:r w:rsidDel="00000000" w:rsidR="00000000" w:rsidRPr="00000000">
        <w:rPr>
          <w:rtl w:val="0"/>
        </w:rPr>
        <w:t xml:space="preserve">” a condition is true; i.e: it continues while a condition is false.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In either example,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was equal to </w:t>
      </w:r>
      <w:r w:rsidDel="00000000" w:rsidR="00000000" w:rsidRPr="00000000">
        <w:rPr>
          <w:rFonts w:ascii="Roboto Mono" w:cs="Roboto Mono" w:eastAsia="Roboto Mono" w:hAnsi="Roboto Mono"/>
          <w:rtl w:val="0"/>
        </w:rPr>
        <w:t xml:space="preserve">10</w:t>
      </w:r>
      <w:r w:rsidDel="00000000" w:rsidR="00000000" w:rsidRPr="00000000">
        <w:rPr>
          <w:rtl w:val="0"/>
        </w:rPr>
        <w:t xml:space="preserve"> or higher before the first iteration of 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 the condition would cause the loop to never execute at all, which is why we call it a zero-to-many loop.</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form described by syntax 4 is very similar to syntax 3, but the condition is tested at the end of every iteration, making it a one-to-many loop.  For example:</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 := 0</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repeat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byte[$7000][X] := 0</w:t>
        <w:tab/>
        <w:t xml:space="preserve">'Increment RAM value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X++</w:t>
        <w:tab/>
        <w:t xml:space="preserve">'Increment X</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while X &lt; 10</w:t>
      </w:r>
      <w:r w:rsidDel="00000000" w:rsidR="00000000" w:rsidRPr="00000000">
        <w:rPr>
          <w:rFonts w:ascii="Courier New" w:cs="Courier New" w:eastAsia="Courier New" w:hAnsi="Courier New"/>
          <w:rtl w:val="0"/>
        </w:rPr>
        <w:tab/>
        <w:t xml:space="preserve">'Repeat while X is less than 10</w:t>
      </w:r>
    </w:p>
    <w:p w:rsidR="00000000" w:rsidDel="00000000" w:rsidP="00000000" w:rsidRDefault="00000000" w:rsidRPr="00000000" w14:paraId="00000393">
      <w:pPr>
        <w:rPr/>
      </w:pPr>
      <w:r w:rsidDel="00000000" w:rsidR="00000000" w:rsidRPr="00000000">
        <w:rPr>
          <w:rtl w:val="0"/>
        </w:rPr>
        <w:t xml:space="preserve">This works the same as the previous examples, looping 10 times, except that the condition is not tested until the end of each iteration.  However, unlike the previous examples, even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was equal to 10 or higher before the first iteration, the loop would run once then terminate, which is why we call it a one-to-many loop.</w:t>
      </w:r>
    </w:p>
    <w:p w:rsidR="00000000" w:rsidDel="00000000" w:rsidP="00000000" w:rsidRDefault="00000000" w:rsidRPr="00000000" w14:paraId="00000394">
      <w:pPr>
        <w:pStyle w:val="Heading4"/>
        <w:rPr/>
      </w:pPr>
      <w:bookmarkStart w:colFirst="0" w:colLast="0" w:name="_iykra55dk0kr" w:id="82"/>
      <w:bookmarkEnd w:id="82"/>
      <w:r w:rsidDel="00000000" w:rsidR="00000000" w:rsidRPr="00000000">
        <w:rPr>
          <w:rtl w:val="0"/>
        </w:rPr>
        <w:t xml:space="preserve">Other REPEAT Options</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There are two other commands that affect the behavior of </w:t>
      </w:r>
      <w:r w:rsidDel="00000000" w:rsidR="00000000" w:rsidRPr="00000000">
        <w:rPr>
          <w:rFonts w:ascii="Roboto Mono Medium" w:cs="Roboto Mono Medium" w:eastAsia="Roboto Mono Medium" w:hAnsi="Roboto Mono Medium"/>
          <w:rtl w:val="0"/>
        </w:rPr>
        <w:t xml:space="preserve">REPEAT</w:t>
      </w:r>
      <w:r w:rsidDel="00000000" w:rsidR="00000000" w:rsidRPr="00000000">
        <w:rPr>
          <w:rtl w:val="0"/>
        </w:rPr>
        <w:t xml:space="preserve"> loops: </w:t>
      </w:r>
      <w:r w:rsidDel="00000000" w:rsidR="00000000" w:rsidRPr="00000000">
        <w:rPr>
          <w:rFonts w:ascii="Roboto Mono Medium" w:cs="Roboto Mono Medium" w:eastAsia="Roboto Mono Medium" w:hAnsi="Roboto Mono Medium"/>
          <w:rtl w:val="0"/>
        </w:rPr>
        <w:t xml:space="preserve">NEXT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QUIT</w:t>
      </w:r>
      <w:r w:rsidDel="00000000" w:rsidR="00000000" w:rsidRPr="00000000">
        <w:rPr>
          <w:rtl w:val="0"/>
        </w:rPr>
        <w:t xml:space="preserve">.  See their respective descriptions for more information.</w:t>
      </w:r>
    </w:p>
    <w:p w:rsidR="00000000" w:rsidDel="00000000" w:rsidP="00000000" w:rsidRDefault="00000000" w:rsidRPr="00000000" w14:paraId="00000396">
      <w:pPr>
        <w:spacing w:after="0" w:lineRule="auto"/>
        <w:rPr/>
      </w:pPr>
      <w:r w:rsidDel="00000000" w:rsidR="00000000" w:rsidRPr="00000000">
        <w:rPr>
          <w:rtl w:val="0"/>
        </w:rPr>
      </w:r>
    </w:p>
    <w:p w:rsidR="00000000" w:rsidDel="00000000" w:rsidP="00000000" w:rsidRDefault="00000000" w:rsidRPr="00000000" w14:paraId="00000397">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98">
      <w:pPr>
        <w:pStyle w:val="Heading2"/>
        <w:rPr/>
      </w:pPr>
      <w:bookmarkStart w:colFirst="0" w:colLast="0" w:name="_p6ujo2mdsgw7" w:id="83"/>
      <w:bookmarkEnd w:id="83"/>
      <w:r w:rsidDel="00000000" w:rsidR="00000000" w:rsidRPr="00000000">
        <w:rPr>
          <w:rtl w:val="0"/>
        </w:rPr>
        <w:t xml:space="preserve">RETURN</w:t>
      </w:r>
    </w:p>
    <w:p w:rsidR="00000000" w:rsidDel="00000000" w:rsidP="00000000" w:rsidRDefault="00000000" w:rsidRPr="00000000" w14:paraId="00000399">
      <w:pPr>
        <w:rPr/>
      </w:pPr>
      <w:r w:rsidDel="00000000" w:rsidR="00000000" w:rsidRPr="00000000">
        <w:rPr>
          <w:b w:val="1"/>
          <w:rtl w:val="0"/>
        </w:rPr>
        <w:t xml:space="preserve">Command:</w:t>
      </w:r>
      <w:r w:rsidDel="00000000" w:rsidR="00000000" w:rsidRPr="00000000">
        <w:rPr>
          <w:rtl w:val="0"/>
        </w:rPr>
        <w:t xml:space="preserve"> Exit with normal status from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 with optional return </w:t>
      </w:r>
      <w:r w:rsidDel="00000000" w:rsidR="00000000" w:rsidRPr="00000000">
        <w:rPr>
          <w:i w:val="1"/>
          <w:rtl w:val="0"/>
        </w:rPr>
        <w:t xml:space="preserve">Value(s)</w:t>
      </w:r>
      <w:r w:rsidDel="00000000" w:rsidR="00000000" w:rsidRPr="00000000">
        <w:rPr>
          <w:rtl w:val="0"/>
        </w:rPr>
        <w:t xml:space="preserve">.</w:t>
      </w:r>
    </w:p>
    <w:p w:rsidR="00000000" w:rsidDel="00000000" w:rsidP="00000000" w:rsidRDefault="00000000" w:rsidRPr="00000000" w14:paraId="0000039A">
      <w:pPr>
        <w:spacing w:after="0" w:lineRule="auto"/>
        <w:rPr/>
      </w:pPr>
      <w:r w:rsidDel="00000000" w:rsidR="00000000" w:rsidRPr="00000000">
        <w:rPr>
          <w:rFonts w:ascii="Cardo" w:cs="Cardo" w:eastAsia="Cardo" w:hAnsi="Cardo"/>
          <w:rtl w:val="0"/>
        </w:rPr>
        <w:t xml:space="preserve">⦅</w:t>
      </w:r>
      <w:r w:rsidDel="00000000" w:rsidR="00000000" w:rsidRPr="00000000">
        <w:rPr>
          <w:rFonts w:ascii="Roboto Mono" w:cs="Roboto Mono" w:eastAsia="Roboto Mono" w:hAnsi="Roboto Mono"/>
          <w:b w:val="1"/>
          <w:sz w:val="16"/>
          <w:szCs w:val="16"/>
          <w:rtl w:val="0"/>
        </w:rPr>
        <w:t xml:space="preserve">PUB</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Mono" w:cs="Roboto Mono" w:eastAsia="Roboto Mono" w:hAnsi="Roboto Mono"/>
          <w:b w:val="1"/>
          <w:sz w:val="16"/>
          <w:szCs w:val="16"/>
          <w:rtl w:val="0"/>
        </w:rPr>
        <w:t xml:space="preserve">PRI</w:t>
      </w:r>
      <w:r w:rsidDel="00000000" w:rsidR="00000000" w:rsidRPr="00000000">
        <w:rPr>
          <w:rFonts w:ascii="Cardo" w:cs="Cardo" w:eastAsia="Cardo" w:hAnsi="Cardo"/>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color="000000" w:space="2" w:sz="12" w:val="single"/>
          <w:right w:space="0" w:sz="0" w:val="nil"/>
          <w:between w:space="0" w:sz="0" w:val="nil"/>
        </w:pBdr>
        <w:shd w:fill="auto" w:val="clear"/>
        <w:tabs>
          <w:tab w:val="left" w:leader="none" w:pos="360"/>
          <w:tab w:val="left" w:leader="none" w:pos="180"/>
          <w:tab w:val="left" w:leader="none" w:pos="360"/>
        </w:tabs>
        <w:spacing w:after="0" w:before="0" w:line="276"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ab/>
        <w:t xml:space="preserve">RETURN</w:t>
      </w:r>
      <w:r w:rsidDel="00000000" w:rsidR="00000000" w:rsidRPr="00000000">
        <w:rPr>
          <w:rtl w:val="0"/>
        </w:rPr>
        <w:t xml:space="preserve"> {</w:t>
      </w:r>
      <w:r w:rsidDel="00000000" w:rsidR="00000000" w:rsidRPr="00000000">
        <w:rPr>
          <w:i w:val="1"/>
          <w:rtl w:val="0"/>
        </w:rPr>
        <w:t xml:space="preserve">Value(s)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b w:val="1"/>
          <w:rtl w:val="0"/>
        </w:rPr>
        <w:t xml:space="preserve">Returns:</w:t>
      </w:r>
      <w:r w:rsidDel="00000000" w:rsidR="00000000" w:rsidRPr="00000000">
        <w:rPr>
          <w:rtl w:val="0"/>
        </w:rPr>
        <w:t xml:space="preserve"> Either the method's current defined results, or </w:t>
      </w:r>
      <w:r w:rsidDel="00000000" w:rsidR="00000000" w:rsidRPr="00000000">
        <w:rPr>
          <w:i w:val="1"/>
          <w:rtl w:val="0"/>
        </w:rPr>
        <w:t xml:space="preserve">Value(s)</w:t>
      </w:r>
      <w:r w:rsidDel="00000000" w:rsidR="00000000" w:rsidRPr="00000000">
        <w:rPr>
          <w:rtl w:val="0"/>
        </w:rPr>
        <w:t xml:space="preserve"> if provided.</w:t>
      </w:r>
    </w:p>
    <w:p w:rsidR="00000000" w:rsidDel="00000000" w:rsidP="00000000" w:rsidRDefault="00000000" w:rsidRPr="00000000" w14:paraId="0000039D">
      <w:pPr>
        <w:numPr>
          <w:ilvl w:val="0"/>
          <w:numId w:val="5"/>
        </w:numPr>
        <w:ind w:left="720" w:hanging="360"/>
        <w:rPr>
          <w:u w:val="none"/>
        </w:rPr>
      </w:pPr>
      <w:r w:rsidDel="00000000" w:rsidR="00000000" w:rsidRPr="00000000">
        <w:rPr>
          <w:b w:val="1"/>
          <w:i w:val="1"/>
          <w:rtl w:val="0"/>
        </w:rPr>
        <w:t xml:space="preserve">Value(s)</w:t>
      </w:r>
      <w:r w:rsidDel="00000000" w:rsidR="00000000" w:rsidRPr="00000000">
        <w:rPr>
          <w:rtl w:val="0"/>
        </w:rPr>
        <w:t xml:space="preserve"> is an optional set of one or more expressions whose values are to be returned from the method.  Up to 15 comma-delimited values can be provided, matching the defined set of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 results.</w:t>
      </w:r>
    </w:p>
    <w:p w:rsidR="00000000" w:rsidDel="00000000" w:rsidP="00000000" w:rsidRDefault="00000000" w:rsidRPr="00000000" w14:paraId="0000039E">
      <w:pPr>
        <w:spacing w:after="0" w:lineRule="auto"/>
        <w:rPr>
          <w:b w:val="1"/>
        </w:rPr>
      </w:pPr>
      <w:r w:rsidDel="00000000" w:rsidR="00000000" w:rsidRPr="00000000">
        <w:rPr>
          <w:b w:val="1"/>
          <w:rtl w:val="0"/>
        </w:rPr>
        <w:t xml:space="preserve">Explanation</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is one of two commands (</w:t>
      </w:r>
      <w:r w:rsidDel="00000000" w:rsidR="00000000" w:rsidRPr="00000000">
        <w:rPr>
          <w:rFonts w:ascii="Roboto Mono Medium" w:cs="Roboto Mono Medium" w:eastAsia="Roboto Mono Medium" w:hAnsi="Roboto Mono Medium"/>
          <w:rtl w:val="0"/>
        </w:rPr>
        <w:t xml:space="preserve">ABORT</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that immediately terminates a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cau</w:t>
      </w:r>
      <w:ins w:author="Anonymous" w:id="7" w:date="2025-05-23T12:07:46Z">
        <w:del w:author="Anonymous" w:id="8" w:date="2025-05-23T12:07:49Z">
          <w:r w:rsidDel="00000000" w:rsidR="00000000" w:rsidRPr="00000000">
            <w:rPr>
              <w:rtl w:val="0"/>
            </w:rPr>
            <w:delText xml:space="preserve">f</w:delText>
          </w:r>
        </w:del>
      </w:ins>
      <w:del w:author="Anonymous" w:id="7" w:date="2025-05-23T12:07:46Z">
        <w:r w:rsidDel="00000000" w:rsidR="00000000" w:rsidRPr="00000000">
          <w:rPr>
            <w:rtl w:val="0"/>
          </w:rPr>
          <w:delText xml:space="preserve">ses</w:delText>
        </w:r>
      </w:del>
      <w:r w:rsidDel="00000000" w:rsidR="00000000" w:rsidRPr="00000000">
        <w:rPr>
          <w:rtl w:val="0"/>
        </w:rPr>
        <w:t xml:space="preserve"> the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 to exit with normal status— meaning it pops the call stack once and returns to the direct caller of the method, optionally delivering one or more "return" values in the process.</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Every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 has an implied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at its end, so there's no need to manually place one; however,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can be used in multiple places within the method to create multiple exit points— such as in </w:t>
      </w:r>
      <w:r w:rsidDel="00000000" w:rsidR="00000000" w:rsidRPr="00000000">
        <w:rPr>
          <w:rFonts w:ascii="Roboto Mono Medium" w:cs="Roboto Mono Medium" w:eastAsia="Roboto Mono Medium" w:hAnsi="Roboto Mono Medium"/>
          <w:rtl w:val="0"/>
        </w:rPr>
        <w:t xml:space="preserve">IF</w:t>
      </w:r>
      <w:r w:rsidDel="00000000" w:rsidR="00000000" w:rsidRPr="00000000">
        <w:rPr>
          <w:rtl w:val="0"/>
        </w:rPr>
        <w:t xml:space="preserve"> or </w:t>
      </w:r>
      <w:r w:rsidDel="00000000" w:rsidR="00000000" w:rsidRPr="00000000">
        <w:rPr>
          <w:rFonts w:ascii="Roboto Mono Medium" w:cs="Roboto Mono Medium" w:eastAsia="Roboto Mono Medium" w:hAnsi="Roboto Mono Medium"/>
          <w:rtl w:val="0"/>
        </w:rPr>
        <w:t xml:space="preserve">CASE</w:t>
      </w:r>
      <w:r w:rsidDel="00000000" w:rsidR="00000000" w:rsidRPr="00000000">
        <w:rPr>
          <w:rtl w:val="0"/>
        </w:rPr>
        <w:t xml:space="preserve"> statements.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When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appears without the optional </w:t>
      </w:r>
      <w:r w:rsidDel="00000000" w:rsidR="00000000" w:rsidRPr="00000000">
        <w:rPr>
          <w:i w:val="1"/>
          <w:rtl w:val="0"/>
        </w:rPr>
        <w:t xml:space="preserve">Value(s)</w:t>
      </w:r>
      <w:r w:rsidDel="00000000" w:rsidR="00000000" w:rsidRPr="00000000">
        <w:rPr>
          <w:rtl w:val="0"/>
        </w:rPr>
        <w:t xml:space="preserve">, it returns the current value(s) of the </w:t>
      </w: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's defined </w:t>
      </w:r>
      <w:r w:rsidDel="00000000" w:rsidR="00000000" w:rsidRPr="00000000">
        <w:rPr>
          <w:i w:val="1"/>
          <w:rtl w:val="0"/>
        </w:rPr>
        <w:t xml:space="preserve">Result(s)</w:t>
      </w:r>
      <w:r w:rsidDel="00000000" w:rsidR="00000000" w:rsidRPr="00000000">
        <w:rPr>
          <w:rtl w:val="0"/>
        </w:rPr>
        <w:t xml:space="preserve">, which can be set or changed in many places within the method.</w:t>
      </w:r>
      <w:r w:rsidDel="00000000" w:rsidR="00000000" w:rsidRPr="00000000">
        <w:rPr>
          <w:rtl w:val="0"/>
        </w:rPr>
        <w:t xml:space="preserve">  If </w:t>
      </w:r>
      <w:r w:rsidDel="00000000" w:rsidR="00000000" w:rsidRPr="00000000">
        <w:rPr>
          <w:i w:val="1"/>
          <w:rtl w:val="0"/>
        </w:rPr>
        <w:t xml:space="preserve">Value(s)</w:t>
      </w:r>
      <w:r w:rsidDel="00000000" w:rsidR="00000000" w:rsidRPr="00000000">
        <w:rPr>
          <w:rtl w:val="0"/>
        </w:rPr>
        <w:t xml:space="preserve"> are provided with the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they are returned to the caller instead of the current </w:t>
      </w:r>
      <w:r w:rsidDel="00000000" w:rsidR="00000000" w:rsidRPr="00000000">
        <w:rPr>
          <w:i w:val="1"/>
          <w:rtl w:val="0"/>
        </w:rPr>
        <w:t xml:space="preserve">Result(s)</w:t>
      </w:r>
      <w:r w:rsidDel="00000000" w:rsidR="00000000" w:rsidRPr="00000000">
        <w:rPr>
          <w:rtl w:val="0"/>
        </w:rPr>
        <w:t xml:space="preserve">.</w:t>
      </w:r>
    </w:p>
    <w:p w:rsidR="00000000" w:rsidDel="00000000" w:rsidP="00000000" w:rsidRDefault="00000000" w:rsidRPr="00000000" w14:paraId="000003A3">
      <w:pPr>
        <w:pStyle w:val="Heading4"/>
        <w:rPr/>
      </w:pPr>
      <w:bookmarkStart w:colFirst="0" w:colLast="0" w:name="_ttaakyjgtx6f" w:id="84"/>
      <w:bookmarkEnd w:id="84"/>
      <w:r w:rsidDel="00000000" w:rsidR="00000000" w:rsidRPr="00000000">
        <w:rPr>
          <w:rtl w:val="0"/>
        </w:rPr>
        <w:t xml:space="preserve">About the Call Stack</w:t>
      </w:r>
    </w:p>
    <w:p w:rsidR="00000000" w:rsidDel="00000000" w:rsidP="00000000" w:rsidRDefault="00000000" w:rsidRPr="00000000" w14:paraId="000003A4">
      <w:pPr>
        <w:rPr/>
      </w:pPr>
      <w:r w:rsidDel="00000000" w:rsidR="00000000" w:rsidRPr="00000000">
        <w:rPr>
          <w:rtl w:val="0"/>
        </w:rPr>
        <w:t xml:space="preserve">When methods are called, a hidden mechanism keeps track of important information.  This mechanism is a “call stack;” an area of RAM used to store return addresses, return values, method parameters, and local variables for intermediate use.  As more methods are called, additional sets of information are stacked; the call stack grows taller.  As methods exit, this temporary information is removed and the call stack gets shorter.  This process is called "pushing” onto the stack and “popping” off of the stack, respectively.</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command pops the most recent data off the call stack to facilitate returning to the immediate caller; the one who directly called the method that just returned.</w:t>
      </w:r>
    </w:p>
    <w:p w:rsidR="00000000" w:rsidDel="00000000" w:rsidP="00000000" w:rsidRDefault="00000000" w:rsidRPr="00000000" w14:paraId="000003A6">
      <w:pPr>
        <w:pStyle w:val="Heading4"/>
        <w:rPr/>
      </w:pPr>
      <w:bookmarkStart w:colFirst="0" w:colLast="0" w:name="_3p5yg194m87x" w:id="85"/>
      <w:bookmarkEnd w:id="85"/>
      <w:r w:rsidDel="00000000" w:rsidR="00000000" w:rsidRPr="00000000">
        <w:rPr>
          <w:rtl w:val="0"/>
        </w:rPr>
        <w:t xml:space="preserve">Using RETURN</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following example demonstrates two uses of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Assume that </w:t>
      </w:r>
      <w:r w:rsidDel="00000000" w:rsidR="00000000" w:rsidRPr="00000000">
        <w:rPr>
          <w:rFonts w:ascii="Roboto Mono" w:cs="Roboto Mono" w:eastAsia="Roboto Mono" w:hAnsi="Roboto Mono"/>
          <w:rtl w:val="0"/>
        </w:rPr>
        <w:t xml:space="preserve">DisplayDivByZeroError</w:t>
      </w:r>
      <w:r w:rsidDel="00000000" w:rsidR="00000000" w:rsidRPr="00000000">
        <w:rPr>
          <w:rtl w:val="0"/>
        </w:rPr>
        <w:t xml:space="preserve"> is a method defined elsewhere.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 </w:t>
      </w:r>
      <w:r w:rsidDel="00000000" w:rsidR="00000000" w:rsidRPr="00000000">
        <w:rPr>
          <w:rFonts w:ascii="Courier New" w:cs="Courier New" w:eastAsia="Courier New" w:hAnsi="Courier New"/>
          <w:b w:val="1"/>
          <w:rtl w:val="0"/>
        </w:rPr>
        <w:t xml:space="preserve">Add</w:t>
      </w:r>
      <w:r w:rsidDel="00000000" w:rsidR="00000000" w:rsidRPr="00000000">
        <w:rPr>
          <w:rFonts w:ascii="Courier New" w:cs="Courier New" w:eastAsia="Courier New" w:hAnsi="Courier New"/>
          <w:b w:val="1"/>
          <w:rtl w:val="0"/>
        </w:rPr>
        <w:t xml:space="preserve">(Num1, Num2): Sum</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Sum:= Num1 + Num2</w:t>
        <w:tab/>
        <w:t xml:space="preserve">'Add Num1 + Num2</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return</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 Divide(Dividend, Divisor): Result</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Times New Roman" w:cs="Times New Roman" w:eastAsia="Times New Roman" w:hAnsi="Times New Roman"/>
          <w:sz w:val="36"/>
          <w:szCs w:val="36"/>
          <w:rPrChange w:author="Frank Pittel" w:id="9" w:date="2025-01-11T03:49:17Z">
            <w:rPr>
              <w:rFonts w:ascii="Courier New" w:cs="Courier New" w:eastAsia="Courier New" w:hAnsi="Courier New"/>
            </w:rPr>
          </w:rPrChange>
        </w:rPr>
      </w:pPr>
      <w:r w:rsidDel="00000000" w:rsidR="00000000" w:rsidRPr="00000000">
        <w:rPr>
          <w:rFonts w:ascii="Courier New" w:cs="Courier New" w:eastAsia="Courier New" w:hAnsi="Courier New"/>
          <w:rtl w:val="0"/>
        </w:rPr>
        <w:t xml:space="preserve">  if Divisor == 0</w:t>
        <w:tab/>
        <w:t xml:space="preserve">'Check if Divisor = 0</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DisplayDivByZeroError</w:t>
        <w:tab/>
        <w:t xml:space="preserve">'If so, display error</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return 0</w:t>
      </w:r>
      <w:r w:rsidDel="00000000" w:rsidR="00000000" w:rsidRPr="00000000">
        <w:rPr>
          <w:rFonts w:ascii="Courier New" w:cs="Courier New" w:eastAsia="Courier New" w:hAnsi="Courier New"/>
          <w:rtl w:val="0"/>
        </w:rPr>
        <w:tab/>
        <w:t xml:space="preserve">'and return with 0</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return Dividend / Divisor</w:t>
      </w:r>
      <w:r w:rsidDel="00000000" w:rsidR="00000000" w:rsidRPr="00000000">
        <w:rPr>
          <w:rFonts w:ascii="Courier New" w:cs="Courier New" w:eastAsia="Courier New" w:hAnsi="Courier New"/>
          <w:rtl w:val="0"/>
        </w:rPr>
        <w:tab/>
        <w:t xml:space="preserve">'Otherwise return quotient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Add()</w:t>
      </w:r>
      <w:r w:rsidDel="00000000" w:rsidR="00000000" w:rsidRPr="00000000">
        <w:rPr>
          <w:rtl w:val="0"/>
        </w:rPr>
        <w:t xml:space="preserve"> method sets its </w:t>
      </w:r>
      <w:r w:rsidDel="00000000" w:rsidR="00000000" w:rsidRPr="00000000">
        <w:rPr>
          <w:rFonts w:ascii="Roboto Mono" w:cs="Roboto Mono" w:eastAsia="Roboto Mono" w:hAnsi="Roboto Mono"/>
          <w:rtl w:val="0"/>
        </w:rPr>
        <w:t xml:space="preserve">Sum</w:t>
      </w:r>
      <w:r w:rsidDel="00000000" w:rsidR="00000000" w:rsidRPr="00000000">
        <w:rPr>
          <w:rtl w:val="0"/>
        </w:rPr>
        <w:t xml:space="preserve"> variable equal to </w:t>
      </w:r>
      <w:r w:rsidDel="00000000" w:rsidR="00000000" w:rsidRPr="00000000">
        <w:rPr>
          <w:rFonts w:ascii="Roboto Mono" w:cs="Roboto Mono" w:eastAsia="Roboto Mono" w:hAnsi="Roboto Mono"/>
          <w:rtl w:val="0"/>
        </w:rPr>
        <w:t xml:space="preserve">Num1</w:t>
      </w:r>
      <w:r w:rsidDel="00000000" w:rsidR="00000000" w:rsidRPr="00000000">
        <w:rPr>
          <w:rtl w:val="0"/>
        </w:rPr>
        <w:t xml:space="preserve"> plus </w:t>
      </w:r>
      <w:r w:rsidDel="00000000" w:rsidR="00000000" w:rsidRPr="00000000">
        <w:rPr>
          <w:rFonts w:ascii="Roboto Mono" w:cs="Roboto Mono" w:eastAsia="Roboto Mono" w:hAnsi="Roboto Mono"/>
          <w:rtl w:val="0"/>
        </w:rPr>
        <w:t xml:space="preserve">Num2</w:t>
      </w:r>
      <w:r w:rsidDel="00000000" w:rsidR="00000000" w:rsidRPr="00000000">
        <w:rPr>
          <w:rtl w:val="0"/>
        </w:rPr>
        <w:t xml:space="preserve">, then executes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The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causes </w:t>
      </w:r>
      <w:r w:rsidDel="00000000" w:rsidR="00000000" w:rsidRPr="00000000">
        <w:rPr>
          <w:rFonts w:ascii="Roboto Mono" w:cs="Roboto Mono" w:eastAsia="Roboto Mono" w:hAnsi="Roboto Mono"/>
          <w:rtl w:val="0"/>
        </w:rPr>
        <w:t xml:space="preserve">Add()</w:t>
      </w:r>
      <w:r w:rsidDel="00000000" w:rsidR="00000000" w:rsidRPr="00000000">
        <w:rPr>
          <w:rtl w:val="0"/>
        </w:rPr>
        <w:t xml:space="preserve"> to return the value of </w:t>
      </w:r>
      <w:r w:rsidDel="00000000" w:rsidR="00000000" w:rsidRPr="00000000">
        <w:rPr>
          <w:rFonts w:ascii="Roboto Mono" w:cs="Roboto Mono" w:eastAsia="Roboto Mono" w:hAnsi="Roboto Mono"/>
          <w:rtl w:val="0"/>
        </w:rPr>
        <w:t xml:space="preserve">Sum</w:t>
      </w:r>
      <w:r w:rsidDel="00000000" w:rsidR="00000000" w:rsidRPr="00000000">
        <w:rPr>
          <w:rtl w:val="0"/>
        </w:rPr>
        <w:t xml:space="preserve"> </w:t>
      </w:r>
      <w:r w:rsidDel="00000000" w:rsidR="00000000" w:rsidRPr="00000000">
        <w:rPr>
          <w:rtl w:val="0"/>
        </w:rPr>
        <w:t xml:space="preserve">to the caller.  Note that this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was not really required because the Compiler automatically adds it to the end of methods.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Divide()</w:t>
      </w:r>
      <w:r w:rsidDel="00000000" w:rsidR="00000000" w:rsidRPr="00000000">
        <w:rPr>
          <w:rtl w:val="0"/>
        </w:rPr>
        <w:t xml:space="preserve"> method uses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in a different way.  If </w:t>
      </w:r>
      <w:r w:rsidDel="00000000" w:rsidR="00000000" w:rsidRPr="00000000">
        <w:rPr>
          <w:rFonts w:ascii="Roboto Mono" w:cs="Roboto Mono" w:eastAsia="Roboto Mono" w:hAnsi="Roboto Mono"/>
          <w:rtl w:val="0"/>
        </w:rPr>
        <w:t xml:space="preserve">Divisor</w:t>
      </w:r>
      <w:r w:rsidDel="00000000" w:rsidR="00000000" w:rsidRPr="00000000">
        <w:rPr>
          <w:rtl w:val="0"/>
        </w:rPr>
        <w:t xml:space="preserve"> equals zero, it calls a </w:t>
      </w:r>
      <w:r w:rsidDel="00000000" w:rsidR="00000000" w:rsidRPr="00000000">
        <w:rPr>
          <w:rFonts w:ascii="Roboto Mono" w:cs="Roboto Mono" w:eastAsia="Roboto Mono" w:hAnsi="Roboto Mono"/>
          <w:rtl w:val="0"/>
        </w:rPr>
        <w:t xml:space="preserve">DisplayDivByZeroError()</w:t>
      </w:r>
      <w:r w:rsidDel="00000000" w:rsidR="00000000" w:rsidRPr="00000000">
        <w:rPr>
          <w:rtl w:val="0"/>
        </w:rPr>
        <w:t xml:space="preserve"> method and then executes </w:t>
      </w:r>
      <w:r w:rsidDel="00000000" w:rsidR="00000000" w:rsidRPr="00000000">
        <w:rPr>
          <w:rFonts w:ascii="Roboto Mono" w:cs="Roboto Mono" w:eastAsia="Roboto Mono" w:hAnsi="Roboto Mono"/>
          <w:rtl w:val="0"/>
        </w:rPr>
        <w:t xml:space="preserve">return</w:t>
      </w:r>
      <w:r w:rsidDel="00000000" w:rsidR="00000000" w:rsidRPr="00000000">
        <w:rPr>
          <w:rtl w:val="0"/>
        </w:rPr>
        <w:t xml:space="preserve"> </w:t>
      </w:r>
      <w:r w:rsidDel="00000000" w:rsidR="00000000" w:rsidRPr="00000000">
        <w:rPr>
          <w:rFonts w:ascii="Roboto Mono" w:cs="Roboto Mono" w:eastAsia="Roboto Mono" w:hAnsi="Roboto Mono"/>
          <w:rtl w:val="0"/>
        </w:rPr>
        <w:t xml:space="preserve">0</w:t>
      </w:r>
      <w:r w:rsidDel="00000000" w:rsidR="00000000" w:rsidRPr="00000000">
        <w:rPr>
          <w:rtl w:val="0"/>
        </w:rPr>
        <w:t xml:space="preserve">, so the method returns to the caller with the single value 0.  Otherwise, it executes </w:t>
      </w:r>
      <w:r w:rsidDel="00000000" w:rsidR="00000000" w:rsidRPr="00000000">
        <w:rPr>
          <w:rFonts w:ascii="Roboto Mono" w:cs="Roboto Mono" w:eastAsia="Roboto Mono" w:hAnsi="Roboto Mono"/>
          <w:rtl w:val="0"/>
        </w:rPr>
        <w:t xml:space="preserve">return Dividend / Divisor</w:t>
      </w:r>
      <w:r w:rsidDel="00000000" w:rsidR="00000000" w:rsidRPr="00000000">
        <w:rPr>
          <w:rtl w:val="0"/>
        </w:rPr>
        <w:t xml:space="preserve">, returning to the caller with the result of the division.  In this case, the last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was used to perform the calculation and return the result all in one step rather than separately affecting the declared </w:t>
      </w:r>
      <w:r w:rsidDel="00000000" w:rsidR="00000000" w:rsidRPr="00000000">
        <w:rPr>
          <w:rFonts w:ascii="Roboto Mono" w:cs="Roboto Mono" w:eastAsia="Roboto Mono" w:hAnsi="Roboto Mono"/>
          <w:rtl w:val="0"/>
        </w:rPr>
        <w:t xml:space="preserve">Result</w:t>
      </w:r>
      <w:r w:rsidDel="00000000" w:rsidR="00000000" w:rsidRPr="00000000">
        <w:rPr>
          <w:rtl w:val="0"/>
        </w:rPr>
        <w:t xml:space="preserve"> </w:t>
      </w:r>
      <w:r w:rsidDel="00000000" w:rsidR="00000000" w:rsidRPr="00000000">
        <w:rPr>
          <w:rtl w:val="0"/>
        </w:rPr>
        <w:t xml:space="preserve">variable beforehand.</w:t>
      </w:r>
    </w:p>
    <w:p w:rsidR="00000000" w:rsidDel="00000000" w:rsidP="00000000" w:rsidRDefault="00000000" w:rsidRPr="00000000" w14:paraId="000003B3">
      <w:pPr>
        <w:pStyle w:val="Heading4"/>
        <w:rPr/>
      </w:pPr>
      <w:bookmarkStart w:colFirst="0" w:colLast="0" w:name="_31p344imjis7" w:id="86"/>
      <w:bookmarkEnd w:id="86"/>
      <w:r w:rsidDel="00000000" w:rsidR="00000000" w:rsidRPr="00000000">
        <w:rPr>
          <w:rtl w:val="0"/>
        </w:rPr>
        <w:t xml:space="preserve">Multiple Return Values</w:t>
      </w:r>
    </w:p>
    <w:p w:rsidR="00000000" w:rsidDel="00000000" w:rsidP="00000000" w:rsidRDefault="00000000" w:rsidRPr="00000000" w14:paraId="000003B4">
      <w:pPr>
        <w:rPr/>
      </w:pPr>
      <w:r w:rsidDel="00000000" w:rsidR="00000000" w:rsidRPr="00000000">
        <w:rPr>
          <w:rFonts w:ascii="Roboto Mono Medium" w:cs="Roboto Mono Medium" w:eastAsia="Roboto Mono Medium" w:hAnsi="Roboto Mono Medium"/>
          <w:rtl w:val="0"/>
        </w:rPr>
        <w:t xml:space="preserve">PUB</w:t>
      </w:r>
      <w:r w:rsidDel="00000000" w:rsidR="00000000" w:rsidRPr="00000000">
        <w:rPr>
          <w:rtl w:val="0"/>
        </w:rPr>
        <w:t xml:space="preserve"> and </w:t>
      </w:r>
      <w:r w:rsidDel="00000000" w:rsidR="00000000" w:rsidRPr="00000000">
        <w:rPr>
          <w:rFonts w:ascii="Roboto Mono Medium" w:cs="Roboto Mono Medium" w:eastAsia="Roboto Mono Medium" w:hAnsi="Roboto Mono Medium"/>
          <w:rtl w:val="0"/>
        </w:rPr>
        <w:t xml:space="preserve">PRI</w:t>
      </w:r>
      <w:r w:rsidDel="00000000" w:rsidR="00000000" w:rsidRPr="00000000">
        <w:rPr>
          <w:rtl w:val="0"/>
        </w:rPr>
        <w:t xml:space="preserve"> methods will return multiple values just by defining their method that way.  For example:</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 Divide(Dividend, Divisor): Quotient, Remainder</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Quotient := Dividend / Divisor</w:t>
        <w:tab/>
        <w:t xml:space="preserve">'Calculate quotient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0"/>
        </w:tabs>
        <w:spacing w:after="200" w:before="0" w:line="240" w:lineRule="auto"/>
        <w:ind w:left="18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Remainder := Dividend // Divisor</w:t>
        <w:tab/>
        <w:t xml:space="preserve">'Calculate remainder</w:t>
      </w:r>
    </w:p>
    <w:p w:rsidR="00000000" w:rsidDel="00000000" w:rsidP="00000000" w:rsidRDefault="00000000" w:rsidRPr="00000000" w14:paraId="000003B8">
      <w:pPr>
        <w:rPr/>
      </w:pPr>
      <w:r w:rsidDel="00000000" w:rsidR="00000000" w:rsidRPr="00000000">
        <w:rPr>
          <w:rtl w:val="0"/>
        </w:rPr>
        <w:t xml:space="preserve">Here, the </w:t>
      </w:r>
      <w:r w:rsidDel="00000000" w:rsidR="00000000" w:rsidRPr="00000000">
        <w:rPr>
          <w:rFonts w:ascii="Roboto Mono" w:cs="Roboto Mono" w:eastAsia="Roboto Mono" w:hAnsi="Roboto Mono"/>
          <w:rtl w:val="0"/>
        </w:rPr>
        <w:t xml:space="preserve">Divide()</w:t>
      </w:r>
      <w:r w:rsidDel="00000000" w:rsidR="00000000" w:rsidRPr="00000000">
        <w:rPr>
          <w:rtl w:val="0"/>
        </w:rPr>
        <w:t xml:space="preserve"> method defines two results, </w:t>
      </w:r>
      <w:r w:rsidDel="00000000" w:rsidR="00000000" w:rsidRPr="00000000">
        <w:rPr>
          <w:rFonts w:ascii="Roboto Mono" w:cs="Roboto Mono" w:eastAsia="Roboto Mono" w:hAnsi="Roboto Mono"/>
          <w:rtl w:val="0"/>
        </w:rPr>
        <w:t xml:space="preserve">Quotient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Remainder</w:t>
      </w:r>
      <w:r w:rsidDel="00000000" w:rsidR="00000000" w:rsidRPr="00000000">
        <w:rPr>
          <w:rtl w:val="0"/>
        </w:rPr>
        <w:t xml:space="preserve">, and sets their values during internal division calculations.  The resulting values are automatically returned to the caller upon method exit.  However, the</w:t>
      </w:r>
      <w:r w:rsidDel="00000000" w:rsidR="00000000" w:rsidRPr="00000000">
        <w:rPr>
          <w:rtl w:val="0"/>
        </w:rPr>
        <w:t xml:space="preserve"> </w:t>
      </w:r>
      <w:r w:rsidDel="00000000" w:rsidR="00000000" w:rsidRPr="00000000">
        <w:rPr>
          <w:rFonts w:ascii="Roboto Mono" w:cs="Roboto Mono" w:eastAsia="Roboto Mono" w:hAnsi="Roboto Mono"/>
          <w:rtl w:val="0"/>
        </w:rPr>
        <w:t xml:space="preserve">Divide</w:t>
      </w:r>
      <w:r w:rsidDel="00000000" w:rsidR="00000000" w:rsidRPr="00000000">
        <w:rPr>
          <w:rtl w:val="0"/>
        </w:rPr>
        <w:t xml:space="preserve"> method could also calculate and return the results in one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statement, without ever explicitly setting the </w:t>
      </w:r>
      <w:r w:rsidDel="00000000" w:rsidR="00000000" w:rsidRPr="00000000">
        <w:rPr>
          <w:rFonts w:ascii="Roboto Mono" w:cs="Roboto Mono" w:eastAsia="Roboto Mono" w:hAnsi="Roboto Mono"/>
          <w:rtl w:val="0"/>
        </w:rPr>
        <w:t xml:space="preserve">Quotient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Remainder</w:t>
      </w:r>
      <w:r w:rsidDel="00000000" w:rsidR="00000000" w:rsidRPr="00000000">
        <w:rPr>
          <w:rtl w:val="0"/>
        </w:rPr>
        <w:t xml:space="preserve"> result variables:</w:t>
      </w:r>
      <w:r w:rsidDel="00000000" w:rsidR="00000000" w:rsidRPr="00000000">
        <w:rPr>
          <w:rtl w:val="0"/>
        </w:rPr>
      </w:r>
    </w:p>
    <w:p w:rsidR="00000000" w:rsidDel="00000000" w:rsidP="00000000" w:rsidRDefault="00000000" w:rsidRPr="00000000" w14:paraId="000003B9">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PUB Divide(Dividend, Divisor): Quotient, Remainder</w:t>
      </w:r>
    </w:p>
    <w:p w:rsidR="00000000" w:rsidDel="00000000" w:rsidP="00000000" w:rsidRDefault="00000000" w:rsidRPr="00000000" w14:paraId="000003BA">
      <w:pPr>
        <w:tabs>
          <w:tab w:val="left" w:leader="none" w:pos="6120"/>
        </w:tabs>
        <w:spacing w:after="20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return Dividend/Divisor, Dividend//Divisor</w:t>
      </w:r>
      <w:r w:rsidDel="00000000" w:rsidR="00000000" w:rsidRPr="00000000">
        <w:rPr>
          <w:rFonts w:ascii="Courier New" w:cs="Courier New" w:eastAsia="Courier New" w:hAnsi="Courier New"/>
          <w:rtl w:val="0"/>
        </w:rPr>
        <w:tab/>
        <w:t xml:space="preserve">'Return quotient &amp; remainder</w:t>
      </w:r>
    </w:p>
    <w:p w:rsidR="00000000" w:rsidDel="00000000" w:rsidP="00000000" w:rsidRDefault="00000000" w:rsidRPr="00000000" w14:paraId="000003BB">
      <w:pPr>
        <w:rPr/>
      </w:pPr>
      <w:r w:rsidDel="00000000" w:rsidR="00000000" w:rsidRPr="00000000">
        <w:rPr>
          <w:rtl w:val="0"/>
        </w:rPr>
        <w:t xml:space="preserve">Either way, all results will be returned in their defined order, and </w:t>
      </w:r>
      <w:r w:rsidDel="00000000" w:rsidR="00000000" w:rsidRPr="00000000">
        <w:rPr>
          <w:u w:val="single"/>
          <w:rtl w:val="0"/>
        </w:rPr>
        <w:t xml:space="preserve">all</w:t>
      </w:r>
      <w:r w:rsidDel="00000000" w:rsidR="00000000" w:rsidRPr="00000000">
        <w:rPr>
          <w:rtl w:val="0"/>
        </w:rPr>
        <w:t xml:space="preserve"> must be specified if </w:t>
      </w:r>
      <w:r w:rsidDel="00000000" w:rsidR="00000000" w:rsidRPr="00000000">
        <w:rPr>
          <w:u w:val="single"/>
          <w:rtl w:val="0"/>
        </w:rPr>
        <w:t xml:space="preserve">any</w:t>
      </w:r>
      <w:r w:rsidDel="00000000" w:rsidR="00000000" w:rsidRPr="00000000">
        <w:rPr>
          <w:rtl w:val="0"/>
        </w:rPr>
        <w:t xml:space="preserve"> are provided via the </w:t>
      </w:r>
      <w:r w:rsidDel="00000000" w:rsidR="00000000" w:rsidRPr="00000000">
        <w:rPr>
          <w:rFonts w:ascii="Roboto Mono Medium" w:cs="Roboto Mono Medium" w:eastAsia="Roboto Mono Medium" w:hAnsi="Roboto Mono Medium"/>
          <w:rtl w:val="0"/>
        </w:rPr>
        <w:t xml:space="preserve">RETURN</w:t>
      </w:r>
      <w:r w:rsidDel="00000000" w:rsidR="00000000" w:rsidRPr="00000000">
        <w:rPr>
          <w:rtl w:val="0"/>
        </w:rPr>
        <w:t xml:space="preserve"> statement.  The caller can either ignore them all or receive them all.</w:t>
      </w:r>
    </w:p>
    <w:p w:rsidR="00000000" w:rsidDel="00000000" w:rsidP="00000000" w:rsidRDefault="00000000" w:rsidRPr="00000000" w14:paraId="000003BC">
      <w:pPr>
        <w:rPr/>
      </w:pPr>
      <w:r w:rsidDel="00000000" w:rsidR="00000000" w:rsidRPr="00000000">
        <w:rPr>
          <w:rtl w:val="0"/>
        </w:rPr>
        <w:t xml:space="preserve">Below is an example of a caller.  The </w:t>
      </w:r>
      <w:r w:rsidDel="00000000" w:rsidR="00000000" w:rsidRPr="00000000">
        <w:rPr>
          <w:rFonts w:ascii="Roboto Mono" w:cs="Roboto Mono" w:eastAsia="Roboto Mono" w:hAnsi="Roboto Mono"/>
          <w:rtl w:val="0"/>
        </w:rPr>
        <w:t xml:space="preserve">Display()</w:t>
      </w:r>
      <w:r w:rsidDel="00000000" w:rsidR="00000000" w:rsidRPr="00000000">
        <w:rPr>
          <w:rtl w:val="0"/>
        </w:rPr>
        <w:t xml:space="preserve"> method calls </w:t>
      </w:r>
      <w:r w:rsidDel="00000000" w:rsidR="00000000" w:rsidRPr="00000000">
        <w:rPr>
          <w:rFonts w:ascii="Roboto Mono" w:cs="Roboto Mono" w:eastAsia="Roboto Mono" w:hAnsi="Roboto Mono"/>
          <w:rtl w:val="0"/>
        </w:rPr>
        <w:t xml:space="preserve">Divide()</w:t>
      </w:r>
      <w:r w:rsidDel="00000000" w:rsidR="00000000" w:rsidRPr="00000000">
        <w:rPr>
          <w:rtl w:val="0"/>
        </w:rPr>
        <w:t xml:space="preserve"> and retrieves the two results by providing a comma-delimited list of local receiving variables in the proper order, </w:t>
      </w:r>
      <w:r w:rsidDel="00000000" w:rsidR="00000000" w:rsidRPr="00000000">
        <w:rPr>
          <w:rFonts w:ascii="Roboto Mono" w:cs="Roboto Mono" w:eastAsia="Roboto Mono" w:hAnsi="Roboto Mono"/>
          <w:rtl w:val="0"/>
        </w:rPr>
        <w:t xml:space="preserve">Q,</w:t>
      </w:r>
      <w:r w:rsidDel="00000000" w:rsidR="00000000" w:rsidRPr="00000000">
        <w:rPr>
          <w:rtl w:val="0"/>
        </w:rPr>
        <w:t xml:space="preserve"> </w:t>
      </w:r>
      <w:r w:rsidDel="00000000" w:rsidR="00000000" w:rsidRPr="00000000">
        <w:rPr>
          <w:rFonts w:ascii="Roboto Mono" w:cs="Roboto Mono" w:eastAsia="Roboto Mono" w:hAnsi="Roboto Mono"/>
          <w:rtl w:val="0"/>
        </w:rPr>
        <w:t xml:space="preserve">R := Divide(...)</w:t>
      </w:r>
      <w:r w:rsidDel="00000000" w:rsidR="00000000" w:rsidRPr="00000000">
        <w:rPr>
          <w:rtl w:val="0"/>
        </w:rPr>
        <w:t xml:space="preserve">.</w:t>
      </w:r>
    </w:p>
    <w:p w:rsidR="00000000" w:rsidDel="00000000" w:rsidP="00000000" w:rsidRDefault="00000000" w:rsidRPr="00000000" w14:paraId="000003BD">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PUB Display() | Q, R</w:t>
      </w:r>
    </w:p>
    <w:p w:rsidR="00000000" w:rsidDel="00000000" w:rsidP="00000000" w:rsidRDefault="00000000" w:rsidRPr="00000000" w14:paraId="000003BE">
      <w:pPr>
        <w:tabs>
          <w:tab w:val="left" w:leader="none" w:pos="5040"/>
        </w:tabs>
        <w:spacing w:after="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Q, R := Divide(1023, 16)</w:t>
        <w:tab/>
        <w:t xml:space="preserve">'Call Divide() to get whole and part</w:t>
      </w:r>
    </w:p>
    <w:p w:rsidR="00000000" w:rsidDel="00000000" w:rsidP="00000000" w:rsidRDefault="00000000" w:rsidRPr="00000000" w14:paraId="000003BF">
      <w:pPr>
        <w:tabs>
          <w:tab w:val="left" w:leader="none" w:pos="5040"/>
        </w:tabs>
        <w:spacing w:after="200" w:line="240" w:lineRule="auto"/>
        <w:ind w:left="1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debug(</w:t>
      </w:r>
      <w:r w:rsidDel="00000000" w:rsidR="00000000" w:rsidRPr="00000000">
        <w:rPr>
          <w:rFonts w:ascii="Courier New" w:cs="Courier New" w:eastAsia="Courier New" w:hAnsi="Courier New"/>
          <w:rtl w:val="0"/>
        </w:rPr>
        <w:t xml:space="preserve">udec(Q), udec(R)</w:t>
      </w:r>
      <w:r w:rsidDel="00000000" w:rsidR="00000000" w:rsidRPr="00000000">
        <w:rPr>
          <w:rFonts w:ascii="Courier New" w:cs="Courier New" w:eastAsia="Courier New" w:hAnsi="Courier New"/>
          <w:rtl w:val="0"/>
        </w:rPr>
        <w:t xml:space="preserve">)</w:t>
        <w:tab/>
        <w:t xml:space="preserve">'Display results</w:t>
      </w:r>
    </w:p>
    <w:p w:rsidR="00000000" w:rsidDel="00000000" w:rsidP="00000000" w:rsidRDefault="00000000" w:rsidRPr="00000000" w14:paraId="000003C0">
      <w:pPr>
        <w:rPr/>
      </w:pPr>
      <w:r w:rsidDel="00000000" w:rsidR="00000000" w:rsidRPr="00000000">
        <w:rPr>
          <w:rtl w:val="0"/>
        </w:rPr>
        <w:t xml:space="preserve">When combined with one of the above and executed, </w:t>
      </w:r>
      <w:r w:rsidDel="00000000" w:rsidR="00000000" w:rsidRPr="00000000">
        <w:rPr>
          <w:rFonts w:ascii="Roboto Mono" w:cs="Roboto Mono" w:eastAsia="Roboto Mono" w:hAnsi="Roboto Mono"/>
          <w:rtl w:val="0"/>
        </w:rPr>
        <w:t xml:space="preserve">Display()</w:t>
      </w:r>
      <w:r w:rsidDel="00000000" w:rsidR="00000000" w:rsidRPr="00000000">
        <w:rPr>
          <w:rtl w:val="0"/>
        </w:rPr>
        <w:t xml:space="preserve"> will send "Q = 63, R = 15" to the Debug Output window.  </w:t>
      </w: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spacing w:after="0" w:lineRule="auto"/>
        <w:rPr/>
      </w:pPr>
      <w:r w:rsidDel="00000000" w:rsidR="00000000" w:rsidRPr="00000000">
        <w:rPr>
          <w:rtl w:val="0"/>
        </w:rPr>
      </w:r>
    </w:p>
    <w:p w:rsidR="00000000" w:rsidDel="00000000" w:rsidP="00000000" w:rsidRDefault="00000000" w:rsidRPr="00000000" w14:paraId="000003C3">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1"/>
        <w:pageBreakBefore w:val="0"/>
        <w:spacing w:after="0" w:lineRule="auto"/>
        <w:rPr/>
      </w:pPr>
      <w:bookmarkStart w:colFirst="0" w:colLast="0" w:name="_yafe38dy7cdm" w:id="87"/>
      <w:bookmarkEnd w:id="87"/>
      <w:r w:rsidDel="00000000" w:rsidR="00000000" w:rsidRPr="00000000">
        <w:rPr>
          <w:rtl w:val="0"/>
        </w:rPr>
        <w:t xml:space="preserve">Propeller 2 Reserved Words (Spin2 + PASM2)</w:t>
      </w:r>
    </w:p>
    <w:p w:rsidR="00000000" w:rsidDel="00000000" w:rsidP="00000000" w:rsidRDefault="00000000" w:rsidRPr="00000000" w14:paraId="000003C5">
      <w:pPr>
        <w:pageBreakBefore w:val="0"/>
        <w:spacing w:after="0" w:lineRule="auto"/>
        <w:rPr/>
      </w:pPr>
      <w:r w:rsidDel="00000000" w:rsidR="00000000" w:rsidRPr="00000000">
        <w:rPr>
          <w:rtl w:val="0"/>
        </w:rPr>
        <w:t xml:space="preserve">Predefined symbols recognized by the compiler to have special meaning.</w:t>
      </w:r>
    </w:p>
    <w:p w:rsidR="00000000" w:rsidDel="00000000" w:rsidP="00000000" w:rsidRDefault="00000000" w:rsidRPr="00000000" w14:paraId="000003C6">
      <w:pPr>
        <w:pStyle w:val="Heading2"/>
        <w:pageBreakBefore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spacing w:line="240" w:lineRule="auto"/>
        <w:rPr/>
      </w:pPr>
      <w:bookmarkStart w:colFirst="0" w:colLast="0" w:name="_dpjv1sk2zuco" w:id="88"/>
      <w:bookmarkEnd w:id="88"/>
      <w:r w:rsidDel="00000000" w:rsidR="00000000" w:rsidRPr="00000000">
        <w:rPr>
          <w:rtl w:val="0"/>
        </w:rPr>
        <w:t xml:space="preserve">_ (leading underscore) </w:t>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85"/>
        <w:gridCol w:w="1110"/>
        <w:gridCol w:w="1560"/>
        <w:gridCol w:w="1410"/>
        <w:gridCol w:w="1455"/>
        <w:gridCol w:w="1560"/>
        <w:tblGridChange w:id="0">
          <w:tblGrid>
            <w:gridCol w:w="1500"/>
            <w:gridCol w:w="1485"/>
            <w:gridCol w:w="1110"/>
            <w:gridCol w:w="1560"/>
            <w:gridCol w:w="1410"/>
            <w:gridCol w:w="1455"/>
            <w:gridCol w:w="156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3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w:t>
            </w:r>
          </w:p>
          <w:p w:rsidR="00000000" w:rsidDel="00000000" w:rsidP="00000000" w:rsidRDefault="00000000" w:rsidRPr="00000000" w14:paraId="000003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_C_AND_NZ</w:t>
            </w:r>
          </w:p>
          <w:p w:rsidR="00000000" w:rsidDel="00000000" w:rsidP="00000000" w:rsidRDefault="00000000" w:rsidRPr="00000000" w14:paraId="000003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_C_AND_Z</w:t>
            </w:r>
          </w:p>
          <w:p w:rsidR="00000000" w:rsidDel="00000000" w:rsidP="00000000" w:rsidRDefault="00000000" w:rsidRPr="00000000" w14:paraId="000003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_C_EQ_Z</w:t>
            </w:r>
          </w:p>
          <w:p w:rsidR="00000000" w:rsidDel="00000000" w:rsidP="00000000" w:rsidRDefault="00000000" w:rsidRPr="00000000" w14:paraId="000003C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_C_NE_Z</w:t>
            </w:r>
          </w:p>
        </w:tc>
        <w:tc>
          <w:tcPr>
            <w:shd w:fill="auto" w:val="clear"/>
            <w:tcMar>
              <w:top w:w="43.2" w:type="dxa"/>
              <w:left w:w="43.2" w:type="dxa"/>
              <w:bottom w:w="43.2" w:type="dxa"/>
              <w:right w:w="43.2" w:type="dxa"/>
            </w:tcMar>
            <w:vAlign w:val="top"/>
          </w:tcPr>
          <w:p w:rsidR="00000000" w:rsidDel="00000000" w:rsidP="00000000" w:rsidRDefault="00000000" w:rsidRPr="00000000" w14:paraId="000003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_C_OR_NZ</w:t>
            </w:r>
          </w:p>
          <w:p w:rsidR="00000000" w:rsidDel="00000000" w:rsidP="00000000" w:rsidRDefault="00000000" w:rsidRPr="00000000" w14:paraId="000003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_C_OR_Z</w:t>
            </w:r>
          </w:p>
          <w:p w:rsidR="00000000" w:rsidDel="00000000" w:rsidP="00000000" w:rsidRDefault="00000000" w:rsidRPr="00000000" w14:paraId="000003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_CLKFREQ</w:t>
            </w:r>
          </w:p>
          <w:p w:rsidR="00000000" w:rsidDel="00000000" w:rsidP="00000000" w:rsidRDefault="00000000" w:rsidRPr="00000000" w14:paraId="000003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_CLKMODE</w:t>
            </w:r>
          </w:p>
          <w:p w:rsidR="00000000" w:rsidDel="00000000" w:rsidP="00000000" w:rsidRDefault="00000000" w:rsidRPr="00000000" w14:paraId="000003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_CLR</w:t>
            </w:r>
          </w:p>
        </w:tc>
        <w:tc>
          <w:tcPr>
            <w:shd w:fill="auto" w:val="clear"/>
            <w:tcMar>
              <w:top w:w="43.2" w:type="dxa"/>
              <w:left w:w="43.2" w:type="dxa"/>
              <w:bottom w:w="43.2" w:type="dxa"/>
              <w:right w:w="43.2" w:type="dxa"/>
            </w:tcMar>
            <w:vAlign w:val="top"/>
          </w:tcPr>
          <w:p w:rsidR="00000000" w:rsidDel="00000000" w:rsidP="00000000" w:rsidRDefault="00000000" w:rsidRPr="00000000" w14:paraId="000003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_E</w:t>
            </w:r>
          </w:p>
          <w:p w:rsidR="00000000" w:rsidDel="00000000" w:rsidP="00000000" w:rsidRDefault="00000000" w:rsidRPr="00000000" w14:paraId="000003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_GE</w:t>
            </w:r>
          </w:p>
          <w:p w:rsidR="00000000" w:rsidDel="00000000" w:rsidP="00000000" w:rsidRDefault="00000000" w:rsidRPr="00000000" w14:paraId="000003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_GT</w:t>
            </w:r>
          </w:p>
          <w:p w:rsidR="00000000" w:rsidDel="00000000" w:rsidP="00000000" w:rsidRDefault="00000000" w:rsidRPr="00000000" w14:paraId="000003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_LE</w:t>
            </w:r>
          </w:p>
          <w:p w:rsidR="00000000" w:rsidDel="00000000" w:rsidP="00000000" w:rsidRDefault="00000000" w:rsidRPr="00000000" w14:paraId="000003D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_LT</w:t>
            </w:r>
          </w:p>
        </w:tc>
        <w:tc>
          <w:tcPr>
            <w:shd w:fill="auto" w:val="clear"/>
            <w:tcMar>
              <w:top w:w="43.2" w:type="dxa"/>
              <w:left w:w="43.2" w:type="dxa"/>
              <w:bottom w:w="43.2" w:type="dxa"/>
              <w:right w:w="43.2" w:type="dxa"/>
            </w:tcMar>
            <w:vAlign w:val="top"/>
          </w:tcPr>
          <w:p w:rsidR="00000000" w:rsidDel="00000000" w:rsidP="00000000" w:rsidRDefault="00000000" w:rsidRPr="00000000" w14:paraId="000003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w:t>
            </w:r>
          </w:p>
          <w:p w:rsidR="00000000" w:rsidDel="00000000" w:rsidP="00000000" w:rsidRDefault="00000000" w:rsidRPr="00000000" w14:paraId="000003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_NC_AND_NZ</w:t>
            </w:r>
          </w:p>
          <w:p w:rsidR="00000000" w:rsidDel="00000000" w:rsidP="00000000" w:rsidRDefault="00000000" w:rsidRPr="00000000" w14:paraId="000003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_NC_AND_Z</w:t>
            </w:r>
          </w:p>
          <w:p w:rsidR="00000000" w:rsidDel="00000000" w:rsidP="00000000" w:rsidRDefault="00000000" w:rsidRPr="00000000" w14:paraId="000003D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_NC_OR_NZ</w:t>
            </w:r>
          </w:p>
          <w:p w:rsidR="00000000" w:rsidDel="00000000" w:rsidP="00000000" w:rsidRDefault="00000000" w:rsidRPr="00000000" w14:paraId="000003D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_NC_OR_Z</w:t>
            </w:r>
          </w:p>
        </w:tc>
        <w:tc>
          <w:tcPr>
            <w:shd w:fill="auto" w:val="clear"/>
            <w:tcMar>
              <w:top w:w="43.2" w:type="dxa"/>
              <w:left w:w="43.2" w:type="dxa"/>
              <w:bottom w:w="43.2" w:type="dxa"/>
              <w:right w:w="43.2" w:type="dxa"/>
            </w:tcMar>
            <w:vAlign w:val="top"/>
          </w:tcPr>
          <w:p w:rsidR="00000000" w:rsidDel="00000000" w:rsidP="00000000" w:rsidRDefault="00000000" w:rsidRPr="00000000" w14:paraId="000003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_NE</w:t>
            </w:r>
          </w:p>
          <w:p w:rsidR="00000000" w:rsidDel="00000000" w:rsidP="00000000" w:rsidRDefault="00000000" w:rsidRPr="00000000" w14:paraId="000003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w:t>
            </w:r>
          </w:p>
          <w:p w:rsidR="00000000" w:rsidDel="00000000" w:rsidP="00000000" w:rsidRDefault="00000000" w:rsidRPr="00000000" w14:paraId="000003D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_NZ_AND_C</w:t>
            </w:r>
          </w:p>
          <w:p w:rsidR="00000000" w:rsidDel="00000000" w:rsidP="00000000" w:rsidRDefault="00000000" w:rsidRPr="00000000" w14:paraId="000003D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_NZ_AND_NC</w:t>
            </w:r>
          </w:p>
          <w:p w:rsidR="00000000" w:rsidDel="00000000" w:rsidP="00000000" w:rsidRDefault="00000000" w:rsidRPr="00000000" w14:paraId="000003D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_NZ_OR_C</w:t>
            </w:r>
          </w:p>
        </w:tc>
        <w:tc>
          <w:tcPr>
            <w:shd w:fill="auto" w:val="clear"/>
            <w:tcMar>
              <w:top w:w="43.2" w:type="dxa"/>
              <w:left w:w="43.2" w:type="dxa"/>
              <w:bottom w:w="43.2" w:type="dxa"/>
              <w:right w:w="43.2" w:type="dxa"/>
            </w:tcMar>
            <w:vAlign w:val="top"/>
          </w:tcPr>
          <w:p w:rsidR="00000000" w:rsidDel="00000000" w:rsidP="00000000" w:rsidRDefault="00000000" w:rsidRPr="00000000" w14:paraId="000003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_NZ_OR_NC</w:t>
            </w:r>
          </w:p>
          <w:p w:rsidR="00000000" w:rsidDel="00000000" w:rsidP="00000000" w:rsidRDefault="00000000" w:rsidRPr="00000000" w14:paraId="000003E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_RET_</w:t>
            </w:r>
          </w:p>
          <w:p w:rsidR="00000000" w:rsidDel="00000000" w:rsidP="00000000" w:rsidRDefault="00000000" w:rsidRPr="00000000" w14:paraId="000003E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_SET</w:t>
            </w:r>
          </w:p>
          <w:p w:rsidR="00000000" w:rsidDel="00000000" w:rsidP="00000000" w:rsidRDefault="00000000" w:rsidRPr="00000000" w14:paraId="000003E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w:t>
            </w:r>
          </w:p>
          <w:p w:rsidR="00000000" w:rsidDel="00000000" w:rsidP="00000000" w:rsidRDefault="00000000" w:rsidRPr="00000000" w14:paraId="000003E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_Z_AND_C</w:t>
            </w:r>
          </w:p>
        </w:tc>
        <w:tc>
          <w:tcPr>
            <w:shd w:fill="auto" w:val="clear"/>
            <w:tcMar>
              <w:top w:w="43.2" w:type="dxa"/>
              <w:left w:w="43.2" w:type="dxa"/>
              <w:bottom w:w="43.2" w:type="dxa"/>
              <w:right w:w="43.2" w:type="dxa"/>
            </w:tcMar>
            <w:vAlign w:val="top"/>
          </w:tcPr>
          <w:p w:rsidR="00000000" w:rsidDel="00000000" w:rsidP="00000000" w:rsidRDefault="00000000" w:rsidRPr="00000000" w14:paraId="000003E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_Z_AND_NC</w:t>
            </w:r>
          </w:p>
          <w:p w:rsidR="00000000" w:rsidDel="00000000" w:rsidP="00000000" w:rsidRDefault="00000000" w:rsidRPr="00000000" w14:paraId="000003E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_Z_EQ_C</w:t>
            </w:r>
          </w:p>
          <w:p w:rsidR="00000000" w:rsidDel="00000000" w:rsidP="00000000" w:rsidRDefault="00000000" w:rsidRPr="00000000" w14:paraId="000003E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_Z_NE_C</w:t>
            </w:r>
          </w:p>
          <w:p w:rsidR="00000000" w:rsidDel="00000000" w:rsidP="00000000" w:rsidRDefault="00000000" w:rsidRPr="00000000" w14:paraId="000003E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_Z_OR_C</w:t>
            </w:r>
          </w:p>
          <w:p w:rsidR="00000000" w:rsidDel="00000000" w:rsidP="00000000" w:rsidRDefault="00000000" w:rsidRPr="00000000" w14:paraId="000003E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_Z_OR_NC</w:t>
            </w:r>
          </w:p>
        </w:tc>
      </w:tr>
    </w:tbl>
    <w:p w:rsidR="00000000" w:rsidDel="00000000" w:rsidP="00000000" w:rsidRDefault="00000000" w:rsidRPr="00000000" w14:paraId="000003EA">
      <w:pPr>
        <w:pStyle w:val="Heading2"/>
        <w:pageBreakBefore w:val="0"/>
        <w:rPr/>
      </w:pPr>
      <w:bookmarkStart w:colFirst="0" w:colLast="0" w:name="_hd4bfchbjkj" w:id="89"/>
      <w:bookmarkEnd w:id="89"/>
      <w:r w:rsidDel="00000000" w:rsidR="00000000" w:rsidRPr="00000000">
        <w:rPr>
          <w:rtl w:val="0"/>
        </w:rPr>
        <w:t xml:space="preserve">A - B</w:t>
      </w:r>
      <w:r w:rsidDel="00000000" w:rsidR="00000000" w:rsidRPr="00000000">
        <w:rPr>
          <w:rtl w:val="0"/>
        </w:rPr>
      </w:r>
    </w:p>
    <w:tbl>
      <w:tblPr>
        <w:tblStyle w:val="Table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960"/>
        <w:gridCol w:w="855"/>
        <w:gridCol w:w="780"/>
        <w:gridCol w:w="810"/>
        <w:gridCol w:w="930"/>
        <w:gridCol w:w="855"/>
        <w:gridCol w:w="750"/>
        <w:gridCol w:w="1050"/>
        <w:gridCol w:w="1080"/>
        <w:tblGridChange w:id="0">
          <w:tblGrid>
            <w:gridCol w:w="1005"/>
            <w:gridCol w:w="1005"/>
            <w:gridCol w:w="960"/>
            <w:gridCol w:w="855"/>
            <w:gridCol w:w="780"/>
            <w:gridCol w:w="810"/>
            <w:gridCol w:w="930"/>
            <w:gridCol w:w="855"/>
            <w:gridCol w:w="750"/>
            <w:gridCol w:w="1050"/>
            <w:gridCol w:w="108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3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ABORT</w:t>
            </w:r>
          </w:p>
          <w:p w:rsidR="00000000" w:rsidDel="00000000" w:rsidP="00000000" w:rsidRDefault="00000000" w:rsidRPr="00000000" w14:paraId="000003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ABS</w:t>
            </w:r>
          </w:p>
          <w:p w:rsidR="00000000" w:rsidDel="00000000" w:rsidP="00000000" w:rsidRDefault="00000000" w:rsidRPr="00000000" w14:paraId="000003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w:t>
            </w:r>
          </w:p>
          <w:p w:rsidR="00000000" w:rsidDel="00000000" w:rsidP="00000000" w:rsidRDefault="00000000" w:rsidRPr="00000000" w14:paraId="000003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ADDBITS</w:t>
            </w:r>
            <w:r w:rsidDel="00000000" w:rsidR="00000000" w:rsidRPr="00000000">
              <w:rPr>
                <w:rtl w:val="0"/>
              </w:rPr>
            </w:r>
          </w:p>
          <w:p w:rsidR="00000000" w:rsidDel="00000000" w:rsidP="00000000" w:rsidRDefault="00000000" w:rsidRPr="00000000" w14:paraId="000003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ADDCT1</w:t>
            </w:r>
          </w:p>
          <w:p w:rsidR="00000000" w:rsidDel="00000000" w:rsidP="00000000" w:rsidRDefault="00000000" w:rsidRPr="00000000" w14:paraId="000003F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ADDCT2</w:t>
            </w:r>
          </w:p>
        </w:tc>
        <w:tc>
          <w:tcPr>
            <w:shd w:fill="auto" w:val="clear"/>
            <w:tcMar>
              <w:top w:w="43.2" w:type="dxa"/>
              <w:left w:w="43.2" w:type="dxa"/>
              <w:bottom w:w="43.2" w:type="dxa"/>
              <w:right w:w="43.2" w:type="dxa"/>
            </w:tcMar>
            <w:vAlign w:val="top"/>
          </w:tcPr>
          <w:p w:rsidR="00000000" w:rsidDel="00000000" w:rsidP="00000000" w:rsidRDefault="00000000" w:rsidRPr="00000000" w14:paraId="000003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ADDCT3</w:t>
            </w:r>
          </w:p>
          <w:p w:rsidR="00000000" w:rsidDel="00000000" w:rsidP="00000000" w:rsidRDefault="00000000" w:rsidRPr="00000000" w14:paraId="000003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ADDPINS</w:t>
            </w:r>
            <w:r w:rsidDel="00000000" w:rsidR="00000000" w:rsidRPr="00000000">
              <w:rPr>
                <w:rtl w:val="0"/>
              </w:rPr>
            </w:r>
          </w:p>
          <w:p w:rsidR="00000000" w:rsidDel="00000000" w:rsidP="00000000" w:rsidRDefault="00000000" w:rsidRPr="00000000" w14:paraId="000003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ADDPIX</w:t>
            </w:r>
          </w:p>
          <w:p w:rsidR="00000000" w:rsidDel="00000000" w:rsidP="00000000" w:rsidRDefault="00000000" w:rsidRPr="00000000" w14:paraId="000003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ADDS</w:t>
            </w:r>
          </w:p>
          <w:p w:rsidR="00000000" w:rsidDel="00000000" w:rsidP="00000000" w:rsidRDefault="00000000" w:rsidRPr="00000000" w14:paraId="000003F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ADDSX</w:t>
            </w:r>
          </w:p>
          <w:p w:rsidR="00000000" w:rsidDel="00000000" w:rsidP="00000000" w:rsidRDefault="00000000" w:rsidRPr="00000000" w14:paraId="000003F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ADDX</w:t>
            </w:r>
          </w:p>
        </w:tc>
        <w:tc>
          <w:tcPr>
            <w:shd w:fill="auto" w:val="clear"/>
            <w:tcMar>
              <w:top w:w="43.2" w:type="dxa"/>
              <w:left w:w="43.2" w:type="dxa"/>
              <w:bottom w:w="43.2" w:type="dxa"/>
              <w:right w:w="43.2" w:type="dxa"/>
            </w:tcMar>
            <w:vAlign w:val="top"/>
          </w:tcPr>
          <w:p w:rsidR="00000000" w:rsidDel="00000000" w:rsidP="00000000" w:rsidRDefault="00000000" w:rsidRPr="00000000" w14:paraId="000003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AKPIN</w:t>
            </w:r>
          </w:p>
          <w:p w:rsidR="00000000" w:rsidDel="00000000" w:rsidP="00000000" w:rsidRDefault="00000000" w:rsidRPr="00000000" w14:paraId="000003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ALIGNL</w:t>
            </w:r>
          </w:p>
          <w:p w:rsidR="00000000" w:rsidDel="00000000" w:rsidP="00000000" w:rsidRDefault="00000000" w:rsidRPr="00000000" w14:paraId="000003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ALIGNW</w:t>
            </w:r>
          </w:p>
          <w:p w:rsidR="00000000" w:rsidDel="00000000" w:rsidP="00000000" w:rsidRDefault="00000000" w:rsidRPr="00000000" w14:paraId="000003F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ALLOWI</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w:t>
            </w:r>
            <w:r w:rsidDel="00000000" w:rsidR="00000000" w:rsidRPr="00000000">
              <w:rPr>
                <w:rtl w:val="0"/>
              </w:rPr>
            </w:r>
          </w:p>
          <w:p w:rsidR="00000000" w:rsidDel="00000000" w:rsidP="00000000" w:rsidRDefault="00000000" w:rsidRPr="00000000" w14:paraId="000003F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ALTB</w:t>
            </w:r>
          </w:p>
        </w:tc>
        <w:tc>
          <w:tcPr>
            <w:shd w:fill="auto" w:val="clear"/>
            <w:tcMar>
              <w:top w:w="43.2" w:type="dxa"/>
              <w:left w:w="43.2" w:type="dxa"/>
              <w:bottom w:w="43.2" w:type="dxa"/>
              <w:right w:w="43.2" w:type="dxa"/>
            </w:tcMar>
            <w:vAlign w:val="top"/>
          </w:tcPr>
          <w:p w:rsidR="00000000" w:rsidDel="00000000" w:rsidP="00000000" w:rsidRDefault="00000000" w:rsidRPr="00000000" w14:paraId="000003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ALTD</w:t>
            </w:r>
          </w:p>
          <w:p w:rsidR="00000000" w:rsidDel="00000000" w:rsidP="00000000" w:rsidRDefault="00000000" w:rsidRPr="00000000" w14:paraId="000003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ALTGB</w:t>
            </w:r>
          </w:p>
          <w:p w:rsidR="00000000" w:rsidDel="00000000" w:rsidP="00000000" w:rsidRDefault="00000000" w:rsidRPr="00000000" w14:paraId="000003F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ALTGN</w:t>
            </w:r>
          </w:p>
          <w:p w:rsidR="00000000" w:rsidDel="00000000" w:rsidP="00000000" w:rsidRDefault="00000000" w:rsidRPr="00000000" w14:paraId="0000040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ALTGW</w:t>
            </w:r>
          </w:p>
          <w:p w:rsidR="00000000" w:rsidDel="00000000" w:rsidP="00000000" w:rsidRDefault="00000000" w:rsidRPr="00000000" w14:paraId="0000040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ALTI</w:t>
            </w:r>
          </w:p>
          <w:p w:rsidR="00000000" w:rsidDel="00000000" w:rsidP="00000000" w:rsidRDefault="00000000" w:rsidRPr="00000000" w14:paraId="0000040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ALTR</w:t>
            </w:r>
          </w:p>
        </w:tc>
        <w:tc>
          <w:tcPr>
            <w:shd w:fill="auto" w:val="clear"/>
            <w:tcMar>
              <w:top w:w="43.2" w:type="dxa"/>
              <w:left w:w="43.2" w:type="dxa"/>
              <w:bottom w:w="43.2" w:type="dxa"/>
              <w:right w:w="43.2" w:type="dxa"/>
            </w:tcMar>
            <w:vAlign w:val="top"/>
          </w:tcPr>
          <w:p w:rsidR="00000000" w:rsidDel="00000000" w:rsidP="00000000" w:rsidRDefault="00000000" w:rsidRPr="00000000" w14:paraId="0000040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w:t>
            </w:r>
          </w:p>
          <w:p w:rsidR="00000000" w:rsidDel="00000000" w:rsidP="00000000" w:rsidRDefault="00000000" w:rsidRPr="00000000" w14:paraId="0000040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ALTSB</w:t>
            </w:r>
          </w:p>
          <w:p w:rsidR="00000000" w:rsidDel="00000000" w:rsidP="00000000" w:rsidRDefault="00000000" w:rsidRPr="00000000" w14:paraId="0000040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ALTSN</w:t>
            </w:r>
          </w:p>
          <w:p w:rsidR="00000000" w:rsidDel="00000000" w:rsidP="00000000" w:rsidRDefault="00000000" w:rsidRPr="00000000" w14:paraId="0000040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ALTSW</w:t>
            </w:r>
          </w:p>
          <w:p w:rsidR="00000000" w:rsidDel="00000000" w:rsidP="00000000" w:rsidRDefault="00000000" w:rsidRPr="00000000" w14:paraId="0000040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w:t>
            </w:r>
          </w:p>
          <w:p w:rsidR="00000000" w:rsidDel="00000000" w:rsidP="00000000" w:rsidRDefault="00000000" w:rsidRPr="00000000" w14:paraId="0000040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ANDC</w:t>
            </w:r>
          </w:p>
        </w:tc>
        <w:tc>
          <w:tcPr>
            <w:shd w:fill="auto" w:val="clear"/>
            <w:tcMar>
              <w:top w:w="43.2" w:type="dxa"/>
              <w:left w:w="43.2" w:type="dxa"/>
              <w:bottom w:w="43.2" w:type="dxa"/>
              <w:right w:w="43.2" w:type="dxa"/>
            </w:tcMar>
            <w:vAlign w:val="top"/>
          </w:tcPr>
          <w:p w:rsidR="00000000" w:rsidDel="00000000" w:rsidP="00000000" w:rsidRDefault="00000000" w:rsidRPr="00000000" w14:paraId="0000040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ANDN</w:t>
            </w:r>
          </w:p>
          <w:p w:rsidR="00000000" w:rsidDel="00000000" w:rsidP="00000000" w:rsidRDefault="00000000" w:rsidRPr="00000000" w14:paraId="0000040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ANDZ</w:t>
            </w:r>
          </w:p>
          <w:p w:rsidR="00000000" w:rsidDel="00000000" w:rsidP="00000000" w:rsidRDefault="00000000" w:rsidRPr="00000000" w14:paraId="0000040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ARCHIVE</w:t>
            </w:r>
          </w:p>
          <w:p w:rsidR="00000000" w:rsidDel="00000000" w:rsidP="00000000" w:rsidRDefault="00000000" w:rsidRPr="00000000" w14:paraId="0000040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ASMCLK</w:t>
            </w:r>
          </w:p>
          <w:p w:rsidR="00000000" w:rsidDel="00000000" w:rsidP="00000000" w:rsidRDefault="00000000" w:rsidRPr="00000000" w14:paraId="0000040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AUGD</w:t>
            </w:r>
          </w:p>
          <w:p w:rsidR="00000000" w:rsidDel="00000000" w:rsidP="00000000" w:rsidRDefault="00000000" w:rsidRPr="00000000" w14:paraId="0000040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AUGS</w:t>
            </w:r>
          </w:p>
        </w:tc>
        <w:tc>
          <w:tcPr>
            <w:shd w:fill="auto" w:val="clear"/>
            <w:tcMar>
              <w:top w:w="43.2" w:type="dxa"/>
              <w:left w:w="43.2" w:type="dxa"/>
              <w:bottom w:w="43.2" w:type="dxa"/>
              <w:right w:w="43.2" w:type="dxa"/>
            </w:tcMar>
            <w:vAlign w:val="top"/>
          </w:tcPr>
          <w:p w:rsidR="00000000" w:rsidDel="00000000" w:rsidP="00000000" w:rsidRDefault="00000000" w:rsidRPr="00000000" w14:paraId="0000040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AUTO</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BACKCOLOR</w:t>
            </w:r>
            <w:r w:rsidDel="00000000" w:rsidR="00000000" w:rsidRPr="00000000">
              <w:rPr>
                <w:rtl w:val="0"/>
              </w:rPr>
            </w:r>
          </w:p>
          <w:p w:rsidR="00000000" w:rsidDel="00000000" w:rsidP="00000000" w:rsidRDefault="00000000" w:rsidRPr="00000000" w14:paraId="0000041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BITC</w:t>
            </w:r>
          </w:p>
          <w:p w:rsidR="00000000" w:rsidDel="00000000" w:rsidP="00000000" w:rsidRDefault="00000000" w:rsidRPr="00000000" w14:paraId="0000041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BITH</w:t>
            </w:r>
            <w:r w:rsidDel="00000000" w:rsidR="00000000" w:rsidRPr="00000000">
              <w:rPr>
                <w:rtl w:val="0"/>
              </w:rPr>
            </w:r>
          </w:p>
          <w:p w:rsidR="00000000" w:rsidDel="00000000" w:rsidP="00000000" w:rsidRDefault="00000000" w:rsidRPr="00000000" w14:paraId="0000041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BITL</w:t>
            </w:r>
            <w:r w:rsidDel="00000000" w:rsidR="00000000" w:rsidRPr="00000000">
              <w:rPr>
                <w:rtl w:val="0"/>
              </w:rPr>
            </w:r>
          </w:p>
          <w:p w:rsidR="00000000" w:rsidDel="00000000" w:rsidP="00000000" w:rsidRDefault="00000000" w:rsidRPr="00000000" w14:paraId="0000041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BITMAP</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1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BITNC</w:t>
            </w:r>
          </w:p>
          <w:p w:rsidR="00000000" w:rsidDel="00000000" w:rsidP="00000000" w:rsidRDefault="00000000" w:rsidRPr="00000000" w14:paraId="0000041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BITNOT</w:t>
            </w:r>
          </w:p>
          <w:p w:rsidR="00000000" w:rsidDel="00000000" w:rsidP="00000000" w:rsidRDefault="00000000" w:rsidRPr="00000000" w14:paraId="0000041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BITNZ</w:t>
            </w:r>
          </w:p>
          <w:p w:rsidR="00000000" w:rsidDel="00000000" w:rsidP="00000000" w:rsidRDefault="00000000" w:rsidRPr="00000000" w14:paraId="0000041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BITRND</w:t>
            </w:r>
            <w:r w:rsidDel="00000000" w:rsidR="00000000" w:rsidRPr="00000000">
              <w:rPr>
                <w:rtl w:val="0"/>
              </w:rPr>
            </w:r>
          </w:p>
          <w:p w:rsidR="00000000" w:rsidDel="00000000" w:rsidP="00000000" w:rsidRDefault="00000000" w:rsidRPr="00000000" w14:paraId="0000041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BITZ</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BLACK</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1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BLNPIX</w:t>
            </w: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BLUE</w:t>
            </w:r>
          </w:p>
          <w:p w:rsidR="00000000" w:rsidDel="00000000" w:rsidP="00000000" w:rsidRDefault="00000000" w:rsidRPr="00000000" w14:paraId="0000041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BMASK</w:t>
            </w:r>
          </w:p>
          <w:p w:rsidR="00000000" w:rsidDel="00000000" w:rsidP="00000000" w:rsidRDefault="00000000" w:rsidRPr="00000000" w14:paraId="0000041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BOOL</w:t>
            </w:r>
            <w:r w:rsidDel="00000000" w:rsidR="00000000" w:rsidRPr="00000000">
              <w:rPr>
                <w:rtl w:val="0"/>
              </w:rPr>
            </w:r>
          </w:p>
          <w:p w:rsidR="00000000" w:rsidDel="00000000" w:rsidP="00000000" w:rsidRDefault="00000000" w:rsidRPr="00000000" w14:paraId="0000041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BOOL_</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BOX</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2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BRK</w:t>
            </w:r>
          </w:p>
          <w:p w:rsidR="00000000" w:rsidDel="00000000" w:rsidP="00000000" w:rsidRDefault="00000000" w:rsidRPr="00000000" w14:paraId="0000042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w:t>
            </w:r>
          </w:p>
          <w:p w:rsidR="00000000" w:rsidDel="00000000" w:rsidP="00000000" w:rsidRDefault="00000000" w:rsidRPr="00000000" w14:paraId="0000042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BYTECOMP</w:t>
            </w:r>
          </w:p>
          <w:p w:rsidR="00000000" w:rsidDel="00000000" w:rsidP="00000000" w:rsidRDefault="00000000" w:rsidRPr="00000000" w14:paraId="0000042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BYTEFILL</w:t>
            </w:r>
            <w:r w:rsidDel="00000000" w:rsidR="00000000" w:rsidRPr="00000000">
              <w:rPr>
                <w:rtl w:val="0"/>
              </w:rPr>
            </w:r>
          </w:p>
          <w:p w:rsidR="00000000" w:rsidDel="00000000" w:rsidP="00000000" w:rsidRDefault="00000000" w:rsidRPr="00000000" w14:paraId="0000042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BYTEFIT</w:t>
            </w:r>
            <w:r w:rsidDel="00000000" w:rsidR="00000000" w:rsidRPr="00000000">
              <w:rPr>
                <w:rtl w:val="0"/>
              </w:rPr>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BYTEMOVE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2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BYTESWAP</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BYTES_1BIT</w:t>
            </w:r>
            <w:r w:rsidDel="00000000" w:rsidR="00000000" w:rsidRPr="00000000">
              <w:rPr>
                <w:rtl w:val="0"/>
              </w:rPr>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BYTES_2BIT</w:t>
            </w:r>
            <w:r w:rsidDel="00000000" w:rsidR="00000000" w:rsidRPr="00000000">
              <w:rPr>
                <w:rtl w:val="0"/>
              </w:rPr>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BYTES_4BIT</w:t>
            </w:r>
          </w:p>
        </w:tc>
      </w:tr>
    </w:tbl>
    <w:p w:rsidR="00000000" w:rsidDel="00000000" w:rsidP="00000000" w:rsidRDefault="00000000" w:rsidRPr="00000000" w14:paraId="0000042B">
      <w:pPr>
        <w:pStyle w:val="Heading2"/>
        <w:pageBreakBefore w:val="0"/>
        <w:rPr>
          <w:sz w:val="12"/>
          <w:szCs w:val="12"/>
        </w:rPr>
      </w:pPr>
      <w:bookmarkStart w:colFirst="0" w:colLast="0" w:name="_1dm01l1nuslg" w:id="90"/>
      <w:bookmarkEnd w:id="90"/>
      <w:r w:rsidDel="00000000" w:rsidR="00000000" w:rsidRPr="00000000">
        <w:rPr>
          <w:rtl w:val="0"/>
        </w:rPr>
        <w:t xml:space="preserve">C - D</w:t>
      </w:r>
      <w:r w:rsidDel="00000000" w:rsidR="00000000" w:rsidRPr="00000000">
        <w:rPr>
          <w:rtl w:val="0"/>
        </w:rPr>
      </w:r>
    </w:p>
    <w:tbl>
      <w:tblPr>
        <w:tblStyle w:val="Table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095"/>
        <w:gridCol w:w="1560"/>
        <w:gridCol w:w="1380"/>
        <w:gridCol w:w="1740"/>
        <w:gridCol w:w="945"/>
        <w:gridCol w:w="1350"/>
        <w:gridCol w:w="900"/>
        <w:tblGridChange w:id="0">
          <w:tblGrid>
            <w:gridCol w:w="1110"/>
            <w:gridCol w:w="1095"/>
            <w:gridCol w:w="1560"/>
            <w:gridCol w:w="1380"/>
            <w:gridCol w:w="1740"/>
            <w:gridCol w:w="945"/>
            <w:gridCol w:w="1350"/>
            <w:gridCol w:w="90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4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w:t>
            </w:r>
          </w:p>
          <w:p w:rsidR="00000000" w:rsidDel="00000000" w:rsidP="00000000" w:rsidRDefault="00000000" w:rsidRPr="00000000" w14:paraId="000004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CALLA</w:t>
            </w:r>
          </w:p>
          <w:p w:rsidR="00000000" w:rsidDel="00000000" w:rsidP="00000000" w:rsidRDefault="00000000" w:rsidRPr="00000000" w14:paraId="000004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CALLB</w:t>
            </w:r>
          </w:p>
          <w:p w:rsidR="00000000" w:rsidDel="00000000" w:rsidP="00000000" w:rsidRDefault="00000000" w:rsidRPr="00000000" w14:paraId="000004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CALLD</w:t>
            </w:r>
          </w:p>
          <w:p w:rsidR="00000000" w:rsidDel="00000000" w:rsidP="00000000" w:rsidRDefault="00000000" w:rsidRPr="00000000" w14:paraId="000004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CALLPA</w:t>
            </w:r>
          </w:p>
          <w:p w:rsidR="00000000" w:rsidDel="00000000" w:rsidP="00000000" w:rsidRDefault="00000000" w:rsidRPr="00000000" w14:paraId="000004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CALLPB</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CARTESIAN</w:t>
            </w:r>
            <w:r w:rsidDel="00000000" w:rsidR="00000000" w:rsidRPr="00000000">
              <w:rPr>
                <w:rtl w:val="0"/>
              </w:rPr>
            </w:r>
          </w:p>
          <w:p w:rsidR="00000000" w:rsidDel="00000000" w:rsidP="00000000" w:rsidRDefault="00000000" w:rsidRPr="00000000" w14:paraId="000004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CASE</w:t>
            </w:r>
          </w:p>
          <w:p w:rsidR="00000000" w:rsidDel="00000000" w:rsidP="00000000" w:rsidRDefault="00000000" w:rsidRPr="00000000" w14:paraId="000004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CASE_FAST</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CHANNEL</w:t>
            </w: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CIRCLE</w:t>
            </w:r>
            <w:r w:rsidDel="00000000" w:rsidR="00000000" w:rsidRPr="00000000">
              <w:rPr>
                <w:rtl w:val="0"/>
              </w:rPr>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CLEAR</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CLKFREQ</w:t>
            </w:r>
          </w:p>
          <w:p w:rsidR="00000000" w:rsidDel="00000000" w:rsidP="00000000" w:rsidRDefault="00000000" w:rsidRPr="00000000" w14:paraId="000004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CLKFREQ_</w:t>
            </w:r>
          </w:p>
          <w:p w:rsidR="00000000" w:rsidDel="00000000" w:rsidP="00000000" w:rsidRDefault="00000000" w:rsidRPr="00000000" w14:paraId="000004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CLKMODE</w:t>
            </w:r>
          </w:p>
          <w:p w:rsidR="00000000" w:rsidDel="00000000" w:rsidP="00000000" w:rsidRDefault="00000000" w:rsidRPr="00000000" w14:paraId="000004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CLKMODE_</w:t>
            </w:r>
          </w:p>
          <w:p w:rsidR="00000000" w:rsidDel="00000000" w:rsidP="00000000" w:rsidRDefault="00000000" w:rsidRPr="00000000" w14:paraId="000004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CLKSET</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CLOSE</w:t>
            </w:r>
            <w:r w:rsidDel="00000000" w:rsidR="00000000" w:rsidRPr="00000000">
              <w:rPr>
                <w:rtl w:val="0"/>
              </w:rPr>
            </w:r>
          </w:p>
          <w:p w:rsidR="00000000" w:rsidDel="00000000" w:rsidP="00000000" w:rsidRDefault="00000000" w:rsidRPr="00000000" w14:paraId="000004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w:t>
            </w:r>
          </w:p>
          <w:p w:rsidR="00000000" w:rsidDel="00000000" w:rsidP="00000000" w:rsidRDefault="00000000" w:rsidRPr="00000000" w14:paraId="000004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CMPM</w:t>
            </w:r>
          </w:p>
          <w:p w:rsidR="00000000" w:rsidDel="00000000" w:rsidP="00000000" w:rsidRDefault="00000000" w:rsidRPr="00000000" w14:paraId="0000044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CMPR</w:t>
            </w:r>
          </w:p>
          <w:p w:rsidR="00000000" w:rsidDel="00000000" w:rsidP="00000000" w:rsidRDefault="00000000" w:rsidRPr="00000000" w14:paraId="0000044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w:t>
            </w:r>
          </w:p>
          <w:p w:rsidR="00000000" w:rsidDel="00000000" w:rsidP="00000000" w:rsidRDefault="00000000" w:rsidRPr="00000000" w14:paraId="0000044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CMPSUB</w:t>
            </w:r>
            <w:r w:rsidDel="00000000" w:rsidR="00000000" w:rsidRPr="00000000">
              <w:rPr>
                <w:rtl w:val="0"/>
              </w:rPr>
            </w:r>
          </w:p>
          <w:p w:rsidR="00000000" w:rsidDel="00000000" w:rsidP="00000000" w:rsidRDefault="00000000" w:rsidRPr="00000000" w14:paraId="0000044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CMPSX</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CMPX</w:t>
            </w:r>
          </w:p>
          <w:p w:rsidR="00000000" w:rsidDel="00000000" w:rsidP="00000000" w:rsidRDefault="00000000" w:rsidRPr="00000000" w14:paraId="000004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COGATN</w:t>
            </w:r>
            <w:r w:rsidDel="00000000" w:rsidR="00000000" w:rsidRPr="00000000">
              <w:rPr>
                <w:rtl w:val="0"/>
              </w:rPr>
            </w:r>
          </w:p>
          <w:p w:rsidR="00000000" w:rsidDel="00000000" w:rsidP="00000000" w:rsidRDefault="00000000" w:rsidRPr="00000000" w14:paraId="000004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COGBRK</w:t>
            </w:r>
          </w:p>
          <w:p w:rsidR="00000000" w:rsidDel="00000000" w:rsidP="00000000" w:rsidRDefault="00000000" w:rsidRPr="00000000" w14:paraId="000004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COGCHK</w:t>
            </w:r>
          </w:p>
          <w:p w:rsidR="00000000" w:rsidDel="00000000" w:rsidP="00000000" w:rsidRDefault="00000000" w:rsidRPr="00000000" w14:paraId="000004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w:t>
            </w:r>
          </w:p>
          <w:p w:rsidR="00000000" w:rsidDel="00000000" w:rsidP="00000000" w:rsidRDefault="00000000" w:rsidRPr="00000000" w14:paraId="0000044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COGEXEC_NEW</w:t>
            </w:r>
          </w:p>
          <w:p w:rsidR="00000000" w:rsidDel="00000000" w:rsidP="00000000" w:rsidRDefault="00000000" w:rsidRPr="00000000" w14:paraId="0000044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COGEXEC_NEW_PAIR</w:t>
            </w:r>
          </w:p>
          <w:p w:rsidR="00000000" w:rsidDel="00000000" w:rsidP="00000000" w:rsidRDefault="00000000" w:rsidRPr="00000000" w14:paraId="0000044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COGID</w:t>
            </w:r>
          </w:p>
          <w:p w:rsidR="00000000" w:rsidDel="00000000" w:rsidP="00000000" w:rsidRDefault="00000000" w:rsidRPr="00000000" w14:paraId="0000044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COGINIT</w:t>
            </w:r>
          </w:p>
          <w:p w:rsidR="00000000" w:rsidDel="00000000" w:rsidP="00000000" w:rsidRDefault="00000000" w:rsidRPr="00000000" w14:paraId="0000044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COGSPIN</w:t>
            </w:r>
          </w:p>
          <w:p w:rsidR="00000000" w:rsidDel="00000000" w:rsidP="00000000" w:rsidRDefault="00000000" w:rsidRPr="00000000" w14:paraId="0000044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COGSTOP</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COLOR</w:t>
            </w:r>
          </w:p>
        </w:tc>
        <w:tc>
          <w:tcPr>
            <w:shd w:fill="auto" w:val="clear"/>
            <w:tcMar>
              <w:top w:w="43.2" w:type="dxa"/>
              <w:left w:w="43.2" w:type="dxa"/>
              <w:bottom w:w="43.2" w:type="dxa"/>
              <w:right w:w="43.2" w:type="dxa"/>
            </w:tcMar>
            <w:vAlign w:val="top"/>
          </w:tcPr>
          <w:p w:rsidR="00000000" w:rsidDel="00000000" w:rsidP="00000000" w:rsidRDefault="00000000" w:rsidRPr="00000000" w14:paraId="000004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COMP</w:t>
            </w:r>
          </w:p>
          <w:p w:rsidR="00000000" w:rsidDel="00000000" w:rsidP="00000000" w:rsidRDefault="00000000" w:rsidRPr="00000000" w14:paraId="000004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CON</w:t>
            </w:r>
          </w:p>
          <w:p w:rsidR="00000000" w:rsidDel="00000000" w:rsidP="00000000" w:rsidRDefault="00000000" w:rsidRPr="00000000" w14:paraId="000004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COPY</w:t>
            </w:r>
          </w:p>
          <w:p w:rsidR="00000000" w:rsidDel="00000000" w:rsidP="00000000" w:rsidRDefault="00000000" w:rsidRPr="00000000" w14:paraId="000004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CRCBIT</w:t>
            </w:r>
            <w:r w:rsidDel="00000000" w:rsidR="00000000" w:rsidRPr="00000000">
              <w:rPr>
                <w:rtl w:val="0"/>
              </w:rPr>
            </w:r>
          </w:p>
          <w:p w:rsidR="00000000" w:rsidDel="00000000" w:rsidP="00000000" w:rsidRDefault="00000000" w:rsidRPr="00000000" w14:paraId="0000045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CRCNIB</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CYAN</w:t>
            </w:r>
            <w:r w:rsidDel="00000000" w:rsidR="00000000" w:rsidRPr="00000000">
              <w:rPr>
                <w:rtl w:val="0"/>
              </w:rPr>
            </w:r>
          </w:p>
          <w:p w:rsidR="00000000" w:rsidDel="00000000" w:rsidP="00000000" w:rsidRDefault="00000000" w:rsidRPr="00000000" w14:paraId="0000045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DAT</w:t>
            </w:r>
            <w:r w:rsidDel="00000000" w:rsidR="00000000" w:rsidRPr="00000000">
              <w:rPr>
                <w:rtl w:val="0"/>
              </w:rPr>
            </w:r>
          </w:p>
          <w:p w:rsidR="00000000" w:rsidDel="00000000" w:rsidP="00000000" w:rsidRDefault="00000000" w:rsidRPr="00000000" w14:paraId="0000045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w:t>
            </w:r>
          </w:p>
          <w:p w:rsidR="00000000" w:rsidDel="00000000" w:rsidP="00000000" w:rsidRDefault="00000000" w:rsidRPr="00000000" w14:paraId="0000045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DEBUG_BAUD</w:t>
            </w:r>
          </w:p>
          <w:p w:rsidR="00000000" w:rsidDel="00000000" w:rsidP="00000000" w:rsidRDefault="00000000" w:rsidRPr="00000000" w14:paraId="0000045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DEBUG_COGINIT</w:t>
            </w:r>
          </w:p>
          <w:p w:rsidR="00000000" w:rsidDel="00000000" w:rsidP="00000000" w:rsidRDefault="00000000" w:rsidRPr="00000000" w14:paraId="0000045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DEBUG_COGS</w:t>
            </w:r>
          </w:p>
          <w:p w:rsidR="00000000" w:rsidDel="00000000" w:rsidP="00000000" w:rsidRDefault="00000000" w:rsidRPr="00000000" w14:paraId="0000045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DEBUG_DELAY</w:t>
            </w:r>
          </w:p>
        </w:tc>
        <w:tc>
          <w:tcPr>
            <w:shd w:fill="auto" w:val="clear"/>
            <w:tcMar>
              <w:top w:w="43.2" w:type="dxa"/>
              <w:left w:w="43.2" w:type="dxa"/>
              <w:bottom w:w="43.2" w:type="dxa"/>
              <w:right w:w="43.2"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DEBUG_DISPLAY_LEFT</w:t>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DEBUG_DISPLAY_TOP</w:t>
            </w:r>
            <w:r w:rsidDel="00000000" w:rsidR="00000000" w:rsidRPr="00000000">
              <w:rPr>
                <w:rtl w:val="0"/>
              </w:rPr>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DEBUG_HEIGHT</w:t>
            </w:r>
            <w:r w:rsidDel="00000000" w:rsidR="00000000" w:rsidRPr="00000000">
              <w:rPr>
                <w:rtl w:val="0"/>
              </w:rPr>
            </w:r>
          </w:p>
          <w:p w:rsidR="00000000" w:rsidDel="00000000" w:rsidP="00000000" w:rsidRDefault="00000000" w:rsidRPr="00000000" w14:paraId="0000045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DEBUG_LEFT</w:t>
            </w:r>
          </w:p>
          <w:p w:rsidR="00000000" w:rsidDel="00000000" w:rsidP="00000000" w:rsidRDefault="00000000" w:rsidRPr="00000000" w14:paraId="0000046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DEBUG_LOG_SIZE</w:t>
            </w:r>
          </w:p>
          <w:p w:rsidR="00000000" w:rsidDel="00000000" w:rsidP="00000000" w:rsidRDefault="00000000" w:rsidRPr="00000000" w14:paraId="0000046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DEBUG_MAIN</w:t>
            </w:r>
          </w:p>
          <w:p w:rsidR="00000000" w:rsidDel="00000000" w:rsidP="00000000" w:rsidRDefault="00000000" w:rsidRPr="00000000" w14:paraId="0000046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DEBUG_PIN_TX</w:t>
            </w:r>
          </w:p>
          <w:p w:rsidR="00000000" w:rsidDel="00000000" w:rsidP="00000000" w:rsidRDefault="00000000" w:rsidRPr="00000000" w14:paraId="0000046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DEBUG_PIN_RX</w:t>
            </w:r>
          </w:p>
          <w:p w:rsidR="00000000" w:rsidDel="00000000" w:rsidP="00000000" w:rsidRDefault="00000000" w:rsidRPr="00000000" w14:paraId="0000046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DEBUG_TIMESTAMP</w:t>
            </w:r>
          </w:p>
          <w:p w:rsidR="00000000" w:rsidDel="00000000" w:rsidP="00000000" w:rsidRDefault="00000000" w:rsidRPr="00000000" w14:paraId="0000046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DEBUG_TOP</w:t>
            </w:r>
          </w:p>
          <w:p w:rsidR="00000000" w:rsidDel="00000000" w:rsidP="00000000" w:rsidRDefault="00000000" w:rsidRPr="00000000" w14:paraId="0000046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DEBUG_WIDTH</w:t>
            </w:r>
          </w:p>
          <w:p w:rsidR="00000000" w:rsidDel="00000000" w:rsidP="00000000" w:rsidRDefault="00000000" w:rsidRPr="00000000" w14:paraId="0000046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DEBUG_WINDOWS_OFF</w:t>
            </w:r>
          </w:p>
        </w:tc>
        <w:tc>
          <w:tcPr>
            <w:shd w:fill="auto" w:val="clear"/>
            <w:tcMar>
              <w:top w:w="43.2" w:type="dxa"/>
              <w:left w:w="43.2" w:type="dxa"/>
              <w:bottom w:w="43.2" w:type="dxa"/>
              <w:right w:w="43.2" w:type="dxa"/>
            </w:tcMar>
            <w:vAlign w:val="top"/>
          </w:tcPr>
          <w:p w:rsidR="00000000" w:rsidDel="00000000" w:rsidP="00000000" w:rsidRDefault="00000000" w:rsidRPr="00000000" w14:paraId="000004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DECMOD</w:t>
            </w:r>
          </w:p>
          <w:p w:rsidR="00000000" w:rsidDel="00000000" w:rsidP="00000000" w:rsidRDefault="00000000" w:rsidRPr="00000000" w14:paraId="0000046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DECOD</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DEPTH</w:t>
            </w:r>
            <w:r w:rsidDel="00000000" w:rsidR="00000000" w:rsidRPr="00000000">
              <w:rPr>
                <w:rtl w:val="0"/>
              </w:rPr>
            </w:r>
          </w:p>
          <w:p w:rsidR="00000000" w:rsidDel="00000000" w:rsidP="00000000" w:rsidRDefault="00000000" w:rsidRPr="00000000" w14:paraId="0000046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DEV</w:t>
            </w:r>
          </w:p>
          <w:p w:rsidR="00000000" w:rsidDel="00000000" w:rsidP="00000000" w:rsidRDefault="00000000" w:rsidRPr="00000000" w14:paraId="0000046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DIRA</w:t>
            </w:r>
          </w:p>
          <w:p w:rsidR="00000000" w:rsidDel="00000000" w:rsidP="00000000" w:rsidRDefault="00000000" w:rsidRPr="00000000" w14:paraId="0000046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DIRB</w:t>
            </w:r>
          </w:p>
          <w:p w:rsidR="00000000" w:rsidDel="00000000" w:rsidP="00000000" w:rsidRDefault="00000000" w:rsidRPr="00000000" w14:paraId="0000046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DIRC</w:t>
            </w:r>
          </w:p>
          <w:p w:rsidR="00000000" w:rsidDel="00000000" w:rsidP="00000000" w:rsidRDefault="00000000" w:rsidRPr="00000000" w14:paraId="0000046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DIRH</w:t>
            </w:r>
          </w:p>
          <w:p w:rsidR="00000000" w:rsidDel="00000000" w:rsidP="00000000" w:rsidRDefault="00000000" w:rsidRPr="00000000" w14:paraId="0000047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DIRL</w:t>
            </w:r>
          </w:p>
          <w:p w:rsidR="00000000" w:rsidDel="00000000" w:rsidP="00000000" w:rsidRDefault="00000000" w:rsidRPr="00000000" w14:paraId="0000047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DIRNC</w:t>
            </w:r>
          </w:p>
          <w:p w:rsidR="00000000" w:rsidDel="00000000" w:rsidP="00000000" w:rsidRDefault="00000000" w:rsidRPr="00000000" w14:paraId="0000047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DIRNOT</w:t>
            </w:r>
          </w:p>
          <w:p w:rsidR="00000000" w:rsidDel="00000000" w:rsidP="00000000" w:rsidRDefault="00000000" w:rsidRPr="00000000" w14:paraId="0000047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DIRNZ</w:t>
            </w:r>
          </w:p>
        </w:tc>
        <w:tc>
          <w:tcPr>
            <w:shd w:fill="auto" w:val="clear"/>
            <w:tcMar>
              <w:top w:w="43.2" w:type="dxa"/>
              <w:left w:w="43.2" w:type="dxa"/>
              <w:bottom w:w="43.2" w:type="dxa"/>
              <w:right w:w="43.2" w:type="dxa"/>
            </w:tcMar>
            <w:vAlign w:val="top"/>
          </w:tcPr>
          <w:p w:rsidR="00000000" w:rsidDel="00000000" w:rsidP="00000000" w:rsidRDefault="00000000" w:rsidRPr="00000000" w14:paraId="0000047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DIRRND</w:t>
            </w:r>
            <w:r w:rsidDel="00000000" w:rsidR="00000000" w:rsidRPr="00000000">
              <w:rPr>
                <w:rtl w:val="0"/>
              </w:rPr>
            </w:r>
          </w:p>
          <w:p w:rsidR="00000000" w:rsidDel="00000000" w:rsidP="00000000" w:rsidRDefault="00000000" w:rsidRPr="00000000" w14:paraId="0000047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DIRZ</w:t>
            </w:r>
          </w:p>
          <w:p w:rsidR="00000000" w:rsidDel="00000000" w:rsidP="00000000" w:rsidRDefault="00000000" w:rsidRPr="00000000" w14:paraId="0000047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DJF</w:t>
            </w:r>
          </w:p>
          <w:p w:rsidR="00000000" w:rsidDel="00000000" w:rsidP="00000000" w:rsidRDefault="00000000" w:rsidRPr="00000000" w14:paraId="0000047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DJNF</w:t>
            </w:r>
          </w:p>
          <w:p w:rsidR="00000000" w:rsidDel="00000000" w:rsidP="00000000" w:rsidRDefault="00000000" w:rsidRPr="00000000" w14:paraId="0000047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DJNZ</w:t>
            </w:r>
          </w:p>
          <w:p w:rsidR="00000000" w:rsidDel="00000000" w:rsidP="00000000" w:rsidRDefault="00000000" w:rsidRPr="00000000" w14:paraId="0000047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DJZ</w:t>
            </w:r>
          </w:p>
          <w:p w:rsidR="00000000" w:rsidDel="00000000" w:rsidP="00000000" w:rsidRDefault="00000000" w:rsidRPr="00000000" w14:paraId="0000047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DLY</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DOT</w:t>
            </w:r>
            <w:r w:rsidDel="00000000" w:rsidR="00000000" w:rsidRPr="00000000">
              <w:rPr>
                <w:rtl w:val="0"/>
              </w:rPr>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DOTSIZE</w:t>
            </w:r>
            <w:r w:rsidDel="00000000" w:rsidR="00000000" w:rsidRPr="00000000">
              <w:rPr>
                <w:rtl w:val="0"/>
              </w:rPr>
            </w:r>
          </w:p>
          <w:p w:rsidR="00000000" w:rsidDel="00000000" w:rsidP="00000000" w:rsidRDefault="00000000" w:rsidRPr="00000000" w14:paraId="0000047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DOWNLOAD_BAUD</w:t>
            </w:r>
          </w:p>
          <w:p w:rsidR="00000000" w:rsidDel="00000000" w:rsidP="00000000" w:rsidRDefault="00000000" w:rsidRPr="00000000" w14:paraId="0000047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DRVC</w:t>
            </w:r>
          </w:p>
          <w:p w:rsidR="00000000" w:rsidDel="00000000" w:rsidP="00000000" w:rsidRDefault="00000000" w:rsidRPr="00000000" w14:paraId="0000047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DRVH</w:t>
            </w:r>
          </w:p>
        </w:tc>
        <w:tc>
          <w:tcPr>
            <w:shd w:fill="auto" w:val="clear"/>
            <w:tcMar>
              <w:top w:w="43.2" w:type="dxa"/>
              <w:left w:w="43.2" w:type="dxa"/>
              <w:bottom w:w="43.2" w:type="dxa"/>
              <w:right w:w="43.2" w:type="dxa"/>
            </w:tcMar>
            <w:vAlign w:val="top"/>
          </w:tcPr>
          <w:p w:rsidR="00000000" w:rsidDel="00000000" w:rsidP="00000000" w:rsidRDefault="00000000" w:rsidRPr="00000000" w14:paraId="0000048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DRVL</w:t>
            </w:r>
          </w:p>
          <w:p w:rsidR="00000000" w:rsidDel="00000000" w:rsidP="00000000" w:rsidRDefault="00000000" w:rsidRPr="00000000" w14:paraId="0000048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DRVNC</w:t>
            </w:r>
          </w:p>
          <w:p w:rsidR="00000000" w:rsidDel="00000000" w:rsidP="00000000" w:rsidRDefault="00000000" w:rsidRPr="00000000" w14:paraId="0000048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DRVNOT</w:t>
            </w:r>
          </w:p>
          <w:p w:rsidR="00000000" w:rsidDel="00000000" w:rsidP="00000000" w:rsidRDefault="00000000" w:rsidRPr="00000000" w14:paraId="0000048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DRVRND</w:t>
            </w:r>
          </w:p>
          <w:p w:rsidR="00000000" w:rsidDel="00000000" w:rsidP="00000000" w:rsidRDefault="00000000" w:rsidRPr="00000000" w14:paraId="0000048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DRVZ</w:t>
            </w:r>
          </w:p>
        </w:tc>
      </w:tr>
    </w:tbl>
    <w:p w:rsidR="00000000" w:rsidDel="00000000" w:rsidP="00000000" w:rsidRDefault="00000000" w:rsidRPr="00000000" w14:paraId="00000485">
      <w:pPr>
        <w:pStyle w:val="Heading2"/>
        <w:rPr/>
      </w:pPr>
      <w:bookmarkStart w:colFirst="0" w:colLast="0" w:name="_ky6mbj2ov5p4" w:id="91"/>
      <w:bookmarkEnd w:id="91"/>
      <w:r w:rsidDel="00000000" w:rsidR="00000000" w:rsidRPr="00000000">
        <w:rPr>
          <w:rtl w:val="0"/>
        </w:rPr>
        <w:t xml:space="preserve">E - F</w:t>
      </w:r>
    </w:p>
    <w:tbl>
      <w:tblPr>
        <w:tblStyle w:val="Table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30"/>
        <w:gridCol w:w="930"/>
        <w:gridCol w:w="915"/>
        <w:gridCol w:w="885"/>
        <w:gridCol w:w="1230"/>
        <w:gridCol w:w="1320"/>
        <w:gridCol w:w="720"/>
        <w:gridCol w:w="780"/>
        <w:gridCol w:w="735"/>
        <w:gridCol w:w="765"/>
        <w:tblGridChange w:id="0">
          <w:tblGrid>
            <w:gridCol w:w="870"/>
            <w:gridCol w:w="930"/>
            <w:gridCol w:w="930"/>
            <w:gridCol w:w="915"/>
            <w:gridCol w:w="885"/>
            <w:gridCol w:w="1230"/>
            <w:gridCol w:w="1320"/>
            <w:gridCol w:w="720"/>
            <w:gridCol w:w="780"/>
            <w:gridCol w:w="735"/>
            <w:gridCol w:w="76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48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w:t>
            </w:r>
          </w:p>
          <w:p w:rsidR="00000000" w:rsidDel="00000000" w:rsidP="00000000" w:rsidRDefault="00000000" w:rsidRPr="00000000" w14:paraId="0000048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ELSEIF</w:t>
            </w:r>
          </w:p>
          <w:p w:rsidR="00000000" w:rsidDel="00000000" w:rsidP="00000000" w:rsidRDefault="00000000" w:rsidRPr="00000000" w14:paraId="0000048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ELSEIFNOT</w:t>
            </w:r>
            <w:r w:rsidDel="00000000" w:rsidR="00000000" w:rsidRPr="00000000">
              <w:rPr>
                <w:rtl w:val="0"/>
              </w:rPr>
            </w:r>
          </w:p>
          <w:p w:rsidR="00000000" w:rsidDel="00000000" w:rsidP="00000000" w:rsidRDefault="00000000" w:rsidRPr="00000000" w14:paraId="0000048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ENCOD</w:t>
            </w:r>
            <w:r w:rsidDel="00000000" w:rsidR="00000000" w:rsidRPr="00000000">
              <w:rPr>
                <w:rtl w:val="0"/>
              </w:rPr>
            </w:r>
          </w:p>
          <w:p w:rsidR="00000000" w:rsidDel="00000000" w:rsidP="00000000" w:rsidRDefault="00000000" w:rsidRPr="00000000" w14:paraId="0000048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w:t>
            </w:r>
          </w:p>
        </w:tc>
        <w:tc>
          <w:tcPr>
            <w:shd w:fill="auto" w:val="clear"/>
            <w:tcMar>
              <w:top w:w="43.2" w:type="dxa"/>
              <w:left w:w="43.2" w:type="dxa"/>
              <w:bottom w:w="43.2" w:type="dxa"/>
              <w:right w:w="43.2" w:type="dxa"/>
            </w:tcMar>
            <w:vAlign w:val="top"/>
          </w:tcPr>
          <w:p w:rsidR="00000000" w:rsidDel="00000000" w:rsidP="00000000" w:rsidRDefault="00000000" w:rsidRPr="00000000" w14:paraId="0000048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EVENT_ATN</w:t>
            </w:r>
          </w:p>
          <w:p w:rsidR="00000000" w:rsidDel="00000000" w:rsidP="00000000" w:rsidRDefault="00000000" w:rsidRPr="00000000" w14:paraId="0000048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EVENT_CT1</w:t>
            </w:r>
          </w:p>
          <w:p w:rsidR="00000000" w:rsidDel="00000000" w:rsidP="00000000" w:rsidRDefault="00000000" w:rsidRPr="00000000" w14:paraId="0000048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EVENT_CT2</w:t>
            </w:r>
          </w:p>
          <w:p w:rsidR="00000000" w:rsidDel="00000000" w:rsidP="00000000" w:rsidRDefault="00000000" w:rsidRPr="00000000" w14:paraId="0000048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EVENT_CT3</w:t>
            </w:r>
          </w:p>
          <w:p w:rsidR="00000000" w:rsidDel="00000000" w:rsidP="00000000" w:rsidRDefault="00000000" w:rsidRPr="00000000" w14:paraId="0000048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EVENT_FBW</w:t>
            </w:r>
          </w:p>
        </w:tc>
        <w:tc>
          <w:tcPr>
            <w:shd w:fill="auto" w:val="clear"/>
            <w:tcMar>
              <w:top w:w="43.2" w:type="dxa"/>
              <w:left w:w="43.2" w:type="dxa"/>
              <w:bottom w:w="43.2" w:type="dxa"/>
              <w:right w:w="43.2" w:type="dxa"/>
            </w:tcMar>
            <w:vAlign w:val="top"/>
          </w:tcPr>
          <w:p w:rsidR="00000000" w:rsidDel="00000000" w:rsidP="00000000" w:rsidRDefault="00000000" w:rsidRPr="00000000" w14:paraId="0000049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EVENT_INT</w:t>
            </w:r>
          </w:p>
          <w:p w:rsidR="00000000" w:rsidDel="00000000" w:rsidP="00000000" w:rsidRDefault="00000000" w:rsidRPr="00000000" w14:paraId="0000049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EVENT_PAT</w:t>
            </w:r>
          </w:p>
          <w:p w:rsidR="00000000" w:rsidDel="00000000" w:rsidP="00000000" w:rsidRDefault="00000000" w:rsidRPr="00000000" w14:paraId="0000049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EVENT_QMT</w:t>
            </w:r>
          </w:p>
          <w:p w:rsidR="00000000" w:rsidDel="00000000" w:rsidP="00000000" w:rsidRDefault="00000000" w:rsidRPr="00000000" w14:paraId="0000049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EVENT_SE1</w:t>
            </w:r>
          </w:p>
          <w:p w:rsidR="00000000" w:rsidDel="00000000" w:rsidP="00000000" w:rsidRDefault="00000000" w:rsidRPr="00000000" w14:paraId="0000049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EVENT_SE2</w:t>
            </w:r>
          </w:p>
        </w:tc>
        <w:tc>
          <w:tcPr>
            <w:shd w:fill="auto" w:val="clear"/>
            <w:tcMar>
              <w:top w:w="43.2" w:type="dxa"/>
              <w:left w:w="43.2" w:type="dxa"/>
              <w:bottom w:w="43.2" w:type="dxa"/>
              <w:right w:w="43.2" w:type="dxa"/>
            </w:tcMar>
            <w:vAlign w:val="top"/>
          </w:tcPr>
          <w:p w:rsidR="00000000" w:rsidDel="00000000" w:rsidP="00000000" w:rsidRDefault="00000000" w:rsidRPr="00000000" w14:paraId="0000049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EVENT_SE3</w:t>
            </w:r>
          </w:p>
          <w:p w:rsidR="00000000" w:rsidDel="00000000" w:rsidP="00000000" w:rsidRDefault="00000000" w:rsidRPr="00000000" w14:paraId="0000049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EVENT_SE4</w:t>
            </w:r>
          </w:p>
          <w:p w:rsidR="00000000" w:rsidDel="00000000" w:rsidP="00000000" w:rsidRDefault="00000000" w:rsidRPr="00000000" w14:paraId="0000049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EVENT_XFI</w:t>
            </w:r>
          </w:p>
          <w:p w:rsidR="00000000" w:rsidDel="00000000" w:rsidP="00000000" w:rsidRDefault="00000000" w:rsidRPr="00000000" w14:paraId="0000049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EVENT_XMT</w:t>
            </w:r>
          </w:p>
          <w:p w:rsidR="00000000" w:rsidDel="00000000" w:rsidP="00000000" w:rsidRDefault="00000000" w:rsidRPr="00000000" w14:paraId="0000049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EVENT_XRL</w:t>
            </w:r>
          </w:p>
        </w:tc>
        <w:tc>
          <w:tcPr>
            <w:shd w:fill="auto" w:val="clear"/>
            <w:tcMar>
              <w:top w:w="43.2" w:type="dxa"/>
              <w:left w:w="43.2" w:type="dxa"/>
              <w:bottom w:w="43.2" w:type="dxa"/>
              <w:right w:w="43.2" w:type="dxa"/>
            </w:tcMar>
            <w:vAlign w:val="top"/>
          </w:tcPr>
          <w:p w:rsidR="00000000" w:rsidDel="00000000" w:rsidP="00000000" w:rsidRDefault="00000000" w:rsidRPr="00000000" w14:paraId="0000049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EVENT_XRO</w:t>
            </w:r>
          </w:p>
          <w:p w:rsidR="00000000" w:rsidDel="00000000" w:rsidP="00000000" w:rsidRDefault="00000000" w:rsidRPr="00000000" w14:paraId="0000049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EXECF</w:t>
            </w:r>
          </w:p>
          <w:p w:rsidR="00000000" w:rsidDel="00000000" w:rsidP="00000000" w:rsidRDefault="00000000" w:rsidRPr="00000000" w14:paraId="0000049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FABS</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FALSE</w:t>
            </w:r>
            <w:r w:rsidDel="00000000" w:rsidR="00000000" w:rsidRPr="00000000">
              <w:rPr>
                <w:rtl w:val="0"/>
              </w:rPr>
            </w:r>
          </w:p>
          <w:p w:rsidR="00000000" w:rsidDel="00000000" w:rsidP="00000000" w:rsidRDefault="00000000" w:rsidRPr="00000000" w14:paraId="0000049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FBLOCK</w:t>
            </w:r>
          </w:p>
        </w:tc>
        <w:tc>
          <w:tcPr>
            <w:shd w:fill="auto" w:val="clear"/>
            <w:tcMar>
              <w:top w:w="43.2" w:type="dxa"/>
              <w:left w:w="43.2" w:type="dxa"/>
              <w:bottom w:w="43.2" w:type="dxa"/>
              <w:right w:w="43.2" w:type="dxa"/>
            </w:tcMar>
            <w:vAlign w:val="top"/>
          </w:tcPr>
          <w:p w:rsidR="00000000" w:rsidDel="00000000" w:rsidP="00000000" w:rsidRDefault="00000000" w:rsidRPr="00000000" w14:paraId="0000049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w:t>
            </w:r>
          </w:p>
          <w:p w:rsidR="00000000" w:rsidDel="00000000" w:rsidP="00000000" w:rsidRDefault="00000000" w:rsidRPr="00000000" w14:paraId="000004A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w:t>
            </w:r>
          </w:p>
          <w:p w:rsidR="00000000" w:rsidDel="00000000" w:rsidP="00000000" w:rsidRDefault="00000000" w:rsidRPr="00000000" w14:paraId="000004A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FDEC_ARRAY</w:t>
            </w:r>
          </w:p>
          <w:p w:rsidR="00000000" w:rsidDel="00000000" w:rsidP="00000000" w:rsidRDefault="00000000" w:rsidRPr="00000000" w14:paraId="000004A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FDEC_ARRAY_</w:t>
            </w:r>
          </w:p>
          <w:p w:rsidR="00000000" w:rsidDel="00000000" w:rsidP="00000000" w:rsidRDefault="00000000" w:rsidRPr="00000000" w14:paraId="000004A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FDEC_REG_ARRAY</w:t>
            </w:r>
          </w:p>
        </w:tc>
        <w:tc>
          <w:tcPr>
            <w:shd w:fill="auto" w:val="clear"/>
            <w:tcMar>
              <w:top w:w="43.2" w:type="dxa"/>
              <w:left w:w="43.2" w:type="dxa"/>
              <w:bottom w:w="43.2" w:type="dxa"/>
              <w:right w:w="43.2" w:type="dxa"/>
            </w:tcMar>
            <w:vAlign w:val="top"/>
          </w:tcPr>
          <w:p w:rsidR="00000000" w:rsidDel="00000000" w:rsidP="00000000" w:rsidRDefault="00000000" w:rsidRPr="00000000" w14:paraId="000004A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FDEC_REG_ARRAY_</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FFT</w:t>
            </w:r>
            <w:r w:rsidDel="00000000" w:rsidR="00000000" w:rsidRPr="00000000">
              <w:rPr>
                <w:rtl w:val="0"/>
              </w:rPr>
            </w:r>
          </w:p>
          <w:p w:rsidR="00000000" w:rsidDel="00000000" w:rsidP="00000000" w:rsidRDefault="00000000" w:rsidRPr="00000000" w14:paraId="000004A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FGE</w:t>
            </w:r>
          </w:p>
          <w:p w:rsidR="00000000" w:rsidDel="00000000" w:rsidP="00000000" w:rsidRDefault="00000000" w:rsidRPr="00000000" w14:paraId="000004A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FGES</w:t>
            </w:r>
          </w:p>
          <w:p w:rsidR="00000000" w:rsidDel="00000000" w:rsidP="00000000" w:rsidRDefault="00000000" w:rsidRPr="00000000" w14:paraId="000004A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FILE</w:t>
            </w:r>
          </w:p>
        </w:tc>
        <w:tc>
          <w:tcPr>
            <w:shd w:fill="auto" w:val="clear"/>
            <w:tcMar>
              <w:top w:w="43.2" w:type="dxa"/>
              <w:left w:w="43.2" w:type="dxa"/>
              <w:bottom w:w="43.2" w:type="dxa"/>
              <w:right w:w="43.2" w:type="dxa"/>
            </w:tcMar>
            <w:vAlign w:val="top"/>
          </w:tcPr>
          <w:p w:rsidR="00000000" w:rsidDel="00000000" w:rsidP="00000000" w:rsidRDefault="00000000" w:rsidRPr="00000000" w14:paraId="000004A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FIT</w:t>
            </w:r>
          </w:p>
          <w:p w:rsidR="00000000" w:rsidDel="00000000" w:rsidP="00000000" w:rsidRDefault="00000000" w:rsidRPr="00000000" w14:paraId="000004A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FIELD</w:t>
            </w:r>
          </w:p>
          <w:p w:rsidR="00000000" w:rsidDel="00000000" w:rsidP="00000000" w:rsidRDefault="00000000" w:rsidRPr="00000000" w14:paraId="000004A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FILL</w:t>
            </w:r>
          </w:p>
          <w:p w:rsidR="00000000" w:rsidDel="00000000" w:rsidP="00000000" w:rsidRDefault="00000000" w:rsidRPr="00000000" w14:paraId="000004A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FLE</w:t>
            </w:r>
          </w:p>
          <w:p w:rsidR="00000000" w:rsidDel="00000000" w:rsidP="00000000" w:rsidRDefault="00000000" w:rsidRPr="00000000" w14:paraId="000004A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FLES</w:t>
            </w:r>
          </w:p>
        </w:tc>
        <w:tc>
          <w:tcPr>
            <w:shd w:fill="auto" w:val="clear"/>
            <w:tcMar>
              <w:top w:w="43.2" w:type="dxa"/>
              <w:left w:w="43.2" w:type="dxa"/>
              <w:bottom w:w="43.2" w:type="dxa"/>
              <w:right w:w="43.2" w:type="dxa"/>
            </w:tcMar>
            <w:vAlign w:val="top"/>
          </w:tcPr>
          <w:p w:rsidR="00000000" w:rsidDel="00000000" w:rsidP="00000000" w:rsidRDefault="00000000" w:rsidRPr="00000000" w14:paraId="000004A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FLOAT</w:t>
            </w:r>
          </w:p>
          <w:p w:rsidR="00000000" w:rsidDel="00000000" w:rsidP="00000000" w:rsidRDefault="00000000" w:rsidRPr="00000000" w14:paraId="000004A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FLTC</w:t>
            </w:r>
          </w:p>
          <w:p w:rsidR="00000000" w:rsidDel="00000000" w:rsidP="00000000" w:rsidRDefault="00000000" w:rsidRPr="00000000" w14:paraId="000004B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FLTH</w:t>
            </w:r>
          </w:p>
          <w:p w:rsidR="00000000" w:rsidDel="00000000" w:rsidP="00000000" w:rsidRDefault="00000000" w:rsidRPr="00000000" w14:paraId="000004B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FLTL</w:t>
            </w:r>
          </w:p>
          <w:p w:rsidR="00000000" w:rsidDel="00000000" w:rsidP="00000000" w:rsidRDefault="00000000" w:rsidRPr="00000000" w14:paraId="000004B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FLTNC</w:t>
            </w:r>
          </w:p>
        </w:tc>
        <w:tc>
          <w:tcPr>
            <w:shd w:fill="auto" w:val="clear"/>
            <w:tcMar>
              <w:top w:w="43.2" w:type="dxa"/>
              <w:left w:w="43.2" w:type="dxa"/>
              <w:bottom w:w="43.2" w:type="dxa"/>
              <w:right w:w="43.2" w:type="dxa"/>
            </w:tcMar>
            <w:vAlign w:val="top"/>
          </w:tcPr>
          <w:p w:rsidR="00000000" w:rsidDel="00000000" w:rsidP="00000000" w:rsidRDefault="00000000" w:rsidRPr="00000000" w14:paraId="000004B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FLTNOT</w:t>
            </w:r>
          </w:p>
          <w:p w:rsidR="00000000" w:rsidDel="00000000" w:rsidP="00000000" w:rsidRDefault="00000000" w:rsidRPr="00000000" w14:paraId="000004B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FLTNZ</w:t>
            </w:r>
          </w:p>
          <w:p w:rsidR="00000000" w:rsidDel="00000000" w:rsidP="00000000" w:rsidRDefault="00000000" w:rsidRPr="00000000" w14:paraId="000004B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FLTRND</w:t>
            </w:r>
            <w:r w:rsidDel="00000000" w:rsidR="00000000" w:rsidRPr="00000000">
              <w:rPr>
                <w:rtl w:val="0"/>
              </w:rPr>
            </w:r>
          </w:p>
          <w:p w:rsidR="00000000" w:rsidDel="00000000" w:rsidP="00000000" w:rsidRDefault="00000000" w:rsidRPr="00000000" w14:paraId="000004B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FLTZ</w:t>
            </w:r>
          </w:p>
          <w:p w:rsidR="00000000" w:rsidDel="00000000" w:rsidP="00000000" w:rsidRDefault="00000000" w:rsidRPr="00000000" w14:paraId="000004B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FRAC</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B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FROM</w:t>
            </w:r>
          </w:p>
          <w:p w:rsidR="00000000" w:rsidDel="00000000" w:rsidP="00000000" w:rsidRDefault="00000000" w:rsidRPr="00000000" w14:paraId="000004B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FSQRT</w:t>
            </w:r>
          </w:p>
          <w:p w:rsidR="00000000" w:rsidDel="00000000" w:rsidP="00000000" w:rsidRDefault="00000000" w:rsidRPr="00000000" w14:paraId="000004B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FVAR</w:t>
            </w:r>
          </w:p>
          <w:p w:rsidR="00000000" w:rsidDel="00000000" w:rsidP="00000000" w:rsidRDefault="00000000" w:rsidRPr="00000000" w14:paraId="000004B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FVARS</w:t>
            </w:r>
          </w:p>
        </w:tc>
      </w:tr>
    </w:tbl>
    <w:p w:rsidR="00000000" w:rsidDel="00000000" w:rsidP="00000000" w:rsidRDefault="00000000" w:rsidRPr="00000000" w14:paraId="000004BC">
      <w:pPr>
        <w:pStyle w:val="Heading2"/>
        <w:rPr/>
      </w:pPr>
      <w:bookmarkStart w:colFirst="0" w:colLast="0" w:name="_y78ihk1mdgxj" w:id="92"/>
      <w:bookmarkEnd w:id="92"/>
      <w:r w:rsidDel="00000000" w:rsidR="00000000" w:rsidRPr="00000000">
        <w:rPr>
          <w:rtl w:val="0"/>
        </w:rPr>
        <w:t xml:space="preserve">G - H</w:t>
      </w:r>
    </w:p>
    <w:tbl>
      <w:tblPr>
        <w:tblStyle w:val="Table1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1005"/>
        <w:gridCol w:w="975"/>
        <w:gridCol w:w="1065"/>
        <w:gridCol w:w="900"/>
        <w:gridCol w:w="870"/>
        <w:gridCol w:w="870"/>
        <w:gridCol w:w="1110"/>
        <w:gridCol w:w="1290"/>
        <w:tblGridChange w:id="0">
          <w:tblGrid>
            <w:gridCol w:w="1035"/>
            <w:gridCol w:w="960"/>
            <w:gridCol w:w="1005"/>
            <w:gridCol w:w="975"/>
            <w:gridCol w:w="1065"/>
            <w:gridCol w:w="900"/>
            <w:gridCol w:w="870"/>
            <w:gridCol w:w="870"/>
            <w:gridCol w:w="1110"/>
            <w:gridCol w:w="1290"/>
          </w:tblGrid>
        </w:tblGridChange>
      </w:tblGrid>
      <w:tr>
        <w:trPr>
          <w:cantSplit w:val="0"/>
          <w:trHeight w:val="195.9375"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4B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GETBRK</w:t>
            </w:r>
            <w:r w:rsidDel="00000000" w:rsidR="00000000" w:rsidRPr="00000000">
              <w:rPr>
                <w:rtl w:val="0"/>
              </w:rPr>
            </w:r>
          </w:p>
          <w:p w:rsidR="00000000" w:rsidDel="00000000" w:rsidP="00000000" w:rsidRDefault="00000000" w:rsidRPr="00000000" w14:paraId="000004B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GETBYTE</w:t>
            </w:r>
          </w:p>
          <w:p w:rsidR="00000000" w:rsidDel="00000000" w:rsidP="00000000" w:rsidRDefault="00000000" w:rsidRPr="00000000" w14:paraId="000004B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GETCRC</w:t>
            </w:r>
          </w:p>
        </w:tc>
        <w:tc>
          <w:tcPr>
            <w:shd w:fill="auto" w:val="clear"/>
            <w:tcMar>
              <w:top w:w="43.2" w:type="dxa"/>
              <w:left w:w="43.2" w:type="dxa"/>
              <w:bottom w:w="43.2" w:type="dxa"/>
              <w:right w:w="43.2" w:type="dxa"/>
            </w:tcMar>
            <w:vAlign w:val="top"/>
          </w:tcPr>
          <w:p w:rsidR="00000000" w:rsidDel="00000000" w:rsidP="00000000" w:rsidRDefault="00000000" w:rsidRPr="00000000" w14:paraId="000004C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GETCT</w:t>
            </w:r>
          </w:p>
          <w:p w:rsidR="00000000" w:rsidDel="00000000" w:rsidP="00000000" w:rsidRDefault="00000000" w:rsidRPr="00000000" w14:paraId="000004C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GETMS</w:t>
            </w:r>
            <w:r w:rsidDel="00000000" w:rsidR="00000000" w:rsidRPr="00000000">
              <w:rPr>
                <w:rtl w:val="0"/>
              </w:rPr>
            </w:r>
          </w:p>
          <w:p w:rsidR="00000000" w:rsidDel="00000000" w:rsidP="00000000" w:rsidRDefault="00000000" w:rsidRPr="00000000" w14:paraId="000004C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GETNIB</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C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GETPTR</w:t>
            </w:r>
          </w:p>
          <w:p w:rsidR="00000000" w:rsidDel="00000000" w:rsidP="00000000" w:rsidRDefault="00000000" w:rsidRPr="00000000" w14:paraId="000004C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GETQX</w:t>
            </w:r>
          </w:p>
          <w:p w:rsidR="00000000" w:rsidDel="00000000" w:rsidP="00000000" w:rsidRDefault="00000000" w:rsidRPr="00000000" w14:paraId="000004C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GETQY</w:t>
            </w:r>
          </w:p>
        </w:tc>
        <w:tc>
          <w:tcPr>
            <w:shd w:fill="auto" w:val="clear"/>
            <w:tcMar>
              <w:top w:w="43.2" w:type="dxa"/>
              <w:left w:w="43.2" w:type="dxa"/>
              <w:bottom w:w="43.2" w:type="dxa"/>
              <w:right w:w="43.2"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GETREGS</w:t>
            </w:r>
            <w:r w:rsidDel="00000000" w:rsidR="00000000" w:rsidRPr="00000000">
              <w:rPr>
                <w:rtl w:val="0"/>
              </w:rPr>
            </w:r>
          </w:p>
          <w:p w:rsidR="00000000" w:rsidDel="00000000" w:rsidP="00000000" w:rsidRDefault="00000000" w:rsidRPr="00000000" w14:paraId="000004C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GETRND</w:t>
            </w:r>
            <w:r w:rsidDel="00000000" w:rsidR="00000000" w:rsidRPr="00000000">
              <w:rPr>
                <w:rtl w:val="0"/>
              </w:rPr>
            </w:r>
          </w:p>
          <w:p w:rsidR="00000000" w:rsidDel="00000000" w:rsidP="00000000" w:rsidRDefault="00000000" w:rsidRPr="00000000" w14:paraId="000004C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GETSCP</w:t>
            </w:r>
          </w:p>
        </w:tc>
        <w:tc>
          <w:tcPr>
            <w:shd w:fill="auto" w:val="clear"/>
            <w:tcMar>
              <w:top w:w="43.2" w:type="dxa"/>
              <w:left w:w="43.2" w:type="dxa"/>
              <w:bottom w:w="43.2" w:type="dxa"/>
              <w:right w:w="43.2" w:type="dxa"/>
            </w:tcMar>
            <w:vAlign w:val="top"/>
          </w:tcPr>
          <w:p w:rsidR="00000000" w:rsidDel="00000000" w:rsidP="00000000" w:rsidRDefault="00000000" w:rsidRPr="00000000" w14:paraId="000004C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GETSEC</w:t>
            </w:r>
          </w:p>
          <w:p w:rsidR="00000000" w:rsidDel="00000000" w:rsidP="00000000" w:rsidRDefault="00000000" w:rsidRPr="00000000" w14:paraId="000004C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GETWORD</w:t>
            </w:r>
          </w:p>
          <w:p w:rsidR="00000000" w:rsidDel="00000000" w:rsidP="00000000" w:rsidRDefault="00000000" w:rsidRPr="00000000" w14:paraId="000004C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GETXACC</w:t>
            </w:r>
          </w:p>
        </w:tc>
        <w:tc>
          <w:tcPr>
            <w:shd w:fill="auto" w:val="clear"/>
            <w:tcMar>
              <w:top w:w="43.2" w:type="dxa"/>
              <w:left w:w="43.2" w:type="dxa"/>
              <w:bottom w:w="43.2" w:type="dxa"/>
              <w:right w:w="43.2" w:type="dxa"/>
            </w:tcMar>
            <w:vAlign w:val="top"/>
          </w:tcPr>
          <w:p w:rsidR="00000000" w:rsidDel="00000000" w:rsidP="00000000" w:rsidRDefault="00000000" w:rsidRPr="00000000" w14:paraId="000004C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GRAY</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GREEN</w:t>
            </w:r>
            <w:r w:rsidDel="00000000" w:rsidR="00000000" w:rsidRPr="00000000">
              <w:rPr>
                <w:rtl w:val="0"/>
              </w:rPr>
            </w:r>
          </w:p>
          <w:p w:rsidR="00000000" w:rsidDel="00000000" w:rsidP="00000000" w:rsidRDefault="00000000" w:rsidRPr="00000000" w14:paraId="000004C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GREY</w:t>
            </w:r>
          </w:p>
        </w:tc>
        <w:tc>
          <w:tcPr>
            <w:shd w:fill="auto" w:val="clear"/>
            <w:tcMar>
              <w:top w:w="43.2" w:type="dxa"/>
              <w:left w:w="43.2" w:type="dxa"/>
              <w:bottom w:w="43.2" w:type="dxa"/>
              <w:right w:w="43.2"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HIDEXY</w:t>
            </w: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HOLDOFF</w:t>
            </w:r>
            <w:r w:rsidDel="00000000" w:rsidR="00000000" w:rsidRPr="00000000">
              <w:rPr>
                <w:rtl w:val="0"/>
              </w:rPr>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HSV16W</w:t>
            </w:r>
            <w:r w:rsidDel="00000000" w:rsidR="00000000" w:rsidRPr="00000000">
              <w:rPr>
                <w:rtl w:val="0"/>
              </w:rPr>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HSV16X</w:t>
            </w: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HSV8W</w:t>
            </w:r>
            <w:r w:rsidDel="00000000" w:rsidR="00000000" w:rsidRPr="00000000">
              <w:rPr>
                <w:rtl w:val="0"/>
              </w:rPr>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HSV8X</w:t>
            </w:r>
            <w:r w:rsidDel="00000000" w:rsidR="00000000" w:rsidRPr="00000000">
              <w:rPr>
                <w:rtl w:val="0"/>
              </w:rPr>
            </w:r>
          </w:p>
          <w:p w:rsidR="00000000" w:rsidDel="00000000" w:rsidP="00000000" w:rsidRDefault="00000000" w:rsidRPr="00000000" w14:paraId="000004D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w:t>
            </w:r>
          </w:p>
        </w:tc>
        <w:tc>
          <w:tcPr>
            <w:shd w:fill="auto" w:val="clear"/>
            <w:tcMar>
              <w:top w:w="43.2" w:type="dxa"/>
              <w:left w:w="43.2" w:type="dxa"/>
              <w:bottom w:w="43.2" w:type="dxa"/>
              <w:right w:w="43.2" w:type="dxa"/>
            </w:tcMar>
            <w:vAlign w:val="top"/>
          </w:tcPr>
          <w:p w:rsidR="00000000" w:rsidDel="00000000" w:rsidP="00000000" w:rsidRDefault="00000000" w:rsidRPr="00000000" w14:paraId="000004D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HUBEXEC_NEW</w:t>
            </w:r>
          </w:p>
          <w:p w:rsidR="00000000" w:rsidDel="00000000" w:rsidP="00000000" w:rsidRDefault="00000000" w:rsidRPr="00000000" w14:paraId="000004D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HUBEXEC_NEW_PAIR</w:t>
            </w:r>
          </w:p>
          <w:p w:rsidR="00000000" w:rsidDel="00000000" w:rsidP="00000000" w:rsidRDefault="00000000" w:rsidRPr="00000000" w14:paraId="000004D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HUBSET</w:t>
            </w:r>
          </w:p>
        </w:tc>
      </w:tr>
    </w:tbl>
    <w:p w:rsidR="00000000" w:rsidDel="00000000" w:rsidP="00000000" w:rsidRDefault="00000000" w:rsidRPr="00000000" w14:paraId="000004DB">
      <w:pPr>
        <w:pStyle w:val="Heading2"/>
        <w:pageBreakBefore w:val="0"/>
        <w:rPr/>
      </w:pPr>
      <w:bookmarkStart w:colFirst="0" w:colLast="0" w:name="_sj8nujvlw6hl" w:id="93"/>
      <w:bookmarkEnd w:id="93"/>
      <w:r w:rsidDel="00000000" w:rsidR="00000000" w:rsidRPr="00000000">
        <w:rPr>
          <w:rtl w:val="0"/>
        </w:rPr>
        <w:t xml:space="preserve">I - J</w:t>
      </w:r>
    </w:p>
    <w:tbl>
      <w:tblPr>
        <w:tblStyle w:val="Table11"/>
        <w:tblW w:w="10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75"/>
        <w:gridCol w:w="1185"/>
        <w:gridCol w:w="1155"/>
        <w:gridCol w:w="1125"/>
        <w:gridCol w:w="1095"/>
        <w:gridCol w:w="960"/>
        <w:gridCol w:w="885"/>
        <w:gridCol w:w="915"/>
        <w:gridCol w:w="870"/>
        <w:gridCol w:w="750"/>
        <w:tblGridChange w:id="0">
          <w:tblGrid>
            <w:gridCol w:w="915"/>
            <w:gridCol w:w="975"/>
            <w:gridCol w:w="1185"/>
            <w:gridCol w:w="1155"/>
            <w:gridCol w:w="1125"/>
            <w:gridCol w:w="1095"/>
            <w:gridCol w:w="960"/>
            <w:gridCol w:w="885"/>
            <w:gridCol w:w="915"/>
            <w:gridCol w:w="870"/>
            <w:gridCol w:w="75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4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w:t>
            </w:r>
          </w:p>
          <w:p w:rsidR="00000000" w:rsidDel="00000000" w:rsidP="00000000" w:rsidRDefault="00000000" w:rsidRPr="00000000" w14:paraId="000004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w:t>
            </w:r>
          </w:p>
          <w:p w:rsidR="00000000" w:rsidDel="00000000" w:rsidP="00000000" w:rsidRDefault="00000000" w:rsidRPr="00000000" w14:paraId="000004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IF_0000</w:t>
            </w:r>
          </w:p>
          <w:p w:rsidR="00000000" w:rsidDel="00000000" w:rsidP="00000000" w:rsidRDefault="00000000" w:rsidRPr="00000000" w14:paraId="000004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IF_0001</w:t>
            </w:r>
          </w:p>
          <w:p w:rsidR="00000000" w:rsidDel="00000000" w:rsidP="00000000" w:rsidRDefault="00000000" w:rsidRPr="00000000" w14:paraId="000004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IF_0010</w:t>
            </w:r>
          </w:p>
          <w:p w:rsidR="00000000" w:rsidDel="00000000" w:rsidP="00000000" w:rsidRDefault="00000000" w:rsidRPr="00000000" w14:paraId="000004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IF_0011</w:t>
            </w:r>
          </w:p>
          <w:p w:rsidR="00000000" w:rsidDel="00000000" w:rsidP="00000000" w:rsidRDefault="00000000" w:rsidRPr="00000000" w14:paraId="000004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w:t>
            </w:r>
          </w:p>
          <w:p w:rsidR="00000000" w:rsidDel="00000000" w:rsidP="00000000" w:rsidRDefault="00000000" w:rsidRPr="00000000" w14:paraId="000004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IF_0100</w:t>
            </w:r>
          </w:p>
          <w:p w:rsidR="00000000" w:rsidDel="00000000" w:rsidP="00000000" w:rsidRDefault="00000000" w:rsidRPr="00000000" w14:paraId="000004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IF_0101</w:t>
            </w:r>
          </w:p>
          <w:p w:rsidR="00000000" w:rsidDel="00000000" w:rsidP="00000000" w:rsidRDefault="00000000" w:rsidRPr="00000000" w14:paraId="000004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IF_0110</w:t>
            </w:r>
          </w:p>
          <w:p w:rsidR="00000000" w:rsidDel="00000000" w:rsidP="00000000" w:rsidRDefault="00000000" w:rsidRPr="00000000" w14:paraId="000004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IF_0111</w:t>
            </w:r>
          </w:p>
          <w:p w:rsidR="00000000" w:rsidDel="00000000" w:rsidP="00000000" w:rsidRDefault="00000000" w:rsidRPr="00000000" w14:paraId="000004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IF_0X</w:t>
            </w:r>
          </w:p>
        </w:tc>
        <w:tc>
          <w:tcPr>
            <w:shd w:fill="auto" w:val="clear"/>
            <w:tcMar>
              <w:top w:w="43.2" w:type="dxa"/>
              <w:left w:w="43.2" w:type="dxa"/>
              <w:bottom w:w="43.2" w:type="dxa"/>
              <w:right w:w="43.2" w:type="dxa"/>
            </w:tcMar>
            <w:vAlign w:val="top"/>
          </w:tcPr>
          <w:p w:rsidR="00000000" w:rsidDel="00000000" w:rsidP="00000000" w:rsidRDefault="00000000" w:rsidRPr="00000000" w14:paraId="000004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w:t>
            </w:r>
          </w:p>
          <w:p w:rsidR="00000000" w:rsidDel="00000000" w:rsidP="00000000" w:rsidRDefault="00000000" w:rsidRPr="00000000" w14:paraId="000004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IF_1000</w:t>
            </w:r>
          </w:p>
          <w:p w:rsidR="00000000" w:rsidDel="00000000" w:rsidP="00000000" w:rsidRDefault="00000000" w:rsidRPr="00000000" w14:paraId="000004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IF_1001</w:t>
            </w:r>
          </w:p>
          <w:p w:rsidR="00000000" w:rsidDel="00000000" w:rsidP="00000000" w:rsidRDefault="00000000" w:rsidRPr="00000000" w14:paraId="000004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IF_1010</w:t>
            </w:r>
          </w:p>
          <w:p w:rsidR="00000000" w:rsidDel="00000000" w:rsidP="00000000" w:rsidRDefault="00000000" w:rsidRPr="00000000" w14:paraId="000004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IF_1011</w:t>
            </w:r>
          </w:p>
          <w:p w:rsidR="00000000" w:rsidDel="00000000" w:rsidP="00000000" w:rsidRDefault="00000000" w:rsidRPr="00000000" w14:paraId="000004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w:t>
            </w:r>
          </w:p>
          <w:p w:rsidR="00000000" w:rsidDel="00000000" w:rsidP="00000000" w:rsidRDefault="00000000" w:rsidRPr="00000000" w14:paraId="000004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IF_1100</w:t>
            </w:r>
          </w:p>
          <w:p w:rsidR="00000000" w:rsidDel="00000000" w:rsidP="00000000" w:rsidRDefault="00000000" w:rsidRPr="00000000" w14:paraId="000004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IF_1101</w:t>
            </w:r>
          </w:p>
          <w:p w:rsidR="00000000" w:rsidDel="00000000" w:rsidP="00000000" w:rsidRDefault="00000000" w:rsidRPr="00000000" w14:paraId="000004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IF_1110</w:t>
            </w:r>
          </w:p>
          <w:p w:rsidR="00000000" w:rsidDel="00000000" w:rsidP="00000000" w:rsidRDefault="00000000" w:rsidRPr="00000000" w14:paraId="000004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IF_1111</w:t>
            </w:r>
          </w:p>
          <w:p w:rsidR="00000000" w:rsidDel="00000000" w:rsidP="00000000" w:rsidRDefault="00000000" w:rsidRPr="00000000" w14:paraId="000004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IF_1X</w:t>
            </w:r>
          </w:p>
          <w:p w:rsidR="00000000" w:rsidDel="00000000" w:rsidP="00000000" w:rsidRDefault="00000000" w:rsidRPr="00000000" w14:paraId="000004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w:t>
            </w:r>
          </w:p>
        </w:tc>
        <w:tc>
          <w:tcPr>
            <w:shd w:fill="auto" w:val="clear"/>
            <w:tcMar>
              <w:top w:w="43.2" w:type="dxa"/>
              <w:left w:w="43.2" w:type="dxa"/>
              <w:bottom w:w="43.2" w:type="dxa"/>
              <w:right w:w="43.2" w:type="dxa"/>
            </w:tcMar>
            <w:vAlign w:val="top"/>
          </w:tcPr>
          <w:p w:rsidR="00000000" w:rsidDel="00000000" w:rsidP="00000000" w:rsidRDefault="00000000" w:rsidRPr="00000000" w14:paraId="000004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IF_AE</w:t>
            </w:r>
          </w:p>
          <w:p w:rsidR="00000000" w:rsidDel="00000000" w:rsidP="00000000" w:rsidRDefault="00000000" w:rsidRPr="00000000" w14:paraId="000004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IF_ALWAYS</w:t>
            </w:r>
          </w:p>
          <w:p w:rsidR="00000000" w:rsidDel="00000000" w:rsidP="00000000" w:rsidRDefault="00000000" w:rsidRPr="00000000" w14:paraId="000004F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IF_B</w:t>
            </w:r>
          </w:p>
          <w:p w:rsidR="00000000" w:rsidDel="00000000" w:rsidP="00000000" w:rsidRDefault="00000000" w:rsidRPr="00000000" w14:paraId="000004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IF_BE</w:t>
            </w:r>
          </w:p>
          <w:p w:rsidR="00000000" w:rsidDel="00000000" w:rsidP="00000000" w:rsidRDefault="00000000" w:rsidRPr="00000000" w14:paraId="000004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w:t>
            </w:r>
          </w:p>
          <w:p w:rsidR="00000000" w:rsidDel="00000000" w:rsidP="00000000" w:rsidRDefault="00000000" w:rsidRPr="00000000" w14:paraId="000004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IF_C_AND_NZ</w:t>
            </w:r>
          </w:p>
          <w:p w:rsidR="00000000" w:rsidDel="00000000" w:rsidP="00000000" w:rsidRDefault="00000000" w:rsidRPr="00000000" w14:paraId="000004F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IF_C_AND_Z</w:t>
            </w:r>
          </w:p>
          <w:p w:rsidR="00000000" w:rsidDel="00000000" w:rsidP="00000000" w:rsidRDefault="00000000" w:rsidRPr="00000000" w14:paraId="000004F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IF_C_EQ_Z</w:t>
            </w:r>
          </w:p>
          <w:p w:rsidR="00000000" w:rsidDel="00000000" w:rsidP="00000000" w:rsidRDefault="00000000" w:rsidRPr="00000000" w14:paraId="000004F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IF_C_NE_Z</w:t>
            </w:r>
          </w:p>
          <w:p w:rsidR="00000000" w:rsidDel="00000000" w:rsidP="00000000" w:rsidRDefault="00000000" w:rsidRPr="00000000" w14:paraId="000004F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IF_C_OR_NZ</w:t>
            </w:r>
          </w:p>
          <w:p w:rsidR="00000000" w:rsidDel="00000000" w:rsidP="00000000" w:rsidRDefault="00000000" w:rsidRPr="00000000" w14:paraId="000004F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IF_C_OR_Z</w:t>
            </w:r>
          </w:p>
          <w:p w:rsidR="00000000" w:rsidDel="00000000" w:rsidP="00000000" w:rsidRDefault="00000000" w:rsidRPr="00000000" w14:paraId="000004F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IF_DIFF</w:t>
            </w:r>
          </w:p>
        </w:tc>
        <w:tc>
          <w:tcPr>
            <w:shd w:fill="auto" w:val="clear"/>
            <w:tcMar>
              <w:top w:w="43.2" w:type="dxa"/>
              <w:left w:w="43.2" w:type="dxa"/>
              <w:bottom w:w="43.2" w:type="dxa"/>
              <w:right w:w="43.2" w:type="dxa"/>
            </w:tcMar>
            <w:vAlign w:val="top"/>
          </w:tcPr>
          <w:p w:rsidR="00000000" w:rsidDel="00000000" w:rsidP="00000000" w:rsidRDefault="00000000" w:rsidRPr="00000000" w14:paraId="0000050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IF_E</w:t>
            </w:r>
          </w:p>
          <w:p w:rsidR="00000000" w:rsidDel="00000000" w:rsidP="00000000" w:rsidRDefault="00000000" w:rsidRPr="00000000" w14:paraId="0000050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IF_GE</w:t>
            </w:r>
          </w:p>
          <w:p w:rsidR="00000000" w:rsidDel="00000000" w:rsidP="00000000" w:rsidRDefault="00000000" w:rsidRPr="00000000" w14:paraId="0000050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IF_GT</w:t>
            </w:r>
          </w:p>
          <w:p w:rsidR="00000000" w:rsidDel="00000000" w:rsidP="00000000" w:rsidRDefault="00000000" w:rsidRPr="00000000" w14:paraId="0000050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IF_LE</w:t>
            </w:r>
          </w:p>
          <w:p w:rsidR="00000000" w:rsidDel="00000000" w:rsidP="00000000" w:rsidRDefault="00000000" w:rsidRPr="00000000" w14:paraId="0000050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IF_LT</w:t>
            </w:r>
          </w:p>
          <w:p w:rsidR="00000000" w:rsidDel="00000000" w:rsidP="00000000" w:rsidRDefault="00000000" w:rsidRPr="00000000" w14:paraId="0000050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w:t>
            </w:r>
          </w:p>
          <w:p w:rsidR="00000000" w:rsidDel="00000000" w:rsidP="00000000" w:rsidRDefault="00000000" w:rsidRPr="00000000" w14:paraId="0000050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IF_NC_AND_NZ</w:t>
            </w:r>
          </w:p>
          <w:p w:rsidR="00000000" w:rsidDel="00000000" w:rsidP="00000000" w:rsidRDefault="00000000" w:rsidRPr="00000000" w14:paraId="0000050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IF_NC_AND_Z</w:t>
            </w:r>
          </w:p>
          <w:p w:rsidR="00000000" w:rsidDel="00000000" w:rsidP="00000000" w:rsidRDefault="00000000" w:rsidRPr="00000000" w14:paraId="0000050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IF_NC_OR_NZ</w:t>
            </w:r>
          </w:p>
          <w:p w:rsidR="00000000" w:rsidDel="00000000" w:rsidP="00000000" w:rsidRDefault="00000000" w:rsidRPr="00000000" w14:paraId="0000050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IF_NC_OR_Z</w:t>
            </w:r>
          </w:p>
          <w:p w:rsidR="00000000" w:rsidDel="00000000" w:rsidP="00000000" w:rsidRDefault="00000000" w:rsidRPr="00000000" w14:paraId="0000050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IF_NE</w:t>
            </w:r>
          </w:p>
          <w:p w:rsidR="00000000" w:rsidDel="00000000" w:rsidP="00000000" w:rsidRDefault="00000000" w:rsidRPr="00000000" w14:paraId="0000050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IF_NOT_00</w:t>
            </w:r>
          </w:p>
        </w:tc>
        <w:tc>
          <w:tcPr>
            <w:shd w:fill="auto" w:val="clear"/>
            <w:tcMar>
              <w:top w:w="43.2" w:type="dxa"/>
              <w:left w:w="43.2" w:type="dxa"/>
              <w:bottom w:w="43.2" w:type="dxa"/>
              <w:right w:w="43.2" w:type="dxa"/>
            </w:tcMar>
            <w:vAlign w:val="top"/>
          </w:tcPr>
          <w:p w:rsidR="00000000" w:rsidDel="00000000" w:rsidP="00000000" w:rsidRDefault="00000000" w:rsidRPr="00000000" w14:paraId="0000050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IF_NOT_01</w:t>
            </w:r>
          </w:p>
          <w:p w:rsidR="00000000" w:rsidDel="00000000" w:rsidP="00000000" w:rsidRDefault="00000000" w:rsidRPr="00000000" w14:paraId="0000050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IF_NOT_10</w:t>
            </w:r>
          </w:p>
          <w:p w:rsidR="00000000" w:rsidDel="00000000" w:rsidP="00000000" w:rsidRDefault="00000000" w:rsidRPr="00000000" w14:paraId="0000050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IF_NOT_11</w:t>
            </w:r>
          </w:p>
          <w:p w:rsidR="00000000" w:rsidDel="00000000" w:rsidP="00000000" w:rsidRDefault="00000000" w:rsidRPr="00000000" w14:paraId="0000050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w:t>
            </w:r>
          </w:p>
          <w:p w:rsidR="00000000" w:rsidDel="00000000" w:rsidP="00000000" w:rsidRDefault="00000000" w:rsidRPr="00000000" w14:paraId="0000051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IF_NZ_AND_C</w:t>
            </w:r>
          </w:p>
          <w:p w:rsidR="00000000" w:rsidDel="00000000" w:rsidP="00000000" w:rsidRDefault="00000000" w:rsidRPr="00000000" w14:paraId="0000051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IF_NZ_AND_NC</w:t>
            </w:r>
          </w:p>
          <w:p w:rsidR="00000000" w:rsidDel="00000000" w:rsidP="00000000" w:rsidRDefault="00000000" w:rsidRPr="00000000" w14:paraId="0000051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IF_NZ_OR_C</w:t>
            </w:r>
          </w:p>
          <w:p w:rsidR="00000000" w:rsidDel="00000000" w:rsidP="00000000" w:rsidRDefault="00000000" w:rsidRPr="00000000" w14:paraId="0000051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IF_NZ_OR_NC</w:t>
            </w:r>
          </w:p>
          <w:p w:rsidR="00000000" w:rsidDel="00000000" w:rsidP="00000000" w:rsidRDefault="00000000" w:rsidRPr="00000000" w14:paraId="0000051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IF_SAME</w:t>
            </w:r>
          </w:p>
          <w:p w:rsidR="00000000" w:rsidDel="00000000" w:rsidP="00000000" w:rsidRDefault="00000000" w:rsidRPr="00000000" w14:paraId="0000051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IF_X0</w:t>
            </w:r>
          </w:p>
          <w:p w:rsidR="00000000" w:rsidDel="00000000" w:rsidP="00000000" w:rsidRDefault="00000000" w:rsidRPr="00000000" w14:paraId="0000051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IF_X1</w:t>
            </w:r>
          </w:p>
          <w:p w:rsidR="00000000" w:rsidDel="00000000" w:rsidP="00000000" w:rsidRDefault="00000000" w:rsidRPr="00000000" w14:paraId="0000051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w:t>
            </w:r>
          </w:p>
        </w:tc>
        <w:tc>
          <w:tcPr>
            <w:shd w:fill="auto" w:val="clear"/>
            <w:tcMar>
              <w:top w:w="43.2" w:type="dxa"/>
              <w:left w:w="43.2" w:type="dxa"/>
              <w:bottom w:w="43.2" w:type="dxa"/>
              <w:right w:w="43.2" w:type="dxa"/>
            </w:tcMar>
            <w:vAlign w:val="top"/>
          </w:tcPr>
          <w:p w:rsidR="00000000" w:rsidDel="00000000" w:rsidP="00000000" w:rsidRDefault="00000000" w:rsidRPr="00000000" w14:paraId="0000051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IF_Z_AND_C</w:t>
            </w:r>
          </w:p>
          <w:p w:rsidR="00000000" w:rsidDel="00000000" w:rsidP="00000000" w:rsidRDefault="00000000" w:rsidRPr="00000000" w14:paraId="0000051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IF_Z_AND_NC</w:t>
            </w:r>
          </w:p>
          <w:p w:rsidR="00000000" w:rsidDel="00000000" w:rsidP="00000000" w:rsidRDefault="00000000" w:rsidRPr="00000000" w14:paraId="0000051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IF_Z_EQ_C</w:t>
            </w:r>
          </w:p>
          <w:p w:rsidR="00000000" w:rsidDel="00000000" w:rsidP="00000000" w:rsidRDefault="00000000" w:rsidRPr="00000000" w14:paraId="0000051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IF_Z_NE_C</w:t>
            </w:r>
          </w:p>
          <w:p w:rsidR="00000000" w:rsidDel="00000000" w:rsidP="00000000" w:rsidRDefault="00000000" w:rsidRPr="00000000" w14:paraId="0000051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IF_Z_OR_C</w:t>
            </w:r>
          </w:p>
          <w:p w:rsidR="00000000" w:rsidDel="00000000" w:rsidP="00000000" w:rsidRDefault="00000000" w:rsidRPr="00000000" w14:paraId="0000051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IF_Z_OR_NC</w:t>
            </w:r>
          </w:p>
          <w:p w:rsidR="00000000" w:rsidDel="00000000" w:rsidP="00000000" w:rsidRDefault="00000000" w:rsidRPr="00000000" w14:paraId="0000051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IFNOT</w:t>
            </w:r>
          </w:p>
          <w:p w:rsidR="00000000" w:rsidDel="00000000" w:rsidP="00000000" w:rsidRDefault="00000000" w:rsidRPr="00000000" w14:paraId="0000051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IJMP1</w:t>
            </w:r>
          </w:p>
          <w:p w:rsidR="00000000" w:rsidDel="00000000" w:rsidP="00000000" w:rsidRDefault="00000000" w:rsidRPr="00000000" w14:paraId="0000052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IJMP2</w:t>
            </w:r>
          </w:p>
          <w:p w:rsidR="00000000" w:rsidDel="00000000" w:rsidP="00000000" w:rsidRDefault="00000000" w:rsidRPr="00000000" w14:paraId="0000052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IJMP3</w:t>
            </w:r>
          </w:p>
          <w:p w:rsidR="00000000" w:rsidDel="00000000" w:rsidP="00000000" w:rsidRDefault="00000000" w:rsidRPr="00000000" w14:paraId="0000052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IJNZ</w:t>
            </w:r>
          </w:p>
          <w:p w:rsidR="00000000" w:rsidDel="00000000" w:rsidP="00000000" w:rsidRDefault="00000000" w:rsidRPr="00000000" w14:paraId="0000052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IJZ</w:t>
            </w:r>
          </w:p>
        </w:tc>
        <w:tc>
          <w:tcPr>
            <w:shd w:fill="auto" w:val="clear"/>
            <w:tcMar>
              <w:top w:w="43.2" w:type="dxa"/>
              <w:left w:w="43.2" w:type="dxa"/>
              <w:bottom w:w="43.2" w:type="dxa"/>
              <w:right w:w="43.2" w:type="dxa"/>
            </w:tcMar>
            <w:vAlign w:val="top"/>
          </w:tcPr>
          <w:p w:rsidR="00000000" w:rsidDel="00000000" w:rsidP="00000000" w:rsidRDefault="00000000" w:rsidRPr="00000000" w14:paraId="0000052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INA</w:t>
            </w:r>
          </w:p>
          <w:p w:rsidR="00000000" w:rsidDel="00000000" w:rsidP="00000000" w:rsidRDefault="00000000" w:rsidRPr="00000000" w14:paraId="0000052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INB</w:t>
            </w:r>
          </w:p>
          <w:p w:rsidR="00000000" w:rsidDel="00000000" w:rsidP="00000000" w:rsidRDefault="00000000" w:rsidRPr="00000000" w14:paraId="0000052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INCMOD</w:t>
            </w:r>
            <w:r w:rsidDel="00000000" w:rsidR="00000000" w:rsidRPr="00000000">
              <w:rPr>
                <w:rtl w:val="0"/>
              </w:rPr>
            </w:r>
          </w:p>
          <w:p w:rsidR="00000000" w:rsidDel="00000000" w:rsidP="00000000" w:rsidRDefault="00000000" w:rsidRPr="00000000" w14:paraId="0000052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INT_OFF</w:t>
            </w:r>
          </w:p>
          <w:p w:rsidR="00000000" w:rsidDel="00000000" w:rsidP="00000000" w:rsidRDefault="00000000" w:rsidRPr="00000000" w14:paraId="0000052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IRET1</w:t>
            </w:r>
          </w:p>
          <w:p w:rsidR="00000000" w:rsidDel="00000000" w:rsidP="00000000" w:rsidRDefault="00000000" w:rsidRPr="00000000" w14:paraId="0000052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IRET2</w:t>
            </w:r>
          </w:p>
          <w:p w:rsidR="00000000" w:rsidDel="00000000" w:rsidP="00000000" w:rsidRDefault="00000000" w:rsidRPr="00000000" w14:paraId="0000052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IRET3</w:t>
            </w:r>
          </w:p>
          <w:p w:rsidR="00000000" w:rsidDel="00000000" w:rsidP="00000000" w:rsidRDefault="00000000" w:rsidRPr="00000000" w14:paraId="0000052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JATN</w:t>
            </w:r>
          </w:p>
          <w:p w:rsidR="00000000" w:rsidDel="00000000" w:rsidP="00000000" w:rsidRDefault="00000000" w:rsidRPr="00000000" w14:paraId="0000052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JCT1</w:t>
            </w:r>
          </w:p>
          <w:p w:rsidR="00000000" w:rsidDel="00000000" w:rsidP="00000000" w:rsidRDefault="00000000" w:rsidRPr="00000000" w14:paraId="0000052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JCT2</w:t>
            </w:r>
          </w:p>
          <w:p w:rsidR="00000000" w:rsidDel="00000000" w:rsidP="00000000" w:rsidRDefault="00000000" w:rsidRPr="00000000" w14:paraId="0000052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JCT3</w:t>
            </w:r>
          </w:p>
          <w:p w:rsidR="00000000" w:rsidDel="00000000" w:rsidP="00000000" w:rsidRDefault="00000000" w:rsidRPr="00000000" w14:paraId="0000052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JFBW</w:t>
            </w:r>
          </w:p>
        </w:tc>
        <w:tc>
          <w:tcPr>
            <w:shd w:fill="auto" w:val="clear"/>
            <w:tcMar>
              <w:top w:w="43.2" w:type="dxa"/>
              <w:left w:w="43.2" w:type="dxa"/>
              <w:bottom w:w="43.2" w:type="dxa"/>
              <w:right w:w="43.2" w:type="dxa"/>
            </w:tcMar>
            <w:vAlign w:val="top"/>
          </w:tcPr>
          <w:p w:rsidR="00000000" w:rsidDel="00000000" w:rsidP="00000000" w:rsidRDefault="00000000" w:rsidRPr="00000000" w14:paraId="0000053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JINT</w:t>
            </w:r>
          </w:p>
          <w:p w:rsidR="00000000" w:rsidDel="00000000" w:rsidP="00000000" w:rsidRDefault="00000000" w:rsidRPr="00000000" w14:paraId="0000053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JMP</w:t>
            </w:r>
          </w:p>
          <w:p w:rsidR="00000000" w:rsidDel="00000000" w:rsidP="00000000" w:rsidRDefault="00000000" w:rsidRPr="00000000" w14:paraId="0000053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JMPREL</w:t>
            </w:r>
          </w:p>
          <w:p w:rsidR="00000000" w:rsidDel="00000000" w:rsidP="00000000" w:rsidRDefault="00000000" w:rsidRPr="00000000" w14:paraId="0000053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JNATN</w:t>
            </w:r>
            <w:r w:rsidDel="00000000" w:rsidR="00000000" w:rsidRPr="00000000">
              <w:rPr>
                <w:rtl w:val="0"/>
              </w:rPr>
            </w:r>
          </w:p>
          <w:p w:rsidR="00000000" w:rsidDel="00000000" w:rsidP="00000000" w:rsidRDefault="00000000" w:rsidRPr="00000000" w14:paraId="0000053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JNCT1</w:t>
            </w:r>
          </w:p>
          <w:p w:rsidR="00000000" w:rsidDel="00000000" w:rsidP="00000000" w:rsidRDefault="00000000" w:rsidRPr="00000000" w14:paraId="0000053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JNCT2</w:t>
            </w:r>
            <w:r w:rsidDel="00000000" w:rsidR="00000000" w:rsidRPr="00000000">
              <w:rPr>
                <w:rtl w:val="0"/>
              </w:rPr>
            </w:r>
          </w:p>
          <w:p w:rsidR="00000000" w:rsidDel="00000000" w:rsidP="00000000" w:rsidRDefault="00000000" w:rsidRPr="00000000" w14:paraId="000005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JNCT3</w:t>
            </w:r>
          </w:p>
          <w:p w:rsidR="00000000" w:rsidDel="00000000" w:rsidP="00000000" w:rsidRDefault="00000000" w:rsidRPr="00000000" w14:paraId="000005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JNFBW</w:t>
            </w:r>
          </w:p>
          <w:p w:rsidR="00000000" w:rsidDel="00000000" w:rsidP="00000000" w:rsidRDefault="00000000" w:rsidRPr="00000000" w14:paraId="000005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JNINT</w:t>
            </w:r>
          </w:p>
          <w:p w:rsidR="00000000" w:rsidDel="00000000" w:rsidP="00000000" w:rsidRDefault="00000000" w:rsidRPr="00000000" w14:paraId="000005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JNPAT</w:t>
            </w:r>
          </w:p>
          <w:p w:rsidR="00000000" w:rsidDel="00000000" w:rsidP="00000000" w:rsidRDefault="00000000" w:rsidRPr="00000000" w14:paraId="000005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JNQMT</w:t>
            </w:r>
          </w:p>
          <w:p w:rsidR="00000000" w:rsidDel="00000000" w:rsidP="00000000" w:rsidRDefault="00000000" w:rsidRPr="00000000" w14:paraId="000005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JNSE1</w:t>
            </w:r>
          </w:p>
        </w:tc>
        <w:tc>
          <w:tcPr>
            <w:shd w:fill="auto" w:val="clear"/>
            <w:tcMar>
              <w:top w:w="43.2" w:type="dxa"/>
              <w:left w:w="43.2" w:type="dxa"/>
              <w:bottom w:w="43.2" w:type="dxa"/>
              <w:right w:w="43.2" w:type="dxa"/>
            </w:tcMar>
            <w:vAlign w:val="top"/>
          </w:tcPr>
          <w:p w:rsidR="00000000" w:rsidDel="00000000" w:rsidP="00000000" w:rsidRDefault="00000000" w:rsidRPr="00000000" w14:paraId="000005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JNSE2</w:t>
            </w:r>
          </w:p>
          <w:p w:rsidR="00000000" w:rsidDel="00000000" w:rsidP="00000000" w:rsidRDefault="00000000" w:rsidRPr="00000000" w14:paraId="000005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JNSE3</w:t>
            </w:r>
          </w:p>
          <w:p w:rsidR="00000000" w:rsidDel="00000000" w:rsidP="00000000" w:rsidRDefault="00000000" w:rsidRPr="00000000" w14:paraId="000005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JNSE4</w:t>
            </w:r>
          </w:p>
          <w:p w:rsidR="00000000" w:rsidDel="00000000" w:rsidP="00000000" w:rsidRDefault="00000000" w:rsidRPr="00000000" w14:paraId="000005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JNXFI</w:t>
            </w:r>
          </w:p>
          <w:p w:rsidR="00000000" w:rsidDel="00000000" w:rsidP="00000000" w:rsidRDefault="00000000" w:rsidRPr="00000000" w14:paraId="000005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JNXMT</w:t>
            </w:r>
          </w:p>
          <w:p w:rsidR="00000000" w:rsidDel="00000000" w:rsidP="00000000" w:rsidRDefault="00000000" w:rsidRPr="00000000" w14:paraId="000005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JNXRL</w:t>
            </w:r>
          </w:p>
          <w:p w:rsidR="00000000" w:rsidDel="00000000" w:rsidP="00000000" w:rsidRDefault="00000000" w:rsidRPr="00000000" w14:paraId="000005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JNXRO</w:t>
            </w:r>
            <w:r w:rsidDel="00000000" w:rsidR="00000000" w:rsidRPr="00000000">
              <w:rPr>
                <w:rtl w:val="0"/>
              </w:rPr>
            </w:r>
          </w:p>
          <w:p w:rsidR="00000000" w:rsidDel="00000000" w:rsidP="00000000" w:rsidRDefault="00000000" w:rsidRPr="00000000" w14:paraId="000005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JPAT</w:t>
            </w:r>
          </w:p>
          <w:p w:rsidR="00000000" w:rsidDel="00000000" w:rsidP="00000000" w:rsidRDefault="00000000" w:rsidRPr="00000000" w14:paraId="000005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JQMT</w:t>
            </w:r>
          </w:p>
          <w:p w:rsidR="00000000" w:rsidDel="00000000" w:rsidP="00000000" w:rsidRDefault="00000000" w:rsidRPr="00000000" w14:paraId="000005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JSE1</w:t>
            </w:r>
          </w:p>
          <w:p w:rsidR="00000000" w:rsidDel="00000000" w:rsidP="00000000" w:rsidRDefault="00000000" w:rsidRPr="00000000" w14:paraId="000005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JSE2</w:t>
            </w:r>
          </w:p>
          <w:p w:rsidR="00000000" w:rsidDel="00000000" w:rsidP="00000000" w:rsidRDefault="00000000" w:rsidRPr="00000000" w14:paraId="000005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JSE3</w:t>
            </w:r>
          </w:p>
        </w:tc>
        <w:tc>
          <w:tcPr>
            <w:shd w:fill="auto" w:val="clear"/>
            <w:tcMar>
              <w:top w:w="43.2" w:type="dxa"/>
              <w:left w:w="43.2" w:type="dxa"/>
              <w:bottom w:w="43.2" w:type="dxa"/>
              <w:right w:w="43.2" w:type="dxa"/>
            </w:tcMar>
            <w:vAlign w:val="top"/>
          </w:tcPr>
          <w:p w:rsidR="00000000" w:rsidDel="00000000" w:rsidP="00000000" w:rsidRDefault="00000000" w:rsidRPr="00000000" w14:paraId="000005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JSE4</w:t>
            </w:r>
          </w:p>
          <w:p w:rsidR="00000000" w:rsidDel="00000000" w:rsidP="00000000" w:rsidRDefault="00000000" w:rsidRPr="00000000" w14:paraId="000005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JXFI</w:t>
            </w:r>
          </w:p>
          <w:p w:rsidR="00000000" w:rsidDel="00000000" w:rsidP="00000000" w:rsidRDefault="00000000" w:rsidRPr="00000000" w14:paraId="000005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JXMT</w:t>
            </w:r>
          </w:p>
          <w:p w:rsidR="00000000" w:rsidDel="00000000" w:rsidP="00000000" w:rsidRDefault="00000000" w:rsidRPr="00000000" w14:paraId="000005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JXRL</w:t>
            </w:r>
          </w:p>
          <w:p w:rsidR="00000000" w:rsidDel="00000000" w:rsidP="00000000" w:rsidRDefault="00000000" w:rsidRPr="00000000" w14:paraId="000005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JXRO</w:t>
            </w:r>
          </w:p>
        </w:tc>
      </w:tr>
    </w:tbl>
    <w:p w:rsidR="00000000" w:rsidDel="00000000" w:rsidP="00000000" w:rsidRDefault="00000000" w:rsidRPr="00000000" w14:paraId="0000054D">
      <w:pPr>
        <w:pStyle w:val="Heading2"/>
        <w:pageBreakBefore w:val="0"/>
        <w:rPr/>
      </w:pPr>
      <w:bookmarkStart w:colFirst="0" w:colLast="0" w:name="_44jg123saz5v" w:id="94"/>
      <w:bookmarkEnd w:id="94"/>
      <w:r w:rsidDel="00000000" w:rsidR="00000000" w:rsidRPr="00000000">
        <w:rPr>
          <w:rtl w:val="0"/>
        </w:rPr>
        <w:t xml:space="preserve">L - M</w:t>
      </w:r>
    </w:p>
    <w:tbl>
      <w:tblPr>
        <w:tblStyle w:val="Table1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080"/>
        <w:gridCol w:w="1215"/>
        <w:gridCol w:w="1140"/>
        <w:gridCol w:w="960"/>
        <w:gridCol w:w="1020"/>
        <w:gridCol w:w="885"/>
        <w:gridCol w:w="945"/>
        <w:gridCol w:w="930"/>
        <w:gridCol w:w="810"/>
        <w:tblGridChange w:id="0">
          <w:tblGrid>
            <w:gridCol w:w="1095"/>
            <w:gridCol w:w="1080"/>
            <w:gridCol w:w="1215"/>
            <w:gridCol w:w="1140"/>
            <w:gridCol w:w="960"/>
            <w:gridCol w:w="1020"/>
            <w:gridCol w:w="885"/>
            <w:gridCol w:w="945"/>
            <w:gridCol w:w="930"/>
            <w:gridCol w:w="81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LINE</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LINESIZE</w:t>
            </w:r>
            <w:r w:rsidDel="00000000" w:rsidR="00000000" w:rsidRPr="00000000">
              <w:rPr>
                <w:rtl w:val="0"/>
              </w:rPr>
            </w:r>
          </w:p>
          <w:p w:rsidR="00000000" w:rsidDel="00000000" w:rsidP="00000000" w:rsidRDefault="00000000" w:rsidRPr="00000000" w14:paraId="000005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w:t>
            </w:r>
          </w:p>
          <w:p w:rsidR="00000000" w:rsidDel="00000000" w:rsidP="00000000" w:rsidRDefault="00000000" w:rsidRPr="00000000" w14:paraId="000005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LOCKCHK</w:t>
            </w:r>
          </w:p>
          <w:p w:rsidR="00000000" w:rsidDel="00000000" w:rsidP="00000000" w:rsidRDefault="00000000" w:rsidRPr="00000000" w14:paraId="000005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LOCKNEW</w:t>
            </w:r>
          </w:p>
          <w:p w:rsidR="00000000" w:rsidDel="00000000" w:rsidP="00000000" w:rsidRDefault="00000000" w:rsidRPr="00000000" w14:paraId="0000055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LOCKREL</w:t>
            </w:r>
          </w:p>
        </w:tc>
        <w:tc>
          <w:tcPr>
            <w:shd w:fill="auto" w:val="clear"/>
            <w:tcMar>
              <w:top w:w="43.2" w:type="dxa"/>
              <w:left w:w="43.2" w:type="dxa"/>
              <w:bottom w:w="43.2" w:type="dxa"/>
              <w:right w:w="43.2" w:type="dxa"/>
            </w:tcMar>
            <w:vAlign w:val="top"/>
          </w:tcPr>
          <w:p w:rsidR="00000000" w:rsidDel="00000000" w:rsidP="00000000" w:rsidRDefault="00000000" w:rsidRPr="00000000" w14:paraId="000005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LOCKRET</w:t>
            </w:r>
          </w:p>
          <w:p w:rsidR="00000000" w:rsidDel="00000000" w:rsidP="00000000" w:rsidRDefault="00000000" w:rsidRPr="00000000" w14:paraId="0000055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LOCKTRY</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LOGIC</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LOGSCALE</w:t>
            </w:r>
            <w:r w:rsidDel="00000000" w:rsidR="00000000" w:rsidRPr="00000000">
              <w:rPr>
                <w:rtl w:val="0"/>
              </w:rPr>
            </w:r>
          </w:p>
          <w:p w:rsidR="00000000" w:rsidDel="00000000" w:rsidP="00000000" w:rsidRDefault="00000000" w:rsidRPr="00000000" w14:paraId="0000055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w:t>
            </w:r>
          </w:p>
          <w:p w:rsidR="00000000" w:rsidDel="00000000" w:rsidP="00000000" w:rsidRDefault="00000000" w:rsidRPr="00000000" w14:paraId="0000055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LONGCOMP</w:t>
            </w:r>
          </w:p>
        </w:tc>
        <w:tc>
          <w:tcPr>
            <w:shd w:fill="auto" w:val="clear"/>
            <w:tcMar>
              <w:top w:w="43.2" w:type="dxa"/>
              <w:left w:w="43.2" w:type="dxa"/>
              <w:bottom w:w="43.2" w:type="dxa"/>
              <w:right w:w="43.2" w:type="dxa"/>
            </w:tcMar>
            <w:vAlign w:val="top"/>
          </w:tcPr>
          <w:p w:rsidR="00000000" w:rsidDel="00000000" w:rsidP="00000000" w:rsidRDefault="00000000" w:rsidRPr="00000000" w14:paraId="0000055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LONGFILL</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LONGMOVE</w:t>
            </w:r>
            <w:r w:rsidDel="00000000" w:rsidR="00000000" w:rsidRPr="00000000">
              <w:rPr>
                <w:rtl w:val="0"/>
              </w:rPr>
            </w:r>
          </w:p>
          <w:p w:rsidR="00000000" w:rsidDel="00000000" w:rsidP="00000000" w:rsidRDefault="00000000" w:rsidRPr="00000000" w14:paraId="0000055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LONGSWAP</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LONGS_16BIT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LONGS_1BIT</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LONGS_2BIT</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LONGS_4BIT</w:t>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LONGS_8BIT</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LOOKDOWN</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LOOKDOWNZ</w:t>
            </w: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LOOKUP</w:t>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LOOKUPZ</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6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LSTR</w:t>
            </w:r>
          </w:p>
          <w:p w:rsidR="00000000" w:rsidDel="00000000" w:rsidP="00000000" w:rsidRDefault="00000000" w:rsidRPr="00000000" w14:paraId="0000056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LSTR_</w:t>
            </w:r>
          </w:p>
          <w:p w:rsidR="00000000" w:rsidDel="00000000" w:rsidP="00000000" w:rsidRDefault="00000000" w:rsidRPr="00000000" w14:paraId="000005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LSTRING</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LUMA8W</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LUMA8X</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LUT1</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LUT2</w:t>
            </w:r>
            <w:r w:rsidDel="00000000" w:rsidR="00000000" w:rsidRPr="00000000">
              <w:rPr>
                <w:rtl w:val="0"/>
              </w:rPr>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LUT4</w:t>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LUT8</w:t>
            </w:r>
            <w:r w:rsidDel="00000000" w:rsidR="00000000" w:rsidRPr="00000000">
              <w:rPr>
                <w:rtl w:val="0"/>
              </w:rPr>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LUTCOLORS</w:t>
            </w: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MAG</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MAGENTA</w:t>
            </w:r>
            <w:r w:rsidDel="00000000" w:rsidR="00000000" w:rsidRPr="00000000">
              <w:rPr>
                <w:rtl w:val="0"/>
              </w:rPr>
            </w:r>
          </w:p>
          <w:p w:rsidR="00000000" w:rsidDel="00000000" w:rsidP="00000000" w:rsidRDefault="00000000" w:rsidRPr="00000000" w14:paraId="0000057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MERGEB</w:t>
            </w:r>
          </w:p>
          <w:p w:rsidR="00000000" w:rsidDel="00000000" w:rsidP="00000000" w:rsidRDefault="00000000" w:rsidRPr="00000000" w14:paraId="0000057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MERGEW</w:t>
            </w:r>
            <w:r w:rsidDel="00000000" w:rsidR="00000000" w:rsidRPr="00000000">
              <w:rPr>
                <w:rtl w:val="0"/>
              </w:rPr>
            </w:r>
          </w:p>
          <w:p w:rsidR="00000000" w:rsidDel="00000000" w:rsidP="00000000" w:rsidRDefault="00000000" w:rsidRPr="00000000" w14:paraId="0000057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MIDI</w:t>
            </w:r>
            <w:r w:rsidDel="00000000" w:rsidR="00000000" w:rsidRPr="00000000">
              <w:rPr>
                <w:rtl w:val="0"/>
              </w:rPr>
            </w:r>
          </w:p>
          <w:p w:rsidR="00000000" w:rsidDel="00000000" w:rsidP="00000000" w:rsidRDefault="00000000" w:rsidRPr="00000000" w14:paraId="0000057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MIXPIX</w:t>
            </w:r>
          </w:p>
          <w:p w:rsidR="00000000" w:rsidDel="00000000" w:rsidP="00000000" w:rsidRDefault="00000000" w:rsidRPr="00000000" w14:paraId="0000057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MODC</w:t>
            </w:r>
          </w:p>
        </w:tc>
        <w:tc>
          <w:tcPr>
            <w:shd w:fill="auto" w:val="clear"/>
            <w:tcMar>
              <w:top w:w="43.2" w:type="dxa"/>
              <w:left w:w="43.2" w:type="dxa"/>
              <w:bottom w:w="43.2" w:type="dxa"/>
              <w:right w:w="43.2" w:type="dxa"/>
            </w:tcMar>
            <w:vAlign w:val="top"/>
          </w:tcPr>
          <w:p w:rsidR="00000000" w:rsidDel="00000000" w:rsidP="00000000" w:rsidRDefault="00000000" w:rsidRPr="00000000" w14:paraId="0000057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MODCZ</w:t>
            </w:r>
          </w:p>
          <w:p w:rsidR="00000000" w:rsidDel="00000000" w:rsidP="00000000" w:rsidRDefault="00000000" w:rsidRPr="00000000" w14:paraId="0000057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MODZ</w:t>
            </w:r>
          </w:p>
          <w:p w:rsidR="00000000" w:rsidDel="00000000" w:rsidP="00000000" w:rsidRDefault="00000000" w:rsidRPr="00000000" w14:paraId="0000057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MOV</w:t>
            </w:r>
          </w:p>
          <w:p w:rsidR="00000000" w:rsidDel="00000000" w:rsidP="00000000" w:rsidRDefault="00000000" w:rsidRPr="00000000" w14:paraId="0000057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MOVBYTS</w:t>
            </w:r>
          </w:p>
          <w:p w:rsidR="00000000" w:rsidDel="00000000" w:rsidP="00000000" w:rsidRDefault="00000000" w:rsidRPr="00000000" w14:paraId="0000057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w:t>
            </w:r>
          </w:p>
          <w:p w:rsidR="00000000" w:rsidDel="00000000" w:rsidP="00000000" w:rsidRDefault="00000000" w:rsidRPr="00000000" w14:paraId="0000057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MULDIV64</w:t>
            </w:r>
          </w:p>
        </w:tc>
        <w:tc>
          <w:tcPr>
            <w:shd w:fill="auto" w:val="clear"/>
            <w:tcMar>
              <w:top w:w="43.2" w:type="dxa"/>
              <w:left w:w="43.2" w:type="dxa"/>
              <w:bottom w:w="43.2" w:type="dxa"/>
              <w:right w:w="43.2" w:type="dxa"/>
            </w:tcMar>
            <w:vAlign w:val="top"/>
          </w:tcPr>
          <w:p w:rsidR="00000000" w:rsidDel="00000000" w:rsidP="00000000" w:rsidRDefault="00000000" w:rsidRPr="00000000" w14:paraId="0000057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MULPIX</w:t>
            </w:r>
          </w:p>
          <w:p w:rsidR="00000000" w:rsidDel="00000000" w:rsidP="00000000" w:rsidRDefault="00000000" w:rsidRPr="00000000" w14:paraId="0000057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MULS</w:t>
            </w:r>
          </w:p>
          <w:p w:rsidR="00000000" w:rsidDel="00000000" w:rsidP="00000000" w:rsidRDefault="00000000" w:rsidRPr="00000000" w14:paraId="0000058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MUXC</w:t>
            </w:r>
          </w:p>
          <w:p w:rsidR="00000000" w:rsidDel="00000000" w:rsidP="00000000" w:rsidRDefault="00000000" w:rsidRPr="00000000" w14:paraId="0000058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MUXNC</w:t>
            </w:r>
            <w:r w:rsidDel="00000000" w:rsidR="00000000" w:rsidRPr="00000000">
              <w:rPr>
                <w:rtl w:val="0"/>
              </w:rPr>
            </w:r>
          </w:p>
          <w:p w:rsidR="00000000" w:rsidDel="00000000" w:rsidP="00000000" w:rsidRDefault="00000000" w:rsidRPr="00000000" w14:paraId="0000058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MUXNIBS</w:t>
            </w:r>
            <w:r w:rsidDel="00000000" w:rsidR="00000000" w:rsidRPr="00000000">
              <w:rPr>
                <w:rtl w:val="0"/>
              </w:rPr>
            </w:r>
          </w:p>
          <w:p w:rsidR="00000000" w:rsidDel="00000000" w:rsidP="00000000" w:rsidRDefault="00000000" w:rsidRPr="00000000" w14:paraId="0000058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MUXNITS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8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MUXNZ</w:t>
            </w:r>
            <w:r w:rsidDel="00000000" w:rsidR="00000000" w:rsidRPr="00000000">
              <w:rPr>
                <w:rtl w:val="0"/>
              </w:rPr>
            </w:r>
          </w:p>
          <w:p w:rsidR="00000000" w:rsidDel="00000000" w:rsidP="00000000" w:rsidRDefault="00000000" w:rsidRPr="00000000" w14:paraId="0000058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MUXQ</w:t>
            </w:r>
          </w:p>
          <w:p w:rsidR="00000000" w:rsidDel="00000000" w:rsidP="00000000" w:rsidRDefault="00000000" w:rsidRPr="00000000" w14:paraId="0000058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MUXZ</w:t>
            </w:r>
          </w:p>
        </w:tc>
      </w:tr>
    </w:tbl>
    <w:p w:rsidR="00000000" w:rsidDel="00000000" w:rsidP="00000000" w:rsidRDefault="00000000" w:rsidRPr="00000000" w14:paraId="00000587">
      <w:pPr>
        <w:pStyle w:val="Heading2"/>
        <w:rPr/>
      </w:pPr>
      <w:bookmarkStart w:colFirst="0" w:colLast="0" w:name="_hl3y4yy9fsed" w:id="95"/>
      <w:bookmarkEnd w:id="95"/>
      <w:r w:rsidDel="00000000" w:rsidR="00000000" w:rsidRPr="00000000">
        <w:rPr>
          <w:rtl w:val="0"/>
        </w:rPr>
        <w:t xml:space="preserve">N - O</w:t>
      </w:r>
    </w:p>
    <w:tbl>
      <w:tblPr>
        <w:tblStyle w:val="Table13"/>
        <w:tblW w:w="10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60"/>
        <w:gridCol w:w="1020"/>
        <w:gridCol w:w="1080"/>
        <w:gridCol w:w="1050"/>
        <w:gridCol w:w="1020"/>
        <w:gridCol w:w="945"/>
        <w:gridCol w:w="930"/>
        <w:gridCol w:w="1140"/>
        <w:gridCol w:w="960"/>
        <w:gridCol w:w="740"/>
        <w:tblGridChange w:id="0">
          <w:tblGrid>
            <w:gridCol w:w="975"/>
            <w:gridCol w:w="960"/>
            <w:gridCol w:w="1020"/>
            <w:gridCol w:w="1080"/>
            <w:gridCol w:w="1050"/>
            <w:gridCol w:w="1020"/>
            <w:gridCol w:w="945"/>
            <w:gridCol w:w="930"/>
            <w:gridCol w:w="1140"/>
            <w:gridCol w:w="960"/>
            <w:gridCol w:w="74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58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NAN</w:t>
            </w:r>
          </w:p>
          <w:p w:rsidR="00000000" w:rsidDel="00000000" w:rsidP="00000000" w:rsidRDefault="00000000" w:rsidRPr="00000000" w14:paraId="0000058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w:t>
            </w:r>
          </w:p>
          <w:p w:rsidR="00000000" w:rsidDel="00000000" w:rsidP="00000000" w:rsidRDefault="00000000" w:rsidRPr="00000000" w14:paraId="0000058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NEGC</w:t>
            </w:r>
          </w:p>
          <w:p w:rsidR="00000000" w:rsidDel="00000000" w:rsidP="00000000" w:rsidRDefault="00000000" w:rsidRPr="00000000" w14:paraId="0000058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NEGNC</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8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NEGNZ</w:t>
            </w: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NEGX</w:t>
            </w:r>
            <w:r w:rsidDel="00000000" w:rsidR="00000000" w:rsidRPr="00000000">
              <w:rPr>
                <w:rtl w:val="0"/>
              </w:rPr>
            </w:r>
          </w:p>
          <w:p w:rsidR="00000000" w:rsidDel="00000000" w:rsidP="00000000" w:rsidRDefault="00000000" w:rsidRPr="00000000" w14:paraId="0000058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NEGZ</w:t>
            </w:r>
          </w:p>
          <w:p w:rsidR="00000000" w:rsidDel="00000000" w:rsidP="00000000" w:rsidRDefault="00000000" w:rsidRPr="00000000" w14:paraId="0000058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NEWCOG</w:t>
            </w:r>
          </w:p>
        </w:tc>
        <w:tc>
          <w:tcPr>
            <w:shd w:fill="auto" w:val="clear"/>
            <w:tcMar>
              <w:top w:w="43.2" w:type="dxa"/>
              <w:left w:w="43.2" w:type="dxa"/>
              <w:bottom w:w="43.2" w:type="dxa"/>
              <w:right w:w="43.2" w:type="dxa"/>
            </w:tcMar>
            <w:vAlign w:val="top"/>
          </w:tcPr>
          <w:p w:rsidR="00000000" w:rsidDel="00000000" w:rsidP="00000000" w:rsidRDefault="00000000" w:rsidRPr="00000000" w14:paraId="0000059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NEXT</w:t>
            </w:r>
          </w:p>
          <w:p w:rsidR="00000000" w:rsidDel="00000000" w:rsidP="00000000" w:rsidRDefault="00000000" w:rsidRPr="00000000" w14:paraId="0000059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NIXINT1</w:t>
            </w:r>
            <w:r w:rsidDel="00000000" w:rsidR="00000000" w:rsidRPr="00000000">
              <w:rPr>
                <w:rtl w:val="0"/>
              </w:rPr>
            </w:r>
          </w:p>
          <w:p w:rsidR="00000000" w:rsidDel="00000000" w:rsidP="00000000" w:rsidRDefault="00000000" w:rsidRPr="00000000" w14:paraId="0000059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NIXINT2</w:t>
            </w:r>
            <w:r w:rsidDel="00000000" w:rsidR="00000000" w:rsidRPr="00000000">
              <w:rPr>
                <w:rtl w:val="0"/>
              </w:rPr>
            </w:r>
          </w:p>
          <w:p w:rsidR="00000000" w:rsidDel="00000000" w:rsidP="00000000" w:rsidRDefault="00000000" w:rsidRPr="00000000" w14:paraId="0000059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NIXINT3</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9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NOP</w:t>
            </w:r>
          </w:p>
          <w:p w:rsidR="00000000" w:rsidDel="00000000" w:rsidP="00000000" w:rsidRDefault="00000000" w:rsidRPr="00000000" w14:paraId="0000059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NOT</w:t>
            </w:r>
          </w:p>
          <w:p w:rsidR="00000000" w:rsidDel="00000000" w:rsidP="00000000" w:rsidRDefault="00000000" w:rsidRPr="00000000" w14:paraId="0000059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OBJ</w:t>
            </w:r>
            <w:r w:rsidDel="00000000" w:rsidR="00000000" w:rsidRPr="00000000">
              <w:rPr>
                <w:rtl w:val="0"/>
              </w:rPr>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OBOX</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9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ONES</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OPACITY</w:t>
            </w:r>
            <w:r w:rsidDel="00000000" w:rsidR="00000000" w:rsidRPr="00000000">
              <w:rPr>
                <w:rtl w:val="0"/>
              </w:rPr>
            </w:r>
          </w:p>
          <w:p w:rsidR="00000000" w:rsidDel="00000000" w:rsidP="00000000" w:rsidRDefault="00000000" w:rsidRPr="00000000" w14:paraId="0000059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ORANGE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9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ORC</w:t>
            </w:r>
          </w:p>
          <w:p w:rsidR="00000000" w:rsidDel="00000000" w:rsidP="00000000" w:rsidRDefault="00000000" w:rsidRPr="00000000" w14:paraId="0000059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w:t>
            </w:r>
          </w:p>
          <w:p w:rsidR="00000000" w:rsidDel="00000000" w:rsidP="00000000" w:rsidRDefault="00000000" w:rsidRPr="00000000" w14:paraId="0000059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ORGF</w:t>
            </w:r>
          </w:p>
          <w:p w:rsidR="00000000" w:rsidDel="00000000" w:rsidP="00000000" w:rsidRDefault="00000000" w:rsidRPr="00000000" w14:paraId="0000059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ORGH</w:t>
            </w:r>
          </w:p>
        </w:tc>
        <w:tc>
          <w:tcPr>
            <w:shd w:fill="auto" w:val="clear"/>
            <w:tcMar>
              <w:top w:w="43.2" w:type="dxa"/>
              <w:left w:w="43.2" w:type="dxa"/>
              <w:bottom w:w="43.2" w:type="dxa"/>
              <w:right w:w="43.2"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ORIGIN</w:t>
            </w:r>
            <w:r w:rsidDel="00000000" w:rsidR="00000000" w:rsidRPr="00000000">
              <w:rPr>
                <w:rtl w:val="0"/>
              </w:rPr>
            </w:r>
          </w:p>
          <w:p w:rsidR="00000000" w:rsidDel="00000000" w:rsidP="00000000" w:rsidRDefault="00000000" w:rsidRPr="00000000" w14:paraId="000005A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ORZ</w:t>
            </w:r>
          </w:p>
          <w:p w:rsidR="00000000" w:rsidDel="00000000" w:rsidP="00000000" w:rsidRDefault="00000000" w:rsidRPr="00000000" w14:paraId="000005A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OTHER</w:t>
            </w:r>
          </w:p>
          <w:p w:rsidR="00000000" w:rsidDel="00000000" w:rsidP="00000000" w:rsidRDefault="00000000" w:rsidRPr="00000000" w14:paraId="000005A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OUTA</w:t>
            </w:r>
          </w:p>
        </w:tc>
        <w:tc>
          <w:tcPr>
            <w:shd w:fill="auto" w:val="clear"/>
            <w:tcMar>
              <w:top w:w="43.2" w:type="dxa"/>
              <w:left w:w="43.2" w:type="dxa"/>
              <w:bottom w:w="43.2" w:type="dxa"/>
              <w:right w:w="43.2" w:type="dxa"/>
            </w:tcMar>
            <w:vAlign w:val="top"/>
          </w:tcPr>
          <w:p w:rsidR="00000000" w:rsidDel="00000000" w:rsidP="00000000" w:rsidRDefault="00000000" w:rsidRPr="00000000" w14:paraId="000005A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OUTB</w:t>
            </w:r>
          </w:p>
          <w:p w:rsidR="00000000" w:rsidDel="00000000" w:rsidP="00000000" w:rsidRDefault="00000000" w:rsidRPr="00000000" w14:paraId="000005A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OUTC</w:t>
            </w:r>
          </w:p>
          <w:p w:rsidR="00000000" w:rsidDel="00000000" w:rsidP="00000000" w:rsidRDefault="00000000" w:rsidRPr="00000000" w14:paraId="000005A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OUTH</w:t>
            </w:r>
          </w:p>
          <w:p w:rsidR="00000000" w:rsidDel="00000000" w:rsidP="00000000" w:rsidRDefault="00000000" w:rsidRPr="00000000" w14:paraId="000005A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OUTL</w:t>
            </w:r>
          </w:p>
        </w:tc>
        <w:tc>
          <w:tcPr>
            <w:shd w:fill="auto" w:val="clear"/>
            <w:tcMar>
              <w:top w:w="43.2" w:type="dxa"/>
              <w:left w:w="43.2" w:type="dxa"/>
              <w:bottom w:w="43.2" w:type="dxa"/>
              <w:right w:w="43.2" w:type="dxa"/>
            </w:tcMar>
            <w:vAlign w:val="top"/>
          </w:tcPr>
          <w:p w:rsidR="00000000" w:rsidDel="00000000" w:rsidP="00000000" w:rsidRDefault="00000000" w:rsidRPr="00000000" w14:paraId="000005A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OUTNC</w:t>
            </w:r>
          </w:p>
          <w:p w:rsidR="00000000" w:rsidDel="00000000" w:rsidP="00000000" w:rsidRDefault="00000000" w:rsidRPr="00000000" w14:paraId="000005A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OUTNOT</w:t>
            </w:r>
            <w:r w:rsidDel="00000000" w:rsidR="00000000" w:rsidRPr="00000000">
              <w:rPr>
                <w:rtl w:val="0"/>
              </w:rPr>
            </w:r>
          </w:p>
          <w:p w:rsidR="00000000" w:rsidDel="00000000" w:rsidP="00000000" w:rsidRDefault="00000000" w:rsidRPr="00000000" w14:paraId="000005A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OUTNZ</w:t>
            </w:r>
          </w:p>
          <w:p w:rsidR="00000000" w:rsidDel="00000000" w:rsidP="00000000" w:rsidRDefault="00000000" w:rsidRPr="00000000" w14:paraId="000005A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OUTRND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5A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OUTZ</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OVAL</w:t>
            </w:r>
            <w:r w:rsidDel="00000000" w:rsidR="00000000" w:rsidRPr="00000000">
              <w:rPr>
                <w:rtl w:val="0"/>
              </w:rPr>
            </w:r>
          </w:p>
        </w:tc>
      </w:tr>
    </w:tbl>
    <w:p w:rsidR="00000000" w:rsidDel="00000000" w:rsidP="00000000" w:rsidRDefault="00000000" w:rsidRPr="00000000" w14:paraId="000005AE">
      <w:pPr>
        <w:pStyle w:val="Heading2"/>
        <w:rPr/>
      </w:pPr>
      <w:bookmarkStart w:colFirst="0" w:colLast="0" w:name="_9povq3pnjven" w:id="96"/>
      <w:bookmarkEnd w:id="96"/>
      <w:r w:rsidDel="00000000" w:rsidR="00000000" w:rsidRPr="00000000">
        <w:rPr>
          <w:rtl w:val="0"/>
        </w:rPr>
        <w:t xml:space="preserve">P</w:t>
      </w:r>
    </w:p>
    <w:tbl>
      <w:tblPr>
        <w:tblStyle w:val="Table14"/>
        <w:tblW w:w="100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1455"/>
        <w:gridCol w:w="1290"/>
        <w:gridCol w:w="1020"/>
        <w:gridCol w:w="1275"/>
        <w:gridCol w:w="1185"/>
        <w:gridCol w:w="900"/>
        <w:gridCol w:w="765"/>
        <w:gridCol w:w="900"/>
        <w:tblGridChange w:id="0">
          <w:tblGrid>
            <w:gridCol w:w="1290"/>
            <w:gridCol w:w="1455"/>
            <w:gridCol w:w="1290"/>
            <w:gridCol w:w="1020"/>
            <w:gridCol w:w="1275"/>
            <w:gridCol w:w="1185"/>
            <w:gridCol w:w="900"/>
            <w:gridCol w:w="765"/>
            <w:gridCol w:w="90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5A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w:t>
            </w:r>
          </w:p>
          <w:p w:rsidR="00000000" w:rsidDel="00000000" w:rsidP="00000000" w:rsidRDefault="00000000" w:rsidRPr="00000000" w14:paraId="000005B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P_ADC_100X</w:t>
            </w:r>
          </w:p>
          <w:p w:rsidR="00000000" w:rsidDel="00000000" w:rsidP="00000000" w:rsidRDefault="00000000" w:rsidRPr="00000000" w14:paraId="000005B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P_ADC_10X</w:t>
            </w:r>
          </w:p>
          <w:p w:rsidR="00000000" w:rsidDel="00000000" w:rsidP="00000000" w:rsidRDefault="00000000" w:rsidRPr="00000000" w14:paraId="000005B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P_ADC_1X</w:t>
            </w:r>
          </w:p>
          <w:p w:rsidR="00000000" w:rsidDel="00000000" w:rsidP="00000000" w:rsidRDefault="00000000" w:rsidRPr="00000000" w14:paraId="000005B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P_ADC_30X</w:t>
            </w:r>
          </w:p>
          <w:p w:rsidR="00000000" w:rsidDel="00000000" w:rsidP="00000000" w:rsidRDefault="00000000" w:rsidRPr="00000000" w14:paraId="000005B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P_ADC_3X</w:t>
            </w:r>
          </w:p>
          <w:p w:rsidR="00000000" w:rsidDel="00000000" w:rsidP="00000000" w:rsidRDefault="00000000" w:rsidRPr="00000000" w14:paraId="000005B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P_ADC_EXT</w:t>
            </w:r>
          </w:p>
          <w:p w:rsidR="00000000" w:rsidDel="00000000" w:rsidP="00000000" w:rsidRDefault="00000000" w:rsidRPr="00000000" w14:paraId="000005B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P_ADC_FLOAT</w:t>
            </w:r>
          </w:p>
          <w:p w:rsidR="00000000" w:rsidDel="00000000" w:rsidP="00000000" w:rsidRDefault="00000000" w:rsidRPr="00000000" w14:paraId="000005B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P_ADC_GIO</w:t>
            </w:r>
          </w:p>
          <w:p w:rsidR="00000000" w:rsidDel="00000000" w:rsidP="00000000" w:rsidRDefault="00000000" w:rsidRPr="00000000" w14:paraId="000005B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P_ADC_SCOPE</w:t>
            </w:r>
          </w:p>
          <w:p w:rsidR="00000000" w:rsidDel="00000000" w:rsidP="00000000" w:rsidRDefault="00000000" w:rsidRPr="00000000" w14:paraId="000005B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P_ADC_VIO</w:t>
            </w:r>
          </w:p>
          <w:p w:rsidR="00000000" w:rsidDel="00000000" w:rsidP="00000000" w:rsidRDefault="00000000" w:rsidRPr="00000000" w14:paraId="000005B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P_AND_AB</w:t>
            </w:r>
          </w:p>
          <w:p w:rsidR="00000000" w:rsidDel="00000000" w:rsidP="00000000" w:rsidRDefault="00000000" w:rsidRPr="00000000" w14:paraId="000005B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P_ASYNC_IO</w:t>
            </w:r>
          </w:p>
          <w:p w:rsidR="00000000" w:rsidDel="00000000" w:rsidP="00000000" w:rsidRDefault="00000000" w:rsidRPr="00000000" w14:paraId="000005B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P_ASYNC_RX</w:t>
            </w:r>
          </w:p>
          <w:p w:rsidR="00000000" w:rsidDel="00000000" w:rsidP="00000000" w:rsidRDefault="00000000" w:rsidRPr="00000000" w14:paraId="000005B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P_ASYNC_TX</w:t>
            </w:r>
          </w:p>
          <w:p w:rsidR="00000000" w:rsidDel="00000000" w:rsidP="00000000" w:rsidRDefault="00000000" w:rsidRPr="00000000" w14:paraId="000005B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P_BITDAC</w:t>
            </w:r>
          </w:p>
          <w:p w:rsidR="00000000" w:rsidDel="00000000" w:rsidP="00000000" w:rsidRDefault="00000000" w:rsidRPr="00000000" w14:paraId="000005B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P_CHANNEL</w:t>
            </w:r>
          </w:p>
          <w:p w:rsidR="00000000" w:rsidDel="00000000" w:rsidP="00000000" w:rsidRDefault="00000000" w:rsidRPr="00000000" w14:paraId="000005C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P_COMPARE_AB</w:t>
            </w:r>
          </w:p>
          <w:p w:rsidR="00000000" w:rsidDel="00000000" w:rsidP="00000000" w:rsidRDefault="00000000" w:rsidRPr="00000000" w14:paraId="000005C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P_COMPARE_AB_FB</w:t>
            </w:r>
          </w:p>
          <w:p w:rsidR="00000000" w:rsidDel="00000000" w:rsidP="00000000" w:rsidRDefault="00000000" w:rsidRPr="00000000" w14:paraId="000005C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P_COUNT_HIGHS</w:t>
            </w:r>
          </w:p>
        </w:tc>
        <w:tc>
          <w:tcPr>
            <w:shd w:fill="auto" w:val="clear"/>
            <w:tcMar>
              <w:top w:w="43.2" w:type="dxa"/>
              <w:left w:w="43.2" w:type="dxa"/>
              <w:bottom w:w="43.2" w:type="dxa"/>
              <w:right w:w="43.2" w:type="dxa"/>
            </w:tcMar>
            <w:vAlign w:val="top"/>
          </w:tcPr>
          <w:p w:rsidR="00000000" w:rsidDel="00000000" w:rsidP="00000000" w:rsidRDefault="00000000" w:rsidRPr="00000000" w14:paraId="000005C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P_COUNT_RISES</w:t>
            </w:r>
          </w:p>
          <w:p w:rsidR="00000000" w:rsidDel="00000000" w:rsidP="00000000" w:rsidRDefault="00000000" w:rsidRPr="00000000" w14:paraId="000005C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P_COUNTER_HIGHS</w:t>
            </w:r>
          </w:p>
          <w:p w:rsidR="00000000" w:rsidDel="00000000" w:rsidP="00000000" w:rsidRDefault="00000000" w:rsidRPr="00000000" w14:paraId="000005C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P_COUNTER_PERIODS</w:t>
            </w:r>
          </w:p>
          <w:p w:rsidR="00000000" w:rsidDel="00000000" w:rsidP="00000000" w:rsidRDefault="00000000" w:rsidRPr="00000000" w14:paraId="000005C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P_COUNTER_TICKS</w:t>
            </w:r>
          </w:p>
          <w:p w:rsidR="00000000" w:rsidDel="00000000" w:rsidP="00000000" w:rsidRDefault="00000000" w:rsidRPr="00000000" w14:paraId="000005C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P_DAC_124R_3V</w:t>
            </w:r>
          </w:p>
          <w:p w:rsidR="00000000" w:rsidDel="00000000" w:rsidP="00000000" w:rsidRDefault="00000000" w:rsidRPr="00000000" w14:paraId="000005C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P_DAC_600R_2V</w:t>
            </w:r>
          </w:p>
          <w:p w:rsidR="00000000" w:rsidDel="00000000" w:rsidP="00000000" w:rsidRDefault="00000000" w:rsidRPr="00000000" w14:paraId="000005C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P_DAC_75R_2V</w:t>
            </w:r>
          </w:p>
          <w:p w:rsidR="00000000" w:rsidDel="00000000" w:rsidP="00000000" w:rsidRDefault="00000000" w:rsidRPr="00000000" w14:paraId="000005C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P_DAC_990R_3V</w:t>
            </w:r>
          </w:p>
          <w:p w:rsidR="00000000" w:rsidDel="00000000" w:rsidP="00000000" w:rsidRDefault="00000000" w:rsidRPr="00000000" w14:paraId="000005C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P_DAC_DITHER_PWM</w:t>
            </w:r>
          </w:p>
          <w:p w:rsidR="00000000" w:rsidDel="00000000" w:rsidP="00000000" w:rsidRDefault="00000000" w:rsidRPr="00000000" w14:paraId="000005C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P_DAC_DITHER_RND</w:t>
            </w:r>
          </w:p>
          <w:p w:rsidR="00000000" w:rsidDel="00000000" w:rsidP="00000000" w:rsidRDefault="00000000" w:rsidRPr="00000000" w14:paraId="000005C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P_DAC_NOISE</w:t>
            </w:r>
          </w:p>
          <w:p w:rsidR="00000000" w:rsidDel="00000000" w:rsidP="00000000" w:rsidRDefault="00000000" w:rsidRPr="00000000" w14:paraId="000005C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P_EVENTS_TICKS</w:t>
            </w:r>
          </w:p>
          <w:p w:rsidR="00000000" w:rsidDel="00000000" w:rsidP="00000000" w:rsidRDefault="00000000" w:rsidRPr="00000000" w14:paraId="000005C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P_FILT0_AB</w:t>
            </w:r>
          </w:p>
          <w:p w:rsidR="00000000" w:rsidDel="00000000" w:rsidP="00000000" w:rsidRDefault="00000000" w:rsidRPr="00000000" w14:paraId="000005D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P_FILT1_AB</w:t>
            </w:r>
          </w:p>
          <w:p w:rsidR="00000000" w:rsidDel="00000000" w:rsidP="00000000" w:rsidRDefault="00000000" w:rsidRPr="00000000" w14:paraId="000005D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P_FILT2_AB</w:t>
            </w:r>
          </w:p>
          <w:p w:rsidR="00000000" w:rsidDel="00000000" w:rsidP="00000000" w:rsidRDefault="00000000" w:rsidRPr="00000000" w14:paraId="000005D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P_FILT3_AB</w:t>
            </w:r>
          </w:p>
          <w:p w:rsidR="00000000" w:rsidDel="00000000" w:rsidP="00000000" w:rsidRDefault="00000000" w:rsidRPr="00000000" w14:paraId="000005D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P_HIGH_100UA</w:t>
            </w:r>
          </w:p>
          <w:p w:rsidR="00000000" w:rsidDel="00000000" w:rsidP="00000000" w:rsidRDefault="00000000" w:rsidRPr="00000000" w14:paraId="000005D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P_HIGH_10UA</w:t>
            </w:r>
          </w:p>
          <w:p w:rsidR="00000000" w:rsidDel="00000000" w:rsidP="00000000" w:rsidRDefault="00000000" w:rsidRPr="00000000" w14:paraId="000005D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P_HIGH_150K</w:t>
            </w:r>
          </w:p>
          <w:p w:rsidR="00000000" w:rsidDel="00000000" w:rsidP="00000000" w:rsidRDefault="00000000" w:rsidRPr="00000000" w14:paraId="000005D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P_HIGH_15K</w:t>
            </w:r>
          </w:p>
        </w:tc>
        <w:tc>
          <w:tcPr>
            <w:shd w:fill="auto" w:val="clear"/>
            <w:tcMar>
              <w:top w:w="43.2" w:type="dxa"/>
              <w:left w:w="43.2" w:type="dxa"/>
              <w:bottom w:w="43.2" w:type="dxa"/>
              <w:right w:w="43.2" w:type="dxa"/>
            </w:tcMar>
            <w:vAlign w:val="top"/>
          </w:tcPr>
          <w:p w:rsidR="00000000" w:rsidDel="00000000" w:rsidP="00000000" w:rsidRDefault="00000000" w:rsidRPr="00000000" w14:paraId="000005D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P_HIGH_1K5</w:t>
            </w:r>
          </w:p>
          <w:p w:rsidR="00000000" w:rsidDel="00000000" w:rsidP="00000000" w:rsidRDefault="00000000" w:rsidRPr="00000000" w14:paraId="000005D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P_HIGH_1MA</w:t>
            </w:r>
          </w:p>
          <w:p w:rsidR="00000000" w:rsidDel="00000000" w:rsidP="00000000" w:rsidRDefault="00000000" w:rsidRPr="00000000" w14:paraId="000005D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P_HIGH_FAST</w:t>
            </w:r>
          </w:p>
          <w:p w:rsidR="00000000" w:rsidDel="00000000" w:rsidP="00000000" w:rsidRDefault="00000000" w:rsidRPr="00000000" w14:paraId="000005D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P_HIGH_FLOAT</w:t>
            </w:r>
          </w:p>
          <w:p w:rsidR="00000000" w:rsidDel="00000000" w:rsidP="00000000" w:rsidRDefault="00000000" w:rsidRPr="00000000" w14:paraId="000005D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P_HIGH_TICKS</w:t>
            </w:r>
          </w:p>
          <w:p w:rsidR="00000000" w:rsidDel="00000000" w:rsidP="00000000" w:rsidRDefault="00000000" w:rsidRPr="00000000" w14:paraId="000005D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P_INVERT_A</w:t>
            </w:r>
          </w:p>
          <w:p w:rsidR="00000000" w:rsidDel="00000000" w:rsidP="00000000" w:rsidRDefault="00000000" w:rsidRPr="00000000" w14:paraId="000005D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P_INVERT_B</w:t>
            </w:r>
          </w:p>
          <w:p w:rsidR="00000000" w:rsidDel="00000000" w:rsidP="00000000" w:rsidRDefault="00000000" w:rsidRPr="00000000" w14:paraId="000005D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P_INVERT_IN</w:t>
            </w:r>
          </w:p>
          <w:p w:rsidR="00000000" w:rsidDel="00000000" w:rsidP="00000000" w:rsidRDefault="00000000" w:rsidRPr="00000000" w14:paraId="000005D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P_INVERT_OUT</w:t>
            </w:r>
          </w:p>
          <w:p w:rsidR="00000000" w:rsidDel="00000000" w:rsidP="00000000" w:rsidRDefault="00000000" w:rsidRPr="00000000" w14:paraId="000005E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P_INVERT_OUTPUT</w:t>
            </w:r>
          </w:p>
          <w:p w:rsidR="00000000" w:rsidDel="00000000" w:rsidP="00000000" w:rsidRDefault="00000000" w:rsidRPr="00000000" w14:paraId="000005E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P_LEVEL_A</w:t>
            </w:r>
          </w:p>
          <w:p w:rsidR="00000000" w:rsidDel="00000000" w:rsidP="00000000" w:rsidRDefault="00000000" w:rsidRPr="00000000" w14:paraId="000005E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P_LEVEL_A_FBN</w:t>
            </w:r>
          </w:p>
          <w:p w:rsidR="00000000" w:rsidDel="00000000" w:rsidP="00000000" w:rsidRDefault="00000000" w:rsidRPr="00000000" w14:paraId="000005E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P_LEVEL_B_FBN</w:t>
            </w:r>
          </w:p>
          <w:p w:rsidR="00000000" w:rsidDel="00000000" w:rsidP="00000000" w:rsidRDefault="00000000" w:rsidRPr="00000000" w14:paraId="000005E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P_LEVEL_B_FBP</w:t>
            </w:r>
          </w:p>
          <w:p w:rsidR="00000000" w:rsidDel="00000000" w:rsidP="00000000" w:rsidRDefault="00000000" w:rsidRPr="00000000" w14:paraId="000005E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P_LOCAL_A</w:t>
            </w:r>
          </w:p>
          <w:p w:rsidR="00000000" w:rsidDel="00000000" w:rsidP="00000000" w:rsidRDefault="00000000" w:rsidRPr="00000000" w14:paraId="000005E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P_LOCAL_B</w:t>
            </w:r>
          </w:p>
          <w:p w:rsidR="00000000" w:rsidDel="00000000" w:rsidP="00000000" w:rsidRDefault="00000000" w:rsidRPr="00000000" w14:paraId="000005E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P_LOGIC_A</w:t>
            </w:r>
          </w:p>
          <w:p w:rsidR="00000000" w:rsidDel="00000000" w:rsidP="00000000" w:rsidRDefault="00000000" w:rsidRPr="00000000" w14:paraId="000005E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P_LOGIC_A_FB</w:t>
            </w:r>
          </w:p>
          <w:p w:rsidR="00000000" w:rsidDel="00000000" w:rsidP="00000000" w:rsidRDefault="00000000" w:rsidRPr="00000000" w14:paraId="000005E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P_LOGIC_B_FB</w:t>
            </w:r>
          </w:p>
          <w:p w:rsidR="00000000" w:rsidDel="00000000" w:rsidP="00000000" w:rsidRDefault="00000000" w:rsidRPr="00000000" w14:paraId="000005E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P_LOW_100UA</w:t>
            </w:r>
          </w:p>
        </w:tc>
        <w:tc>
          <w:tcPr>
            <w:shd w:fill="auto" w:val="clear"/>
            <w:tcMar>
              <w:top w:w="43.2" w:type="dxa"/>
              <w:left w:w="43.2" w:type="dxa"/>
              <w:bottom w:w="43.2" w:type="dxa"/>
              <w:right w:w="43.2" w:type="dxa"/>
            </w:tcMar>
            <w:vAlign w:val="top"/>
          </w:tcPr>
          <w:p w:rsidR="00000000" w:rsidDel="00000000" w:rsidP="00000000" w:rsidRDefault="00000000" w:rsidRPr="00000000" w14:paraId="000005E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P_LOW_10UA</w:t>
            </w:r>
          </w:p>
          <w:p w:rsidR="00000000" w:rsidDel="00000000" w:rsidP="00000000" w:rsidRDefault="00000000" w:rsidRPr="00000000" w14:paraId="000005E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P_LOW_150K</w:t>
            </w:r>
          </w:p>
          <w:p w:rsidR="00000000" w:rsidDel="00000000" w:rsidP="00000000" w:rsidRDefault="00000000" w:rsidRPr="00000000" w14:paraId="000005E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P_LOW_15K</w:t>
            </w:r>
          </w:p>
          <w:p w:rsidR="00000000" w:rsidDel="00000000" w:rsidP="00000000" w:rsidRDefault="00000000" w:rsidRPr="00000000" w14:paraId="000005E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P_LOW_1K5</w:t>
            </w:r>
          </w:p>
          <w:p w:rsidR="00000000" w:rsidDel="00000000" w:rsidP="00000000" w:rsidRDefault="00000000" w:rsidRPr="00000000" w14:paraId="000005E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P_LOW_1MA</w:t>
            </w:r>
          </w:p>
          <w:p w:rsidR="00000000" w:rsidDel="00000000" w:rsidP="00000000" w:rsidRDefault="00000000" w:rsidRPr="00000000" w14:paraId="000005F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P_LOW_FAST</w:t>
            </w:r>
          </w:p>
          <w:p w:rsidR="00000000" w:rsidDel="00000000" w:rsidP="00000000" w:rsidRDefault="00000000" w:rsidRPr="00000000" w14:paraId="000005F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P_LOW_FLOAT</w:t>
            </w:r>
          </w:p>
          <w:p w:rsidR="00000000" w:rsidDel="00000000" w:rsidP="00000000" w:rsidRDefault="00000000" w:rsidRPr="00000000" w14:paraId="000005F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P_MINUS1_A</w:t>
            </w:r>
          </w:p>
          <w:p w:rsidR="00000000" w:rsidDel="00000000" w:rsidP="00000000" w:rsidRDefault="00000000" w:rsidRPr="00000000" w14:paraId="000005F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P_MINUS1_B</w:t>
            </w:r>
          </w:p>
          <w:p w:rsidR="00000000" w:rsidDel="00000000" w:rsidP="00000000" w:rsidRDefault="00000000" w:rsidRPr="00000000" w14:paraId="000005F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P_MINUS2_A</w:t>
            </w:r>
          </w:p>
          <w:p w:rsidR="00000000" w:rsidDel="00000000" w:rsidP="00000000" w:rsidRDefault="00000000" w:rsidRPr="00000000" w14:paraId="000005F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P_MINUS2_B</w:t>
            </w:r>
          </w:p>
          <w:p w:rsidR="00000000" w:rsidDel="00000000" w:rsidP="00000000" w:rsidRDefault="00000000" w:rsidRPr="00000000" w14:paraId="000005F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P_MINUS3_A</w:t>
            </w:r>
          </w:p>
          <w:p w:rsidR="00000000" w:rsidDel="00000000" w:rsidP="00000000" w:rsidRDefault="00000000" w:rsidRPr="00000000" w14:paraId="000005F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P_MINUS3_B</w:t>
            </w:r>
          </w:p>
          <w:p w:rsidR="00000000" w:rsidDel="00000000" w:rsidP="00000000" w:rsidRDefault="00000000" w:rsidRPr="00000000" w14:paraId="000005F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P_NCO_DUTY</w:t>
            </w:r>
          </w:p>
          <w:p w:rsidR="00000000" w:rsidDel="00000000" w:rsidP="00000000" w:rsidRDefault="00000000" w:rsidRPr="00000000" w14:paraId="000005F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P_NCO_FREQ</w:t>
            </w:r>
          </w:p>
          <w:p w:rsidR="00000000" w:rsidDel="00000000" w:rsidP="00000000" w:rsidRDefault="00000000" w:rsidRPr="00000000" w14:paraId="000005F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P_NORMAL</w:t>
            </w:r>
          </w:p>
          <w:p w:rsidR="00000000" w:rsidDel="00000000" w:rsidP="00000000" w:rsidRDefault="00000000" w:rsidRPr="00000000" w14:paraId="000005F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P_OE</w:t>
            </w:r>
          </w:p>
          <w:p w:rsidR="00000000" w:rsidDel="00000000" w:rsidP="00000000" w:rsidRDefault="00000000" w:rsidRPr="00000000" w14:paraId="000005F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P_OR_AB</w:t>
            </w:r>
          </w:p>
          <w:p w:rsidR="00000000" w:rsidDel="00000000" w:rsidP="00000000" w:rsidRDefault="00000000" w:rsidRPr="00000000" w14:paraId="000005F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P_OUTBIT_A</w:t>
            </w:r>
          </w:p>
          <w:p w:rsidR="00000000" w:rsidDel="00000000" w:rsidP="00000000" w:rsidRDefault="00000000" w:rsidRPr="00000000" w14:paraId="000005F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P_OUTBIT_B</w:t>
            </w:r>
          </w:p>
        </w:tc>
        <w:tc>
          <w:tcPr>
            <w:shd w:fill="auto" w:val="clear"/>
            <w:tcMar>
              <w:top w:w="43.2" w:type="dxa"/>
              <w:left w:w="43.2" w:type="dxa"/>
              <w:bottom w:w="43.2" w:type="dxa"/>
              <w:right w:w="43.2" w:type="dxa"/>
            </w:tcMar>
            <w:vAlign w:val="top"/>
          </w:tcPr>
          <w:p w:rsidR="00000000" w:rsidDel="00000000" w:rsidP="00000000" w:rsidRDefault="00000000" w:rsidRPr="00000000" w14:paraId="000005F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P_PASS_AB</w:t>
            </w:r>
          </w:p>
          <w:p w:rsidR="00000000" w:rsidDel="00000000" w:rsidP="00000000" w:rsidRDefault="00000000" w:rsidRPr="00000000" w14:paraId="0000060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P_PERIODS_HIGHS</w:t>
            </w:r>
          </w:p>
          <w:p w:rsidR="00000000" w:rsidDel="00000000" w:rsidP="00000000" w:rsidRDefault="00000000" w:rsidRPr="00000000" w14:paraId="0000060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P_PERIODS_TICKS</w:t>
            </w:r>
          </w:p>
          <w:p w:rsidR="00000000" w:rsidDel="00000000" w:rsidP="00000000" w:rsidRDefault="00000000" w:rsidRPr="00000000" w14:paraId="0000060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P_PLUS1_A</w:t>
            </w:r>
          </w:p>
          <w:p w:rsidR="00000000" w:rsidDel="00000000" w:rsidP="00000000" w:rsidRDefault="00000000" w:rsidRPr="00000000" w14:paraId="0000060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P_PLUS1_B</w:t>
            </w:r>
          </w:p>
          <w:p w:rsidR="00000000" w:rsidDel="00000000" w:rsidP="00000000" w:rsidRDefault="00000000" w:rsidRPr="00000000" w14:paraId="0000060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P_PLUS2_A</w:t>
            </w:r>
          </w:p>
          <w:p w:rsidR="00000000" w:rsidDel="00000000" w:rsidP="00000000" w:rsidRDefault="00000000" w:rsidRPr="00000000" w14:paraId="0000060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P_PLUS2_B</w:t>
            </w:r>
          </w:p>
          <w:p w:rsidR="00000000" w:rsidDel="00000000" w:rsidP="00000000" w:rsidRDefault="00000000" w:rsidRPr="00000000" w14:paraId="0000060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P_PLUS3_A</w:t>
            </w:r>
          </w:p>
          <w:p w:rsidR="00000000" w:rsidDel="00000000" w:rsidP="00000000" w:rsidRDefault="00000000" w:rsidRPr="00000000" w14:paraId="0000060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P_PLUS3_B</w:t>
            </w:r>
          </w:p>
          <w:p w:rsidR="00000000" w:rsidDel="00000000" w:rsidP="00000000" w:rsidRDefault="00000000" w:rsidRPr="00000000" w14:paraId="0000060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P_PULSE</w:t>
            </w:r>
          </w:p>
          <w:p w:rsidR="00000000" w:rsidDel="00000000" w:rsidP="00000000" w:rsidRDefault="00000000" w:rsidRPr="00000000" w14:paraId="0000060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P_PWM_SAWTOOTH</w:t>
            </w:r>
          </w:p>
          <w:p w:rsidR="00000000" w:rsidDel="00000000" w:rsidP="00000000" w:rsidRDefault="00000000" w:rsidRPr="00000000" w14:paraId="0000060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P_PWM_SMPS</w:t>
            </w:r>
          </w:p>
          <w:p w:rsidR="00000000" w:rsidDel="00000000" w:rsidP="00000000" w:rsidRDefault="00000000" w:rsidRPr="00000000" w14:paraId="0000060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P_PWM_TRIANGLE</w:t>
            </w:r>
          </w:p>
          <w:p w:rsidR="00000000" w:rsidDel="00000000" w:rsidP="00000000" w:rsidRDefault="00000000" w:rsidRPr="00000000" w14:paraId="0000060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P_QUADRATURE</w:t>
            </w:r>
          </w:p>
          <w:p w:rsidR="00000000" w:rsidDel="00000000" w:rsidP="00000000" w:rsidRDefault="00000000" w:rsidRPr="00000000" w14:paraId="0000060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P_REG_UP</w:t>
            </w:r>
          </w:p>
          <w:p w:rsidR="00000000" w:rsidDel="00000000" w:rsidP="00000000" w:rsidRDefault="00000000" w:rsidRPr="00000000" w14:paraId="0000060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P_REG_UP_DOWN</w:t>
            </w:r>
          </w:p>
          <w:p w:rsidR="00000000" w:rsidDel="00000000" w:rsidP="00000000" w:rsidRDefault="00000000" w:rsidRPr="00000000" w14:paraId="0000060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P_REPOSITORY</w:t>
            </w:r>
          </w:p>
          <w:p w:rsidR="00000000" w:rsidDel="00000000" w:rsidP="00000000" w:rsidRDefault="00000000" w:rsidRPr="00000000" w14:paraId="0000061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P_SCHMITT_A</w:t>
            </w:r>
          </w:p>
          <w:p w:rsidR="00000000" w:rsidDel="00000000" w:rsidP="00000000" w:rsidRDefault="00000000" w:rsidRPr="00000000" w14:paraId="0000061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P_SCHMITT_A_FB</w:t>
            </w:r>
          </w:p>
          <w:p w:rsidR="00000000" w:rsidDel="00000000" w:rsidP="00000000" w:rsidRDefault="00000000" w:rsidRPr="00000000" w14:paraId="0000061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P_SCHMITT_B_FB</w:t>
            </w:r>
          </w:p>
        </w:tc>
        <w:tc>
          <w:tcPr>
            <w:shd w:fill="auto" w:val="clear"/>
            <w:tcMar>
              <w:top w:w="43.2" w:type="dxa"/>
              <w:left w:w="43.2" w:type="dxa"/>
              <w:bottom w:w="43.2" w:type="dxa"/>
              <w:right w:w="43.2" w:type="dxa"/>
            </w:tcMar>
            <w:vAlign w:val="top"/>
          </w:tcPr>
          <w:p w:rsidR="00000000" w:rsidDel="00000000" w:rsidP="00000000" w:rsidRDefault="00000000" w:rsidRPr="00000000" w14:paraId="0000061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P_STATE_TICKS</w:t>
            </w:r>
          </w:p>
          <w:p w:rsidR="00000000" w:rsidDel="00000000" w:rsidP="00000000" w:rsidRDefault="00000000" w:rsidRPr="00000000" w14:paraId="0000061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P_SYNC_IO</w:t>
            </w:r>
          </w:p>
          <w:p w:rsidR="00000000" w:rsidDel="00000000" w:rsidP="00000000" w:rsidRDefault="00000000" w:rsidRPr="00000000" w14:paraId="0000061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P_SYNC_RX</w:t>
            </w:r>
          </w:p>
          <w:p w:rsidR="00000000" w:rsidDel="00000000" w:rsidP="00000000" w:rsidRDefault="00000000" w:rsidRPr="00000000" w14:paraId="0000061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P_SYNC_TX</w:t>
            </w:r>
          </w:p>
          <w:p w:rsidR="00000000" w:rsidDel="00000000" w:rsidP="00000000" w:rsidRDefault="00000000" w:rsidRPr="00000000" w14:paraId="0000061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P_TRANSITION</w:t>
            </w:r>
          </w:p>
          <w:p w:rsidR="00000000" w:rsidDel="00000000" w:rsidP="00000000" w:rsidRDefault="00000000" w:rsidRPr="00000000" w14:paraId="0000061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P_TRUE_A</w:t>
            </w:r>
          </w:p>
          <w:p w:rsidR="00000000" w:rsidDel="00000000" w:rsidP="00000000" w:rsidRDefault="00000000" w:rsidRPr="00000000" w14:paraId="0000061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P_TRUE_B</w:t>
            </w:r>
          </w:p>
          <w:p w:rsidR="00000000" w:rsidDel="00000000" w:rsidP="00000000" w:rsidRDefault="00000000" w:rsidRPr="00000000" w14:paraId="0000061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P_TRUE_IN</w:t>
            </w:r>
          </w:p>
          <w:p w:rsidR="00000000" w:rsidDel="00000000" w:rsidP="00000000" w:rsidRDefault="00000000" w:rsidRPr="00000000" w14:paraId="0000061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P_TRUE_OUT</w:t>
            </w:r>
          </w:p>
          <w:p w:rsidR="00000000" w:rsidDel="00000000" w:rsidP="00000000" w:rsidRDefault="00000000" w:rsidRPr="00000000" w14:paraId="0000061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P_TRUE_OUTPUT</w:t>
            </w:r>
          </w:p>
          <w:p w:rsidR="00000000" w:rsidDel="00000000" w:rsidP="00000000" w:rsidRDefault="00000000" w:rsidRPr="00000000" w14:paraId="0000061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P_TT_00</w:t>
            </w:r>
          </w:p>
          <w:p w:rsidR="00000000" w:rsidDel="00000000" w:rsidP="00000000" w:rsidRDefault="00000000" w:rsidRPr="00000000" w14:paraId="0000061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P_TT_01</w:t>
            </w:r>
          </w:p>
          <w:p w:rsidR="00000000" w:rsidDel="00000000" w:rsidP="00000000" w:rsidRDefault="00000000" w:rsidRPr="00000000" w14:paraId="0000061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P_TT_10</w:t>
            </w:r>
          </w:p>
          <w:p w:rsidR="00000000" w:rsidDel="00000000" w:rsidP="00000000" w:rsidRDefault="00000000" w:rsidRPr="00000000" w14:paraId="0000062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P_TT_11</w:t>
            </w:r>
          </w:p>
          <w:p w:rsidR="00000000" w:rsidDel="00000000" w:rsidP="00000000" w:rsidRDefault="00000000" w:rsidRPr="00000000" w14:paraId="0000062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P_USB_PAIR</w:t>
            </w:r>
          </w:p>
          <w:p w:rsidR="00000000" w:rsidDel="00000000" w:rsidP="00000000" w:rsidRDefault="00000000" w:rsidRPr="00000000" w14:paraId="0000062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P_XOR_AB</w:t>
            </w:r>
          </w:p>
          <w:p w:rsidR="00000000" w:rsidDel="00000000" w:rsidP="00000000" w:rsidRDefault="00000000" w:rsidRPr="00000000" w14:paraId="0000062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PA</w:t>
            </w:r>
          </w:p>
          <w:p w:rsidR="00000000" w:rsidDel="00000000" w:rsidP="00000000" w:rsidRDefault="00000000" w:rsidRPr="00000000" w14:paraId="0000062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PB</w:t>
            </w:r>
          </w:p>
          <w:p w:rsidR="00000000" w:rsidDel="00000000" w:rsidP="00000000" w:rsidRDefault="00000000" w:rsidRPr="00000000" w14:paraId="0000062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PC_KEY</w:t>
            </w:r>
          </w:p>
          <w:p w:rsidR="00000000" w:rsidDel="00000000" w:rsidP="00000000" w:rsidRDefault="00000000" w:rsidRPr="00000000" w14:paraId="0000062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PC_MOUSE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w:t>
            </w:r>
            <w:r w:rsidDel="00000000" w:rsidR="00000000" w:rsidRPr="00000000">
              <w:rPr>
                <w:rtl w:val="0"/>
              </w:rPr>
            </w:r>
          </w:p>
          <w:p w:rsidR="00000000" w:rsidDel="00000000" w:rsidP="00000000" w:rsidRDefault="00000000" w:rsidRPr="00000000" w14:paraId="0000062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PINCLEAR</w:t>
            </w:r>
          </w:p>
          <w:p w:rsidR="00000000" w:rsidDel="00000000" w:rsidP="00000000" w:rsidRDefault="00000000" w:rsidRPr="00000000" w14:paraId="0000062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PINF</w:t>
            </w:r>
          </w:p>
          <w:p w:rsidR="00000000" w:rsidDel="00000000" w:rsidP="00000000" w:rsidRDefault="00000000" w:rsidRPr="00000000" w14:paraId="0000062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PINFLOAT</w:t>
            </w:r>
            <w:r w:rsidDel="00000000" w:rsidR="00000000" w:rsidRPr="00000000">
              <w:rPr>
                <w:rtl w:val="0"/>
              </w:rPr>
            </w:r>
          </w:p>
          <w:p w:rsidR="00000000" w:rsidDel="00000000" w:rsidP="00000000" w:rsidRDefault="00000000" w:rsidRPr="00000000" w14:paraId="0000062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PINH</w:t>
            </w:r>
          </w:p>
          <w:p w:rsidR="00000000" w:rsidDel="00000000" w:rsidP="00000000" w:rsidRDefault="00000000" w:rsidRPr="00000000" w14:paraId="0000062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PINHIGH</w:t>
            </w:r>
          </w:p>
          <w:p w:rsidR="00000000" w:rsidDel="00000000" w:rsidP="00000000" w:rsidRDefault="00000000" w:rsidRPr="00000000" w14:paraId="0000062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PINL</w:t>
            </w:r>
            <w:r w:rsidDel="00000000" w:rsidR="00000000" w:rsidRPr="00000000">
              <w:rPr>
                <w:rtl w:val="0"/>
              </w:rPr>
            </w:r>
          </w:p>
          <w:p w:rsidR="00000000" w:rsidDel="00000000" w:rsidP="00000000" w:rsidRDefault="00000000" w:rsidRPr="00000000" w14:paraId="0000062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PINLOW</w:t>
            </w:r>
            <w:r w:rsidDel="00000000" w:rsidR="00000000" w:rsidRPr="00000000">
              <w:rPr>
                <w:rtl w:val="0"/>
              </w:rPr>
            </w:r>
          </w:p>
          <w:p w:rsidR="00000000" w:rsidDel="00000000" w:rsidP="00000000" w:rsidRDefault="00000000" w:rsidRPr="00000000" w14:paraId="0000062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PINR</w:t>
            </w:r>
          </w:p>
          <w:p w:rsidR="00000000" w:rsidDel="00000000" w:rsidP="00000000" w:rsidRDefault="00000000" w:rsidRPr="00000000" w14:paraId="0000063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PINREAD</w:t>
            </w:r>
          </w:p>
          <w:p w:rsidR="00000000" w:rsidDel="00000000" w:rsidP="00000000" w:rsidRDefault="00000000" w:rsidRPr="00000000" w14:paraId="0000063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PINSTART</w:t>
            </w:r>
          </w:p>
          <w:p w:rsidR="00000000" w:rsidDel="00000000" w:rsidP="00000000" w:rsidRDefault="00000000" w:rsidRPr="00000000" w14:paraId="0000063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PINT</w:t>
            </w:r>
          </w:p>
          <w:p w:rsidR="00000000" w:rsidDel="00000000" w:rsidP="00000000" w:rsidRDefault="00000000" w:rsidRPr="00000000" w14:paraId="0000063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PINTOGGLE</w:t>
            </w:r>
          </w:p>
          <w:p w:rsidR="00000000" w:rsidDel="00000000" w:rsidP="00000000" w:rsidRDefault="00000000" w:rsidRPr="00000000" w14:paraId="0000063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PINW</w:t>
            </w:r>
          </w:p>
          <w:p w:rsidR="00000000" w:rsidDel="00000000" w:rsidP="00000000" w:rsidRDefault="00000000" w:rsidRPr="00000000" w14:paraId="0000063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PINWRITE</w:t>
            </w:r>
          </w:p>
          <w:p w:rsidR="00000000" w:rsidDel="00000000" w:rsidP="00000000" w:rsidRDefault="00000000" w:rsidRPr="00000000" w14:paraId="0000063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PLOT</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POLAR</w:t>
            </w:r>
            <w:r w:rsidDel="00000000" w:rsidR="00000000" w:rsidRPr="00000000">
              <w:rPr>
                <w:rtl w:val="0"/>
              </w:rPr>
            </w:r>
          </w:p>
          <w:p w:rsidR="00000000" w:rsidDel="00000000" w:rsidP="00000000" w:rsidRDefault="00000000" w:rsidRPr="00000000" w14:paraId="0000063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POLLATN</w:t>
            </w:r>
          </w:p>
          <w:p w:rsidR="00000000" w:rsidDel="00000000" w:rsidP="00000000" w:rsidRDefault="00000000" w:rsidRPr="00000000" w14:paraId="0000063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w:t>
            </w:r>
            <w:r w:rsidDel="00000000" w:rsidR="00000000" w:rsidRPr="00000000">
              <w:rPr>
                <w:rtl w:val="0"/>
              </w:rPr>
            </w:r>
          </w:p>
          <w:p w:rsidR="00000000" w:rsidDel="00000000" w:rsidP="00000000" w:rsidRDefault="00000000" w:rsidRPr="00000000" w14:paraId="0000063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POLLCT1</w:t>
            </w:r>
          </w:p>
        </w:tc>
        <w:tc>
          <w:tcPr>
            <w:shd w:fill="auto" w:val="clear"/>
            <w:tcMar>
              <w:top w:w="43.2" w:type="dxa"/>
              <w:left w:w="43.2" w:type="dxa"/>
              <w:bottom w:w="43.2" w:type="dxa"/>
              <w:right w:w="43.2" w:type="dxa"/>
            </w:tcMar>
            <w:vAlign w:val="top"/>
          </w:tcPr>
          <w:p w:rsidR="00000000" w:rsidDel="00000000" w:rsidP="00000000" w:rsidRDefault="00000000" w:rsidRPr="00000000" w14:paraId="0000063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POLLCT2</w:t>
            </w:r>
          </w:p>
          <w:p w:rsidR="00000000" w:rsidDel="00000000" w:rsidP="00000000" w:rsidRDefault="00000000" w:rsidRPr="00000000" w14:paraId="0000063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POLLCT3</w:t>
            </w:r>
          </w:p>
          <w:p w:rsidR="00000000" w:rsidDel="00000000" w:rsidP="00000000" w:rsidRDefault="00000000" w:rsidRPr="00000000" w14:paraId="0000063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POLLFBW</w:t>
            </w:r>
            <w:r w:rsidDel="00000000" w:rsidR="00000000" w:rsidRPr="00000000">
              <w:rPr>
                <w:rtl w:val="0"/>
              </w:rPr>
            </w:r>
          </w:p>
          <w:p w:rsidR="00000000" w:rsidDel="00000000" w:rsidP="00000000" w:rsidRDefault="00000000" w:rsidRPr="00000000" w14:paraId="0000063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POLLINT</w:t>
            </w:r>
          </w:p>
          <w:p w:rsidR="00000000" w:rsidDel="00000000" w:rsidP="00000000" w:rsidRDefault="00000000" w:rsidRPr="00000000" w14:paraId="0000063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POLLPAT</w:t>
            </w:r>
          </w:p>
          <w:p w:rsidR="00000000" w:rsidDel="00000000" w:rsidP="00000000" w:rsidRDefault="00000000" w:rsidRPr="00000000" w14:paraId="0000064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POLLQMT</w:t>
            </w:r>
          </w:p>
          <w:p w:rsidR="00000000" w:rsidDel="00000000" w:rsidP="00000000" w:rsidRDefault="00000000" w:rsidRPr="00000000" w14:paraId="0000064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POLLSE1</w:t>
            </w:r>
          </w:p>
          <w:p w:rsidR="00000000" w:rsidDel="00000000" w:rsidP="00000000" w:rsidRDefault="00000000" w:rsidRPr="00000000" w14:paraId="0000064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POLLSE2</w:t>
            </w:r>
          </w:p>
          <w:p w:rsidR="00000000" w:rsidDel="00000000" w:rsidP="00000000" w:rsidRDefault="00000000" w:rsidRPr="00000000" w14:paraId="0000064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POLLSE3</w:t>
            </w:r>
          </w:p>
          <w:p w:rsidR="00000000" w:rsidDel="00000000" w:rsidP="00000000" w:rsidRDefault="00000000" w:rsidRPr="00000000" w14:paraId="0000064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POLLSE4</w:t>
            </w:r>
          </w:p>
          <w:p w:rsidR="00000000" w:rsidDel="00000000" w:rsidP="00000000" w:rsidRDefault="00000000" w:rsidRPr="00000000" w14:paraId="0000064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POLLXFI</w:t>
            </w:r>
          </w:p>
          <w:p w:rsidR="00000000" w:rsidDel="00000000" w:rsidP="00000000" w:rsidRDefault="00000000" w:rsidRPr="00000000" w14:paraId="0000064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POLLXMT</w:t>
            </w:r>
          </w:p>
          <w:p w:rsidR="00000000" w:rsidDel="00000000" w:rsidP="00000000" w:rsidRDefault="00000000" w:rsidRPr="00000000" w14:paraId="0000064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POLLXRL</w:t>
            </w:r>
          </w:p>
          <w:p w:rsidR="00000000" w:rsidDel="00000000" w:rsidP="00000000" w:rsidRDefault="00000000" w:rsidRPr="00000000" w14:paraId="0000064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POLLXRO</w:t>
            </w:r>
            <w:r w:rsidDel="00000000" w:rsidR="00000000" w:rsidRPr="00000000">
              <w:rPr>
                <w:rtl w:val="0"/>
              </w:rPr>
            </w:r>
          </w:p>
          <w:p w:rsidR="00000000" w:rsidDel="00000000" w:rsidP="00000000" w:rsidRDefault="00000000" w:rsidRPr="00000000" w14:paraId="0000064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POLXY</w:t>
            </w:r>
          </w:p>
          <w:p w:rsidR="00000000" w:rsidDel="00000000" w:rsidP="00000000" w:rsidRDefault="00000000" w:rsidRPr="00000000" w14:paraId="0000064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w:t>
            </w:r>
          </w:p>
          <w:p w:rsidR="00000000" w:rsidDel="00000000" w:rsidP="00000000" w:rsidRDefault="00000000" w:rsidRPr="00000000" w14:paraId="0000064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POPA</w:t>
            </w:r>
          </w:p>
          <w:p w:rsidR="00000000" w:rsidDel="00000000" w:rsidP="00000000" w:rsidRDefault="00000000" w:rsidRPr="00000000" w14:paraId="0000064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POPB</w:t>
            </w:r>
          </w:p>
          <w:p w:rsidR="00000000" w:rsidDel="00000000" w:rsidP="00000000" w:rsidRDefault="00000000" w:rsidRPr="00000000" w14:paraId="0000064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POS</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POSX</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64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PR0</w:t>
            </w:r>
          </w:p>
          <w:p w:rsidR="00000000" w:rsidDel="00000000" w:rsidP="00000000" w:rsidRDefault="00000000" w:rsidRPr="00000000" w14:paraId="0000065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PR1</w:t>
            </w:r>
          </w:p>
          <w:p w:rsidR="00000000" w:rsidDel="00000000" w:rsidP="00000000" w:rsidRDefault="00000000" w:rsidRPr="00000000" w14:paraId="0000065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PR2</w:t>
            </w:r>
          </w:p>
          <w:p w:rsidR="00000000" w:rsidDel="00000000" w:rsidP="00000000" w:rsidRDefault="00000000" w:rsidRPr="00000000" w14:paraId="0000065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PR3</w:t>
            </w:r>
          </w:p>
          <w:p w:rsidR="00000000" w:rsidDel="00000000" w:rsidP="00000000" w:rsidRDefault="00000000" w:rsidRPr="00000000" w14:paraId="0000065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PR4</w:t>
            </w:r>
          </w:p>
          <w:p w:rsidR="00000000" w:rsidDel="00000000" w:rsidP="00000000" w:rsidRDefault="00000000" w:rsidRPr="00000000" w14:paraId="0000065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PR5</w:t>
            </w:r>
          </w:p>
          <w:p w:rsidR="00000000" w:rsidDel="00000000" w:rsidP="00000000" w:rsidRDefault="00000000" w:rsidRPr="00000000" w14:paraId="0000065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PR6</w:t>
            </w:r>
          </w:p>
          <w:p w:rsidR="00000000" w:rsidDel="00000000" w:rsidP="00000000" w:rsidRDefault="00000000" w:rsidRPr="00000000" w14:paraId="0000065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PR7</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PRECISE</w:t>
            </w:r>
            <w:r w:rsidDel="00000000" w:rsidR="00000000" w:rsidRPr="00000000">
              <w:rPr>
                <w:rtl w:val="0"/>
              </w:rPr>
            </w:r>
          </w:p>
          <w:p w:rsidR="00000000" w:rsidDel="00000000" w:rsidP="00000000" w:rsidRDefault="00000000" w:rsidRPr="00000000" w14:paraId="0000065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PRECOMPILE</w:t>
            </w:r>
          </w:p>
          <w:p w:rsidR="00000000" w:rsidDel="00000000" w:rsidP="00000000" w:rsidRDefault="00000000" w:rsidRPr="00000000" w14:paraId="0000065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PRI</w:t>
            </w:r>
            <w:r w:rsidDel="00000000" w:rsidR="00000000" w:rsidRPr="00000000">
              <w:rPr>
                <w:rtl w:val="0"/>
              </w:rPr>
            </w:r>
          </w:p>
          <w:p w:rsidR="00000000" w:rsidDel="00000000" w:rsidP="00000000" w:rsidRDefault="00000000" w:rsidRPr="00000000" w14:paraId="0000065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PTRA</w:t>
            </w:r>
          </w:p>
          <w:p w:rsidR="00000000" w:rsidDel="00000000" w:rsidP="00000000" w:rsidRDefault="00000000" w:rsidRPr="00000000" w14:paraId="0000065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PTRB</w:t>
            </w:r>
            <w:r w:rsidDel="00000000" w:rsidR="00000000" w:rsidRPr="00000000">
              <w:rPr>
                <w:rtl w:val="0"/>
              </w:rPr>
            </w:r>
          </w:p>
          <w:p w:rsidR="00000000" w:rsidDel="00000000" w:rsidP="00000000" w:rsidRDefault="00000000" w:rsidRPr="00000000" w14:paraId="0000065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PUB</w:t>
            </w:r>
            <w:r w:rsidDel="00000000" w:rsidR="00000000" w:rsidRPr="00000000">
              <w:rPr>
                <w:rtl w:val="0"/>
              </w:rPr>
            </w:r>
          </w:p>
          <w:p w:rsidR="00000000" w:rsidDel="00000000" w:rsidP="00000000" w:rsidRDefault="00000000" w:rsidRPr="00000000" w14:paraId="0000065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w:t>
            </w:r>
          </w:p>
          <w:p w:rsidR="00000000" w:rsidDel="00000000" w:rsidP="00000000" w:rsidRDefault="00000000" w:rsidRPr="00000000" w14:paraId="0000065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PUSHA</w:t>
            </w:r>
          </w:p>
          <w:p w:rsidR="00000000" w:rsidDel="00000000" w:rsidP="00000000" w:rsidRDefault="00000000" w:rsidRPr="00000000" w14:paraId="0000065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PUSHB</w:t>
            </w:r>
          </w:p>
        </w:tc>
      </w:tr>
    </w:tbl>
    <w:p w:rsidR="00000000" w:rsidDel="00000000" w:rsidP="00000000" w:rsidRDefault="00000000" w:rsidRPr="00000000" w14:paraId="00000660">
      <w:pPr>
        <w:pStyle w:val="Heading2"/>
        <w:pageBreakBefore w:val="0"/>
        <w:widowControl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spacing w:line="240" w:lineRule="auto"/>
        <w:rPr/>
      </w:pPr>
      <w:bookmarkStart w:colFirst="0" w:colLast="0" w:name="_hhnkaf3kzx8g" w:id="97"/>
      <w:bookmarkEnd w:id="97"/>
      <w:r w:rsidDel="00000000" w:rsidR="00000000" w:rsidRPr="00000000">
        <w:rPr>
          <w:rtl w:val="0"/>
        </w:rPr>
        <w:t xml:space="preserve">Q - R</w:t>
      </w:r>
    </w:p>
    <w:tbl>
      <w:tblPr>
        <w:tblStyle w:val="Table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020"/>
        <w:gridCol w:w="1005"/>
        <w:gridCol w:w="975"/>
        <w:gridCol w:w="915"/>
        <w:gridCol w:w="915"/>
        <w:gridCol w:w="810"/>
        <w:gridCol w:w="945"/>
        <w:gridCol w:w="840"/>
        <w:gridCol w:w="870"/>
        <w:gridCol w:w="900"/>
        <w:tblGridChange w:id="0">
          <w:tblGrid>
            <w:gridCol w:w="885"/>
            <w:gridCol w:w="1020"/>
            <w:gridCol w:w="1005"/>
            <w:gridCol w:w="975"/>
            <w:gridCol w:w="915"/>
            <w:gridCol w:w="915"/>
            <w:gridCol w:w="810"/>
            <w:gridCol w:w="945"/>
            <w:gridCol w:w="840"/>
            <w:gridCol w:w="870"/>
            <w:gridCol w:w="90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66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QCOS</w:t>
            </w:r>
            <w:r w:rsidDel="00000000" w:rsidR="00000000" w:rsidRPr="00000000">
              <w:rPr>
                <w:rtl w:val="0"/>
              </w:rPr>
            </w:r>
          </w:p>
          <w:p w:rsidR="00000000" w:rsidDel="00000000" w:rsidP="00000000" w:rsidRDefault="00000000" w:rsidRPr="00000000" w14:paraId="0000066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QDIV</w:t>
            </w:r>
          </w:p>
          <w:p w:rsidR="00000000" w:rsidDel="00000000" w:rsidP="00000000" w:rsidRDefault="00000000" w:rsidRPr="00000000" w14:paraId="0000066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QEXP</w:t>
            </w:r>
          </w:p>
          <w:p w:rsidR="00000000" w:rsidDel="00000000" w:rsidP="00000000" w:rsidRDefault="00000000" w:rsidRPr="00000000" w14:paraId="0000066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QFRAC</w:t>
            </w:r>
          </w:p>
          <w:p w:rsidR="00000000" w:rsidDel="00000000" w:rsidP="00000000" w:rsidRDefault="00000000" w:rsidRPr="00000000" w14:paraId="0000066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QLOG</w:t>
            </w:r>
          </w:p>
          <w:p w:rsidR="00000000" w:rsidDel="00000000" w:rsidP="00000000" w:rsidRDefault="00000000" w:rsidRPr="00000000" w14:paraId="000006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QMUL</w:t>
            </w:r>
          </w:p>
        </w:tc>
        <w:tc>
          <w:tcPr>
            <w:shd w:fill="auto" w:val="clear"/>
            <w:tcMar>
              <w:top w:w="43.2" w:type="dxa"/>
              <w:left w:w="43.2" w:type="dxa"/>
              <w:bottom w:w="43.2" w:type="dxa"/>
              <w:right w:w="43.2" w:type="dxa"/>
            </w:tcMar>
            <w:vAlign w:val="top"/>
          </w:tcPr>
          <w:p w:rsidR="00000000" w:rsidDel="00000000" w:rsidP="00000000" w:rsidRDefault="00000000" w:rsidRPr="00000000" w14:paraId="0000066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QROTATE</w:t>
            </w:r>
          </w:p>
          <w:p w:rsidR="00000000" w:rsidDel="00000000" w:rsidP="00000000" w:rsidRDefault="00000000" w:rsidRPr="00000000" w14:paraId="000006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QSIN</w:t>
            </w:r>
          </w:p>
          <w:p w:rsidR="00000000" w:rsidDel="00000000" w:rsidP="00000000" w:rsidRDefault="00000000" w:rsidRPr="00000000" w14:paraId="000006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QSQRT</w:t>
            </w:r>
          </w:p>
          <w:p w:rsidR="00000000" w:rsidDel="00000000" w:rsidP="00000000" w:rsidRDefault="00000000" w:rsidRPr="00000000" w14:paraId="000006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QUIT</w:t>
            </w:r>
          </w:p>
          <w:p w:rsidR="00000000" w:rsidDel="00000000" w:rsidP="00000000" w:rsidRDefault="00000000" w:rsidRPr="00000000" w14:paraId="000006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QVECTOR</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RANGE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RATE</w:t>
            </w:r>
            <w:r w:rsidDel="00000000" w:rsidR="00000000" w:rsidRPr="00000000">
              <w:rPr>
                <w:rtl w:val="0"/>
              </w:rPr>
            </w:r>
          </w:p>
          <w:p w:rsidR="00000000" w:rsidDel="00000000" w:rsidP="00000000" w:rsidRDefault="00000000" w:rsidRPr="00000000" w14:paraId="000006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RCL</w:t>
            </w:r>
          </w:p>
          <w:p w:rsidR="00000000" w:rsidDel="00000000" w:rsidP="00000000" w:rsidRDefault="00000000" w:rsidRPr="00000000" w14:paraId="000006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RCR</w:t>
            </w:r>
          </w:p>
          <w:p w:rsidR="00000000" w:rsidDel="00000000" w:rsidP="00000000" w:rsidRDefault="00000000" w:rsidRPr="00000000" w14:paraId="0000067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RCZL</w:t>
            </w:r>
          </w:p>
          <w:p w:rsidR="00000000" w:rsidDel="00000000" w:rsidP="00000000" w:rsidRDefault="00000000" w:rsidRPr="00000000" w14:paraId="0000067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RCZR</w:t>
            </w:r>
            <w:r w:rsidDel="00000000" w:rsidR="00000000" w:rsidRPr="00000000">
              <w:rPr>
                <w:rtl w:val="0"/>
              </w:rPr>
            </w:r>
          </w:p>
          <w:p w:rsidR="00000000" w:rsidDel="00000000" w:rsidP="00000000" w:rsidRDefault="00000000" w:rsidRPr="00000000" w14:paraId="0000067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RDBYTE</w:t>
            </w:r>
          </w:p>
        </w:tc>
        <w:tc>
          <w:tcPr>
            <w:shd w:fill="auto" w:val="clear"/>
            <w:tcMar>
              <w:top w:w="43.2" w:type="dxa"/>
              <w:left w:w="43.2" w:type="dxa"/>
              <w:bottom w:w="43.2" w:type="dxa"/>
              <w:right w:w="43.2" w:type="dxa"/>
            </w:tcMar>
            <w:vAlign w:val="top"/>
          </w:tcPr>
          <w:p w:rsidR="00000000" w:rsidDel="00000000" w:rsidP="00000000" w:rsidRDefault="00000000" w:rsidRPr="00000000" w14:paraId="000006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RDFAST</w:t>
            </w:r>
          </w:p>
          <w:p w:rsidR="00000000" w:rsidDel="00000000" w:rsidP="00000000" w:rsidRDefault="00000000" w:rsidRPr="00000000" w14:paraId="0000067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RDLONG</w:t>
            </w:r>
          </w:p>
          <w:p w:rsidR="00000000" w:rsidDel="00000000" w:rsidP="00000000" w:rsidRDefault="00000000" w:rsidRPr="00000000" w14:paraId="0000067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RDLUT</w:t>
            </w:r>
          </w:p>
          <w:p w:rsidR="00000000" w:rsidDel="00000000" w:rsidP="00000000" w:rsidRDefault="00000000" w:rsidRPr="00000000" w14:paraId="000006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RDPIN</w:t>
            </w:r>
            <w:r w:rsidDel="00000000" w:rsidR="00000000" w:rsidRPr="00000000">
              <w:rPr>
                <w:rtl w:val="0"/>
              </w:rPr>
            </w:r>
          </w:p>
          <w:p w:rsidR="00000000" w:rsidDel="00000000" w:rsidP="00000000" w:rsidRDefault="00000000" w:rsidRPr="00000000" w14:paraId="000006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RDWORD</w:t>
            </w:r>
          </w:p>
          <w:p w:rsidR="00000000" w:rsidDel="00000000" w:rsidP="00000000" w:rsidRDefault="00000000" w:rsidRPr="00000000" w14:paraId="0000067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RECV</w:t>
            </w:r>
          </w:p>
        </w:tc>
        <w:tc>
          <w:tcPr>
            <w:shd w:fill="auto" w:val="clear"/>
            <w:tcMar>
              <w:top w:w="43.2" w:type="dxa"/>
              <w:left w:w="43.2" w:type="dxa"/>
              <w:bottom w:w="43.2" w:type="dxa"/>
              <w:right w:w="43.2"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RED</w:t>
            </w:r>
            <w:r w:rsidDel="00000000" w:rsidR="00000000" w:rsidRPr="00000000">
              <w:rPr>
                <w:rtl w:val="0"/>
              </w:rPr>
            </w:r>
          </w:p>
          <w:p w:rsidR="00000000" w:rsidDel="00000000" w:rsidP="00000000" w:rsidRDefault="00000000" w:rsidRPr="00000000" w14:paraId="0000067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w:t>
            </w:r>
          </w:p>
          <w:p w:rsidR="00000000" w:rsidDel="00000000" w:rsidP="00000000" w:rsidRDefault="00000000" w:rsidRPr="00000000" w14:paraId="000006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REGEXEC</w:t>
            </w:r>
          </w:p>
          <w:p w:rsidR="00000000" w:rsidDel="00000000" w:rsidP="00000000" w:rsidRDefault="00000000" w:rsidRPr="00000000" w14:paraId="0000067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REGLOAD</w:t>
            </w:r>
          </w:p>
          <w:p w:rsidR="00000000" w:rsidDel="00000000" w:rsidP="00000000" w:rsidRDefault="00000000" w:rsidRPr="00000000" w14:paraId="000006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REP</w:t>
            </w:r>
          </w:p>
          <w:p w:rsidR="00000000" w:rsidDel="00000000" w:rsidP="00000000" w:rsidRDefault="00000000" w:rsidRPr="00000000" w14:paraId="0000067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REPEAT</w:t>
            </w:r>
          </w:p>
        </w:tc>
        <w:tc>
          <w:tcPr>
            <w:shd w:fill="auto" w:val="clear"/>
            <w:tcMar>
              <w:top w:w="43.2" w:type="dxa"/>
              <w:left w:w="43.2" w:type="dxa"/>
              <w:bottom w:w="43.2" w:type="dxa"/>
              <w:right w:w="43.2" w:type="dxa"/>
            </w:tcMar>
            <w:vAlign w:val="top"/>
          </w:tcPr>
          <w:p w:rsidR="00000000" w:rsidDel="00000000" w:rsidP="00000000" w:rsidRDefault="00000000" w:rsidRPr="00000000" w14:paraId="0000067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w:t>
            </w:r>
          </w:p>
          <w:p w:rsidR="00000000" w:rsidDel="00000000" w:rsidP="00000000" w:rsidRDefault="00000000" w:rsidRPr="00000000" w14:paraId="000006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RESI0</w:t>
            </w:r>
          </w:p>
          <w:p w:rsidR="00000000" w:rsidDel="00000000" w:rsidP="00000000" w:rsidRDefault="00000000" w:rsidRPr="00000000" w14:paraId="000006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RESI1</w:t>
            </w:r>
          </w:p>
          <w:p w:rsidR="00000000" w:rsidDel="00000000" w:rsidP="00000000" w:rsidRDefault="00000000" w:rsidRPr="00000000" w14:paraId="000006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RESI2</w:t>
            </w:r>
          </w:p>
          <w:p w:rsidR="00000000" w:rsidDel="00000000" w:rsidP="00000000" w:rsidRDefault="00000000" w:rsidRPr="00000000" w14:paraId="0000068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RESI3</w:t>
            </w:r>
          </w:p>
          <w:p w:rsidR="00000000" w:rsidDel="00000000" w:rsidP="00000000" w:rsidRDefault="00000000" w:rsidRPr="00000000" w14:paraId="000006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w:t>
            </w:r>
          </w:p>
        </w:tc>
        <w:tc>
          <w:tcPr>
            <w:shd w:fill="auto" w:val="clear"/>
            <w:tcMar>
              <w:top w:w="43.2" w:type="dxa"/>
              <w:left w:w="43.2" w:type="dxa"/>
              <w:bottom w:w="43.2" w:type="dxa"/>
              <w:right w:w="43.2" w:type="dxa"/>
            </w:tcMar>
            <w:vAlign w:val="top"/>
          </w:tcPr>
          <w:p w:rsidR="00000000" w:rsidDel="00000000" w:rsidP="00000000" w:rsidRDefault="00000000" w:rsidRPr="00000000" w14:paraId="000006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RETA</w:t>
            </w:r>
          </w:p>
          <w:p w:rsidR="00000000" w:rsidDel="00000000" w:rsidP="00000000" w:rsidRDefault="00000000" w:rsidRPr="00000000" w14:paraId="0000068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RETB</w:t>
            </w:r>
          </w:p>
          <w:p w:rsidR="00000000" w:rsidDel="00000000" w:rsidP="00000000" w:rsidRDefault="00000000" w:rsidRPr="00000000" w14:paraId="000006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RETI0</w:t>
            </w:r>
          </w:p>
          <w:p w:rsidR="00000000" w:rsidDel="00000000" w:rsidP="00000000" w:rsidRDefault="00000000" w:rsidRPr="00000000" w14:paraId="000006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RETI1</w:t>
            </w:r>
            <w:r w:rsidDel="00000000" w:rsidR="00000000" w:rsidRPr="00000000">
              <w:rPr>
                <w:rtl w:val="0"/>
              </w:rPr>
            </w:r>
          </w:p>
          <w:p w:rsidR="00000000" w:rsidDel="00000000" w:rsidP="00000000" w:rsidRDefault="00000000" w:rsidRPr="00000000" w14:paraId="0000068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RETI2</w:t>
            </w:r>
          </w:p>
          <w:p w:rsidR="00000000" w:rsidDel="00000000" w:rsidP="00000000" w:rsidRDefault="00000000" w:rsidRPr="00000000" w14:paraId="0000068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RETI3</w:t>
            </w:r>
          </w:p>
        </w:tc>
        <w:tc>
          <w:tcPr>
            <w:shd w:fill="auto" w:val="clear"/>
            <w:tcMar>
              <w:top w:w="43.2" w:type="dxa"/>
              <w:left w:w="43.2" w:type="dxa"/>
              <w:bottom w:w="43.2" w:type="dxa"/>
              <w:right w:w="43.2" w:type="dxa"/>
            </w:tcMar>
            <w:vAlign w:val="top"/>
          </w:tcPr>
          <w:p w:rsidR="00000000" w:rsidDel="00000000" w:rsidP="00000000" w:rsidRDefault="00000000" w:rsidRPr="00000000" w14:paraId="000006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RETURN</w:t>
            </w:r>
          </w:p>
          <w:p w:rsidR="00000000" w:rsidDel="00000000" w:rsidP="00000000" w:rsidRDefault="00000000" w:rsidRPr="00000000" w14:paraId="0000068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REV</w:t>
            </w:r>
          </w:p>
          <w:p w:rsidR="00000000" w:rsidDel="00000000" w:rsidP="00000000" w:rsidRDefault="00000000" w:rsidRPr="00000000" w14:paraId="0000068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RFBYTE</w:t>
            </w:r>
          </w:p>
          <w:p w:rsidR="00000000" w:rsidDel="00000000" w:rsidP="00000000" w:rsidRDefault="00000000" w:rsidRPr="00000000" w14:paraId="0000068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RFLONG</w:t>
            </w:r>
          </w:p>
          <w:p w:rsidR="00000000" w:rsidDel="00000000" w:rsidP="00000000" w:rsidRDefault="00000000" w:rsidRPr="00000000" w14:paraId="0000068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RFVAR</w:t>
            </w:r>
            <w:r w:rsidDel="00000000" w:rsidR="00000000" w:rsidRPr="00000000">
              <w:rPr>
                <w:rtl w:val="0"/>
              </w:rPr>
            </w:r>
          </w:p>
          <w:p w:rsidR="00000000" w:rsidDel="00000000" w:rsidP="00000000" w:rsidRDefault="00000000" w:rsidRPr="00000000" w14:paraId="0000069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RFVARS</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69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RFWORD</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RGB16</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RGB24</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RGB8</w:t>
            </w:r>
            <w:r w:rsidDel="00000000" w:rsidR="00000000" w:rsidRPr="00000000">
              <w:rPr>
                <w:rtl w:val="0"/>
              </w:rPr>
            </w:r>
          </w:p>
          <w:p w:rsidR="00000000" w:rsidDel="00000000" w:rsidP="00000000" w:rsidRDefault="00000000" w:rsidRPr="00000000" w14:paraId="000006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RGBEXP</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RGBI8W</w:t>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RGBI8X</w:t>
            </w:r>
            <w:r w:rsidDel="00000000" w:rsidR="00000000" w:rsidRPr="00000000">
              <w:rPr>
                <w:rtl w:val="0"/>
              </w:rPr>
            </w:r>
          </w:p>
          <w:p w:rsidR="00000000" w:rsidDel="00000000" w:rsidP="00000000" w:rsidRDefault="00000000" w:rsidRPr="00000000" w14:paraId="000006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RGBSQZ</w:t>
            </w:r>
          </w:p>
          <w:p w:rsidR="00000000" w:rsidDel="00000000" w:rsidP="00000000" w:rsidRDefault="00000000" w:rsidRPr="00000000" w14:paraId="000006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w:t>
            </w:r>
          </w:p>
          <w:p w:rsidR="00000000" w:rsidDel="00000000" w:rsidP="00000000" w:rsidRDefault="00000000" w:rsidRPr="00000000" w14:paraId="000006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ROLBYTE</w:t>
            </w:r>
          </w:p>
          <w:p w:rsidR="00000000" w:rsidDel="00000000" w:rsidP="00000000" w:rsidRDefault="00000000" w:rsidRPr="00000000" w14:paraId="0000069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ROLNIB</w:t>
            </w:r>
          </w:p>
        </w:tc>
        <w:tc>
          <w:tcPr>
            <w:shd w:fill="auto" w:val="clear"/>
            <w:tcMar>
              <w:top w:w="43.2" w:type="dxa"/>
              <w:left w:w="43.2" w:type="dxa"/>
              <w:bottom w:w="43.2" w:type="dxa"/>
              <w:right w:w="43.2" w:type="dxa"/>
            </w:tcMar>
            <w:vAlign w:val="top"/>
          </w:tcPr>
          <w:p w:rsidR="00000000" w:rsidDel="00000000" w:rsidP="00000000" w:rsidRDefault="00000000" w:rsidRPr="00000000" w14:paraId="000006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ROLWORD</w:t>
            </w:r>
          </w:p>
          <w:p w:rsidR="00000000" w:rsidDel="00000000" w:rsidP="00000000" w:rsidRDefault="00000000" w:rsidRPr="00000000" w14:paraId="0000069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ROR</w:t>
            </w:r>
          </w:p>
          <w:p w:rsidR="00000000" w:rsidDel="00000000" w:rsidP="00000000" w:rsidRDefault="00000000" w:rsidRPr="00000000" w14:paraId="000006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ROTXY</w:t>
            </w:r>
            <w:r w:rsidDel="00000000" w:rsidR="00000000" w:rsidRPr="00000000">
              <w:rPr>
                <w:rtl w:val="0"/>
              </w:rPr>
            </w:r>
          </w:p>
          <w:p w:rsidR="00000000" w:rsidDel="00000000" w:rsidP="00000000" w:rsidRDefault="00000000" w:rsidRPr="00000000" w14:paraId="000006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ROUND</w:t>
            </w:r>
          </w:p>
          <w:p w:rsidR="00000000" w:rsidDel="00000000" w:rsidP="00000000" w:rsidRDefault="00000000" w:rsidRPr="00000000" w14:paraId="000006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RQPIN</w:t>
            </w:r>
          </w:p>
        </w:tc>
      </w:tr>
    </w:tbl>
    <w:p w:rsidR="00000000" w:rsidDel="00000000" w:rsidP="00000000" w:rsidRDefault="00000000" w:rsidRPr="00000000" w14:paraId="000006A2">
      <w:pPr>
        <w:pStyle w:val="Heading2"/>
        <w:rPr/>
      </w:pPr>
      <w:bookmarkStart w:colFirst="0" w:colLast="0" w:name="_64zabaxy953i" w:id="98"/>
      <w:bookmarkEnd w:id="98"/>
      <w:r w:rsidDel="00000000" w:rsidR="00000000" w:rsidRPr="00000000">
        <w:rPr>
          <w:rtl w:val="0"/>
        </w:rPr>
        <w:t xml:space="preserve">S - T</w:t>
      </w:r>
    </w:p>
    <w:tbl>
      <w:tblPr>
        <w:tblStyle w:val="Table1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485"/>
        <w:gridCol w:w="1455"/>
        <w:gridCol w:w="1410"/>
        <w:gridCol w:w="1500"/>
        <w:gridCol w:w="945"/>
        <w:gridCol w:w="990"/>
        <w:gridCol w:w="780"/>
        <w:tblGridChange w:id="0">
          <w:tblGrid>
            <w:gridCol w:w="1515"/>
            <w:gridCol w:w="1485"/>
            <w:gridCol w:w="1455"/>
            <w:gridCol w:w="1410"/>
            <w:gridCol w:w="1500"/>
            <w:gridCol w:w="945"/>
            <w:gridCol w:w="990"/>
            <w:gridCol w:w="78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6A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SAL</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SAMPLES</w:t>
            </w:r>
            <w:r w:rsidDel="00000000" w:rsidR="00000000" w:rsidRPr="00000000">
              <w:rPr>
                <w:rtl w:val="0"/>
              </w:rPr>
            </w:r>
          </w:p>
          <w:p w:rsidR="00000000" w:rsidDel="00000000" w:rsidP="00000000" w:rsidRDefault="00000000" w:rsidRPr="00000000" w14:paraId="000006A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SAR</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SAVE</w:t>
            </w:r>
            <w:r w:rsidDel="00000000" w:rsidR="00000000" w:rsidRPr="00000000">
              <w:rPr>
                <w:rtl w:val="0"/>
              </w:rPr>
            </w:r>
          </w:p>
          <w:p w:rsidR="00000000" w:rsidDel="00000000" w:rsidP="00000000" w:rsidRDefault="00000000" w:rsidRPr="00000000" w14:paraId="000006A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w:t>
            </w:r>
          </w:p>
          <w:p w:rsidR="00000000" w:rsidDel="00000000" w:rsidP="00000000" w:rsidRDefault="00000000" w:rsidRPr="00000000" w14:paraId="000006A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t>
            </w:r>
          </w:p>
          <w:p w:rsidR="00000000" w:rsidDel="00000000" w:rsidP="00000000" w:rsidRDefault="00000000" w:rsidRPr="00000000" w14:paraId="000006A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w:t>
            </w:r>
          </w:p>
          <w:p w:rsidR="00000000" w:rsidDel="00000000" w:rsidP="00000000" w:rsidRDefault="00000000" w:rsidRPr="00000000" w14:paraId="000006A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w:t>
            </w:r>
          </w:p>
          <w:p w:rsidR="00000000" w:rsidDel="00000000" w:rsidP="00000000" w:rsidRDefault="00000000" w:rsidRPr="00000000" w14:paraId="000006A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SBIN_BYTE_ARRAY</w:t>
            </w:r>
          </w:p>
          <w:p w:rsidR="00000000" w:rsidDel="00000000" w:rsidP="00000000" w:rsidRDefault="00000000" w:rsidRPr="00000000" w14:paraId="000006A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SBIN_BYTE_ARRAY_</w:t>
            </w:r>
          </w:p>
          <w:p w:rsidR="00000000" w:rsidDel="00000000" w:rsidP="00000000" w:rsidRDefault="00000000" w:rsidRPr="00000000" w14:paraId="000006A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w:t>
            </w:r>
          </w:p>
          <w:p w:rsidR="00000000" w:rsidDel="00000000" w:rsidP="00000000" w:rsidRDefault="00000000" w:rsidRPr="00000000" w14:paraId="000006A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w:t>
            </w:r>
          </w:p>
          <w:p w:rsidR="00000000" w:rsidDel="00000000" w:rsidP="00000000" w:rsidRDefault="00000000" w:rsidRPr="00000000" w14:paraId="000006A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SBIN_LONG_ARRAY</w:t>
            </w:r>
          </w:p>
          <w:p w:rsidR="00000000" w:rsidDel="00000000" w:rsidP="00000000" w:rsidRDefault="00000000" w:rsidRPr="00000000" w14:paraId="000006B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SBIN_LONG_ARRAY_</w:t>
            </w:r>
          </w:p>
          <w:p w:rsidR="00000000" w:rsidDel="00000000" w:rsidP="00000000" w:rsidRDefault="00000000" w:rsidRPr="00000000" w14:paraId="000006B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SBIN_REG_ARRAY</w:t>
            </w:r>
          </w:p>
          <w:p w:rsidR="00000000" w:rsidDel="00000000" w:rsidP="00000000" w:rsidRDefault="00000000" w:rsidRPr="00000000" w14:paraId="000006B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SBIN_REG_ARRAY_</w:t>
            </w:r>
          </w:p>
          <w:p w:rsidR="00000000" w:rsidDel="00000000" w:rsidP="00000000" w:rsidRDefault="00000000" w:rsidRPr="00000000" w14:paraId="000006B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w:t>
            </w:r>
          </w:p>
          <w:p w:rsidR="00000000" w:rsidDel="00000000" w:rsidP="00000000" w:rsidRDefault="00000000" w:rsidRPr="00000000" w14:paraId="000006B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w:t>
            </w:r>
          </w:p>
          <w:p w:rsidR="00000000" w:rsidDel="00000000" w:rsidP="00000000" w:rsidRDefault="00000000" w:rsidRPr="00000000" w14:paraId="000006B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SBIN_WORD_ARRAY</w:t>
            </w:r>
          </w:p>
          <w:p w:rsidR="00000000" w:rsidDel="00000000" w:rsidP="00000000" w:rsidRDefault="00000000" w:rsidRPr="00000000" w14:paraId="000006B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SBIN_WORD_ARRAY_</w:t>
            </w:r>
          </w:p>
        </w:tc>
        <w:tc>
          <w:tcPr>
            <w:shd w:fill="auto" w:val="clear"/>
            <w:tcMar>
              <w:top w:w="43.2" w:type="dxa"/>
              <w:left w:w="43.2" w:type="dxa"/>
              <w:bottom w:w="43.2" w:type="dxa"/>
              <w:right w:w="43.2" w:type="dxa"/>
            </w:tcMar>
            <w:vAlign w:val="top"/>
          </w:tcPr>
          <w:p w:rsidR="00000000" w:rsidDel="00000000" w:rsidP="00000000" w:rsidRDefault="00000000" w:rsidRPr="00000000" w14:paraId="000006B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SCA</w:t>
            </w:r>
          </w:p>
          <w:p w:rsidR="00000000" w:rsidDel="00000000" w:rsidP="00000000" w:rsidRDefault="00000000" w:rsidRPr="00000000" w14:paraId="000006B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SCAS</w:t>
            </w:r>
          </w:p>
          <w:p w:rsidR="00000000" w:rsidDel="00000000" w:rsidP="00000000" w:rsidRDefault="00000000" w:rsidRPr="00000000" w14:paraId="000006B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SCOPE</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SCOPE_XY</w:t>
            </w:r>
            <w:r w:rsidDel="00000000" w:rsidR="00000000" w:rsidRPr="00000000">
              <w:rPr>
                <w:rtl w:val="0"/>
              </w:rPr>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SCROLL</w:t>
            </w:r>
            <w:r w:rsidDel="00000000" w:rsidR="00000000" w:rsidRPr="00000000">
              <w:rPr>
                <w:rFonts w:ascii="Courier New" w:cs="Courier New" w:eastAsia="Courier New" w:hAnsi="Courier New"/>
                <w:sz w:val="12"/>
                <w:szCs w:val="12"/>
                <w:rtl w:val="0"/>
              </w:rPr>
              <w:br w:type="textWrapping"/>
            </w:r>
            <w:r w:rsidDel="00000000" w:rsidR="00000000" w:rsidRPr="00000000">
              <w:rPr>
                <w:rFonts w:ascii="Courier New" w:cs="Courier New" w:eastAsia="Courier New" w:hAnsi="Courier New"/>
                <w:sz w:val="12"/>
                <w:szCs w:val="12"/>
                <w:rtl w:val="0"/>
              </w:rPr>
              <w:t xml:space="preserve">SDEC</w:t>
            </w:r>
          </w:p>
          <w:p w:rsidR="00000000" w:rsidDel="00000000" w:rsidP="00000000" w:rsidRDefault="00000000" w:rsidRPr="00000000" w14:paraId="000006B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t>
            </w:r>
          </w:p>
          <w:p w:rsidR="00000000" w:rsidDel="00000000" w:rsidP="00000000" w:rsidRDefault="00000000" w:rsidRPr="00000000" w14:paraId="000006B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w:t>
            </w:r>
          </w:p>
          <w:p w:rsidR="00000000" w:rsidDel="00000000" w:rsidP="00000000" w:rsidRDefault="00000000" w:rsidRPr="00000000" w14:paraId="000006B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w:t>
            </w:r>
          </w:p>
          <w:p w:rsidR="00000000" w:rsidDel="00000000" w:rsidP="00000000" w:rsidRDefault="00000000" w:rsidRPr="00000000" w14:paraId="000006B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SDEC_BYTE_ARRAY</w:t>
            </w:r>
          </w:p>
          <w:p w:rsidR="00000000" w:rsidDel="00000000" w:rsidP="00000000" w:rsidRDefault="00000000" w:rsidRPr="00000000" w14:paraId="000006C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SDEC_BYTE_ARRAY_</w:t>
            </w:r>
          </w:p>
          <w:p w:rsidR="00000000" w:rsidDel="00000000" w:rsidP="00000000" w:rsidRDefault="00000000" w:rsidRPr="00000000" w14:paraId="000006C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w:t>
            </w:r>
          </w:p>
          <w:p w:rsidR="00000000" w:rsidDel="00000000" w:rsidP="00000000" w:rsidRDefault="00000000" w:rsidRPr="00000000" w14:paraId="000006C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w:t>
            </w:r>
          </w:p>
          <w:p w:rsidR="00000000" w:rsidDel="00000000" w:rsidP="00000000" w:rsidRDefault="00000000" w:rsidRPr="00000000" w14:paraId="000006C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SDEC_LONG_ARRAY</w:t>
            </w:r>
          </w:p>
          <w:p w:rsidR="00000000" w:rsidDel="00000000" w:rsidP="00000000" w:rsidRDefault="00000000" w:rsidRPr="00000000" w14:paraId="000006C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SDEC_LONG_ARRAY_</w:t>
            </w:r>
          </w:p>
          <w:p w:rsidR="00000000" w:rsidDel="00000000" w:rsidP="00000000" w:rsidRDefault="00000000" w:rsidRPr="00000000" w14:paraId="000006C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SDEC_REG_ARRAY</w:t>
            </w:r>
          </w:p>
          <w:p w:rsidR="00000000" w:rsidDel="00000000" w:rsidP="00000000" w:rsidRDefault="00000000" w:rsidRPr="00000000" w14:paraId="000006C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SDEC_REG_ARRAY_</w:t>
            </w:r>
          </w:p>
          <w:p w:rsidR="00000000" w:rsidDel="00000000" w:rsidP="00000000" w:rsidRDefault="00000000" w:rsidRPr="00000000" w14:paraId="000006C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w:t>
            </w:r>
          </w:p>
          <w:p w:rsidR="00000000" w:rsidDel="00000000" w:rsidP="00000000" w:rsidRDefault="00000000" w:rsidRPr="00000000" w14:paraId="000006C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w:t>
            </w:r>
          </w:p>
          <w:p w:rsidR="00000000" w:rsidDel="00000000" w:rsidP="00000000" w:rsidRDefault="00000000" w:rsidRPr="00000000" w14:paraId="000006C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SDEC_WORD_ARRAY</w:t>
            </w:r>
          </w:p>
        </w:tc>
        <w:tc>
          <w:tcPr>
            <w:shd w:fill="auto" w:val="clear"/>
            <w:tcMar>
              <w:top w:w="43.2" w:type="dxa"/>
              <w:left w:w="43.2" w:type="dxa"/>
              <w:bottom w:w="43.2" w:type="dxa"/>
              <w:right w:w="43.2" w:type="dxa"/>
            </w:tcMar>
            <w:vAlign w:val="top"/>
          </w:tcPr>
          <w:p w:rsidR="00000000" w:rsidDel="00000000" w:rsidP="00000000" w:rsidRDefault="00000000" w:rsidRPr="00000000" w14:paraId="000006C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SDEC_WORD_ARRAY_</w:t>
            </w:r>
          </w:p>
          <w:p w:rsidR="00000000" w:rsidDel="00000000" w:rsidP="00000000" w:rsidRDefault="00000000" w:rsidRPr="00000000" w14:paraId="000006C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SEND</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w:t>
            </w:r>
            <w:r w:rsidDel="00000000" w:rsidR="00000000" w:rsidRPr="00000000">
              <w:rPr>
                <w:rtl w:val="0"/>
              </w:rPr>
            </w:r>
          </w:p>
          <w:p w:rsidR="00000000" w:rsidDel="00000000" w:rsidP="00000000" w:rsidRDefault="00000000" w:rsidRPr="00000000" w14:paraId="000006C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SETBYTE</w:t>
            </w:r>
          </w:p>
          <w:p w:rsidR="00000000" w:rsidDel="00000000" w:rsidP="00000000" w:rsidRDefault="00000000" w:rsidRPr="00000000" w14:paraId="000006C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SETCFRQ</w:t>
            </w:r>
            <w:r w:rsidDel="00000000" w:rsidR="00000000" w:rsidRPr="00000000">
              <w:rPr>
                <w:rtl w:val="0"/>
              </w:rPr>
            </w:r>
          </w:p>
          <w:p w:rsidR="00000000" w:rsidDel="00000000" w:rsidP="00000000" w:rsidRDefault="00000000" w:rsidRPr="00000000" w14:paraId="000006C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SETCI</w:t>
            </w:r>
          </w:p>
          <w:p w:rsidR="00000000" w:rsidDel="00000000" w:rsidP="00000000" w:rsidRDefault="00000000" w:rsidRPr="00000000" w14:paraId="000006D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SETCMOD</w:t>
            </w:r>
            <w:r w:rsidDel="00000000" w:rsidR="00000000" w:rsidRPr="00000000">
              <w:rPr>
                <w:rtl w:val="0"/>
              </w:rPr>
            </w:r>
          </w:p>
          <w:p w:rsidR="00000000" w:rsidDel="00000000" w:rsidP="00000000" w:rsidRDefault="00000000" w:rsidRPr="00000000" w14:paraId="000006D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SETCQ</w:t>
            </w:r>
          </w:p>
          <w:p w:rsidR="00000000" w:rsidDel="00000000" w:rsidP="00000000" w:rsidRDefault="00000000" w:rsidRPr="00000000" w14:paraId="000006D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SETCY</w:t>
            </w:r>
          </w:p>
          <w:p w:rsidR="00000000" w:rsidDel="00000000" w:rsidP="00000000" w:rsidRDefault="00000000" w:rsidRPr="00000000" w14:paraId="000006D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SETD</w:t>
            </w:r>
          </w:p>
          <w:p w:rsidR="00000000" w:rsidDel="00000000" w:rsidP="00000000" w:rsidRDefault="00000000" w:rsidRPr="00000000" w14:paraId="000006D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SETDACS</w:t>
            </w:r>
          </w:p>
          <w:p w:rsidR="00000000" w:rsidDel="00000000" w:rsidP="00000000" w:rsidRDefault="00000000" w:rsidRPr="00000000" w14:paraId="000006D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SETINT1</w:t>
            </w:r>
          </w:p>
          <w:p w:rsidR="00000000" w:rsidDel="00000000" w:rsidP="00000000" w:rsidRDefault="00000000" w:rsidRPr="00000000" w14:paraId="000006D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SETINT2</w:t>
            </w:r>
          </w:p>
          <w:p w:rsidR="00000000" w:rsidDel="00000000" w:rsidP="00000000" w:rsidRDefault="00000000" w:rsidRPr="00000000" w14:paraId="000006D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SETINT3</w:t>
            </w:r>
          </w:p>
          <w:p w:rsidR="00000000" w:rsidDel="00000000" w:rsidP="00000000" w:rsidRDefault="00000000" w:rsidRPr="00000000" w14:paraId="000006D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SETLUTS</w:t>
            </w:r>
            <w:r w:rsidDel="00000000" w:rsidR="00000000" w:rsidRPr="00000000">
              <w:rPr>
                <w:rtl w:val="0"/>
              </w:rPr>
            </w:r>
          </w:p>
          <w:p w:rsidR="00000000" w:rsidDel="00000000" w:rsidP="00000000" w:rsidRDefault="00000000" w:rsidRPr="00000000" w14:paraId="000006D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SETNIB</w:t>
            </w:r>
            <w:r w:rsidDel="00000000" w:rsidR="00000000" w:rsidRPr="00000000">
              <w:rPr>
                <w:rtl w:val="0"/>
              </w:rPr>
            </w:r>
          </w:p>
          <w:p w:rsidR="00000000" w:rsidDel="00000000" w:rsidP="00000000" w:rsidRDefault="00000000" w:rsidRPr="00000000" w14:paraId="000006D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SETPAT</w:t>
            </w:r>
          </w:p>
          <w:p w:rsidR="00000000" w:rsidDel="00000000" w:rsidP="00000000" w:rsidRDefault="00000000" w:rsidRPr="00000000" w14:paraId="000006D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SETPIV</w:t>
            </w:r>
          </w:p>
          <w:p w:rsidR="00000000" w:rsidDel="00000000" w:rsidP="00000000" w:rsidRDefault="00000000" w:rsidRPr="00000000" w14:paraId="000006D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SETPIX</w:t>
            </w:r>
            <w:r w:rsidDel="00000000" w:rsidR="00000000" w:rsidRPr="00000000">
              <w:rPr>
                <w:rtl w:val="0"/>
              </w:rPr>
            </w:r>
          </w:p>
          <w:p w:rsidR="00000000" w:rsidDel="00000000" w:rsidP="00000000" w:rsidRDefault="00000000" w:rsidRPr="00000000" w14:paraId="000006D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SETQ</w:t>
            </w:r>
          </w:p>
        </w:tc>
        <w:tc>
          <w:tcPr>
            <w:shd w:fill="auto" w:val="clear"/>
            <w:tcMar>
              <w:top w:w="43.2" w:type="dxa"/>
              <w:left w:w="43.2" w:type="dxa"/>
              <w:bottom w:w="43.2" w:type="dxa"/>
              <w:right w:w="43.2" w:type="dxa"/>
            </w:tcMar>
            <w:vAlign w:val="top"/>
          </w:tcPr>
          <w:p w:rsidR="00000000" w:rsidDel="00000000" w:rsidP="00000000" w:rsidRDefault="00000000" w:rsidRPr="00000000" w14:paraId="000006D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SETQ2</w:t>
            </w:r>
          </w:p>
          <w:p w:rsidR="00000000" w:rsidDel="00000000" w:rsidP="00000000" w:rsidRDefault="00000000" w:rsidRPr="00000000" w14:paraId="000006D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SETR</w:t>
            </w:r>
          </w:p>
          <w:p w:rsidR="00000000" w:rsidDel="00000000" w:rsidP="00000000" w:rsidRDefault="00000000" w:rsidRPr="00000000" w14:paraId="000006E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SETREGS</w:t>
            </w:r>
          </w:p>
          <w:p w:rsidR="00000000" w:rsidDel="00000000" w:rsidP="00000000" w:rsidRDefault="00000000" w:rsidRPr="00000000" w14:paraId="000006E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w:t>
            </w:r>
          </w:p>
          <w:p w:rsidR="00000000" w:rsidDel="00000000" w:rsidP="00000000" w:rsidRDefault="00000000" w:rsidRPr="00000000" w14:paraId="000006E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SETSCP</w:t>
            </w:r>
          </w:p>
          <w:p w:rsidR="00000000" w:rsidDel="00000000" w:rsidP="00000000" w:rsidRDefault="00000000" w:rsidRPr="00000000" w14:paraId="000006E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SETSE1</w:t>
            </w:r>
          </w:p>
          <w:p w:rsidR="00000000" w:rsidDel="00000000" w:rsidP="00000000" w:rsidRDefault="00000000" w:rsidRPr="00000000" w14:paraId="000006E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SETSE2</w:t>
            </w:r>
          </w:p>
          <w:p w:rsidR="00000000" w:rsidDel="00000000" w:rsidP="00000000" w:rsidRDefault="00000000" w:rsidRPr="00000000" w14:paraId="000006E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SETSE3</w:t>
            </w:r>
          </w:p>
          <w:p w:rsidR="00000000" w:rsidDel="00000000" w:rsidP="00000000" w:rsidRDefault="00000000" w:rsidRPr="00000000" w14:paraId="000006E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SETSE4</w:t>
            </w:r>
          </w:p>
          <w:p w:rsidR="00000000" w:rsidDel="00000000" w:rsidP="00000000" w:rsidRDefault="00000000" w:rsidRPr="00000000" w14:paraId="000006E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SETWORD</w:t>
            </w:r>
          </w:p>
          <w:p w:rsidR="00000000" w:rsidDel="00000000" w:rsidP="00000000" w:rsidRDefault="00000000" w:rsidRPr="00000000" w14:paraId="000006E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SETXFRQ</w:t>
            </w:r>
            <w:r w:rsidDel="00000000" w:rsidR="00000000" w:rsidRPr="00000000">
              <w:rPr>
                <w:rtl w:val="0"/>
              </w:rPr>
            </w:r>
          </w:p>
          <w:p w:rsidR="00000000" w:rsidDel="00000000" w:rsidP="00000000" w:rsidRDefault="00000000" w:rsidRPr="00000000" w14:paraId="000006E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SEUSSF</w:t>
            </w:r>
            <w:r w:rsidDel="00000000" w:rsidR="00000000" w:rsidRPr="00000000">
              <w:rPr>
                <w:rtl w:val="0"/>
              </w:rPr>
            </w:r>
          </w:p>
          <w:p w:rsidR="00000000" w:rsidDel="00000000" w:rsidP="00000000" w:rsidRDefault="00000000" w:rsidRPr="00000000" w14:paraId="000006E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SEUSSR</w:t>
            </w:r>
          </w:p>
          <w:p w:rsidR="00000000" w:rsidDel="00000000" w:rsidP="00000000" w:rsidRDefault="00000000" w:rsidRPr="00000000" w14:paraId="000006E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w:t>
            </w:r>
          </w:p>
          <w:p w:rsidR="00000000" w:rsidDel="00000000" w:rsidP="00000000" w:rsidRDefault="00000000" w:rsidRPr="00000000" w14:paraId="000006E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t>
            </w:r>
          </w:p>
          <w:p w:rsidR="00000000" w:rsidDel="00000000" w:rsidP="00000000" w:rsidRDefault="00000000" w:rsidRPr="00000000" w14:paraId="000006E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w:t>
            </w:r>
          </w:p>
          <w:p w:rsidR="00000000" w:rsidDel="00000000" w:rsidP="00000000" w:rsidRDefault="00000000" w:rsidRPr="00000000" w14:paraId="000006E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w:t>
            </w:r>
          </w:p>
          <w:p w:rsidR="00000000" w:rsidDel="00000000" w:rsidP="00000000" w:rsidRDefault="00000000" w:rsidRPr="00000000" w14:paraId="000006E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SHEX_BYTE_ARRAY</w:t>
            </w:r>
          </w:p>
          <w:p w:rsidR="00000000" w:rsidDel="00000000" w:rsidP="00000000" w:rsidRDefault="00000000" w:rsidRPr="00000000" w14:paraId="000006F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SHEX_BYTE_ARRAY_</w:t>
            </w:r>
          </w:p>
          <w:p w:rsidR="00000000" w:rsidDel="00000000" w:rsidP="00000000" w:rsidRDefault="00000000" w:rsidRPr="00000000" w14:paraId="000006F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w:t>
            </w:r>
          </w:p>
        </w:tc>
        <w:tc>
          <w:tcPr>
            <w:shd w:fill="auto" w:val="clear"/>
            <w:tcMar>
              <w:top w:w="43.2" w:type="dxa"/>
              <w:left w:w="43.2" w:type="dxa"/>
              <w:bottom w:w="43.2" w:type="dxa"/>
              <w:right w:w="43.2" w:type="dxa"/>
            </w:tcMar>
            <w:vAlign w:val="top"/>
          </w:tcPr>
          <w:p w:rsidR="00000000" w:rsidDel="00000000" w:rsidP="00000000" w:rsidRDefault="00000000" w:rsidRPr="00000000" w14:paraId="000006F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w:t>
            </w:r>
          </w:p>
          <w:p w:rsidR="00000000" w:rsidDel="00000000" w:rsidP="00000000" w:rsidRDefault="00000000" w:rsidRPr="00000000" w14:paraId="000006F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SHEX_LONG_ARRAY</w:t>
            </w:r>
          </w:p>
          <w:p w:rsidR="00000000" w:rsidDel="00000000" w:rsidP="00000000" w:rsidRDefault="00000000" w:rsidRPr="00000000" w14:paraId="000006F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SHEX_LONG_ARRAY_</w:t>
            </w:r>
          </w:p>
          <w:p w:rsidR="00000000" w:rsidDel="00000000" w:rsidP="00000000" w:rsidRDefault="00000000" w:rsidRPr="00000000" w14:paraId="000006F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SHEX_REG_ARRAY</w:t>
            </w:r>
          </w:p>
          <w:p w:rsidR="00000000" w:rsidDel="00000000" w:rsidP="00000000" w:rsidRDefault="00000000" w:rsidRPr="00000000" w14:paraId="000006F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SHEX_REG_ARRAY_</w:t>
            </w:r>
          </w:p>
          <w:p w:rsidR="00000000" w:rsidDel="00000000" w:rsidP="00000000" w:rsidRDefault="00000000" w:rsidRPr="00000000" w14:paraId="000006F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w:t>
            </w:r>
          </w:p>
          <w:p w:rsidR="00000000" w:rsidDel="00000000" w:rsidP="00000000" w:rsidRDefault="00000000" w:rsidRPr="00000000" w14:paraId="000006F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w:t>
            </w:r>
          </w:p>
          <w:p w:rsidR="00000000" w:rsidDel="00000000" w:rsidP="00000000" w:rsidRDefault="00000000" w:rsidRPr="00000000" w14:paraId="000006F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SHEX_WORD_ARRAY</w:t>
            </w:r>
          </w:p>
          <w:p w:rsidR="00000000" w:rsidDel="00000000" w:rsidP="00000000" w:rsidRDefault="00000000" w:rsidRPr="00000000" w14:paraId="000006F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SHEX_WORD_ARRAY_</w:t>
            </w:r>
          </w:p>
          <w:p w:rsidR="00000000" w:rsidDel="00000000" w:rsidP="00000000" w:rsidRDefault="00000000" w:rsidRPr="00000000" w14:paraId="000006F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SHL</w:t>
            </w:r>
          </w:p>
          <w:p w:rsidR="00000000" w:rsidDel="00000000" w:rsidP="00000000" w:rsidRDefault="00000000" w:rsidRPr="00000000" w14:paraId="000006F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SHR</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SIGNED</w:t>
            </w:r>
            <w:r w:rsidDel="00000000" w:rsidR="00000000" w:rsidRPr="00000000">
              <w:rPr>
                <w:rtl w:val="0"/>
              </w:rPr>
            </w:r>
          </w:p>
          <w:p w:rsidR="00000000" w:rsidDel="00000000" w:rsidP="00000000" w:rsidRDefault="00000000" w:rsidRPr="00000000" w14:paraId="000006F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SIGNX</w:t>
            </w:r>
          </w:p>
          <w:p w:rsidR="00000000" w:rsidDel="00000000" w:rsidP="00000000" w:rsidRDefault="00000000" w:rsidRPr="00000000" w14:paraId="000006F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SIZE</w:t>
            </w:r>
            <w:r w:rsidDel="00000000" w:rsidR="00000000" w:rsidRPr="00000000">
              <w:rPr>
                <w:rtl w:val="0"/>
              </w:rPr>
            </w:r>
          </w:p>
          <w:p w:rsidR="00000000" w:rsidDel="00000000" w:rsidP="00000000" w:rsidRDefault="00000000" w:rsidRPr="00000000" w14:paraId="0000070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SKIP</w:t>
            </w:r>
          </w:p>
          <w:p w:rsidR="00000000" w:rsidDel="00000000" w:rsidP="00000000" w:rsidRDefault="00000000" w:rsidRPr="00000000" w14:paraId="0000070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SKIPF</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SPACING</w:t>
            </w:r>
            <w:r w:rsidDel="00000000" w:rsidR="00000000" w:rsidRPr="00000000">
              <w:rPr>
                <w:rtl w:val="0"/>
              </w:rPr>
            </w:r>
          </w:p>
          <w:p w:rsidR="00000000" w:rsidDel="00000000" w:rsidP="00000000" w:rsidRDefault="00000000" w:rsidRPr="00000000" w14:paraId="0000070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SPARSE</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SPECTRO</w:t>
            </w:r>
            <w:r w:rsidDel="00000000" w:rsidR="00000000" w:rsidRPr="00000000">
              <w:rPr>
                <w:rtl w:val="0"/>
              </w:rPr>
            </w:r>
          </w:p>
          <w:p w:rsidR="00000000" w:rsidDel="00000000" w:rsidP="00000000" w:rsidRDefault="00000000" w:rsidRPr="00000000" w14:paraId="0000070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SPLITB</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0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SPLITW</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SPRITE</w:t>
            </w:r>
            <w:r w:rsidDel="00000000" w:rsidR="00000000" w:rsidRPr="00000000">
              <w:rPr>
                <w:rtl w:val="0"/>
              </w:rPr>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SPRITEDEF</w:t>
            </w:r>
            <w:r w:rsidDel="00000000" w:rsidR="00000000" w:rsidRPr="00000000">
              <w:rPr>
                <w:rtl w:val="0"/>
              </w:rPr>
            </w:r>
          </w:p>
          <w:p w:rsidR="00000000" w:rsidDel="00000000" w:rsidP="00000000" w:rsidRDefault="00000000" w:rsidRPr="00000000" w14:paraId="0000070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SQRT</w:t>
            </w:r>
          </w:p>
          <w:p w:rsidR="00000000" w:rsidDel="00000000" w:rsidP="00000000" w:rsidRDefault="00000000" w:rsidRPr="00000000" w14:paraId="0000070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STALLI</w:t>
            </w:r>
          </w:p>
          <w:p w:rsidR="00000000" w:rsidDel="00000000" w:rsidP="00000000" w:rsidRDefault="00000000" w:rsidRPr="00000000" w14:paraId="0000070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STEP</w:t>
            </w:r>
          </w:p>
          <w:p w:rsidR="00000000" w:rsidDel="00000000" w:rsidP="00000000" w:rsidRDefault="00000000" w:rsidRPr="00000000" w14:paraId="0000070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STRCOPY</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STRCOMP</w:t>
            </w:r>
            <w:r w:rsidDel="00000000" w:rsidR="00000000" w:rsidRPr="00000000">
              <w:rPr>
                <w:rtl w:val="0"/>
              </w:rPr>
            </w:r>
          </w:p>
          <w:p w:rsidR="00000000" w:rsidDel="00000000" w:rsidP="00000000" w:rsidRDefault="00000000" w:rsidRPr="00000000" w14:paraId="0000070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STRING</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STRSIZE</w:t>
            </w:r>
            <w:r w:rsidDel="00000000" w:rsidR="00000000" w:rsidRPr="00000000">
              <w:rPr>
                <w:rtl w:val="0"/>
              </w:rPr>
            </w:r>
          </w:p>
          <w:p w:rsidR="00000000" w:rsidDel="00000000" w:rsidP="00000000" w:rsidRDefault="00000000" w:rsidRPr="00000000" w14:paraId="0000071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w:t>
            </w:r>
          </w:p>
          <w:p w:rsidR="00000000" w:rsidDel="00000000" w:rsidP="00000000" w:rsidRDefault="00000000" w:rsidRPr="00000000" w14:paraId="0000071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SUBR</w:t>
            </w:r>
          </w:p>
          <w:p w:rsidR="00000000" w:rsidDel="00000000" w:rsidP="00000000" w:rsidRDefault="00000000" w:rsidRPr="00000000" w14:paraId="0000071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w:t>
            </w:r>
          </w:p>
          <w:p w:rsidR="00000000" w:rsidDel="00000000" w:rsidP="00000000" w:rsidRDefault="00000000" w:rsidRPr="00000000" w14:paraId="00000713">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SUBSX</w:t>
            </w:r>
          </w:p>
          <w:p w:rsidR="00000000" w:rsidDel="00000000" w:rsidP="00000000" w:rsidRDefault="00000000" w:rsidRPr="00000000" w14:paraId="0000071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SUBX</w:t>
            </w:r>
          </w:p>
          <w:p w:rsidR="00000000" w:rsidDel="00000000" w:rsidP="00000000" w:rsidRDefault="00000000" w:rsidRPr="00000000" w14:paraId="0000071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SUMC</w:t>
            </w:r>
          </w:p>
          <w:p w:rsidR="00000000" w:rsidDel="00000000" w:rsidP="00000000" w:rsidRDefault="00000000" w:rsidRPr="00000000" w14:paraId="0000071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SUMNC</w:t>
            </w:r>
          </w:p>
          <w:p w:rsidR="00000000" w:rsidDel="00000000" w:rsidP="00000000" w:rsidRDefault="00000000" w:rsidRPr="00000000" w14:paraId="0000071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SUMNZ</w:t>
            </w:r>
          </w:p>
          <w:p w:rsidR="00000000" w:rsidDel="00000000" w:rsidP="00000000" w:rsidRDefault="00000000" w:rsidRPr="00000000" w14:paraId="0000071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SUMZ</w:t>
            </w:r>
          </w:p>
          <w:p w:rsidR="00000000" w:rsidDel="00000000" w:rsidP="00000000" w:rsidRDefault="00000000" w:rsidRPr="00000000" w14:paraId="0000071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SWAP</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TERM</w:t>
            </w:r>
            <w:r w:rsidDel="00000000" w:rsidR="00000000" w:rsidRPr="00000000">
              <w:rPr>
                <w:rtl w:val="0"/>
              </w:rPr>
            </w:r>
          </w:p>
          <w:p w:rsidR="00000000" w:rsidDel="00000000" w:rsidP="00000000" w:rsidRDefault="00000000" w:rsidRPr="00000000" w14:paraId="0000071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w:t>
            </w:r>
          </w:p>
          <w:p w:rsidR="00000000" w:rsidDel="00000000" w:rsidP="00000000" w:rsidRDefault="00000000" w:rsidRPr="00000000" w14:paraId="0000071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TESTB</w:t>
            </w:r>
            <w:r w:rsidDel="00000000" w:rsidR="00000000" w:rsidRPr="00000000">
              <w:rPr>
                <w:rtl w:val="0"/>
              </w:rPr>
            </w:r>
          </w:p>
          <w:p w:rsidR="00000000" w:rsidDel="00000000" w:rsidP="00000000" w:rsidRDefault="00000000" w:rsidRPr="00000000" w14:paraId="0000071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TESTBN</w:t>
            </w:r>
          </w:p>
          <w:p w:rsidR="00000000" w:rsidDel="00000000" w:rsidP="00000000" w:rsidRDefault="00000000" w:rsidRPr="00000000" w14:paraId="0000071E">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TESTN</w:t>
            </w:r>
          </w:p>
          <w:p w:rsidR="00000000" w:rsidDel="00000000" w:rsidP="00000000" w:rsidRDefault="00000000" w:rsidRPr="00000000" w14:paraId="0000071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TESTP</w:t>
            </w:r>
          </w:p>
          <w:p w:rsidR="00000000" w:rsidDel="00000000" w:rsidP="00000000" w:rsidRDefault="00000000" w:rsidRPr="00000000" w14:paraId="0000072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TESTPN</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w:t>
            </w:r>
            <w:r w:rsidDel="00000000" w:rsidR="00000000" w:rsidRPr="00000000">
              <w:rPr>
                <w:rtl w:val="0"/>
              </w:rPr>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TEXTANGLE</w:t>
            </w:r>
            <w:r w:rsidDel="00000000" w:rsidR="00000000" w:rsidRPr="00000000">
              <w:rPr>
                <w:rtl w:val="0"/>
              </w:rPr>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TEXTSIZE</w:t>
            </w:r>
            <w:r w:rsidDel="00000000" w:rsidR="00000000" w:rsidRPr="00000000">
              <w:rPr>
                <w:rtl w:val="0"/>
              </w:rPr>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TEXTSTYLE</w:t>
            </w:r>
            <w:r w:rsidDel="00000000" w:rsidR="00000000" w:rsidRPr="00000000">
              <w:rPr>
                <w:rtl w:val="0"/>
              </w:rPr>
            </w:r>
          </w:p>
          <w:p w:rsidR="00000000" w:rsidDel="00000000" w:rsidP="00000000" w:rsidRDefault="00000000" w:rsidRPr="00000000" w14:paraId="00000725">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TITLE</w:t>
            </w:r>
          </w:p>
          <w:p w:rsidR="00000000" w:rsidDel="00000000" w:rsidP="00000000" w:rsidRDefault="00000000" w:rsidRPr="00000000" w14:paraId="00000726">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TJF</w:t>
            </w:r>
          </w:p>
          <w:p w:rsidR="00000000" w:rsidDel="00000000" w:rsidP="00000000" w:rsidRDefault="00000000" w:rsidRPr="00000000" w14:paraId="00000727">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TJNF</w:t>
            </w:r>
          </w:p>
          <w:p w:rsidR="00000000" w:rsidDel="00000000" w:rsidP="00000000" w:rsidRDefault="00000000" w:rsidRPr="00000000" w14:paraId="00000728">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TJNS</w:t>
            </w:r>
          </w:p>
          <w:p w:rsidR="00000000" w:rsidDel="00000000" w:rsidP="00000000" w:rsidRDefault="00000000" w:rsidRPr="00000000" w14:paraId="00000729">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TJNZ</w:t>
            </w:r>
            <w:r w:rsidDel="00000000" w:rsidR="00000000" w:rsidRPr="00000000">
              <w:rPr>
                <w:rtl w:val="0"/>
              </w:rPr>
            </w:r>
          </w:p>
          <w:p w:rsidR="00000000" w:rsidDel="00000000" w:rsidP="00000000" w:rsidRDefault="00000000" w:rsidRPr="00000000" w14:paraId="0000072A">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TJS</w:t>
            </w:r>
          </w:p>
          <w:p w:rsidR="00000000" w:rsidDel="00000000" w:rsidP="00000000" w:rsidRDefault="00000000" w:rsidRPr="00000000" w14:paraId="0000072B">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TJV</w:t>
            </w:r>
          </w:p>
          <w:p w:rsidR="00000000" w:rsidDel="00000000" w:rsidP="00000000" w:rsidRDefault="00000000" w:rsidRPr="00000000" w14:paraId="0000072C">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TJZ</w:t>
            </w:r>
          </w:p>
          <w:p w:rsidR="00000000" w:rsidDel="00000000" w:rsidP="00000000" w:rsidRDefault="00000000" w:rsidRPr="00000000" w14:paraId="0000072D">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TRACE</w:t>
            </w:r>
            <w:r w:rsidDel="00000000" w:rsidR="00000000" w:rsidRPr="00000000">
              <w:rPr>
                <w:rtl w:val="0"/>
              </w:rPr>
            </w:r>
          </w:p>
          <w:p w:rsidR="00000000" w:rsidDel="00000000" w:rsidP="00000000" w:rsidRDefault="00000000" w:rsidRPr="00000000" w14:paraId="0000072F">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TRGINT1</w:t>
            </w:r>
          </w:p>
          <w:p w:rsidR="00000000" w:rsidDel="00000000" w:rsidP="00000000" w:rsidRDefault="00000000" w:rsidRPr="00000000" w14:paraId="00000730">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TRGINT2</w:t>
            </w:r>
            <w:r w:rsidDel="00000000" w:rsidR="00000000" w:rsidRPr="00000000">
              <w:rPr>
                <w:rtl w:val="0"/>
              </w:rPr>
            </w:r>
          </w:p>
          <w:p w:rsidR="00000000" w:rsidDel="00000000" w:rsidP="00000000" w:rsidRDefault="00000000" w:rsidRPr="00000000" w14:paraId="0000073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TRGINT3</w:t>
            </w:r>
          </w:p>
          <w:p w:rsidR="00000000" w:rsidDel="00000000" w:rsidP="00000000" w:rsidRDefault="00000000" w:rsidRPr="00000000" w14:paraId="00000732">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TRIGGER</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TRUE</w:t>
            </w:r>
            <w:r w:rsidDel="00000000" w:rsidR="00000000" w:rsidRPr="00000000">
              <w:rPr>
                <w:rtl w:val="0"/>
              </w:rPr>
            </w:r>
          </w:p>
          <w:p w:rsidR="00000000" w:rsidDel="00000000" w:rsidP="00000000" w:rsidRDefault="00000000" w:rsidRPr="00000000" w14:paraId="00000734">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TRUNC</w:t>
            </w:r>
          </w:p>
        </w:tc>
      </w:tr>
    </w:tbl>
    <w:p w:rsidR="00000000" w:rsidDel="00000000" w:rsidP="00000000" w:rsidRDefault="00000000" w:rsidRPr="00000000" w14:paraId="00000735">
      <w:pPr>
        <w:pStyle w:val="Heading2"/>
        <w:pageBreakBefore w:val="0"/>
        <w:rPr/>
      </w:pPr>
      <w:bookmarkStart w:colFirst="0" w:colLast="0" w:name="_1pkmmgrz5cfo" w:id="99"/>
      <w:bookmarkEnd w:id="99"/>
      <w:r w:rsidDel="00000000" w:rsidR="00000000" w:rsidRPr="00000000">
        <w:rPr>
          <w:rtl w:val="0"/>
        </w:rPr>
        <w:t xml:space="preserve">U, V, W</w:t>
      </w:r>
    </w:p>
    <w:tbl>
      <w:tblPr>
        <w:tblStyle w:val="Table17"/>
        <w:tblW w:w="11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710"/>
        <w:gridCol w:w="1815"/>
        <w:gridCol w:w="1680"/>
        <w:gridCol w:w="1140"/>
        <w:gridCol w:w="1200"/>
        <w:gridCol w:w="915"/>
        <w:gridCol w:w="1120"/>
        <w:gridCol w:w="460"/>
        <w:tblGridChange w:id="0">
          <w:tblGrid>
            <w:gridCol w:w="1620"/>
            <w:gridCol w:w="1710"/>
            <w:gridCol w:w="1815"/>
            <w:gridCol w:w="1680"/>
            <w:gridCol w:w="1140"/>
            <w:gridCol w:w="1200"/>
            <w:gridCol w:w="915"/>
            <w:gridCol w:w="1120"/>
            <w:gridCol w:w="46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3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w:t>
            </w:r>
          </w:p>
          <w:p w:rsidR="00000000" w:rsidDel="00000000" w:rsidP="00000000" w:rsidRDefault="00000000" w:rsidRPr="00000000" w14:paraId="0000073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t>
            </w:r>
          </w:p>
          <w:p w:rsidR="00000000" w:rsidDel="00000000" w:rsidP="00000000" w:rsidRDefault="00000000" w:rsidRPr="00000000" w14:paraId="0000073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w:t>
            </w:r>
          </w:p>
          <w:p w:rsidR="00000000" w:rsidDel="00000000" w:rsidP="00000000" w:rsidRDefault="00000000" w:rsidRPr="00000000" w14:paraId="0000073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w:t>
            </w:r>
          </w:p>
          <w:p w:rsidR="00000000" w:rsidDel="00000000" w:rsidP="00000000" w:rsidRDefault="00000000" w:rsidRPr="00000000" w14:paraId="0000073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UBIN_BYTE_ARRAY</w:t>
            </w:r>
          </w:p>
          <w:p w:rsidR="00000000" w:rsidDel="00000000" w:rsidP="00000000" w:rsidRDefault="00000000" w:rsidRPr="00000000" w14:paraId="0000073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UBIN_BYTE_ARRAY_</w:t>
            </w:r>
          </w:p>
          <w:p w:rsidR="00000000" w:rsidDel="00000000" w:rsidP="00000000" w:rsidRDefault="00000000" w:rsidRPr="00000000" w14:paraId="0000073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w:t>
            </w:r>
          </w:p>
          <w:p w:rsidR="00000000" w:rsidDel="00000000" w:rsidP="00000000" w:rsidRDefault="00000000" w:rsidRPr="00000000" w14:paraId="0000073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w:t>
            </w:r>
          </w:p>
          <w:p w:rsidR="00000000" w:rsidDel="00000000" w:rsidP="00000000" w:rsidRDefault="00000000" w:rsidRPr="00000000" w14:paraId="0000073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UBIN_LONG_ARRAY</w:t>
            </w:r>
          </w:p>
          <w:p w:rsidR="00000000" w:rsidDel="00000000" w:rsidP="00000000" w:rsidRDefault="00000000" w:rsidRPr="00000000" w14:paraId="0000073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UBIN_LONG_ARRAY_</w:t>
            </w:r>
          </w:p>
          <w:p w:rsidR="00000000" w:rsidDel="00000000" w:rsidP="00000000" w:rsidRDefault="00000000" w:rsidRPr="00000000" w14:paraId="0000074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UBIN_REG_ARRAY</w:t>
            </w:r>
          </w:p>
          <w:p w:rsidR="00000000" w:rsidDel="00000000" w:rsidP="00000000" w:rsidRDefault="00000000" w:rsidRPr="00000000" w14:paraId="0000074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UBIN_REG_ARRAY_</w:t>
            </w:r>
          </w:p>
          <w:p w:rsidR="00000000" w:rsidDel="00000000" w:rsidP="00000000" w:rsidRDefault="00000000" w:rsidRPr="00000000" w14:paraId="0000074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w:t>
            </w:r>
          </w:p>
          <w:p w:rsidR="00000000" w:rsidDel="00000000" w:rsidP="00000000" w:rsidRDefault="00000000" w:rsidRPr="00000000" w14:paraId="0000074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w:t>
            </w:r>
          </w:p>
          <w:p w:rsidR="00000000" w:rsidDel="00000000" w:rsidP="00000000" w:rsidRDefault="00000000" w:rsidRPr="00000000" w14:paraId="0000074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UBIN_WORD_ARRAY</w:t>
            </w:r>
          </w:p>
        </w:tc>
        <w:tc>
          <w:tcPr>
            <w:shd w:fill="auto" w:val="clear"/>
            <w:tcMar>
              <w:top w:w="43.2" w:type="dxa"/>
              <w:left w:w="43.2" w:type="dxa"/>
              <w:bottom w:w="43.2" w:type="dxa"/>
              <w:right w:w="43.2" w:type="dxa"/>
            </w:tcMar>
            <w:vAlign w:val="top"/>
          </w:tcPr>
          <w:p w:rsidR="00000000" w:rsidDel="00000000" w:rsidP="00000000" w:rsidRDefault="00000000" w:rsidRPr="00000000" w14:paraId="0000074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UBIN_WORD_ARRAY_</w:t>
            </w:r>
          </w:p>
          <w:p w:rsidR="00000000" w:rsidDel="00000000" w:rsidP="00000000" w:rsidRDefault="00000000" w:rsidRPr="00000000" w14:paraId="0000074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w:t>
            </w:r>
          </w:p>
          <w:p w:rsidR="00000000" w:rsidDel="00000000" w:rsidP="00000000" w:rsidRDefault="00000000" w:rsidRPr="00000000" w14:paraId="0000074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t>
            </w:r>
          </w:p>
          <w:p w:rsidR="00000000" w:rsidDel="00000000" w:rsidP="00000000" w:rsidRDefault="00000000" w:rsidRPr="00000000" w14:paraId="0000074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w:t>
            </w:r>
          </w:p>
          <w:p w:rsidR="00000000" w:rsidDel="00000000" w:rsidP="00000000" w:rsidRDefault="00000000" w:rsidRPr="00000000" w14:paraId="0000074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w:t>
            </w:r>
          </w:p>
          <w:p w:rsidR="00000000" w:rsidDel="00000000" w:rsidP="00000000" w:rsidRDefault="00000000" w:rsidRPr="00000000" w14:paraId="0000074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UDEC_BYTE_ARRAY</w:t>
            </w:r>
          </w:p>
          <w:p w:rsidR="00000000" w:rsidDel="00000000" w:rsidP="00000000" w:rsidRDefault="00000000" w:rsidRPr="00000000" w14:paraId="0000074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UDEC_BYTE_ARRAY_</w:t>
            </w:r>
          </w:p>
          <w:p w:rsidR="00000000" w:rsidDel="00000000" w:rsidP="00000000" w:rsidRDefault="00000000" w:rsidRPr="00000000" w14:paraId="0000074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w:t>
            </w:r>
          </w:p>
          <w:p w:rsidR="00000000" w:rsidDel="00000000" w:rsidP="00000000" w:rsidRDefault="00000000" w:rsidRPr="00000000" w14:paraId="0000074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w:t>
            </w:r>
          </w:p>
          <w:p w:rsidR="00000000" w:rsidDel="00000000" w:rsidP="00000000" w:rsidRDefault="00000000" w:rsidRPr="00000000" w14:paraId="0000074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UDEC_LONG_ARRAY</w:t>
            </w:r>
          </w:p>
          <w:p w:rsidR="00000000" w:rsidDel="00000000" w:rsidP="00000000" w:rsidRDefault="00000000" w:rsidRPr="00000000" w14:paraId="0000074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UDEC_LONG_ARRAY_</w:t>
            </w:r>
          </w:p>
          <w:p w:rsidR="00000000" w:rsidDel="00000000" w:rsidP="00000000" w:rsidRDefault="00000000" w:rsidRPr="00000000" w14:paraId="0000075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UDEC_REG_ARRAY</w:t>
            </w:r>
          </w:p>
          <w:p w:rsidR="00000000" w:rsidDel="00000000" w:rsidP="00000000" w:rsidRDefault="00000000" w:rsidRPr="00000000" w14:paraId="0000075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UDEC_REG_ARRAY_</w:t>
            </w:r>
          </w:p>
          <w:p w:rsidR="00000000" w:rsidDel="00000000" w:rsidP="00000000" w:rsidRDefault="00000000" w:rsidRPr="00000000" w14:paraId="0000075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w:t>
            </w:r>
          </w:p>
          <w:p w:rsidR="00000000" w:rsidDel="00000000" w:rsidP="00000000" w:rsidRDefault="00000000" w:rsidRPr="00000000" w14:paraId="0000075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w:t>
            </w:r>
          </w:p>
        </w:tc>
        <w:tc>
          <w:tcPr>
            <w:shd w:fill="auto" w:val="clear"/>
            <w:tcMar>
              <w:top w:w="43.2" w:type="dxa"/>
              <w:left w:w="43.2" w:type="dxa"/>
              <w:bottom w:w="43.2" w:type="dxa"/>
              <w:right w:w="43.2" w:type="dxa"/>
            </w:tcMar>
            <w:vAlign w:val="top"/>
          </w:tcPr>
          <w:p w:rsidR="00000000" w:rsidDel="00000000" w:rsidP="00000000" w:rsidRDefault="00000000" w:rsidRPr="00000000" w14:paraId="0000075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UDEC_WORD_ARRAY</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UDEC_WORD_ARRAY_</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t>
            </w: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w:t>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w:t>
            </w: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UHEX_BYTE_ARRAY</w:t>
            </w: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UHEX_BYTE_ARRAY_</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UHEX_LONG_ARRAY</w:t>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UHEX_LONG_ARRAY_</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UHEX_REG_ARRAY</w:t>
            </w: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UHEX_REG_ARRAY_</w:t>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w:t>
            </w: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UHEX_WORD_ARRAY</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UHEX_WORD_ARRAY_</w:t>
            </w:r>
            <w:r w:rsidDel="00000000" w:rsidR="00000000" w:rsidRPr="00000000">
              <w:rPr>
                <w:rtl w:val="0"/>
              </w:rPr>
            </w:r>
          </w:p>
          <w:p w:rsidR="00000000" w:rsidDel="00000000" w:rsidP="00000000" w:rsidRDefault="00000000" w:rsidRPr="00000000" w14:paraId="0000076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UNTIL</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UPDATE</w:t>
            </w:r>
            <w:r w:rsidDel="00000000" w:rsidR="00000000" w:rsidRPr="00000000">
              <w:rPr>
                <w:rtl w:val="0"/>
              </w:rPr>
            </w:r>
          </w:p>
          <w:p w:rsidR="00000000" w:rsidDel="00000000" w:rsidP="00000000" w:rsidRDefault="00000000" w:rsidRPr="00000000" w14:paraId="0000076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VAR</w:t>
            </w:r>
            <w:r w:rsidDel="00000000" w:rsidR="00000000" w:rsidRPr="00000000">
              <w:rPr>
                <w:rtl w:val="0"/>
              </w:rPr>
            </w:r>
          </w:p>
          <w:p w:rsidR="00000000" w:rsidDel="00000000" w:rsidP="00000000" w:rsidRDefault="00000000" w:rsidRPr="00000000" w14:paraId="0000076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VARBASE</w:t>
            </w:r>
          </w:p>
          <w:p w:rsidR="00000000" w:rsidDel="00000000" w:rsidP="00000000" w:rsidRDefault="00000000" w:rsidRPr="00000000" w14:paraId="0000076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WAITATN</w:t>
            </w:r>
          </w:p>
          <w:p w:rsidR="00000000" w:rsidDel="00000000" w:rsidP="00000000" w:rsidRDefault="00000000" w:rsidRPr="00000000" w14:paraId="0000076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w:t>
            </w:r>
          </w:p>
          <w:p w:rsidR="00000000" w:rsidDel="00000000" w:rsidP="00000000" w:rsidRDefault="00000000" w:rsidRPr="00000000" w14:paraId="0000076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WAITCT1</w:t>
            </w:r>
          </w:p>
          <w:p w:rsidR="00000000" w:rsidDel="00000000" w:rsidP="00000000" w:rsidRDefault="00000000" w:rsidRPr="00000000" w14:paraId="0000076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WAITCT2</w:t>
            </w:r>
          </w:p>
          <w:p w:rsidR="00000000" w:rsidDel="00000000" w:rsidP="00000000" w:rsidRDefault="00000000" w:rsidRPr="00000000" w14:paraId="0000076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WAITCT3</w:t>
            </w:r>
          </w:p>
          <w:p w:rsidR="00000000" w:rsidDel="00000000" w:rsidP="00000000" w:rsidRDefault="00000000" w:rsidRPr="00000000" w14:paraId="0000076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WAITFBW</w:t>
            </w:r>
          </w:p>
          <w:p w:rsidR="00000000" w:rsidDel="00000000" w:rsidP="00000000" w:rsidRDefault="00000000" w:rsidRPr="00000000" w14:paraId="0000077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WAITINT</w:t>
            </w:r>
            <w:r w:rsidDel="00000000" w:rsidR="00000000" w:rsidRPr="00000000">
              <w:rPr>
                <w:rtl w:val="0"/>
              </w:rPr>
            </w:r>
          </w:p>
          <w:p w:rsidR="00000000" w:rsidDel="00000000" w:rsidP="00000000" w:rsidRDefault="00000000" w:rsidRPr="00000000" w14:paraId="0000077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WAITMS</w:t>
            </w:r>
          </w:p>
        </w:tc>
        <w:tc>
          <w:tcPr>
            <w:shd w:fill="auto" w:val="clear"/>
            <w:tcMar>
              <w:top w:w="43.2" w:type="dxa"/>
              <w:left w:w="43.2" w:type="dxa"/>
              <w:bottom w:w="43.2" w:type="dxa"/>
              <w:right w:w="43.2" w:type="dxa"/>
            </w:tcMar>
            <w:vAlign w:val="top"/>
          </w:tcPr>
          <w:p w:rsidR="00000000" w:rsidDel="00000000" w:rsidP="00000000" w:rsidRDefault="00000000" w:rsidRPr="00000000" w14:paraId="0000077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WAITPAT</w:t>
            </w:r>
          </w:p>
          <w:p w:rsidR="00000000" w:rsidDel="00000000" w:rsidP="00000000" w:rsidRDefault="00000000" w:rsidRPr="00000000" w14:paraId="0000077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WAITSE1</w:t>
            </w:r>
          </w:p>
          <w:p w:rsidR="00000000" w:rsidDel="00000000" w:rsidP="00000000" w:rsidRDefault="00000000" w:rsidRPr="00000000" w14:paraId="0000077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WAITSE2</w:t>
            </w:r>
          </w:p>
          <w:p w:rsidR="00000000" w:rsidDel="00000000" w:rsidP="00000000" w:rsidRDefault="00000000" w:rsidRPr="00000000" w14:paraId="0000077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WAITSE3</w:t>
            </w:r>
          </w:p>
          <w:p w:rsidR="00000000" w:rsidDel="00000000" w:rsidP="00000000" w:rsidRDefault="00000000" w:rsidRPr="00000000" w14:paraId="0000077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WAITSE4</w:t>
            </w:r>
          </w:p>
          <w:p w:rsidR="00000000" w:rsidDel="00000000" w:rsidP="00000000" w:rsidRDefault="00000000" w:rsidRPr="00000000" w14:paraId="0000077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WAITUS</w:t>
            </w:r>
          </w:p>
          <w:p w:rsidR="00000000" w:rsidDel="00000000" w:rsidP="00000000" w:rsidRDefault="00000000" w:rsidRPr="00000000" w14:paraId="0000077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w:t>
            </w:r>
          </w:p>
          <w:p w:rsidR="00000000" w:rsidDel="00000000" w:rsidP="00000000" w:rsidRDefault="00000000" w:rsidRPr="00000000" w14:paraId="0000077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WAITXFI</w:t>
            </w:r>
          </w:p>
          <w:p w:rsidR="00000000" w:rsidDel="00000000" w:rsidP="00000000" w:rsidRDefault="00000000" w:rsidRPr="00000000" w14:paraId="0000077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WAITXMT</w:t>
            </w:r>
          </w:p>
          <w:p w:rsidR="00000000" w:rsidDel="00000000" w:rsidP="00000000" w:rsidRDefault="00000000" w:rsidRPr="00000000" w14:paraId="0000077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WAITXRL</w:t>
            </w:r>
            <w:r w:rsidDel="00000000" w:rsidR="00000000" w:rsidRPr="00000000">
              <w:rPr>
                <w:rtl w:val="0"/>
              </w:rPr>
            </w:r>
          </w:p>
          <w:p w:rsidR="00000000" w:rsidDel="00000000" w:rsidP="00000000" w:rsidRDefault="00000000" w:rsidRPr="00000000" w14:paraId="0000077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WAITXRO</w:t>
            </w:r>
            <w:r w:rsidDel="00000000" w:rsidR="00000000" w:rsidRPr="00000000">
              <w:rPr>
                <w:rtl w:val="0"/>
              </w:rPr>
            </w:r>
          </w:p>
          <w:p w:rsidR="00000000" w:rsidDel="00000000" w:rsidP="00000000" w:rsidRDefault="00000000" w:rsidRPr="00000000" w14:paraId="0000077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WC</w:t>
            </w:r>
          </w:p>
          <w:p w:rsidR="00000000" w:rsidDel="00000000" w:rsidP="00000000" w:rsidRDefault="00000000" w:rsidRPr="00000000" w14:paraId="0000077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WCZ</w:t>
            </w:r>
          </w:p>
          <w:p w:rsidR="00000000" w:rsidDel="00000000" w:rsidP="00000000" w:rsidRDefault="00000000" w:rsidRPr="00000000" w14:paraId="0000077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WFBYTE</w:t>
            </w:r>
          </w:p>
          <w:p w:rsidR="00000000" w:rsidDel="00000000" w:rsidP="00000000" w:rsidRDefault="00000000" w:rsidRPr="00000000" w14:paraId="0000078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WFLONG</w:t>
            </w:r>
          </w:p>
        </w:tc>
        <w:tc>
          <w:tcPr>
            <w:shd w:fill="auto" w:val="clear"/>
            <w:tcMar>
              <w:top w:w="43.2" w:type="dxa"/>
              <w:left w:w="43.2" w:type="dxa"/>
              <w:bottom w:w="43.2" w:type="dxa"/>
              <w:right w:w="43.2" w:type="dxa"/>
            </w:tcMar>
            <w:vAlign w:val="top"/>
          </w:tcPr>
          <w:p w:rsidR="00000000" w:rsidDel="00000000" w:rsidP="00000000" w:rsidRDefault="00000000" w:rsidRPr="00000000" w14:paraId="0000078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WFWORD</w:t>
            </w:r>
            <w:r w:rsidDel="00000000" w:rsidR="00000000" w:rsidRPr="00000000">
              <w:rPr>
                <w:rtl w:val="0"/>
              </w:rPr>
            </w:r>
          </w:p>
          <w:p w:rsidR="00000000" w:rsidDel="00000000" w:rsidP="00000000" w:rsidRDefault="00000000" w:rsidRPr="00000000" w14:paraId="0000078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WHILE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WHITE</w:t>
            </w:r>
            <w:r w:rsidDel="00000000" w:rsidR="00000000" w:rsidRPr="00000000">
              <w:rPr>
                <w:rtl w:val="0"/>
              </w:rPr>
            </w:r>
          </w:p>
          <w:p w:rsidR="00000000" w:rsidDel="00000000" w:rsidP="00000000" w:rsidRDefault="00000000" w:rsidRPr="00000000" w14:paraId="0000078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WINDOW</w:t>
            </w:r>
          </w:p>
          <w:p w:rsidR="00000000" w:rsidDel="00000000" w:rsidP="00000000" w:rsidRDefault="00000000" w:rsidRPr="00000000" w14:paraId="0000078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WITH</w:t>
            </w:r>
          </w:p>
          <w:p w:rsidR="00000000" w:rsidDel="00000000" w:rsidP="00000000" w:rsidRDefault="00000000" w:rsidRPr="00000000" w14:paraId="0000078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WMLONG</w:t>
            </w:r>
          </w:p>
          <w:p w:rsidR="00000000" w:rsidDel="00000000" w:rsidP="00000000" w:rsidRDefault="00000000" w:rsidRPr="00000000" w14:paraId="0000078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w:t>
            </w:r>
          </w:p>
          <w:p w:rsidR="00000000" w:rsidDel="00000000" w:rsidP="00000000" w:rsidRDefault="00000000" w:rsidRPr="00000000" w14:paraId="0000078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WORDCOMP</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WORDFILL</w:t>
            </w:r>
            <w:r w:rsidDel="00000000" w:rsidR="00000000" w:rsidRPr="00000000">
              <w:rPr>
                <w:rtl w:val="0"/>
              </w:rPr>
            </w:r>
          </w:p>
          <w:p w:rsidR="00000000" w:rsidDel="00000000" w:rsidP="00000000" w:rsidRDefault="00000000" w:rsidRPr="00000000" w14:paraId="0000078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WORDSWAP</w:t>
            </w:r>
          </w:p>
          <w:p w:rsidR="00000000" w:rsidDel="00000000" w:rsidP="00000000" w:rsidRDefault="00000000" w:rsidRPr="00000000" w14:paraId="0000078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WORDFIT</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WORDMOVE</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WORDS_1BIT</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WORDS_2BIT</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WORDS_4BIT</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WORDS_8BIT</w:t>
            </w:r>
            <w:r w:rsidDel="00000000" w:rsidR="00000000" w:rsidRPr="00000000">
              <w:rPr>
                <w:rtl w:val="0"/>
              </w:rPr>
            </w:r>
          </w:p>
          <w:p w:rsidR="00000000" w:rsidDel="00000000" w:rsidP="00000000" w:rsidRDefault="00000000" w:rsidRPr="00000000" w14:paraId="00000791">
            <w:pPr>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WRBYTE</w:t>
            </w:r>
          </w:p>
          <w:p w:rsidR="00000000" w:rsidDel="00000000" w:rsidP="00000000" w:rsidRDefault="00000000" w:rsidRPr="00000000" w14:paraId="0000079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WRC</w:t>
            </w:r>
          </w:p>
          <w:p w:rsidR="00000000" w:rsidDel="00000000" w:rsidP="00000000" w:rsidRDefault="00000000" w:rsidRPr="00000000" w14:paraId="0000079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WRFAST</w:t>
            </w:r>
            <w:r w:rsidDel="00000000" w:rsidR="00000000" w:rsidRPr="00000000">
              <w:rPr>
                <w:rtl w:val="0"/>
              </w:rPr>
            </w:r>
          </w:p>
          <w:p w:rsidR="00000000" w:rsidDel="00000000" w:rsidP="00000000" w:rsidRDefault="00000000" w:rsidRPr="00000000" w14:paraId="0000079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WRLONG</w:t>
            </w:r>
          </w:p>
          <w:p w:rsidR="00000000" w:rsidDel="00000000" w:rsidP="00000000" w:rsidRDefault="00000000" w:rsidRPr="00000000" w14:paraId="0000079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WRLUT</w:t>
            </w:r>
            <w:r w:rsidDel="00000000" w:rsidR="00000000" w:rsidRPr="00000000">
              <w:rPr>
                <w:rtl w:val="0"/>
              </w:rPr>
            </w:r>
          </w:p>
          <w:p w:rsidR="00000000" w:rsidDel="00000000" w:rsidP="00000000" w:rsidRDefault="00000000" w:rsidRPr="00000000" w14:paraId="0000079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WRNC</w:t>
            </w:r>
          </w:p>
          <w:p w:rsidR="00000000" w:rsidDel="00000000" w:rsidP="00000000" w:rsidRDefault="00000000" w:rsidRPr="00000000" w14:paraId="0000079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WRNZ</w:t>
            </w:r>
          </w:p>
          <w:p w:rsidR="00000000" w:rsidDel="00000000" w:rsidP="00000000" w:rsidRDefault="00000000" w:rsidRPr="00000000" w14:paraId="0000079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WRPIN</w:t>
            </w:r>
            <w:r w:rsidDel="00000000" w:rsidR="00000000" w:rsidRPr="00000000">
              <w:rPr>
                <w:rtl w:val="0"/>
              </w:rPr>
            </w:r>
          </w:p>
          <w:p w:rsidR="00000000" w:rsidDel="00000000" w:rsidP="00000000" w:rsidRDefault="00000000" w:rsidRPr="00000000" w14:paraId="0000079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WRWORD</w:t>
            </w:r>
          </w:p>
          <w:p w:rsidR="00000000" w:rsidDel="00000000" w:rsidP="00000000" w:rsidRDefault="00000000" w:rsidRPr="00000000" w14:paraId="0000079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WRZ</w:t>
            </w:r>
          </w:p>
          <w:p w:rsidR="00000000" w:rsidDel="00000000" w:rsidP="00000000" w:rsidRDefault="00000000" w:rsidRPr="00000000" w14:paraId="0000079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WXPIN</w:t>
            </w:r>
            <w:r w:rsidDel="00000000" w:rsidR="00000000" w:rsidRPr="00000000">
              <w:rPr>
                <w:rtl w:val="0"/>
              </w:rPr>
            </w:r>
          </w:p>
          <w:p w:rsidR="00000000" w:rsidDel="00000000" w:rsidP="00000000" w:rsidRDefault="00000000" w:rsidRPr="00000000" w14:paraId="0000079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WYPIN</w:t>
            </w:r>
          </w:p>
          <w:p w:rsidR="00000000" w:rsidDel="00000000" w:rsidP="00000000" w:rsidRDefault="00000000" w:rsidRPr="00000000" w14:paraId="0000079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WZ</w:t>
            </w:r>
          </w:p>
        </w:tc>
      </w:tr>
    </w:tbl>
    <w:p w:rsidR="00000000" w:rsidDel="00000000" w:rsidP="00000000" w:rsidRDefault="00000000" w:rsidRPr="00000000" w14:paraId="0000079E">
      <w:pPr>
        <w:pStyle w:val="Heading2"/>
        <w:pageBreakBefore w:val="0"/>
        <w:tabs>
          <w:tab w:val="left" w:leader="none" w:pos="8280"/>
          <w:tab w:val="left" w:leader="none" w:pos="7695"/>
          <w:tab w:val="left" w:leader="none" w:pos="6975"/>
          <w:tab w:val="left" w:leader="none" w:pos="6030"/>
          <w:tab w:val="left" w:leader="none" w:pos="4995"/>
          <w:tab w:val="left" w:leader="none" w:pos="3915"/>
          <w:tab w:val="left" w:leader="none" w:pos="3015"/>
          <w:tab w:val="left" w:leader="none" w:pos="1935"/>
          <w:tab w:val="left" w:leader="none" w:pos="765"/>
        </w:tabs>
        <w:rPr/>
      </w:pPr>
      <w:bookmarkStart w:colFirst="0" w:colLast="0" w:name="_fdbohmsf3tai" w:id="100"/>
      <w:bookmarkEnd w:id="100"/>
      <w:r w:rsidDel="00000000" w:rsidR="00000000" w:rsidRPr="00000000">
        <w:rPr>
          <w:rtl w:val="0"/>
        </w:rPr>
        <w:t xml:space="preserve">X, Y, Z</w:t>
      </w:r>
    </w:p>
    <w:tbl>
      <w:tblPr>
        <w:tblStyle w:val="Table1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710"/>
        <w:gridCol w:w="1845"/>
        <w:gridCol w:w="1710"/>
        <w:gridCol w:w="1755"/>
        <w:gridCol w:w="885"/>
        <w:tblGridChange w:id="0">
          <w:tblGrid>
            <w:gridCol w:w="2175"/>
            <w:gridCol w:w="1710"/>
            <w:gridCol w:w="1845"/>
            <w:gridCol w:w="1710"/>
            <w:gridCol w:w="1755"/>
            <w:gridCol w:w="8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79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X_16P_2DAC8_WFWORD</w:t>
            </w:r>
          </w:p>
          <w:p w:rsidR="00000000" w:rsidDel="00000000" w:rsidP="00000000" w:rsidRDefault="00000000" w:rsidRPr="00000000" w14:paraId="000007A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X_16P_4DAC4_WFWORD</w:t>
            </w:r>
          </w:p>
          <w:p w:rsidR="00000000" w:rsidDel="00000000" w:rsidP="00000000" w:rsidRDefault="00000000" w:rsidRPr="00000000" w14:paraId="000007A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X_1ADC8_0P_1DAC8_WFBYTE</w:t>
            </w:r>
          </w:p>
          <w:p w:rsidR="00000000" w:rsidDel="00000000" w:rsidP="00000000" w:rsidRDefault="00000000" w:rsidRPr="00000000" w14:paraId="000007A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X_1ADC8_8P_2DAC8_WFWORD</w:t>
            </w:r>
          </w:p>
          <w:p w:rsidR="00000000" w:rsidDel="00000000" w:rsidP="00000000" w:rsidRDefault="00000000" w:rsidRPr="00000000" w14:paraId="000007A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X_1P_1DAC1_WFBYTE</w:t>
            </w:r>
          </w:p>
          <w:p w:rsidR="00000000" w:rsidDel="00000000" w:rsidP="00000000" w:rsidRDefault="00000000" w:rsidRPr="00000000" w14:paraId="000007A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X_2ADC8_0P_2DAC8_WFWORD</w:t>
            </w:r>
          </w:p>
          <w:p w:rsidR="00000000" w:rsidDel="00000000" w:rsidP="00000000" w:rsidRDefault="00000000" w:rsidRPr="00000000" w14:paraId="000007A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X_2ADC8_16P_4DAC8_WFLONG</w:t>
            </w:r>
          </w:p>
          <w:p w:rsidR="00000000" w:rsidDel="00000000" w:rsidP="00000000" w:rsidRDefault="00000000" w:rsidRPr="00000000" w14:paraId="000007A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X_2P_1DAC2_WFBYTE</w:t>
            </w:r>
          </w:p>
          <w:p w:rsidR="00000000" w:rsidDel="00000000" w:rsidP="00000000" w:rsidRDefault="00000000" w:rsidRPr="00000000" w14:paraId="000007A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X_2P_2DAC1_WFBYTE</w:t>
            </w:r>
          </w:p>
          <w:p w:rsidR="00000000" w:rsidDel="00000000" w:rsidP="00000000" w:rsidRDefault="00000000" w:rsidRPr="00000000" w14:paraId="000007A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X_32P_4DAC8_WFLONG</w:t>
            </w:r>
          </w:p>
          <w:p w:rsidR="00000000" w:rsidDel="00000000" w:rsidP="00000000" w:rsidRDefault="00000000" w:rsidRPr="00000000" w14:paraId="000007A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X_4ADC8_0P_4DAC8_WFLONG</w:t>
            </w:r>
          </w:p>
          <w:p w:rsidR="00000000" w:rsidDel="00000000" w:rsidP="00000000" w:rsidRDefault="00000000" w:rsidRPr="00000000" w14:paraId="000007A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X_4P_1DAC4_WFBYTE</w:t>
            </w:r>
          </w:p>
          <w:p w:rsidR="00000000" w:rsidDel="00000000" w:rsidP="00000000" w:rsidRDefault="00000000" w:rsidRPr="00000000" w14:paraId="000007A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X_4P_2DAC2_WFBYTE</w:t>
            </w:r>
          </w:p>
          <w:p w:rsidR="00000000" w:rsidDel="00000000" w:rsidP="00000000" w:rsidRDefault="00000000" w:rsidRPr="00000000" w14:paraId="000007A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X_4P_4DAC1_WFBYTE</w:t>
            </w:r>
          </w:p>
          <w:p w:rsidR="00000000" w:rsidDel="00000000" w:rsidP="00000000" w:rsidRDefault="00000000" w:rsidRPr="00000000" w14:paraId="000007A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X_8P_1DAC8_WFBYTE</w:t>
            </w:r>
          </w:p>
          <w:p w:rsidR="00000000" w:rsidDel="00000000" w:rsidP="00000000" w:rsidRDefault="00000000" w:rsidRPr="00000000" w14:paraId="000007A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X_8P_2DAC4_WFBYTE</w:t>
            </w:r>
          </w:p>
        </w:tc>
        <w:tc>
          <w:tcPr>
            <w:shd w:fill="auto" w:val="clear"/>
            <w:tcMar>
              <w:top w:w="43.2" w:type="dxa"/>
              <w:left w:w="43.2" w:type="dxa"/>
              <w:bottom w:w="43.2" w:type="dxa"/>
              <w:right w:w="43.2" w:type="dxa"/>
            </w:tcMar>
            <w:vAlign w:val="top"/>
          </w:tcPr>
          <w:p w:rsidR="00000000" w:rsidDel="00000000" w:rsidP="00000000" w:rsidRDefault="00000000" w:rsidRPr="00000000" w14:paraId="000007A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X_8P_4DAC2_WFBYTE</w:t>
            </w:r>
          </w:p>
          <w:p w:rsidR="00000000" w:rsidDel="00000000" w:rsidP="00000000" w:rsidRDefault="00000000" w:rsidRPr="00000000" w14:paraId="000007B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X_ALT_OFF</w:t>
            </w:r>
          </w:p>
          <w:p w:rsidR="00000000" w:rsidDel="00000000" w:rsidP="00000000" w:rsidRDefault="00000000" w:rsidRPr="00000000" w14:paraId="000007B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X_ALT_ON</w:t>
            </w:r>
          </w:p>
          <w:p w:rsidR="00000000" w:rsidDel="00000000" w:rsidP="00000000" w:rsidRDefault="00000000" w:rsidRPr="00000000" w14:paraId="000007B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X_DACS_0_0_0_0</w:t>
            </w:r>
          </w:p>
          <w:p w:rsidR="00000000" w:rsidDel="00000000" w:rsidP="00000000" w:rsidRDefault="00000000" w:rsidRPr="00000000" w14:paraId="000007B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X_DACS_0_0_X_X</w:t>
            </w:r>
          </w:p>
          <w:p w:rsidR="00000000" w:rsidDel="00000000" w:rsidP="00000000" w:rsidRDefault="00000000" w:rsidRPr="00000000" w14:paraId="000007B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X_DACS_0_X_X_X</w:t>
            </w:r>
          </w:p>
          <w:p w:rsidR="00000000" w:rsidDel="00000000" w:rsidP="00000000" w:rsidRDefault="00000000" w:rsidRPr="00000000" w14:paraId="000007B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X_DACS_0N0_0N0</w:t>
            </w:r>
          </w:p>
          <w:p w:rsidR="00000000" w:rsidDel="00000000" w:rsidP="00000000" w:rsidRDefault="00000000" w:rsidRPr="00000000" w14:paraId="000007B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X_DACS_0N0_X_X</w:t>
            </w:r>
          </w:p>
          <w:p w:rsidR="00000000" w:rsidDel="00000000" w:rsidP="00000000" w:rsidRDefault="00000000" w:rsidRPr="00000000" w14:paraId="000007B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X_DACS_1_0_1_0</w:t>
            </w:r>
          </w:p>
          <w:p w:rsidR="00000000" w:rsidDel="00000000" w:rsidP="00000000" w:rsidRDefault="00000000" w:rsidRPr="00000000" w14:paraId="000007B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X_DACS_1_0_X_X</w:t>
            </w:r>
          </w:p>
          <w:p w:rsidR="00000000" w:rsidDel="00000000" w:rsidP="00000000" w:rsidRDefault="00000000" w:rsidRPr="00000000" w14:paraId="000007B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X_DACS_1N1_0N0</w:t>
            </w:r>
          </w:p>
          <w:p w:rsidR="00000000" w:rsidDel="00000000" w:rsidP="00000000" w:rsidRDefault="00000000" w:rsidRPr="00000000" w14:paraId="000007B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X_DACS_3_2_1_0</w:t>
            </w:r>
          </w:p>
          <w:p w:rsidR="00000000" w:rsidDel="00000000" w:rsidP="00000000" w:rsidRDefault="00000000" w:rsidRPr="00000000" w14:paraId="000007B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X_DACS_OFF</w:t>
            </w:r>
          </w:p>
          <w:p w:rsidR="00000000" w:rsidDel="00000000" w:rsidP="00000000" w:rsidRDefault="00000000" w:rsidRPr="00000000" w14:paraId="000007B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X_DACS_X_0_X_X</w:t>
            </w:r>
          </w:p>
          <w:p w:rsidR="00000000" w:rsidDel="00000000" w:rsidP="00000000" w:rsidRDefault="00000000" w:rsidRPr="00000000" w14:paraId="000007B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X_DACS_X_X_0_0</w:t>
            </w:r>
          </w:p>
          <w:p w:rsidR="00000000" w:rsidDel="00000000" w:rsidP="00000000" w:rsidRDefault="00000000" w:rsidRPr="00000000" w14:paraId="000007B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X_DACS_X_X_0_X</w:t>
            </w:r>
          </w:p>
        </w:tc>
        <w:tc>
          <w:tcPr>
            <w:shd w:fill="auto" w:val="clear"/>
            <w:tcMar>
              <w:top w:w="43.2" w:type="dxa"/>
              <w:left w:w="43.2" w:type="dxa"/>
              <w:bottom w:w="43.2" w:type="dxa"/>
              <w:right w:w="43.2" w:type="dxa"/>
            </w:tcMar>
            <w:vAlign w:val="top"/>
          </w:tcPr>
          <w:p w:rsidR="00000000" w:rsidDel="00000000" w:rsidP="00000000" w:rsidRDefault="00000000" w:rsidRPr="00000000" w14:paraId="000007B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X_DACS_X_X_0N0</w:t>
            </w:r>
          </w:p>
          <w:p w:rsidR="00000000" w:rsidDel="00000000" w:rsidP="00000000" w:rsidRDefault="00000000" w:rsidRPr="00000000" w14:paraId="000007C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X_DACS_X_X_1_0</w:t>
            </w:r>
          </w:p>
          <w:p w:rsidR="00000000" w:rsidDel="00000000" w:rsidP="00000000" w:rsidRDefault="00000000" w:rsidRPr="00000000" w14:paraId="000007C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X_DACS_X_X_X_0</w:t>
            </w:r>
          </w:p>
          <w:p w:rsidR="00000000" w:rsidDel="00000000" w:rsidP="00000000" w:rsidRDefault="00000000" w:rsidRPr="00000000" w14:paraId="000007C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X_DDS_GOERTZEL_SINC1</w:t>
            </w:r>
          </w:p>
          <w:p w:rsidR="00000000" w:rsidDel="00000000" w:rsidP="00000000" w:rsidRDefault="00000000" w:rsidRPr="00000000" w14:paraId="000007C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X_DDS_GOERTZEL_SINC2</w:t>
            </w:r>
          </w:p>
          <w:p w:rsidR="00000000" w:rsidDel="00000000" w:rsidP="00000000" w:rsidRDefault="00000000" w:rsidRPr="00000000" w14:paraId="000007C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X_IMM_16X2_1DAC2</w:t>
            </w:r>
          </w:p>
          <w:p w:rsidR="00000000" w:rsidDel="00000000" w:rsidP="00000000" w:rsidRDefault="00000000" w:rsidRPr="00000000" w14:paraId="000007C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X_IMM_16X2_2DAC1</w:t>
            </w:r>
          </w:p>
          <w:p w:rsidR="00000000" w:rsidDel="00000000" w:rsidP="00000000" w:rsidRDefault="00000000" w:rsidRPr="00000000" w14:paraId="000007C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X_IMM_16X2_LUT</w:t>
            </w:r>
          </w:p>
          <w:p w:rsidR="00000000" w:rsidDel="00000000" w:rsidP="00000000" w:rsidRDefault="00000000" w:rsidRPr="00000000" w14:paraId="000007C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X_IMM_1X32_4DAC8</w:t>
            </w:r>
          </w:p>
          <w:p w:rsidR="00000000" w:rsidDel="00000000" w:rsidP="00000000" w:rsidRDefault="00000000" w:rsidRPr="00000000" w14:paraId="000007C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X_IMM_2X16_2DAC8</w:t>
            </w:r>
          </w:p>
          <w:p w:rsidR="00000000" w:rsidDel="00000000" w:rsidP="00000000" w:rsidRDefault="00000000" w:rsidRPr="00000000" w14:paraId="000007C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X_IMM_2X16_4DAC4</w:t>
            </w:r>
          </w:p>
          <w:p w:rsidR="00000000" w:rsidDel="00000000" w:rsidP="00000000" w:rsidRDefault="00000000" w:rsidRPr="00000000" w14:paraId="000007C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X_IMM_32X1_1DAC1</w:t>
            </w:r>
          </w:p>
          <w:p w:rsidR="00000000" w:rsidDel="00000000" w:rsidP="00000000" w:rsidRDefault="00000000" w:rsidRPr="00000000" w14:paraId="000007C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X_IMM_32X1_LUT</w:t>
            </w:r>
          </w:p>
          <w:p w:rsidR="00000000" w:rsidDel="00000000" w:rsidP="00000000" w:rsidRDefault="00000000" w:rsidRPr="00000000" w14:paraId="000007C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X_IMM_4X8_1DAC8</w:t>
            </w:r>
          </w:p>
          <w:p w:rsidR="00000000" w:rsidDel="00000000" w:rsidP="00000000" w:rsidRDefault="00000000" w:rsidRPr="00000000" w14:paraId="000007C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X_IMM_4X8_2DAC4</w:t>
            </w:r>
          </w:p>
          <w:p w:rsidR="00000000" w:rsidDel="00000000" w:rsidP="00000000" w:rsidRDefault="00000000" w:rsidRPr="00000000" w14:paraId="000007C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X_IMM_4X8_4DAC2</w:t>
            </w:r>
          </w:p>
        </w:tc>
        <w:tc>
          <w:tcPr>
            <w:shd w:fill="auto" w:val="clear"/>
            <w:tcMar>
              <w:top w:w="43.2" w:type="dxa"/>
              <w:left w:w="43.2" w:type="dxa"/>
              <w:bottom w:w="43.2" w:type="dxa"/>
              <w:right w:w="43.2" w:type="dxa"/>
            </w:tcMar>
            <w:vAlign w:val="top"/>
          </w:tcPr>
          <w:p w:rsidR="00000000" w:rsidDel="00000000" w:rsidP="00000000" w:rsidRDefault="00000000" w:rsidRPr="00000000" w14:paraId="000007C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X_IMM_4X8_LUT</w:t>
            </w:r>
          </w:p>
          <w:p w:rsidR="00000000" w:rsidDel="00000000" w:rsidP="00000000" w:rsidRDefault="00000000" w:rsidRPr="00000000" w14:paraId="000007D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X_IMM_8X4_1DAC4</w:t>
            </w:r>
          </w:p>
          <w:p w:rsidR="00000000" w:rsidDel="00000000" w:rsidP="00000000" w:rsidRDefault="00000000" w:rsidRPr="00000000" w14:paraId="000007D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X_IMM_8X4_2DAC2</w:t>
            </w:r>
          </w:p>
          <w:p w:rsidR="00000000" w:rsidDel="00000000" w:rsidP="00000000" w:rsidRDefault="00000000" w:rsidRPr="00000000" w14:paraId="000007D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X_IMM_8X4_4DAC1</w:t>
            </w:r>
          </w:p>
          <w:p w:rsidR="00000000" w:rsidDel="00000000" w:rsidP="00000000" w:rsidRDefault="00000000" w:rsidRPr="00000000" w14:paraId="000007D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X_IMM_8X4_LUT</w:t>
            </w:r>
          </w:p>
          <w:p w:rsidR="00000000" w:rsidDel="00000000" w:rsidP="00000000" w:rsidRDefault="00000000" w:rsidRPr="00000000" w14:paraId="000007D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X_PINS_OFF</w:t>
            </w:r>
          </w:p>
          <w:p w:rsidR="00000000" w:rsidDel="00000000" w:rsidP="00000000" w:rsidRDefault="00000000" w:rsidRPr="00000000" w14:paraId="000007D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X_PINS_ON</w:t>
            </w:r>
          </w:p>
          <w:p w:rsidR="00000000" w:rsidDel="00000000" w:rsidP="00000000" w:rsidRDefault="00000000" w:rsidRPr="00000000" w14:paraId="000007D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X_RFBYTE_1P_1DAC1</w:t>
            </w:r>
          </w:p>
          <w:p w:rsidR="00000000" w:rsidDel="00000000" w:rsidP="00000000" w:rsidRDefault="00000000" w:rsidRPr="00000000" w14:paraId="000007D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X_RFBYTE_2P_1DAC2</w:t>
            </w:r>
          </w:p>
          <w:p w:rsidR="00000000" w:rsidDel="00000000" w:rsidP="00000000" w:rsidRDefault="00000000" w:rsidRPr="00000000" w14:paraId="000007D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X_RFBYTE_2P_2DAC1</w:t>
            </w:r>
          </w:p>
          <w:p w:rsidR="00000000" w:rsidDel="00000000" w:rsidP="00000000" w:rsidRDefault="00000000" w:rsidRPr="00000000" w14:paraId="000007D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X_RFBYTE_4P_1DAC4</w:t>
            </w:r>
          </w:p>
          <w:p w:rsidR="00000000" w:rsidDel="00000000" w:rsidP="00000000" w:rsidRDefault="00000000" w:rsidRPr="00000000" w14:paraId="000007D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X_RFBYTE_4P_2DAC2</w:t>
            </w:r>
          </w:p>
          <w:p w:rsidR="00000000" w:rsidDel="00000000" w:rsidP="00000000" w:rsidRDefault="00000000" w:rsidRPr="00000000" w14:paraId="000007D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X_RFBYTE_4P_4DAC1</w:t>
            </w:r>
          </w:p>
          <w:p w:rsidR="00000000" w:rsidDel="00000000" w:rsidP="00000000" w:rsidRDefault="00000000" w:rsidRPr="00000000" w14:paraId="000007D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X_RFBYTE_8P_1DAC8</w:t>
            </w:r>
          </w:p>
          <w:p w:rsidR="00000000" w:rsidDel="00000000" w:rsidP="00000000" w:rsidRDefault="00000000" w:rsidRPr="00000000" w14:paraId="000007D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X_RFBYTE_8P_2DAC4</w:t>
            </w:r>
          </w:p>
          <w:p w:rsidR="00000000" w:rsidDel="00000000" w:rsidP="00000000" w:rsidRDefault="00000000" w:rsidRPr="00000000" w14:paraId="000007D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X_RFBYTE_8P_4DAC2</w:t>
            </w:r>
          </w:p>
        </w:tc>
        <w:tc>
          <w:tcPr>
            <w:shd w:fill="auto" w:val="clear"/>
            <w:tcMar>
              <w:top w:w="43.2" w:type="dxa"/>
              <w:left w:w="43.2" w:type="dxa"/>
              <w:bottom w:w="43.2" w:type="dxa"/>
              <w:right w:w="43.2" w:type="dxa"/>
            </w:tcMar>
            <w:vAlign w:val="top"/>
          </w:tcPr>
          <w:p w:rsidR="00000000" w:rsidDel="00000000" w:rsidP="00000000" w:rsidRDefault="00000000" w:rsidRPr="00000000" w14:paraId="000007D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X_RFBYTE_LUMA8</w:t>
            </w:r>
          </w:p>
          <w:p w:rsidR="00000000" w:rsidDel="00000000" w:rsidP="00000000" w:rsidRDefault="00000000" w:rsidRPr="00000000" w14:paraId="000007E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X_RFBYTE_RGB8</w:t>
            </w:r>
          </w:p>
          <w:p w:rsidR="00000000" w:rsidDel="00000000" w:rsidP="00000000" w:rsidRDefault="00000000" w:rsidRPr="00000000" w14:paraId="000007E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X_RFBYTE_RGBI8</w:t>
            </w:r>
          </w:p>
          <w:p w:rsidR="00000000" w:rsidDel="00000000" w:rsidP="00000000" w:rsidRDefault="00000000" w:rsidRPr="00000000" w14:paraId="000007E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X_RFLONG_16X2_LUT</w:t>
            </w:r>
          </w:p>
          <w:p w:rsidR="00000000" w:rsidDel="00000000" w:rsidP="00000000" w:rsidRDefault="00000000" w:rsidRPr="00000000" w14:paraId="000007E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X_RFLONG_32P_4DAC8</w:t>
            </w:r>
          </w:p>
          <w:p w:rsidR="00000000" w:rsidDel="00000000" w:rsidP="00000000" w:rsidRDefault="00000000" w:rsidRPr="00000000" w14:paraId="000007E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X_RFLONG_32X1_LUT</w:t>
            </w:r>
          </w:p>
          <w:p w:rsidR="00000000" w:rsidDel="00000000" w:rsidP="00000000" w:rsidRDefault="00000000" w:rsidRPr="00000000" w14:paraId="000007E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X_RFLONG_4X8_LUT</w:t>
            </w:r>
          </w:p>
          <w:p w:rsidR="00000000" w:rsidDel="00000000" w:rsidP="00000000" w:rsidRDefault="00000000" w:rsidRPr="00000000" w14:paraId="000007E6">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X_RFLONG_8X4_LUT</w:t>
            </w:r>
          </w:p>
          <w:p w:rsidR="00000000" w:rsidDel="00000000" w:rsidP="00000000" w:rsidRDefault="00000000" w:rsidRPr="00000000" w14:paraId="000007E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X_RFLONG_RGB24</w:t>
            </w:r>
          </w:p>
          <w:p w:rsidR="00000000" w:rsidDel="00000000" w:rsidP="00000000" w:rsidRDefault="00000000" w:rsidRPr="00000000" w14:paraId="000007E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X_RFWORD_16P_2DAC8</w:t>
            </w:r>
          </w:p>
          <w:p w:rsidR="00000000" w:rsidDel="00000000" w:rsidP="00000000" w:rsidRDefault="00000000" w:rsidRPr="00000000" w14:paraId="000007E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X_RFWORD_16P_4DAC4</w:t>
            </w:r>
          </w:p>
          <w:p w:rsidR="00000000" w:rsidDel="00000000" w:rsidP="00000000" w:rsidRDefault="00000000" w:rsidRPr="00000000" w14:paraId="000007EA">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X_RFWORD_RGB16</w:t>
            </w:r>
          </w:p>
          <w:p w:rsidR="00000000" w:rsidDel="00000000" w:rsidP="00000000" w:rsidRDefault="00000000" w:rsidRPr="00000000" w14:paraId="000007EB">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X_WRITE_OFF</w:t>
            </w:r>
          </w:p>
          <w:p w:rsidR="00000000" w:rsidDel="00000000" w:rsidP="00000000" w:rsidRDefault="00000000" w:rsidRPr="00000000" w14:paraId="000007EC">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X_WRITE_ON</w:t>
            </w:r>
          </w:p>
          <w:p w:rsidR="00000000" w:rsidDel="00000000" w:rsidP="00000000" w:rsidRDefault="00000000" w:rsidRPr="00000000" w14:paraId="000007ED">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XCONT</w:t>
            </w:r>
          </w:p>
          <w:p w:rsidR="00000000" w:rsidDel="00000000" w:rsidP="00000000" w:rsidRDefault="00000000" w:rsidRPr="00000000" w14:paraId="000007EE">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XINIT</w:t>
            </w:r>
          </w:p>
        </w:tc>
        <w:tc>
          <w:tcPr>
            <w:shd w:fill="auto" w:val="clear"/>
            <w:tcMar>
              <w:top w:w="43.2" w:type="dxa"/>
              <w:left w:w="43.2" w:type="dxa"/>
              <w:bottom w:w="43.2" w:type="dxa"/>
              <w:right w:w="43.2" w:type="dxa"/>
            </w:tcMar>
            <w:vAlign w:val="top"/>
          </w:tcPr>
          <w:p w:rsidR="00000000" w:rsidDel="00000000" w:rsidP="00000000" w:rsidRDefault="00000000" w:rsidRPr="00000000" w14:paraId="000007EF">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w:t>
            </w:r>
          </w:p>
          <w:p w:rsidR="00000000" w:rsidDel="00000000" w:rsidP="00000000" w:rsidRDefault="00000000" w:rsidRPr="00000000" w14:paraId="000007F0">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XORC</w:t>
            </w:r>
          </w:p>
          <w:p w:rsidR="00000000" w:rsidDel="00000000" w:rsidP="00000000" w:rsidRDefault="00000000" w:rsidRPr="00000000" w14:paraId="000007F1">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XORO32</w:t>
            </w:r>
          </w:p>
          <w:p w:rsidR="00000000" w:rsidDel="00000000" w:rsidP="00000000" w:rsidRDefault="00000000" w:rsidRPr="00000000" w14:paraId="000007F2">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XORZ</w:t>
            </w:r>
          </w:p>
          <w:p w:rsidR="00000000" w:rsidDel="00000000" w:rsidP="00000000" w:rsidRDefault="00000000" w:rsidRPr="00000000" w14:paraId="000007F3">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XSTOP</w:t>
            </w:r>
          </w:p>
          <w:p w:rsidR="00000000" w:rsidDel="00000000" w:rsidP="00000000" w:rsidRDefault="00000000" w:rsidRPr="00000000" w14:paraId="000007F4">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XYPOL</w:t>
            </w:r>
            <w:r w:rsidDel="00000000" w:rsidR="00000000" w:rsidRPr="00000000">
              <w:rPr>
                <w:rtl w:val="0"/>
              </w:rPr>
            </w:r>
          </w:p>
          <w:p w:rsidR="00000000" w:rsidDel="00000000" w:rsidP="00000000" w:rsidRDefault="00000000" w:rsidRPr="00000000" w14:paraId="000007F5">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XZERO</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YELLOW</w:t>
            </w:r>
            <w:r w:rsidDel="00000000" w:rsidR="00000000" w:rsidRPr="00000000">
              <w:rPr>
                <w:rtl w:val="0"/>
              </w:rPr>
            </w:r>
          </w:p>
          <w:p w:rsidR="00000000" w:rsidDel="00000000" w:rsidP="00000000" w:rsidRDefault="00000000" w:rsidRPr="00000000" w14:paraId="000007F7">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ZEROX</w:t>
            </w:r>
            <w:r w:rsidDel="00000000" w:rsidR="00000000" w:rsidRPr="00000000">
              <w:rPr>
                <w:rtl w:val="0"/>
              </w:rPr>
            </w:r>
          </w:p>
          <w:p w:rsidR="00000000" w:rsidDel="00000000" w:rsidP="00000000" w:rsidRDefault="00000000" w:rsidRPr="00000000" w14:paraId="000007F8">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ZSTR</w:t>
            </w:r>
          </w:p>
          <w:p w:rsidR="00000000" w:rsidDel="00000000" w:rsidP="00000000" w:rsidRDefault="00000000" w:rsidRPr="00000000" w14:paraId="000007F9">
            <w:pPr>
              <w:pageBreakBefore w:val="0"/>
              <w:widowControl w:val="0"/>
              <w:spacing w:after="0" w:line="24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ZSTR_</w:t>
            </w:r>
          </w:p>
        </w:tc>
      </w:tr>
    </w:tbl>
    <w:p w:rsidR="00000000" w:rsidDel="00000000" w:rsidP="00000000" w:rsidRDefault="00000000" w:rsidRPr="00000000" w14:paraId="000007FA">
      <w:pPr>
        <w:pStyle w:val="Heading5"/>
        <w:pageBreakBefore w:val="0"/>
        <w:rPr/>
      </w:pPr>
      <w:bookmarkStart w:colFirst="0" w:colLast="0" w:name="_7na05pbcjb" w:id="101"/>
      <w:bookmarkEnd w:id="101"/>
      <w:r w:rsidDel="00000000" w:rsidR="00000000" w:rsidRPr="00000000">
        <w:br w:type="page"/>
      </w:r>
      <w:r w:rsidDel="00000000" w:rsidR="00000000" w:rsidRPr="00000000">
        <w:rPr>
          <w:rtl w:val="0"/>
        </w:rPr>
      </w:r>
    </w:p>
    <w:p w:rsidR="00000000" w:rsidDel="00000000" w:rsidP="00000000" w:rsidRDefault="00000000" w:rsidRPr="00000000" w14:paraId="000007FB">
      <w:pPr>
        <w:pStyle w:val="Heading1"/>
        <w:pageBreakBefore w:val="0"/>
        <w:spacing w:after="0" w:before="200" w:lineRule="auto"/>
        <w:ind w:right="-150"/>
        <w:rPr>
          <w:rFonts w:ascii="Roboto" w:cs="Roboto" w:eastAsia="Roboto" w:hAnsi="Roboto"/>
          <w:sz w:val="30"/>
          <w:szCs w:val="30"/>
        </w:rPr>
      </w:pPr>
      <w:bookmarkStart w:colFirst="0" w:colLast="0" w:name="_swmvo3n67qaa" w:id="102"/>
      <w:bookmarkEnd w:id="102"/>
      <w:r w:rsidDel="00000000" w:rsidR="00000000" w:rsidRPr="00000000">
        <w:rPr>
          <w:rFonts w:ascii="Roboto" w:cs="Roboto" w:eastAsia="Roboto" w:hAnsi="Roboto"/>
          <w:sz w:val="30"/>
          <w:szCs w:val="30"/>
          <w:rtl w:val="0"/>
        </w:rPr>
        <w:t xml:space="preserve">CHANGE LOG</w:t>
      </w:r>
    </w:p>
    <w:tbl>
      <w:tblPr>
        <w:tblStyle w:val="Table1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8715"/>
        <w:tblGridChange w:id="0">
          <w:tblGrid>
            <w:gridCol w:w="1365"/>
            <w:gridCol w:w="87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FC">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7amv3ne5q286" w:id="103"/>
            <w:bookmarkEnd w:id="103"/>
            <w:r w:rsidDel="00000000" w:rsidR="00000000" w:rsidRPr="00000000">
              <w:rPr>
                <w:rFonts w:ascii="Arial" w:cs="Arial" w:eastAsia="Arial" w:hAnsi="Arial"/>
                <w:b w:val="1"/>
                <w:i w:val="0"/>
                <w:color w:val="000000"/>
                <w:sz w:val="18"/>
                <w:szCs w:val="18"/>
                <w:rtl w:val="0"/>
              </w:rPr>
              <w:t xml:space="preserve">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FD">
            <w:pPr>
              <w:pStyle w:val="Subtitle"/>
              <w:pageBreakBefore w:val="0"/>
              <w:widowControl w:val="0"/>
              <w:spacing w:after="0" w:line="240" w:lineRule="auto"/>
              <w:jc w:val="left"/>
              <w:rPr>
                <w:rFonts w:ascii="Arial" w:cs="Arial" w:eastAsia="Arial" w:hAnsi="Arial"/>
                <w:b w:val="1"/>
                <w:i w:val="0"/>
                <w:color w:val="000000"/>
                <w:sz w:val="18"/>
                <w:szCs w:val="18"/>
              </w:rPr>
            </w:pPr>
            <w:bookmarkStart w:colFirst="0" w:colLast="0" w:name="_7amv3ne5q286" w:id="103"/>
            <w:bookmarkEnd w:id="103"/>
            <w:r w:rsidDel="00000000" w:rsidR="00000000" w:rsidRPr="00000000">
              <w:rPr>
                <w:rFonts w:ascii="Arial" w:cs="Arial" w:eastAsia="Arial" w:hAnsi="Arial"/>
                <w:b w:val="1"/>
                <w:i w:val="0"/>
                <w:color w:val="000000"/>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pStyle w:val="Subtitle"/>
              <w:pageBreakBefore w:val="0"/>
              <w:widowControl w:val="0"/>
              <w:spacing w:after="0" w:line="240" w:lineRule="auto"/>
              <w:rPr/>
            </w:pPr>
            <w:bookmarkStart w:colFirst="0" w:colLast="0" w:name="_pvug4a3f3vq3" w:id="104"/>
            <w:bookmarkEnd w:id="104"/>
            <w:r w:rsidDel="00000000" w:rsidR="00000000" w:rsidRPr="00000000">
              <w:rPr>
                <w:rtl w:val="0"/>
              </w:rPr>
              <w:t xml:space="preserve">6/7/2024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pStyle w:val="Subtitle"/>
              <w:pageBreakBefore w:val="0"/>
              <w:widowControl w:val="0"/>
              <w:spacing w:after="0" w:line="240" w:lineRule="auto"/>
              <w:jc w:val="left"/>
              <w:rPr/>
            </w:pPr>
            <w:bookmarkStart w:colFirst="0" w:colLast="0" w:name="_h8muen7bqo74" w:id="105"/>
            <w:bookmarkEnd w:id="105"/>
            <w:r w:rsidDel="00000000" w:rsidR="00000000" w:rsidRPr="00000000">
              <w:rPr>
                <w:rtl w:val="0"/>
              </w:rPr>
              <w:t xml:space="preserve">First public release.</w:t>
            </w:r>
          </w:p>
        </w:tc>
      </w:tr>
    </w:tbl>
    <w:p w:rsidR="00000000" w:rsidDel="00000000" w:rsidP="00000000" w:rsidRDefault="00000000" w:rsidRPr="00000000" w14:paraId="00000800">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01">
      <w:pPr>
        <w:pStyle w:val="Heading1"/>
        <w:pageBreakBefore w:val="0"/>
        <w:spacing w:after="0" w:before="200" w:lineRule="auto"/>
        <w:ind w:right="-150"/>
        <w:rPr>
          <w:rFonts w:ascii="Roboto" w:cs="Roboto" w:eastAsia="Roboto" w:hAnsi="Roboto"/>
          <w:sz w:val="30"/>
          <w:szCs w:val="30"/>
        </w:rPr>
      </w:pPr>
      <w:bookmarkStart w:colFirst="0" w:colLast="0" w:name="_cenlv5sy0ptb" w:id="106"/>
      <w:bookmarkEnd w:id="106"/>
      <w:r w:rsidDel="00000000" w:rsidR="00000000" w:rsidRPr="00000000">
        <w:rPr>
          <w:rFonts w:ascii="Roboto" w:cs="Roboto" w:eastAsia="Roboto" w:hAnsi="Roboto"/>
          <w:sz w:val="30"/>
          <w:szCs w:val="30"/>
          <w:rtl w:val="0"/>
        </w:rPr>
        <w:t xml:space="preserve">PARALLAX INCORPORATED </w:t>
      </w:r>
    </w:p>
    <w:tbl>
      <w:tblPr>
        <w:tblStyle w:val="Table20"/>
        <w:tblW w:w="10185.0" w:type="dxa"/>
        <w:jc w:val="left"/>
        <w:tblInd w:w="-10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25"/>
        <w:gridCol w:w="2835"/>
        <w:gridCol w:w="2415"/>
        <w:gridCol w:w="2310"/>
        <w:tblGridChange w:id="0">
          <w:tblGrid>
            <w:gridCol w:w="2625"/>
            <w:gridCol w:w="2835"/>
            <w:gridCol w:w="2415"/>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jao2xooe4s24" w:id="107"/>
            <w:bookmarkEnd w:id="107"/>
            <w:r w:rsidDel="00000000" w:rsidR="00000000" w:rsidRPr="00000000">
              <w:rPr>
                <w:rFonts w:ascii="Arial" w:cs="Arial" w:eastAsia="Arial" w:hAnsi="Arial"/>
                <w:b w:val="1"/>
                <w:i w:val="0"/>
                <w:color w:val="000000"/>
                <w:sz w:val="18"/>
                <w:szCs w:val="18"/>
                <w:rtl w:val="0"/>
              </w:rPr>
              <w:t xml:space="preserve">Parallax Inc.</w:t>
            </w:r>
          </w:p>
          <w:p w:rsidR="00000000" w:rsidDel="00000000" w:rsidP="00000000" w:rsidRDefault="00000000" w:rsidRPr="00000000" w14:paraId="00000803">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jao2xooe4s24" w:id="107"/>
            <w:bookmarkEnd w:id="107"/>
            <w:r w:rsidDel="00000000" w:rsidR="00000000" w:rsidRPr="00000000">
              <w:rPr>
                <w:rFonts w:ascii="Arial" w:cs="Arial" w:eastAsia="Arial" w:hAnsi="Arial"/>
                <w:b w:val="1"/>
                <w:i w:val="0"/>
                <w:color w:val="000000"/>
                <w:sz w:val="18"/>
                <w:szCs w:val="18"/>
                <w:rtl w:val="0"/>
              </w:rPr>
              <w:t xml:space="preserve">599 Menlo Drive, Suite 100</w:t>
            </w:r>
          </w:p>
          <w:p w:rsidR="00000000" w:rsidDel="00000000" w:rsidP="00000000" w:rsidRDefault="00000000" w:rsidRPr="00000000" w14:paraId="00000804">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jao2xooe4s24" w:id="107"/>
            <w:bookmarkEnd w:id="107"/>
            <w:r w:rsidDel="00000000" w:rsidR="00000000" w:rsidRPr="00000000">
              <w:rPr>
                <w:rFonts w:ascii="Arial" w:cs="Arial" w:eastAsia="Arial" w:hAnsi="Arial"/>
                <w:b w:val="1"/>
                <w:i w:val="0"/>
                <w:color w:val="000000"/>
                <w:sz w:val="18"/>
                <w:szCs w:val="18"/>
                <w:rtl w:val="0"/>
              </w:rPr>
              <w:t xml:space="preserve">Rocklin, CA 95765</w:t>
            </w:r>
          </w:p>
          <w:p w:rsidR="00000000" w:rsidDel="00000000" w:rsidP="00000000" w:rsidRDefault="00000000" w:rsidRPr="00000000" w14:paraId="00000805">
            <w:pPr>
              <w:pStyle w:val="Subtitle"/>
              <w:pageBreakBefore w:val="0"/>
              <w:widowControl w:val="0"/>
              <w:spacing w:after="0" w:line="240" w:lineRule="auto"/>
              <w:rPr>
                <w:rFonts w:ascii="Arial" w:cs="Arial" w:eastAsia="Arial" w:hAnsi="Arial"/>
                <w:b w:val="1"/>
                <w:i w:val="0"/>
                <w:color w:val="000000"/>
                <w:sz w:val="18"/>
                <w:szCs w:val="18"/>
              </w:rPr>
            </w:pPr>
            <w:bookmarkStart w:colFirst="0" w:colLast="0" w:name="_zhgqx3t7d159" w:id="108"/>
            <w:bookmarkEnd w:id="108"/>
            <w:r w:rsidDel="00000000" w:rsidR="00000000" w:rsidRPr="00000000">
              <w:rPr>
                <w:rFonts w:ascii="Arial" w:cs="Arial" w:eastAsia="Arial" w:hAnsi="Arial"/>
                <w:b w:val="1"/>
                <w:i w:val="0"/>
                <w:color w:val="000000"/>
                <w:sz w:val="18"/>
                <w:szCs w:val="18"/>
                <w:rtl w:val="0"/>
              </w:rPr>
              <w:t xml:space="preserve">USA</w:t>
            </w:r>
          </w:p>
          <w:p w:rsidR="00000000" w:rsidDel="00000000" w:rsidP="00000000" w:rsidRDefault="00000000" w:rsidRPr="00000000" w14:paraId="00000806">
            <w:pPr>
              <w:pageBreakBefore w:val="0"/>
              <w:spacing w:after="0" w:line="240" w:lineRule="auto"/>
              <w:rPr>
                <w:rFonts w:ascii="Roboto" w:cs="Roboto" w:eastAsia="Roboto" w:hAnsi="Robo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pageBreakBefore w:val="0"/>
              <w:widowControl w:val="0"/>
              <w:spacing w:after="0"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Office: +1 916-624-8333</w:t>
            </w:r>
          </w:p>
          <w:p w:rsidR="00000000" w:rsidDel="00000000" w:rsidP="00000000" w:rsidRDefault="00000000" w:rsidRPr="00000000" w14:paraId="00000808">
            <w:pPr>
              <w:pageBreakBefore w:val="0"/>
              <w:widowControl w:val="0"/>
              <w:spacing w:after="0"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Toll Free US: 888-512-1024 </w:t>
            </w:r>
          </w:p>
          <w:p w:rsidR="00000000" w:rsidDel="00000000" w:rsidP="00000000" w:rsidRDefault="00000000" w:rsidRPr="00000000" w14:paraId="00000809">
            <w:pPr>
              <w:pageBreakBefore w:val="0"/>
              <w:widowControl w:val="0"/>
              <w:spacing w:after="0"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pageBreakBefore w:val="0"/>
              <w:widowControl w:val="0"/>
              <w:spacing w:after="0" w:line="240" w:lineRule="auto"/>
              <w:rPr>
                <w:rFonts w:ascii="Roboto" w:cs="Roboto" w:eastAsia="Roboto" w:hAnsi="Roboto"/>
                <w:b w:val="1"/>
                <w:sz w:val="20"/>
                <w:szCs w:val="20"/>
              </w:rPr>
            </w:pPr>
            <w:hyperlink r:id="rId12">
              <w:r w:rsidDel="00000000" w:rsidR="00000000" w:rsidRPr="00000000">
                <w:rPr>
                  <w:rFonts w:ascii="Roboto" w:cs="Roboto" w:eastAsia="Roboto" w:hAnsi="Roboto"/>
                  <w:b w:val="1"/>
                  <w:color w:val="1155cc"/>
                  <w:sz w:val="20"/>
                  <w:szCs w:val="20"/>
                  <w:u w:val="single"/>
                  <w:rtl w:val="0"/>
                </w:rPr>
                <w:t xml:space="preserve">sales@parallax.com</w:t>
              </w:r>
            </w:hyperlink>
            <w:r w:rsidDel="00000000" w:rsidR="00000000" w:rsidRPr="00000000">
              <w:rPr>
                <w:rtl w:val="0"/>
              </w:rPr>
            </w:r>
          </w:p>
          <w:p w:rsidR="00000000" w:rsidDel="00000000" w:rsidP="00000000" w:rsidRDefault="00000000" w:rsidRPr="00000000" w14:paraId="0000080B">
            <w:pPr>
              <w:pageBreakBefore w:val="0"/>
              <w:widowControl w:val="0"/>
              <w:spacing w:after="0" w:line="240" w:lineRule="auto"/>
              <w:rPr>
                <w:rFonts w:ascii="Roboto" w:cs="Roboto" w:eastAsia="Roboto" w:hAnsi="Roboto"/>
                <w:b w:val="1"/>
                <w:sz w:val="20"/>
                <w:szCs w:val="20"/>
              </w:rPr>
            </w:pPr>
            <w:hyperlink r:id="rId13">
              <w:r w:rsidDel="00000000" w:rsidR="00000000" w:rsidRPr="00000000">
                <w:rPr>
                  <w:rFonts w:ascii="Roboto" w:cs="Roboto" w:eastAsia="Roboto" w:hAnsi="Roboto"/>
                  <w:b w:val="1"/>
                  <w:color w:val="1155cc"/>
                  <w:sz w:val="20"/>
                  <w:szCs w:val="20"/>
                  <w:u w:val="single"/>
                  <w:rtl w:val="0"/>
                </w:rPr>
                <w:t xml:space="preserve">support@parallax.com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pageBreakBefore w:val="0"/>
              <w:widowControl w:val="0"/>
              <w:spacing w:after="0" w:line="240" w:lineRule="auto"/>
              <w:rPr>
                <w:rFonts w:ascii="Roboto" w:cs="Roboto" w:eastAsia="Roboto" w:hAnsi="Roboto"/>
                <w:b w:val="1"/>
                <w:sz w:val="20"/>
                <w:szCs w:val="20"/>
              </w:rPr>
            </w:pPr>
            <w:hyperlink r:id="rId14">
              <w:r w:rsidDel="00000000" w:rsidR="00000000" w:rsidRPr="00000000">
                <w:rPr>
                  <w:rFonts w:ascii="Roboto" w:cs="Roboto" w:eastAsia="Roboto" w:hAnsi="Roboto"/>
                  <w:b w:val="1"/>
                  <w:color w:val="1155cc"/>
                  <w:sz w:val="20"/>
                  <w:szCs w:val="20"/>
                  <w:u w:val="single"/>
                  <w:rtl w:val="0"/>
                </w:rPr>
                <w:t xml:space="preserve">www.parallax.com/p2</w:t>
              </w:r>
            </w:hyperlink>
            <w:r w:rsidDel="00000000" w:rsidR="00000000" w:rsidRPr="00000000">
              <w:rPr>
                <w:rtl w:val="0"/>
              </w:rPr>
            </w:r>
          </w:p>
          <w:p w:rsidR="00000000" w:rsidDel="00000000" w:rsidP="00000000" w:rsidRDefault="00000000" w:rsidRPr="00000000" w14:paraId="0000080D">
            <w:pPr>
              <w:pageBreakBefore w:val="0"/>
              <w:widowControl w:val="0"/>
              <w:spacing w:after="0" w:line="240" w:lineRule="auto"/>
              <w:rPr>
                <w:rFonts w:ascii="Roboto" w:cs="Roboto" w:eastAsia="Roboto" w:hAnsi="Roboto"/>
                <w:b w:val="1"/>
                <w:sz w:val="20"/>
                <w:szCs w:val="20"/>
              </w:rPr>
            </w:pPr>
            <w:hyperlink r:id="rId15">
              <w:r w:rsidDel="00000000" w:rsidR="00000000" w:rsidRPr="00000000">
                <w:rPr>
                  <w:rFonts w:ascii="Roboto" w:cs="Roboto" w:eastAsia="Roboto" w:hAnsi="Roboto"/>
                  <w:b w:val="1"/>
                  <w:color w:val="1155cc"/>
                  <w:sz w:val="20"/>
                  <w:szCs w:val="20"/>
                  <w:u w:val="single"/>
                  <w:rtl w:val="0"/>
                </w:rPr>
                <w:t xml:space="preserve">forums.parallax.com</w:t>
              </w:r>
            </w:hyperlink>
            <w:r w:rsidDel="00000000" w:rsidR="00000000" w:rsidRPr="00000000">
              <w:rPr>
                <w:rtl w:val="0"/>
              </w:rPr>
            </w:r>
          </w:p>
          <w:p w:rsidR="00000000" w:rsidDel="00000000" w:rsidP="00000000" w:rsidRDefault="00000000" w:rsidRPr="00000000" w14:paraId="0000080E">
            <w:pPr>
              <w:pageBreakBefore w:val="0"/>
              <w:widowControl w:val="0"/>
              <w:spacing w:after="0" w:line="240" w:lineRule="auto"/>
              <w:rPr>
                <w:rFonts w:ascii="Roboto" w:cs="Roboto" w:eastAsia="Roboto" w:hAnsi="Roboto"/>
                <w:b w:val="1"/>
                <w:sz w:val="20"/>
                <w:szCs w:val="20"/>
              </w:rPr>
            </w:pPr>
            <w:r w:rsidDel="00000000" w:rsidR="00000000" w:rsidRPr="00000000">
              <w:rPr>
                <w:rtl w:val="0"/>
              </w:rPr>
            </w:r>
          </w:p>
        </w:tc>
      </w:tr>
      <w:tr>
        <w:trPr>
          <w:cantSplit w:val="0"/>
          <w:trHeight w:val="4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0F">
            <w:pPr>
              <w:pageBreakBefore w:val="0"/>
              <w:widowControl w:val="0"/>
              <w:rPr>
                <w:rFonts w:ascii="Roboto" w:cs="Roboto" w:eastAsia="Roboto" w:hAnsi="Roboto"/>
                <w:b w:val="1"/>
                <w:strike w:val="1"/>
                <w:color w:val="00796b"/>
                <w:sz w:val="20"/>
                <w:szCs w:val="20"/>
              </w:rPr>
            </w:pPr>
            <w:r w:rsidDel="00000000" w:rsidR="00000000" w:rsidRPr="00000000">
              <w:rPr>
                <w:rFonts w:ascii="Roboto" w:cs="Roboto" w:eastAsia="Roboto" w:hAnsi="Roboto"/>
                <w:b w:val="1"/>
                <w:sz w:val="20"/>
                <w:szCs w:val="20"/>
                <w:rtl w:val="0"/>
              </w:rPr>
              <w:t xml:space="preserve">Purchase of the P2X8C4M64P does not include any license to emulate any other device nor to communicate via any specific proprietary protocol;  P2X8C4M64P connectivity objects and code examples provided or referenced by Parallax, Inc. are NOT licensed and are provided for research and development purposes only; end users must seek permission to use licensed protocols for their applications and products from the protocol license holders.</w:t>
            </w:r>
            <w:r w:rsidDel="00000000" w:rsidR="00000000" w:rsidRPr="00000000">
              <w:rPr>
                <w:rtl w:val="0"/>
              </w:rPr>
            </w:r>
          </w:p>
          <w:p w:rsidR="00000000" w:rsidDel="00000000" w:rsidP="00000000" w:rsidRDefault="00000000" w:rsidRPr="00000000" w14:paraId="00000810">
            <w:pPr>
              <w:pageBreakBefore w:val="0"/>
              <w:widowControl w:val="0"/>
              <w:rPr>
                <w:rFonts w:ascii="Roboto" w:cs="Roboto" w:eastAsia="Roboto" w:hAnsi="Roboto"/>
                <w:b w:val="1"/>
                <w:strike w:val="1"/>
                <w:color w:val="00796b"/>
                <w:sz w:val="20"/>
                <w:szCs w:val="20"/>
              </w:rPr>
            </w:pPr>
            <w:r w:rsidDel="00000000" w:rsidR="00000000" w:rsidRPr="00000000">
              <w:rPr>
                <w:rFonts w:ascii="Roboto" w:cs="Roboto" w:eastAsia="Roboto" w:hAnsi="Roboto"/>
                <w:b w:val="1"/>
                <w:sz w:val="20"/>
                <w:szCs w:val="20"/>
                <w:rtl w:val="0"/>
              </w:rPr>
              <w:t xml:space="preserve">Parallax  Inc. makes  no  warranty,  representation  or  guarantee  regarding  the  suitability  of  its  products  for  any  particular  purpose,  nor  does  Parallax  Inc.  assume  any  liability  arising  out  of  the  application  or  use  of  any  product, and specifically disclaims any and all liability, including without limitation consequential or incidental damages even if Parallax Inc.  has  been  advised  of  the  possibility  of  such  damages.  </w:t>
            </w:r>
            <w:r w:rsidDel="00000000" w:rsidR="00000000" w:rsidRPr="00000000">
              <w:rPr>
                <w:rtl w:val="0"/>
              </w:rPr>
            </w:r>
          </w:p>
          <w:p w:rsidR="00000000" w:rsidDel="00000000" w:rsidP="00000000" w:rsidRDefault="00000000" w:rsidRPr="00000000" w14:paraId="00000811">
            <w:pPr>
              <w:pageBreakBefore w:val="0"/>
              <w:widowControl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Copyright © 202</w:t>
            </w:r>
            <w:r w:rsidDel="00000000" w:rsidR="00000000" w:rsidRPr="00000000">
              <w:rPr>
                <w:b w:val="1"/>
                <w:rtl w:val="0"/>
              </w:rPr>
              <w:t xml:space="preserve">4</w:t>
            </w:r>
            <w:r w:rsidDel="00000000" w:rsidR="00000000" w:rsidRPr="00000000">
              <w:rPr>
                <w:rFonts w:ascii="Roboto" w:cs="Roboto" w:eastAsia="Roboto" w:hAnsi="Roboto"/>
                <w:b w:val="1"/>
                <w:sz w:val="20"/>
                <w:szCs w:val="20"/>
                <w:rtl w:val="0"/>
              </w:rPr>
              <w:t xml:space="preserve"> Parallax Inc. All rights are reserved. Parallax, the Parallax logo, the P2 logo, and Propeller are trademarks of Parallax Inc.</w:t>
            </w:r>
          </w:p>
        </w:tc>
      </w:tr>
    </w:tbl>
    <w:p w:rsidR="00000000" w:rsidDel="00000000" w:rsidP="00000000" w:rsidRDefault="00000000" w:rsidRPr="00000000" w14:paraId="00000815">
      <w:pPr>
        <w:pStyle w:val="Heading1"/>
        <w:pageBreakBefore w:val="0"/>
        <w:widowControl w:val="0"/>
        <w:spacing w:after="0" w:before="200" w:lineRule="auto"/>
        <w:ind w:right="-150"/>
        <w:rPr/>
      </w:pPr>
      <w:bookmarkStart w:colFirst="0" w:colLast="0" w:name="_k173qqmvifv5" w:id="109"/>
      <w:bookmarkEnd w:id="109"/>
      <w:r w:rsidDel="00000000" w:rsidR="00000000" w:rsidRPr="00000000">
        <w:rPr>
          <w:rtl w:val="0"/>
        </w:rPr>
      </w:r>
    </w:p>
    <w:sectPr>
      <w:type w:val="nextPage"/>
      <w:pgSz w:h="15840" w:w="12240" w:orient="portrait"/>
      <w:pgMar w:bottom="720" w:top="720" w:left="1080" w:right="108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id="0" w:date="2024-07-15T21:04:53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hal2000 Juan reacted with 😀 at 2024-07-15 21:04 PM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Times New Roman"/>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edium">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oboto Mono Light">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Roboto Mono ExtraLight">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Roboto Light">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 w:name="Roboto Mono">
    <w:embedRegular w:fontKey="{00000000-0000-0000-0000-000000000000}" r:id="rId28" w:subsetted="0"/>
    <w:embedBold w:fontKey="{00000000-0000-0000-0000-000000000000}" r:id="rId29" w:subsetted="0"/>
    <w:embedItalic w:fontKey="{00000000-0000-0000-0000-000000000000}" r:id="rId30" w:subsetted="0"/>
    <w:embedBoldItalic w:fontKey="{00000000-0000-0000-0000-000000000000}" r:id="rId31" w:subsetted="0"/>
  </w:font>
  <w:font w:name="Nova Mono">
    <w:embedRegular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7">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360" w:lineRule="auto"/>
    </w:pPr>
    <w:rPr>
      <w:b w:val="1"/>
      <w:sz w:val="30"/>
      <w:szCs w:val="30"/>
    </w:rPr>
  </w:style>
  <w:style w:type="paragraph" w:styleId="Heading2">
    <w:name w:val="heading 2"/>
    <w:basedOn w:val="Normal"/>
    <w:next w:val="Normal"/>
    <w:pPr>
      <w:keepNext w:val="1"/>
      <w:keepLines w:val="1"/>
      <w:pageBreakBefore w:val="0"/>
      <w:spacing w:after="0" w:before="200" w:lineRule="auto"/>
    </w:pPr>
    <w:rPr>
      <w:b w:val="1"/>
      <w:sz w:val="30"/>
      <w:szCs w:val="30"/>
    </w:rPr>
  </w:style>
  <w:style w:type="paragraph" w:styleId="Heading3">
    <w:name w:val="heading 3"/>
    <w:basedOn w:val="Normal"/>
    <w:next w:val="Normal"/>
    <w:pPr>
      <w:keepNext w:val="1"/>
      <w:keepLines w:val="1"/>
      <w:pageBreakBefore w:val="0"/>
      <w:spacing w:after="0" w:before="160" w:lineRule="auto"/>
    </w:pPr>
    <w:rPr>
      <w:b w:val="1"/>
      <w:sz w:val="24"/>
      <w:szCs w:val="24"/>
    </w:rPr>
  </w:style>
  <w:style w:type="paragraph" w:styleId="Heading4">
    <w:name w:val="heading 4"/>
    <w:basedOn w:val="Normal"/>
    <w:next w:val="Normal"/>
    <w:pPr>
      <w:keepNext w:val="1"/>
      <w:keepLines w:val="1"/>
      <w:pageBreakBefore w:val="0"/>
      <w:spacing w:after="0" w:before="160" w:lineRule="auto"/>
    </w:pPr>
    <w:rPr>
      <w:b w:val="1"/>
    </w:rPr>
  </w:style>
  <w:style w:type="paragraph" w:styleId="Heading5">
    <w:name w:val="heading 5"/>
    <w:basedOn w:val="Normal"/>
    <w:next w:val="Normal"/>
    <w:pPr>
      <w:keepNext w:val="1"/>
      <w:keepLines w:val="1"/>
      <w:pageBreakBefore w:val="0"/>
      <w:spacing w:after="0" w:before="160" w:lineRule="auto"/>
    </w:pPr>
    <w:rPr>
      <w:color w:val="666666"/>
    </w:rPr>
  </w:style>
  <w:style w:type="paragraph" w:styleId="Heading6">
    <w:name w:val="heading 6"/>
    <w:basedOn w:val="Normal"/>
    <w:next w:val="Normal"/>
    <w:pPr>
      <w:keepNext w:val="1"/>
      <w:keepLines w:val="1"/>
      <w:pageBreakBefore w:val="0"/>
      <w:spacing w:after="0" w:line="240" w:lineRule="auto"/>
      <w:jc w:val="center"/>
    </w:pPr>
    <w:rPr>
      <w:rFonts w:ascii="Arial" w:cs="Arial" w:eastAsia="Arial" w:hAnsi="Arial"/>
      <w:b w:val="1"/>
      <w:sz w:val="22"/>
      <w:szCs w:val="22"/>
    </w:rPr>
  </w:style>
  <w:style w:type="paragraph" w:styleId="Title">
    <w:name w:val="Title"/>
    <w:basedOn w:val="Normal"/>
    <w:next w:val="Normal"/>
    <w:pPr>
      <w:keepNext w:val="1"/>
      <w:keepLines w:val="1"/>
      <w:pageBreakBefore w:val="0"/>
      <w:widowControl w:val="0"/>
      <w:spacing w:after="0" w:lineRule="auto"/>
    </w:pPr>
    <w:rPr>
      <w:rFonts w:ascii="Roboto Mono Medium" w:cs="Roboto Mono Medium" w:eastAsia="Roboto Mono Medium" w:hAnsi="Roboto Mono Medium"/>
      <w:sz w:val="18"/>
      <w:szCs w:val="18"/>
    </w:rPr>
  </w:style>
  <w:style w:type="paragraph" w:styleId="Subtitle">
    <w:name w:val="Subtitle"/>
    <w:basedOn w:val="Normal"/>
    <w:next w:val="Normal"/>
    <w:pPr>
      <w:keepNext w:val="1"/>
      <w:keepLines w:val="1"/>
      <w:pageBreakBefore w:val="0"/>
      <w:spacing w:after="0" w:line="240" w:lineRule="auto"/>
      <w:jc w:val="center"/>
    </w:pPr>
    <w:rPr>
      <w:rFonts w:ascii="Arial" w:cs="Arial" w:eastAsia="Arial" w:hAnsi="Arial"/>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orums.parallax.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hyperlink" Target="http://www.parallax.com/P2" TargetMode="External"/><Relationship Id="rId10" Type="http://schemas.openxmlformats.org/officeDocument/2006/relationships/hyperlink" Target="https://www.parallax.com" TargetMode="External"/><Relationship Id="rId13" Type="http://schemas.openxmlformats.org/officeDocument/2006/relationships/hyperlink" Target="mailto:support@parallax.com" TargetMode="External"/><Relationship Id="rId12" Type="http://schemas.openxmlformats.org/officeDocument/2006/relationships/hyperlink" Target="mailto:sales@parallax.com" TargetMode="External"/><Relationship Id="rId15" Type="http://schemas.openxmlformats.org/officeDocument/2006/relationships/hyperlink" Target="https://forums.parallax.com" TargetMode="External"/><Relationship Id="rId14" Type="http://schemas.openxmlformats.org/officeDocument/2006/relationships/hyperlink" Target="http://www.parallax.com/p2"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ExtraLight-regular.ttf"/><Relationship Id="rId22" Type="http://schemas.openxmlformats.org/officeDocument/2006/relationships/font" Target="fonts/RobotoMonoExtraLight-italic.ttf"/><Relationship Id="rId21" Type="http://schemas.openxmlformats.org/officeDocument/2006/relationships/font" Target="fonts/RobotoMonoExtraLight-bold.ttf"/><Relationship Id="rId24" Type="http://schemas.openxmlformats.org/officeDocument/2006/relationships/font" Target="fonts/RobotoLight-regular.ttf"/><Relationship Id="rId23" Type="http://schemas.openxmlformats.org/officeDocument/2006/relationships/font" Target="fonts/RobotoMonoExtraLight-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Cardo-regular.ttf"/><Relationship Id="rId26" Type="http://schemas.openxmlformats.org/officeDocument/2006/relationships/font" Target="fonts/RobotoLight-italic.ttf"/><Relationship Id="rId25" Type="http://schemas.openxmlformats.org/officeDocument/2006/relationships/font" Target="fonts/RobotoLight-bold.ttf"/><Relationship Id="rId28" Type="http://schemas.openxmlformats.org/officeDocument/2006/relationships/font" Target="fonts/RobotoMono-regular.ttf"/><Relationship Id="rId27" Type="http://schemas.openxmlformats.org/officeDocument/2006/relationships/font" Target="fonts/RobotoLight-boldItalic.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RobotoMono-boldItalic.ttf"/><Relationship Id="rId30" Type="http://schemas.openxmlformats.org/officeDocument/2006/relationships/font" Target="fonts/RobotoMono-italic.ttf"/><Relationship Id="rId11" Type="http://schemas.openxmlformats.org/officeDocument/2006/relationships/font" Target="fonts/Cardo-italic.ttf"/><Relationship Id="rId10" Type="http://schemas.openxmlformats.org/officeDocument/2006/relationships/font" Target="fonts/Cardo-bold.ttf"/><Relationship Id="rId32" Type="http://schemas.openxmlformats.org/officeDocument/2006/relationships/font" Target="fonts/NovaMono-regular.ttf"/><Relationship Id="rId13" Type="http://schemas.openxmlformats.org/officeDocument/2006/relationships/font" Target="fonts/RobotoMedium-bold.ttf"/><Relationship Id="rId12" Type="http://schemas.openxmlformats.org/officeDocument/2006/relationships/font" Target="fonts/RobotoMedium-regular.ttf"/><Relationship Id="rId15" Type="http://schemas.openxmlformats.org/officeDocument/2006/relationships/font" Target="fonts/RobotoMedium-boldItalic.ttf"/><Relationship Id="rId14" Type="http://schemas.openxmlformats.org/officeDocument/2006/relationships/font" Target="fonts/RobotoMedium-italic.ttf"/><Relationship Id="rId17" Type="http://schemas.openxmlformats.org/officeDocument/2006/relationships/font" Target="fonts/RobotoMonoLight-bold.ttf"/><Relationship Id="rId16" Type="http://schemas.openxmlformats.org/officeDocument/2006/relationships/font" Target="fonts/RobotoMonoLight-regular.ttf"/><Relationship Id="rId19" Type="http://schemas.openxmlformats.org/officeDocument/2006/relationships/font" Target="fonts/RobotoMonoLight-boldItalic.ttf"/><Relationship Id="rId18" Type="http://schemas.openxmlformats.org/officeDocument/2006/relationships/font" Target="fonts/RobotoMono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