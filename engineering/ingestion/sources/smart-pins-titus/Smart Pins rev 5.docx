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Pr="00000000" w:rsidDel="00000000" w:rsidRDefault="00000000" w:rsidR="00000000" w:rsidP="00000000" w14:paraId="000000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STANDARD I/O PINS</w:t>
      </w:r>
    </w:p>
    <w:sdt>
      <w:sdtPr>
        <w:id w:val="1540451097"/>
        <w:tag w:val="goog_rdk_3"/>
      </w:sdtPr>
      <w:sdtContent>
        <w:p w:rsidRPr="00000000" w:rsidDel="00000000" w:rsidRDefault="00000000" w:rsidR="00000000" w:rsidP="00000000" w14:paraId="000000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ins w:date="2026-03-26T04:59:30Z" w:author="Rodolfo Delgado" w:id="0"/>
              <w:rFonts w:hAnsi="Helvetica Neue" w:cs="Helvetica Neue" w:eastAsia="Helvetica Neue" w:ascii="Helvetica Neue"/>
              <w:b w:val="1"/>
              <w:bCs w:val="1"/>
              <w:rPrChange w:date="2026-03-26T04:59:30Z" w:author="Rodolfo Delgado" w:id="1">
                <w:rPr>
                  <w:rFonts w:hAnsi="Helvetica Neue" w:cs="Helvetica Neue" w:eastAsia="Helvetica Neue" w:ascii="Helvetica Neue"/>
                  <w:b w:val="1"/>
                  <w:bCs w:val="1"/>
                  <w:i w:val="0"/>
                  <w:iCs w:val="0"/>
                  <w:smallCaps w:val="0"/>
                  <w:strike w:val="0"/>
                  <w:color w:val="000000"/>
                  <w:sz w:val="24"/>
                  <w:szCs w:val="24"/>
                  <w:u w:val="none"/>
                  <w:shd w:val="clear" w:fill="auto"/>
                  <w:vertAlign w:val="baseline"/>
                </w:rPr>
              </w:rPrChange>
            </w:rPr>
          </w:pPr>
          <w:sdt>
            <w:sdtPr>
              <w:id w:val="49122070"/>
              <w:tag w:val="goog_rdk_1"/>
            </w:sdtPr>
            <w:sdtContent>
              <w:ins w:date="2026-03-26T04:59:30Z" w:author="Rodolfo Delgado" w:id="0"/>
              <w:sdt>
                <w:sdtPr>
                  <w:id w:val="33678072"/>
                  <w:tag w:val="goog_rdk_2"/>
                </w:sdtPr>
                <w:sdtContent>
                  <w:ins w:date="2026-03-26T04:59:30Z" w:author="Rodolfo Delgado" w:id="0">
                    <w:r w:rsidRPr="00000000" w:rsidDel="00000000" w:rsidR="00000000">
                      <w:rPr>
                        <w:rtl w:val="0"/>
                      </w:rPr>
                    </w:r>
                  </w:ins>
                </w:sdtContent>
              </w:sdt>
              <w:ins w:date="2026-03-26T04:59:30Z" w:author="Rodolfo Delgado" w:id="0"/>
            </w:sdtContent>
          </w:sdt>
        </w:p>
      </w:sdtContent>
    </w:sdt>
    <w:sdt>
      <w:sdtPr>
        <w:id w:val="1303882175"/>
        <w:tag w:val="goog_rdk_5"/>
      </w:sdtPr>
      <w:sdtContent>
        <w:p w:rsidRPr="00000000" w:rsidDel="00000000" w:rsidRDefault="00000000" w:rsidR="00000000" w:rsidP="00000000" w14:paraId="000000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rPrChange w:date="2026-03-26T04:59:30Z" w:author="Rodolfo Delgado" w:id="1">
                <w:rPr>
                  <w:rFonts w:hAnsi="Helvetica Neue" w:cs="Helvetica Neue" w:eastAsia="Helvetica Neue" w:ascii="Helvetica Neue"/>
                  <w:b w:val="1"/>
                  <w:bCs w:val="1"/>
                  <w:i w:val="0"/>
                  <w:iCs w:val="0"/>
                  <w:smallCaps w:val="0"/>
                  <w:strike w:val="0"/>
                  <w:color w:val="000000"/>
                  <w:sz w:val="24"/>
                  <w:szCs w:val="24"/>
                  <w:u w:val="none"/>
                  <w:shd w:val="clear" w:fill="auto"/>
                  <w:vertAlign w:val="baseline"/>
                </w:rPr>
              </w:rPrChange>
            </w:rPr>
          </w:pPr>
          <w:sdt>
            <w:sdtPr>
              <w:id w:val="-676804873"/>
              <w:tag w:val="goog_rdk_4"/>
            </w:sdtPr>
            <w:sdtContent>
              <w:r w:rsidRPr="00000000" w:rsidDel="00000000" w:rsidR="00000000">
                <w:rPr>
                  <w:rtl w:val="0"/>
                </w:rPr>
              </w:r>
            </w:sdtContent>
          </w:sdt>
        </w:p>
      </w:sdtContent>
    </w:sdt>
    <w:p w:rsidRPr="00000000" w:rsidDel="00000000" w:rsidRDefault="00000000" w:rsidR="00000000" w:rsidP="00000000" w14:paraId="000000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Notes to writers, editors...</w:t>
      </w:r>
    </w:p>
    <w:p w:rsidRPr="00000000" w:rsidDel="00000000" w:rsidRDefault="00000000" w:rsidR="00000000" w:rsidP="00000000" w14:paraId="000000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 have moved the I/O PIN TIMING section to here.  I think we get a better organization when people can find the pin information in one section/chapter.   I used the ExpressPCB schematic-capture program for dra                                    wings in this section.</w:t>
      </w:r>
    </w:p>
    <w:p w:rsidRPr="00000000" w:rsidDel="00000000" w:rsidRDefault="00000000" w:rsidR="00000000" w:rsidP="00000000" w14:paraId="000000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The basic unit measure of time is the period of the system-clock frequency. The length of this period depends on how you set up the clock in a Propeller-2 microcontroller.</w:t>
      </w:r>
    </w:p>
    <w:p w:rsidRPr="00000000" w:rsidDel="00000000" w:rsidRDefault="00000000" w:rsidR="00000000" w:rsidP="00000000" w14:paraId="000000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Many modes include wording such as , "Software can wait in a loop that tests the pin's IN flag. When detected, an RDPIN or RQPIN instruction reads a value from the Z register."  Should the docs say that, or just mention RDPIN?  The RQPIN does not reset the Carry flag, correct?  If so, then the "RDPIN or RQPIN" statement could confuse people when they write software.  In some cases, their IN flag won't get cleared.</w:t>
      </w:r>
    </w:p>
    <w:p w:rsidRPr="00000000" w:rsidDel="00000000" w:rsidRDefault="00000000" w:rsidR="00000000" w:rsidP="00000000" w14:paraId="000000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tl w:val="0"/>
        </w:rPr>
      </w:r>
    </w:p>
    <w:p w:rsidRPr="00000000" w:rsidDel="00000000" w:rsidRDefault="00000000" w:rsidR="00000000" w:rsidP="00000000" w14:paraId="000000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may download all software examples in this section </w:t>
      </w:r>
      <w:r w:rsidRPr="00000000" w:rsidDel="00000000" w:rsidR="00000000">
        <w:rPr>
          <w:rFonts w:hAnsi="Helvetica Neue" w:cs="Helvetica Neue" w:eastAsia="Helvetica Neue" w:ascii="Helvetica Neue"/>
          <w:rtl w:val="0"/>
        </w:rPr>
        <w:t xml:space="preserve">from the URL</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here...</w:t>
      </w:r>
    </w:p>
    <w:p w:rsidRPr="00000000" w:rsidDel="00000000" w:rsidRDefault="00000000" w:rsidR="00000000" w:rsidP="00000000" w14:paraId="000000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you're familiar with the assembly-language input-output instructions for the Propeller-1 microcontroller you will recognize the following six instructions a Propeller-2 program also may use. These registers give you direct access to I/O pins:</w:t>
      </w:r>
    </w:p>
    <w:p w:rsidRPr="00000000" w:rsidDel="00000000" w:rsidRDefault="00000000" w:rsidR="00000000" w:rsidP="00000000" w14:paraId="000000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12">
      <w:pPr>
        <w:pStyle w:val="Heading1"/>
        <w:rPr>
          <w:vertAlign w:val="baseline"/>
        </w:rPr>
      </w:pPr>
      <w:bookmarkStart w:id="0" w:name="_heading=h.ym1monb51h2o" w:colFirst="0" w:colLast="0"/>
      <w:bookmarkEnd w:id="0"/>
      <w:r w:rsidRPr="00000000" w:rsidDel="00000000" w:rsidR="00000000">
        <w:rPr>
          <w:vertAlign w:val="baseline"/>
          <w:rtl w:val="0"/>
        </w:rPr>
        <w:t xml:space="preserve">Propeller</w:t>
      </w:r>
      <w:r w:rsidRPr="00000000" w:rsidDel="00000000" w:rsidR="00000000">
        <w:rPr>
          <w:rtl w:val="0"/>
        </w:rPr>
        <w:t xml:space="preserve"> 2 I/O-pin registers and </w:t>
      </w:r>
      <w:r w:rsidRPr="00000000" w:rsidDel="00000000" w:rsidR="00000000">
        <w:rPr>
          <w:vertAlign w:val="baseline"/>
          <w:rtl w:val="0"/>
        </w:rPr>
        <w:t xml:space="preserve">I/O-pin Instructions</w:t>
      </w:r>
    </w:p>
    <w:p w:rsidRPr="00000000" w:rsidDel="00000000" w:rsidRDefault="00000000" w:rsidR="00000000" w:rsidP="00000000" w14:paraId="000000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DIRA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direction register pins P0..P31, 1= output, 0 = disable output</w:t>
      </w:r>
    </w:p>
    <w:p w:rsidRPr="00000000" w:rsidDel="00000000" w:rsidRDefault="00000000" w:rsidR="00000000" w:rsidP="00000000" w14:paraId="000000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DIRB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direction register pins P63-P32, 1= output, 0 = disable output</w:t>
      </w:r>
    </w:p>
    <w:p w:rsidRPr="00000000" w:rsidDel="00000000" w:rsidRDefault="00000000" w:rsidR="00000000" w:rsidP="00000000" w14:paraId="000000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OUTA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output register bits for pins P0..P31</w:t>
      </w:r>
    </w:p>
    <w:p w:rsidRPr="00000000" w:rsidDel="00000000" w:rsidRDefault="00000000" w:rsidR="00000000" w:rsidP="00000000" w14:paraId="000000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OUTB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output register bits for pins P32</w:t>
      </w:r>
      <w:r w:rsidRPr="00000000" w:rsidDel="00000000" w:rsidR="00000000">
        <w:rPr>
          <w:rFonts w:hAnsi="Courier" w:cs="Courier" w:eastAsia="Courier" w:ascii="Courier"/>
          <w:sz w:val="20"/>
          <w:szCs w:val="20"/>
          <w:rtl w:val="0"/>
        </w:rPr>
        <w:t xml:space="preserve">..P63</w:t>
      </w:r>
      <w:r w:rsidRPr="00000000" w:rsidDel="00000000" w:rsidR="00000000">
        <w:rPr>
          <w:rtl w:val="0"/>
        </w:rPr>
      </w:r>
    </w:p>
    <w:p w:rsidRPr="00000000" w:rsidDel="00000000" w:rsidRDefault="00000000" w:rsidR="00000000" w:rsidP="00000000" w14:paraId="000000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INA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input register bits for pins P0..P31</w:t>
      </w:r>
    </w:p>
    <w:p w:rsidRPr="00000000" w:rsidDel="00000000" w:rsidRDefault="00000000" w:rsidR="00000000" w:rsidP="00000000" w14:paraId="000000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Fonts w:hAnsi="Courier" w:cs="Courier" w:eastAsia="Courier" w:ascii="Courier"/>
          <w:sz w:val="20"/>
          <w:szCs w:val="20"/>
          <w:rtl w:val="0"/>
        </w:rPr>
        <w:t xml:space="preserve">INB     </w:t>
      </w:r>
      <w:r w:rsidRPr="00000000" w:rsidDel="00000000" w:rsidR="00000000">
        <w:rPr>
          <w:rFonts w:hAnsi="Courier" w:cs="Courier" w:eastAsia="Courier" w:ascii="Courier"/>
          <w:b w:val="0"/>
          <w:bCs w:val="0"/>
          <w:i w:val="0"/>
          <w:iCs w:val="0"/>
          <w:smallCaps w:val="0"/>
          <w:strike w:val="0"/>
          <w:color w:val="000000"/>
          <w:sz w:val="20"/>
          <w:szCs w:val="20"/>
          <w:u w:val="none"/>
          <w:shd w:val="clear" w:fill="auto"/>
          <w:vertAlign w:val="baseline"/>
          <w:rtl w:val="0"/>
        </w:rPr>
        <w:t xml:space="preserve">input register bits for pins P32..P63</w:t>
      </w:r>
    </w:p>
    <w:p w:rsidRPr="00000000" w:rsidDel="00000000" w:rsidRDefault="00000000" w:rsidR="00000000" w:rsidP="00000000" w14:paraId="000000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w:t>
      </w:r>
      <w:r w:rsidRPr="00000000" w:rsidDel="00000000" w:rsidR="00000000">
        <w:rPr>
          <w:rFonts w:hAnsi="Helvetica Neue" w:cs="Helvetica Neue" w:eastAsia="Helvetica Neue" w:ascii="Helvetica Neue"/>
          <w:rtl w:val="0"/>
        </w:rPr>
        <w:t xml:space="preserve"> above direction and output registers can be affected using special instructions which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operate on </w:t>
      </w:r>
      <w:r w:rsidRPr="00000000" w:rsidDel="00000000" w:rsidR="00000000">
        <w:rPr>
          <w:rFonts w:hAnsi="Helvetica Neue" w:cs="Helvetica Neue" w:eastAsia="Helvetica Neue" w:ascii="Helvetica Neue"/>
          <w:rtl w:val="0"/>
        </w:rPr>
        <w:t xml:space="preserve">1 to 32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t>
      </w:r>
      <w:r w:rsidRPr="00000000" w:rsidDel="00000000" w:rsidR="00000000">
        <w:rPr>
          <w:rFonts w:hAnsi="Helvetica Neue" w:cs="Helvetica Neue" w:eastAsia="Helvetica Neue" w:ascii="Helvetica Neue"/>
          <w:rtl w:val="0"/>
        </w:rPr>
        <w:t xml:space="preserve">bits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within </w:t>
      </w:r>
      <w:r w:rsidRPr="00000000" w:rsidDel="00000000" w:rsidR="00000000">
        <w:rPr>
          <w:rFonts w:hAnsi="Helvetica Neue" w:cs="Helvetica Neue" w:eastAsia="Helvetica Neue" w:ascii="Helvetica Neue"/>
          <w:rtl w:val="0"/>
        </w:rPr>
        <w:t xml:space="preserve">each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register. In the following lists, {#}D denotes an 11-bit value, with the 6 lowe</w:t>
      </w:r>
      <w:r w:rsidRPr="00000000" w:rsidDel="00000000" w:rsidR="00000000">
        <w:rPr>
          <w:rFonts w:hAnsi="Helvetica Neue" w:cs="Helvetica Neue" w:eastAsia="Helvetica Neue" w:ascii="Helvetica Neue"/>
          <w:rtl w:val="0"/>
        </w:rPr>
        <w:t xml:space="preserve">r bits pointing to a base pin and the next upper 5 bits expressing an additional number of pins within the same I/O register. In these instructions, bit 5 of {#}D selects between DIRA/DIRB or OUTA/OUTB.</w:t>
      </w:r>
    </w:p>
    <w:p w:rsidRPr="00000000" w:rsidDel="00000000" w:rsidRDefault="00000000" w:rsidR="00000000" w:rsidP="00000000" w14:paraId="000000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rPr>
      </w:pPr>
      <w:r w:rsidRPr="00000000" w:rsidDel="00000000" w:rsidR="00000000">
        <w:rPr>
          <w:rtl w:val="0"/>
        </w:rPr>
      </w:r>
    </w:p>
    <w:p w:rsidRPr="00000000" w:rsidDel="00000000" w:rsidRDefault="00000000" w:rsidR="00000000" w:rsidP="00000000" w14:paraId="000000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rPr>
      </w:pPr>
      <w:r w:rsidRPr="00000000" w:rsidDel="00000000" w:rsidR="00000000">
        <w:rPr>
          <w:rFonts w:hAnsi="Helvetica Neue" w:cs="Helvetica Neue" w:eastAsia="Helvetica Neue" w:ascii="Helvetica Neue"/>
          <w:rtl w:val="0"/>
        </w:rPr>
        <w:t xml:space="preserve">The ADDPINS operator can be used to set the additional-bits field in {#}D as follows:</w:t>
      </w:r>
    </w:p>
    <w:p w:rsidRPr="00000000" w:rsidDel="00000000" w:rsidRDefault="00000000" w:rsidR="00000000" w:rsidP="00000000" w14:paraId="000000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rPr>
      </w:pPr>
      <w:r w:rsidRPr="00000000" w:rsidDel="00000000" w:rsidR="00000000">
        <w:rPr>
          <w:rtl w:val="0"/>
        </w:rPr>
      </w:r>
    </w:p>
    <w:p w:rsidRPr="00000000" w:rsidDel="00000000" w:rsidRDefault="00000000" w:rsidR="00000000" w:rsidP="00000000" w14:paraId="0000001E">
      <w:pPr>
        <w:rPr>
          <w:rFonts w:hAnsi="Courier" w:cs="Courier" w:eastAsia="Courier" w:ascii="Courier"/>
          <w:sz w:val="22"/>
          <w:szCs w:val="22"/>
        </w:rPr>
      </w:pPr>
      <w:r w:rsidRPr="00000000" w:rsidDel="00000000" w:rsidR="00000000">
        <w:rPr>
          <w:rFonts w:hAnsi="Courier" w:cs="Courier" w:eastAsia="Courier" w:ascii="Courier"/>
          <w:sz w:val="22"/>
          <w:szCs w:val="22"/>
          <w:rtl w:val="0"/>
        </w:rPr>
        <w:t xml:space="preserve">DRVH    #8</w:t>
        <w:tab/>
        <w:tab/>
        <w:tab/>
        <w:tab/>
        <w:t xml:space="preserve">'Drive P8 high</w:t>
      </w:r>
    </w:p>
    <w:p w:rsidRPr="00000000" w:rsidDel="00000000" w:rsidRDefault="00000000" w:rsidR="00000000" w:rsidP="00000000" w14:paraId="0000001F">
      <w:pPr>
        <w:rPr>
          <w:rFonts w:hAnsi="Courier" w:cs="Courier" w:eastAsia="Courier" w:ascii="Courier"/>
          <w:sz w:val="22"/>
          <w:szCs w:val="22"/>
        </w:rPr>
      </w:pPr>
      <w:r w:rsidRPr="00000000" w:rsidDel="00000000" w:rsidR="00000000">
        <w:rPr>
          <w:rFonts w:hAnsi="Courier" w:cs="Courier" w:eastAsia="Courier" w:ascii="Courier"/>
          <w:sz w:val="22"/>
          <w:szCs w:val="22"/>
          <w:rtl w:val="0"/>
        </w:rPr>
        <w:t xml:space="preserve">DRVH    #10 ADDPINS 7</w:t>
        <w:tab/>
        <w:tab/>
        <w:t xml:space="preserve">'Drive P10..P17 high</w:t>
      </w:r>
    </w:p>
    <w:p w:rsidRPr="00000000" w:rsidDel="00000000" w:rsidRDefault="00000000" w:rsidR="00000000" w:rsidP="00000000" w14:paraId="000000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21">
      <w:pPr>
        <w:pStyle w:val="Heading2"/>
        <w:rPr>
          <w:vertAlign w:val="baseline"/>
        </w:rPr>
      </w:pPr>
      <w:bookmarkStart w:id="1" w:name="_heading=h.lvun1b7gtax4" w:colFirst="0" w:colLast="0"/>
      <w:bookmarkEnd w:id="1"/>
      <w:r w:rsidRPr="00000000" w:rsidDel="00000000" w:rsidR="00000000">
        <w:rPr>
          <w:vertAlign w:val="baseline"/>
          <w:rtl w:val="0"/>
        </w:rPr>
        <w:t xml:space="preserve">Pin-Direction </w:t>
      </w:r>
      <w:r w:rsidRPr="00000000" w:rsidDel="00000000" w:rsidR="00000000">
        <w:rPr>
          <w:rtl w:val="0"/>
        </w:rPr>
        <w:t xml:space="preserve">Instructions</w:t>
      </w:r>
      <w:r w:rsidRPr="00000000" w:rsidDel="00000000" w:rsidR="00000000">
        <w:rPr>
          <w:rtl w:val="0"/>
        </w:rPr>
      </w:r>
    </w:p>
    <w:p w:rsidRPr="00000000" w:rsidDel="00000000" w:rsidRDefault="00000000" w:rsidR="00000000" w:rsidP="00000000" w14:paraId="000000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DIRL</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logi</w:t>
      </w:r>
      <w:r w:rsidRPr="00000000" w:rsidDel="00000000" w:rsidR="00000000">
        <w:rPr>
          <w:rFonts w:hAnsi="Courier" w:cs="Courier" w:eastAsia="Courier" w:ascii="Courier"/>
          <w:sz w:val="22"/>
          <w:szCs w:val="22"/>
          <w:rtl w:val="0"/>
        </w:rPr>
        <w:t xml:space="preserve">c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0 (input)</w:t>
        <w:tab/>
        <w:tab/>
      </w:r>
    </w:p>
    <w:p w:rsidRPr="00000000" w:rsidDel="00000000" w:rsidRDefault="00000000" w:rsidR="00000000" w:rsidP="00000000" w14:paraId="000000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DIRH</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logic 1 (output)</w:t>
      </w:r>
    </w:p>
    <w:p w:rsidRPr="00000000" w:rsidDel="00000000" w:rsidRDefault="00000000" w:rsidR="00000000" w:rsidP="00000000" w14:paraId="000000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Carry flag</w:t>
        <w:tab/>
        <w:tab/>
      </w:r>
    </w:p>
    <w:p w:rsidRPr="00000000" w:rsidDel="00000000" w:rsidRDefault="00000000" w:rsidR="00000000" w:rsidP="00000000" w14:paraId="000000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DIRNC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inverse of Carry flag</w:t>
      </w:r>
    </w:p>
    <w:p w:rsidRPr="00000000" w:rsidDel="00000000" w:rsidRDefault="00000000" w:rsidR="00000000" w:rsidP="00000000" w14:paraId="000000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Zero flag </w:t>
      </w:r>
    </w:p>
    <w:p w:rsidRPr="00000000" w:rsidDel="00000000" w:rsidRDefault="00000000" w:rsidR="00000000" w:rsidP="00000000" w14:paraId="000000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DIRNZ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inverse of Zero flag</w:t>
        <w:tab/>
      </w:r>
    </w:p>
    <w:p w:rsidRPr="00000000" w:rsidDel="00000000" w:rsidRDefault="00000000" w:rsidR="00000000" w:rsidP="00000000" w14:paraId="000000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DIRRND</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direction bit(s) to random</w:t>
      </w:r>
      <w:r w:rsidRPr="00000000" w:rsidDel="00000000" w:rsidR="00000000">
        <w:rPr>
          <w:rFonts w:hAnsi="Courier" w:cs="Courier" w:eastAsia="Courier" w:ascii="Courier"/>
          <w:sz w:val="22"/>
          <w:szCs w:val="22"/>
          <w:rtl w:val="0"/>
        </w:rPr>
        <w:t xml:space="preserve"> state(s)</w:t>
      </w:r>
      <w:r w:rsidRPr="00000000" w:rsidDel="00000000" w:rsidR="00000000">
        <w:rPr>
          <w:rtl w:val="0"/>
        </w:rPr>
      </w:r>
    </w:p>
    <w:p w:rsidRPr="00000000" w:rsidDel="00000000" w:rsidRDefault="00000000" w:rsidR="00000000" w:rsidP="00000000" w14:paraId="000000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DIRNOT</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Invert direction bit(s)</w:t>
      </w:r>
    </w:p>
    <w:p w:rsidRPr="00000000" w:rsidDel="00000000" w:rsidRDefault="00000000" w:rsidR="00000000" w:rsidP="00000000" w14:paraId="000000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684848792"/>
        <w:tag w:val="goog_rdk_6"/>
      </w:sdtPr>
      <w:sdtContent>
        <w:p w:rsidRPr="00000000" w:rsidDel="00000000" w:rsidRDefault="00000000" w:rsidR="00000000" w:rsidP="00000000" w14:paraId="000000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Example: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w:t>
            <w:tab/>
            <w:t xml:space="preserve">'Set P20 as an input pin</w:t>
          </w:r>
        </w:p>
      </w:sdtContent>
    </w:sdt>
    <w:p w:rsidRPr="00000000" w:rsidDel="00000000" w:rsidRDefault="00000000" w:rsidR="00000000" w:rsidP="00000000" w14:paraId="000000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D">
      <w:pPr>
        <w:pStyle w:val="Heading2"/>
        <w:rPr>
          <w:vertAlign w:val="baseline"/>
        </w:rPr>
      </w:pPr>
      <w:bookmarkStart w:id="2" w:name="_heading=h.hdk4onc7txxy" w:colFirst="0" w:colLast="0"/>
      <w:bookmarkEnd w:id="2"/>
      <w:r w:rsidRPr="00000000" w:rsidDel="00000000" w:rsidR="00000000">
        <w:rPr>
          <w:vertAlign w:val="baseline"/>
          <w:rtl w:val="0"/>
        </w:rPr>
        <w:t xml:space="preserve">Pin-Output Instructions</w:t>
      </w:r>
    </w:p>
    <w:p w:rsidRPr="00000000" w:rsidDel="00000000" w:rsidRDefault="00000000" w:rsidR="00000000" w:rsidP="00000000" w14:paraId="000000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OUTL</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logic 0</w:t>
        <w:tab/>
        <w:tab/>
      </w:r>
    </w:p>
    <w:p w:rsidRPr="00000000" w:rsidDel="00000000" w:rsidRDefault="00000000" w:rsidR="00000000" w:rsidP="00000000" w14:paraId="000000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OUTH</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logic 1</w:t>
      </w:r>
    </w:p>
    <w:p w:rsidRPr="00000000" w:rsidDel="00000000" w:rsidRDefault="00000000" w:rsidR="00000000" w:rsidP="00000000" w14:paraId="000000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Carry flag</w:t>
      </w:r>
    </w:p>
    <w:p w:rsidRPr="00000000" w:rsidDel="00000000" w:rsidRDefault="00000000" w:rsidR="00000000" w:rsidP="00000000" w14:paraId="000000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OUTNC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inverse of Carry flag</w:t>
      </w:r>
    </w:p>
    <w:p w:rsidRPr="00000000" w:rsidDel="00000000" w:rsidRDefault="00000000" w:rsidR="00000000" w:rsidP="00000000" w14:paraId="000000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Zero flag</w:t>
      </w:r>
    </w:p>
    <w:p w:rsidRPr="00000000" w:rsidDel="00000000" w:rsidRDefault="00000000" w:rsidR="00000000" w:rsidP="00000000" w14:paraId="000000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OUTNZ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inverse of Zero flag</w:t>
      </w:r>
    </w:p>
    <w:p w:rsidRPr="00000000" w:rsidDel="00000000" w:rsidRDefault="00000000" w:rsidR="00000000" w:rsidP="00000000" w14:paraId="000000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OUTRND</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w:t>
      </w:r>
      <w:r w:rsidRPr="00000000" w:rsidDel="00000000" w:rsidR="00000000">
        <w:rPr>
          <w:rFonts w:hAnsi="Courier" w:cs="Courier" w:eastAsia="Courier" w:ascii="Courier"/>
          <w:sz w:val="22"/>
          <w:szCs w:val="22"/>
          <w:rtl w:val="0"/>
        </w:rPr>
        <w:t xml:space="preserve">r</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andom</w:t>
      </w:r>
      <w:r w:rsidRPr="00000000" w:rsidDel="00000000" w:rsidR="00000000">
        <w:rPr>
          <w:rFonts w:hAnsi="Courier" w:cs="Courier" w:eastAsia="Courier" w:ascii="Courier"/>
          <w:sz w:val="22"/>
          <w:szCs w:val="22"/>
          <w:rtl w:val="0"/>
        </w:rPr>
        <w:t xml:space="preserve"> state(s)</w:t>
      </w:r>
      <w:r w:rsidRPr="00000000" w:rsidDel="00000000" w:rsidR="00000000">
        <w:rPr>
          <w:rtl w:val="0"/>
        </w:rPr>
      </w:r>
    </w:p>
    <w:p w:rsidRPr="00000000" w:rsidDel="00000000" w:rsidRDefault="00000000" w:rsidR="00000000" w:rsidP="00000000" w14:paraId="000000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OUTNOT</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Invert output bit(s)</w:t>
      </w:r>
    </w:p>
    <w:p w:rsidRPr="00000000" w:rsidDel="00000000" w:rsidRDefault="00000000" w:rsidR="00000000" w:rsidP="00000000" w14:paraId="000000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644891165"/>
        <w:tag w:val="goog_rdk_7"/>
      </w:sdtPr>
      <w:sdtContent>
        <w:p w:rsidRPr="00000000" w:rsidDel="00000000" w:rsidRDefault="00000000" w:rsidR="00000000" w:rsidP="00000000" w14:paraId="000000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Example: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OUTNOT $20</w:t>
            <w:tab/>
            <w:t xml:space="preserve">'Invert the logic state of the P20 output</w:t>
          </w:r>
        </w:p>
      </w:sdtContent>
    </w:sdt>
    <w:p w:rsidRPr="00000000" w:rsidDel="00000000" w:rsidRDefault="00000000" w:rsidR="00000000" w:rsidP="00000000" w14:paraId="000000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39">
      <w:pPr>
        <w:pStyle w:val="Heading2"/>
        <w:rPr>
          <w:vertAlign w:val="baseline"/>
        </w:rPr>
      </w:pPr>
      <w:bookmarkStart w:id="3" w:name="_heading=h.myd2kay5inb" w:colFirst="0" w:colLast="0"/>
      <w:bookmarkEnd w:id="3"/>
      <w:r w:rsidRPr="00000000" w:rsidDel="00000000" w:rsidR="00000000">
        <w:rPr>
          <w:vertAlign w:val="baseline"/>
          <w:rtl w:val="0"/>
        </w:rPr>
        <w:t xml:space="preserve">Pin-</w:t>
      </w:r>
      <w:r w:rsidRPr="00000000" w:rsidDel="00000000" w:rsidR="00000000">
        <w:rPr>
          <w:rtl w:val="0"/>
        </w:rPr>
        <w:t xml:space="preserve">Float</w:t>
      </w:r>
      <w:r w:rsidRPr="00000000" w:rsidDel="00000000" w:rsidR="00000000">
        <w:rPr>
          <w:vertAlign w:val="baseline"/>
          <w:rtl w:val="0"/>
        </w:rPr>
        <w:t xml:space="preserve"> Instructions</w:t>
      </w:r>
    </w:p>
    <w:p w:rsidRPr="00000000" w:rsidDel="00000000" w:rsidRDefault="00000000" w:rsidR="00000000" w:rsidP="00000000" w14:paraId="000000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sdt>
        <w:sdtPr>
          <w:id w:val="1767392463"/>
          <w:tag w:val="goog_rdk_8"/>
        </w:sdtPr>
        <w:sdtContent/>
      </w:sdt>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r>
      <w:sdt>
        <w:sdtPr>
          <w:tag w:val="goog_rdk_76"/>
        </w:sdtPr>
        <w:sdtContent>
          <w:commentRangeStart w:id="6"/>
        </w:sdtContent>
      </w:sdt>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These instructions change the associated DIR bit(s) to logic-0 (input).</w:t>
      </w:r>
      <w:commentRangeEnd w:id="6"/>
      <w:r>
        <w:rPr>
          <w:rStyle w:val="CommentReference"/>
        </w:rPr>
        <w:commentReference w:id="6"/>
      </w:r>
      <w:r w:rsidRPr="00000000" w:rsidDel="00000000" w:rsidR="00000000">
        <w:rPr>
          <w:rtl w:val="0"/>
        </w:rPr>
      </w:r>
    </w:p>
    <w:p w:rsidRPr="00000000" w:rsidDel="00000000" w:rsidRDefault="00000000" w:rsidR="00000000" w:rsidP="00000000" w14:paraId="000000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sz w:val="22"/>
          <w:szCs w:val="22"/>
        </w:rPr>
      </w:pPr>
      <w:r w:rsidRPr="00000000" w:rsidDel="00000000" w:rsidR="00000000">
        <w:rPr>
          <w:rtl w:val="0"/>
        </w:rPr>
      </w:r>
    </w:p>
    <w:p w:rsidRPr="00000000" w:rsidDel="00000000" w:rsidRDefault="00000000" w:rsidR="00000000" w:rsidP="00000000" w14:paraId="000000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FLTL</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tab/>
        <w:t xml:space="preserve">Set output bit(s) to logic 0</w:t>
      </w:r>
    </w:p>
    <w:p w:rsidRPr="00000000" w:rsidDel="00000000" w:rsidRDefault="00000000" w:rsidR="00000000" w:rsidP="00000000" w14:paraId="000000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FLTH</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logic 1</w:t>
      </w:r>
    </w:p>
    <w:p w:rsidRPr="00000000" w:rsidDel="00000000" w:rsidRDefault="00000000" w:rsidR="00000000" w:rsidP="00000000" w14:paraId="000000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Carry flag </w:t>
      </w:r>
    </w:p>
    <w:p w:rsidRPr="00000000" w:rsidDel="00000000" w:rsidRDefault="00000000" w:rsidR="00000000" w:rsidP="00000000" w14:paraId="000000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FLTNC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inverse of Carry flag</w:t>
      </w:r>
    </w:p>
    <w:p w:rsidRPr="00000000" w:rsidDel="00000000" w:rsidRDefault="00000000" w:rsidR="00000000" w:rsidP="00000000" w14:paraId="000000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w:t>
      </w:r>
      <w:r w:rsidRPr="00000000" w:rsidDel="00000000" w:rsidR="00000000">
        <w:rPr>
          <w:rFonts w:hAnsi="Courier" w:cs="Courier" w:eastAsia="Courier" w:ascii="Courier"/>
          <w:sz w:val="22"/>
          <w:szCs w:val="22"/>
          <w:rtl w:val="0"/>
        </w:rPr>
        <w:t xml:space="preserve">Z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Zero flag</w:t>
      </w:r>
    </w:p>
    <w:p w:rsidRPr="00000000" w:rsidDel="00000000" w:rsidRDefault="00000000" w:rsidR="00000000" w:rsidP="00000000" w14:paraId="000000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FLTNZ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inverse of Zero flag</w:t>
      </w:r>
    </w:p>
    <w:p w:rsidRPr="00000000" w:rsidDel="00000000" w:rsidRDefault="00000000" w:rsidR="00000000" w:rsidP="00000000" w14:paraId="000000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FLTRND</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random </w:t>
      </w:r>
      <w:r w:rsidRPr="00000000" w:rsidDel="00000000" w:rsidR="00000000">
        <w:rPr>
          <w:rFonts w:hAnsi="Courier" w:cs="Courier" w:eastAsia="Courier" w:ascii="Courier"/>
          <w:sz w:val="22"/>
          <w:szCs w:val="22"/>
          <w:rtl w:val="0"/>
        </w:rPr>
        <w:t xml:space="preserve">state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w:t>
      </w:r>
    </w:p>
    <w:p w:rsidRPr="00000000" w:rsidDel="00000000" w:rsidRDefault="00000000" w:rsidR="00000000" w:rsidP="00000000" w14:paraId="000000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FLTNOT</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Invert output bit(s)</w:t>
      </w:r>
    </w:p>
    <w:p w:rsidRPr="00000000" w:rsidDel="00000000" w:rsidRDefault="00000000" w:rsidR="00000000" w:rsidP="00000000" w14:paraId="000000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267990832"/>
        <w:tag w:val="goog_rdk_9"/>
      </w:sdtPr>
      <w:sdtContent>
        <w:p w:rsidRPr="00000000" w:rsidDel="00000000" w:rsidRDefault="00000000" w:rsidR="00000000" w:rsidP="00000000" w14:paraId="000000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Example: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FLTC #20</w:t>
            <w:tab/>
            <w:t xml:space="preserve">'</w:t>
          </w:r>
          <w:r w:rsidRPr="00000000" w:rsidDel="00000000" w:rsidR="00000000">
            <w:rPr>
              <w:rFonts w:hAnsi="Courier" w:cs="Courier" w:eastAsia="Courier" w:ascii="Courier"/>
              <w:sz w:val="22"/>
              <w:szCs w:val="22"/>
              <w:rtl w:val="0"/>
            </w:rPr>
            <w:t xml:space="preserve">Make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P20 input with </w:t>
          </w:r>
          <w:r w:rsidRPr="00000000" w:rsidDel="00000000" w:rsidR="00000000">
            <w:rPr>
              <w:rFonts w:hAnsi="Courier" w:cs="Courier" w:eastAsia="Courier" w:ascii="Courier"/>
              <w:sz w:val="22"/>
              <w:szCs w:val="22"/>
              <w:rtl w:val="0"/>
            </w:rPr>
            <w:t xml:space="preserve">its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output bit set t</w:t>
          </w:r>
          <w:r w:rsidRPr="00000000" w:rsidDel="00000000" w:rsidR="00000000">
            <w:rPr>
              <w:rFonts w:hAnsi="Courier" w:cs="Courier" w:eastAsia="Courier" w:ascii="Courier"/>
              <w:sz w:val="22"/>
              <w:szCs w:val="22"/>
              <w:rtl w:val="0"/>
            </w:rPr>
            <w:t xml:space="preserve">o C</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t>
          </w:r>
        </w:p>
      </w:sdtContent>
    </w:sdt>
    <w:p w:rsidRPr="00000000" w:rsidDel="00000000" w:rsidRDefault="00000000" w:rsidR="00000000" w:rsidP="00000000" w14:paraId="000000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47">
      <w:pPr>
        <w:pStyle w:val="Heading2"/>
        <w:rPr>
          <w:vertAlign w:val="baseline"/>
        </w:rPr>
      </w:pPr>
      <w:bookmarkStart w:id="4" w:name="_heading=h.w934j84hk371" w:colFirst="0" w:colLast="0"/>
      <w:bookmarkEnd w:id="4"/>
      <w:r w:rsidRPr="00000000" w:rsidDel="00000000" w:rsidR="00000000">
        <w:rPr>
          <w:vertAlign w:val="baseline"/>
          <w:rtl w:val="0"/>
        </w:rPr>
        <w:t xml:space="preserve">Pin-</w:t>
      </w:r>
      <w:r w:rsidRPr="00000000" w:rsidDel="00000000" w:rsidR="00000000">
        <w:rPr>
          <w:rtl w:val="0"/>
        </w:rPr>
        <w:t xml:space="preserve">Drive</w:t>
      </w:r>
      <w:r w:rsidRPr="00000000" w:rsidDel="00000000" w:rsidR="00000000">
        <w:rPr>
          <w:vertAlign w:val="baseline"/>
          <w:rtl w:val="0"/>
        </w:rPr>
        <w:t xml:space="preserve"> Instructions</w:t>
      </w:r>
    </w:p>
    <w:p w:rsidRPr="00000000" w:rsidDel="00000000" w:rsidRDefault="00000000" w:rsidR="00000000" w:rsidP="00000000" w14:paraId="000000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These instructions change the associated DIR bit(s) to logic-1 (output).</w:t>
      </w:r>
    </w:p>
    <w:p w:rsidRPr="00000000" w:rsidDel="00000000" w:rsidRDefault="00000000" w:rsidR="00000000" w:rsidP="00000000" w14:paraId="000000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sz w:val="22"/>
          <w:szCs w:val="22"/>
        </w:rPr>
      </w:pPr>
      <w:r w:rsidRPr="00000000" w:rsidDel="00000000" w:rsidR="00000000">
        <w:rPr>
          <w:rtl w:val="0"/>
        </w:rPr>
      </w:r>
    </w:p>
    <w:p w:rsidRPr="00000000" w:rsidDel="00000000" w:rsidRDefault="00000000" w:rsidR="00000000" w:rsidP="00000000" w14:paraId="000000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DRVL</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logic-0</w:t>
        <w:tab/>
        <w:tab/>
      </w:r>
    </w:p>
    <w:p w:rsidRPr="00000000" w:rsidDel="00000000" w:rsidRDefault="00000000" w:rsidR="00000000" w:rsidP="00000000" w14:paraId="000000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DRVH</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logic-1</w:t>
      </w:r>
    </w:p>
    <w:p w:rsidRPr="00000000" w:rsidDel="00000000" w:rsidRDefault="00000000" w:rsidR="00000000" w:rsidP="00000000" w14:paraId="000000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w:t>
      </w:r>
      <w:r w:rsidRPr="00000000" w:rsidDel="00000000" w:rsidR="00000000">
        <w:rPr>
          <w:rFonts w:hAnsi="Courier" w:cs="Courier" w:eastAsia="Courier" w:ascii="Courier"/>
          <w:sz w:val="22"/>
          <w:szCs w:val="22"/>
          <w:rtl w:val="0"/>
        </w:rPr>
        <w:t xml:space="preserve">C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Carry flag value</w:t>
      </w:r>
    </w:p>
    <w:p w:rsidRPr="00000000" w:rsidDel="00000000" w:rsidRDefault="00000000" w:rsidR="00000000" w:rsidP="00000000" w14:paraId="000000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DRVNC</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inverse of Carry flag</w:t>
      </w:r>
    </w:p>
    <w:p w:rsidRPr="00000000" w:rsidDel="00000000" w:rsidRDefault="00000000" w:rsidR="00000000" w:rsidP="00000000" w14:paraId="000000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Zero flag</w:t>
      </w:r>
    </w:p>
    <w:p w:rsidRPr="00000000" w:rsidDel="00000000" w:rsidRDefault="00000000" w:rsidR="00000000" w:rsidP="00000000" w14:paraId="000000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DRVNZ</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w:t>
      </w:r>
      <w:r w:rsidRPr="00000000" w:rsidDel="00000000" w:rsidR="00000000">
        <w:rPr>
          <w:rFonts w:hAnsi="Courier" w:cs="Courier" w:eastAsia="Courier" w:ascii="Courier"/>
          <w:sz w:val="22"/>
          <w:szCs w:val="22"/>
          <w:rtl w:val="0"/>
        </w:rPr>
        <w:t xml:space="preserve">(s)</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to inverse of Zero flag</w:t>
      </w:r>
    </w:p>
    <w:p w:rsidRPr="00000000" w:rsidDel="00000000" w:rsidRDefault="00000000" w:rsidR="00000000" w:rsidP="00000000" w14:paraId="000000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DRVRND</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w:t>
      </w:r>
      <w:r w:rsidRPr="00000000" w:rsidDel="00000000" w:rsidR="00000000">
        <w:rPr>
          <w:rFonts w:hAnsi="Courier" w:cs="Courier" w:eastAsia="Courier" w:ascii="Courier"/>
          <w:sz w:val="22"/>
          <w:szCs w:val="22"/>
          <w:rtl w:val="0"/>
        </w:rPr>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output bit(s) to random </w:t>
      </w:r>
      <w:r w:rsidRPr="00000000" w:rsidDel="00000000" w:rsidR="00000000">
        <w:rPr>
          <w:rFonts w:hAnsi="Courier" w:cs="Courier" w:eastAsia="Courier" w:ascii="Courier"/>
          <w:sz w:val="22"/>
          <w:szCs w:val="22"/>
          <w:rtl w:val="0"/>
        </w:rPr>
        <w:t xml:space="preserve">state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 </w:t>
      </w:r>
    </w:p>
    <w:p w:rsidRPr="00000000" w:rsidDel="00000000" w:rsidRDefault="00000000" w:rsidR="00000000" w:rsidP="00000000" w14:paraId="000000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DRVNOT</w:t>
      </w:r>
      <w:r w:rsidRPr="00000000" w:rsidDel="00000000" w:rsidR="00000000">
        <w:rPr>
          <w:rFonts w:hAnsi="Courier" w:cs="Courier" w:eastAsia="Courier" w:ascii="Courier"/>
          <w:sz w:val="22"/>
          <w:szCs w:val="22"/>
          <w:rtl w:val="0"/>
        </w:rPr>
        <w:t xml:space="preserve">  </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t>
      </w:r>
      <w:r w:rsidRPr="00000000" w:rsidDel="00000000" w:rsidR="00000000">
        <w:rPr>
          <w:rFonts w:hAnsi="Courier" w:cs="Courier" w:eastAsia="Courier" w:ascii="Courier"/>
          <w:sz w:val="22"/>
          <w:szCs w:val="22"/>
          <w:rtl w:val="0"/>
        </w:rPr>
        <w:t xml:space="preserve">D</w:t>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Invert output bit(s)</w:t>
      </w:r>
    </w:p>
    <w:p w:rsidRPr="00000000" w:rsidDel="00000000" w:rsidRDefault="00000000" w:rsidR="00000000" w:rsidP="00000000" w14:paraId="000000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332291013"/>
        <w:tag w:val="goog_rdk_10"/>
      </w:sdtPr>
      <w:sdtContent>
        <w:p w:rsidRPr="00000000" w:rsidDel="00000000" w:rsidRDefault="00000000" w:rsidR="00000000" w:rsidP="00000000" w14:paraId="000000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Example: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DRVZ #20</w:t>
          </w:r>
          <w:r w:rsidRPr="00000000" w:rsidDel="00000000" w:rsidR="00000000">
            <w:rPr>
              <w:rFonts w:hAnsi="Courier" w:cs="Courier" w:eastAsia="Courier" w:ascii="Courier"/>
              <w:sz w:val="22"/>
              <w:szCs w:val="22"/>
              <w:rtl w:val="0"/>
            </w:rPr>
            <w:tab/>
            <w:tab/>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'Make P20 ou</w:t>
          </w:r>
          <w:r w:rsidRPr="00000000" w:rsidDel="00000000" w:rsidR="00000000">
            <w:rPr>
              <w:rFonts w:hAnsi="Courier" w:cs="Courier" w:eastAsia="Courier" w:ascii="Courier"/>
              <w:sz w:val="22"/>
              <w:szCs w:val="22"/>
              <w:rtl w:val="0"/>
            </w:rPr>
            <w:t xml:space="preserve">tput the Z-flag state</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t>
          </w:r>
        </w:p>
      </w:sdtContent>
    </w:sdt>
    <w:p w:rsidRPr="00000000" w:rsidDel="00000000" w:rsidRDefault="00000000" w:rsidR="00000000" w:rsidP="00000000" w14:paraId="000000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6">
      <w:pPr>
        <w:pStyle w:val="Heading2"/>
        <w:rPr>
          <w:vertAlign w:val="baseline"/>
        </w:rPr>
      </w:pPr>
      <w:bookmarkStart w:id="5" w:name="_heading=h.es6twb481cj0" w:colFirst="0" w:colLast="0"/>
      <w:bookmarkEnd w:id="5"/>
      <w:r w:rsidRPr="00000000" w:rsidDel="00000000" w:rsidR="00000000">
        <w:rPr>
          <w:rtl w:val="0"/>
        </w:rPr>
        <w:t xml:space="preserve">Input-</w:t>
      </w:r>
      <w:r w:rsidRPr="00000000" w:rsidDel="00000000" w:rsidR="00000000">
        <w:rPr>
          <w:vertAlign w:val="baseline"/>
          <w:rtl w:val="0"/>
        </w:rPr>
        <w:t xml:space="preserve">Pin Instructions</w:t>
      </w:r>
    </w:p>
    <w:p w:rsidRPr="00000000" w:rsidDel="00000000" w:rsidRDefault="00000000" w:rsidR="00000000" w:rsidP="00000000" w14:paraId="000000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Two instructions, TESTP and TESTPN can read the state of a single bit within an INA/INB register and either write that</w:t>
      </w:r>
      <w:r w:rsidRPr="00000000" w:rsidDel="00000000" w:rsidR="00000000">
        <w:rPr>
          <w:rFonts w:hAnsi="Helvetica Neue" w:cs="Helvetica Neue" w:eastAsia="Helvetica Neue" w:ascii="Helvetica Neue"/>
          <w:sz w:val="22"/>
          <w:szCs w:val="22"/>
          <w:rtl w:val="0"/>
        </w:rPr>
        <w:t xml:space="preserve"> bit to the Carry (C) </w:t>
      </w: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or Zero (Z) flag, or perform a logic operation on the f</w:t>
      </w:r>
      <w:r w:rsidRPr="00000000" w:rsidDel="00000000" w:rsidR="00000000">
        <w:rPr>
          <w:rFonts w:hAnsi="Helvetica Neue" w:cs="Helvetica Neue" w:eastAsia="Helvetica Neue" w:ascii="Helvetica Neue"/>
          <w:sz w:val="22"/>
          <w:szCs w:val="22"/>
          <w:rtl w:val="0"/>
        </w:rPr>
        <w:t xml:space="preserve">lag</w:t>
      </w: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 Again, {#}D represents a pin number.</w:t>
      </w:r>
    </w:p>
    <w:p w:rsidRPr="00000000" w:rsidDel="00000000" w:rsidRDefault="00000000" w:rsidR="00000000" w:rsidP="00000000" w14:paraId="000000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B">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    {#}D   WC/WZ</w:t>
        <w:tab/>
        <w:tab/>
      </w:r>
      <w:r w:rsidRPr="00000000" w:rsidDel="00000000" w:rsidR="00000000">
        <w:rPr>
          <w:rFonts w:hAnsi="Helvetica Neue" w:cs="Helvetica Neue" w:eastAsia="Helvetica Neue" w:ascii="Helvetica Neue"/>
          <w:sz w:val="22"/>
          <w:szCs w:val="22"/>
          <w:rtl w:val="0"/>
        </w:rPr>
        <w:t xml:space="preserve">Get a pin's state and write it into the C or Z flag.</w:t>
      </w:r>
    </w:p>
    <w:p w:rsidRPr="00000000" w:rsidDel="00000000" w:rsidRDefault="00000000" w:rsidR="00000000" w:rsidP="00000000" w14:paraId="0000005C">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5D">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    {#}D   ANDC/ANDZ</w:t>
        <w:tab/>
      </w:r>
      <w:r w:rsidRPr="00000000" w:rsidDel="00000000" w:rsidR="00000000">
        <w:rPr>
          <w:rFonts w:hAnsi="Helvetica Neue" w:cs="Helvetica Neue" w:eastAsia="Helvetica Neue" w:ascii="Helvetica Neue"/>
          <w:sz w:val="22"/>
          <w:szCs w:val="22"/>
          <w:rtl w:val="0"/>
        </w:rPr>
        <w:t xml:space="preserve">Get a pin's state and AND it into the C or Z flag.</w:t>
      </w:r>
    </w:p>
    <w:p w:rsidRPr="00000000" w:rsidDel="00000000" w:rsidRDefault="00000000" w:rsidR="00000000" w:rsidP="00000000" w14:paraId="0000005E">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5F">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    {#}D   ORC/ORZ</w:t>
        <w:tab/>
      </w:r>
      <w:r w:rsidRPr="00000000" w:rsidDel="00000000" w:rsidR="00000000">
        <w:rPr>
          <w:rFonts w:hAnsi="Helvetica Neue" w:cs="Helvetica Neue" w:eastAsia="Helvetica Neue" w:ascii="Helvetica Neue"/>
          <w:sz w:val="22"/>
          <w:szCs w:val="22"/>
          <w:rtl w:val="0"/>
        </w:rPr>
        <w:t xml:space="preserve">Get a pin's state and OR it into the C or Z flag.</w:t>
      </w:r>
    </w:p>
    <w:p w:rsidRPr="00000000" w:rsidDel="00000000" w:rsidRDefault="00000000" w:rsidR="00000000" w:rsidP="00000000" w14:paraId="00000060">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61">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    {#}D   XORC/XORZ</w:t>
        <w:tab/>
      </w:r>
      <w:r w:rsidRPr="00000000" w:rsidDel="00000000" w:rsidR="00000000">
        <w:rPr>
          <w:rFonts w:hAnsi="Helvetica Neue" w:cs="Helvetica Neue" w:eastAsia="Helvetica Neue" w:ascii="Helvetica Neue"/>
          <w:sz w:val="22"/>
          <w:szCs w:val="22"/>
          <w:rtl w:val="0"/>
        </w:rPr>
        <w:t xml:space="preserve">Get a pin's state and XOR it into the C or Z flag.</w:t>
      </w:r>
    </w:p>
    <w:p w:rsidRPr="00000000" w:rsidDel="00000000" w:rsidRDefault="00000000" w:rsidR="00000000" w:rsidP="00000000" w14:paraId="00000062">
      <w:pPr>
        <w:rPr>
          <w:rFonts w:hAnsi="Helvetica Neue" w:cs="Helvetica Neue" w:eastAsia="Helvetica Neue" w:ascii="Helvetica Neue"/>
          <w:sz w:val="22"/>
          <w:szCs w:val="22"/>
        </w:rPr>
      </w:pPr>
      <w:r w:rsidRPr="00000000" w:rsidDel="00000000" w:rsidR="00000000">
        <w:rPr>
          <w:rtl w:val="0"/>
        </w:rPr>
      </w:r>
    </w:p>
    <w:p w:rsidRPr="00000000" w:rsidDel="00000000" w:rsidRDefault="00000000" w:rsidR="00000000" w:rsidP="00000000" w14:paraId="00000063">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TESTPN   {#}D   WC/WZ</w:t>
        <w:tab/>
        <w:tab/>
      </w:r>
      <w:r w:rsidRPr="00000000" w:rsidDel="00000000" w:rsidR="00000000">
        <w:rPr>
          <w:rFonts w:hAnsi="Helvetica Neue" w:cs="Helvetica Neue" w:eastAsia="Helvetica Neue" w:ascii="Helvetica Neue"/>
          <w:sz w:val="22"/>
          <w:szCs w:val="22"/>
          <w:rtl w:val="0"/>
        </w:rPr>
        <w:t xml:space="preserve">Get a pin's NOT-state and write it into the C or Z flag.</w:t>
      </w:r>
    </w:p>
    <w:p w:rsidRPr="00000000" w:rsidDel="00000000" w:rsidRDefault="00000000" w:rsidR="00000000" w:rsidP="00000000" w14:paraId="00000064">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65">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TESTPN   {#}D   ANDC/ANDZ</w:t>
        <w:tab/>
      </w:r>
      <w:r w:rsidRPr="00000000" w:rsidDel="00000000" w:rsidR="00000000">
        <w:rPr>
          <w:rFonts w:hAnsi="Helvetica Neue" w:cs="Helvetica Neue" w:eastAsia="Helvetica Neue" w:ascii="Helvetica Neue"/>
          <w:sz w:val="22"/>
          <w:szCs w:val="22"/>
          <w:rtl w:val="0"/>
        </w:rPr>
        <w:t xml:space="preserve">Get a pin's NOT-state and AND it into the C or Z flag.</w:t>
      </w:r>
    </w:p>
    <w:p w:rsidRPr="00000000" w:rsidDel="00000000" w:rsidRDefault="00000000" w:rsidR="00000000" w:rsidP="00000000" w14:paraId="00000066">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67">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TESTPN   {#}D   ORC/ORZ</w:t>
        <w:tab/>
      </w:r>
      <w:r w:rsidRPr="00000000" w:rsidDel="00000000" w:rsidR="00000000">
        <w:rPr>
          <w:rFonts w:hAnsi="Helvetica Neue" w:cs="Helvetica Neue" w:eastAsia="Helvetica Neue" w:ascii="Helvetica Neue"/>
          <w:sz w:val="22"/>
          <w:szCs w:val="22"/>
          <w:rtl w:val="0"/>
        </w:rPr>
        <w:t xml:space="preserve">Get a pin's NOT-state and OR it into the C or Z flag.</w:t>
      </w:r>
    </w:p>
    <w:p w:rsidRPr="00000000" w:rsidDel="00000000" w:rsidRDefault="00000000" w:rsidR="00000000" w:rsidP="00000000" w14:paraId="00000068">
      <w:pPr>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69">
      <w:pPr>
        <w:rPr>
          <w:rFonts w:hAnsi="Helvetica Neue" w:cs="Helvetica Neue" w:eastAsia="Helvetica Neue" w:ascii="Helvetica Neue"/>
          <w:sz w:val="22"/>
          <w:szCs w:val="22"/>
        </w:rPr>
      </w:pPr>
      <w:r w:rsidRPr="00000000" w:rsidDel="00000000" w:rsidR="00000000">
        <w:rPr>
          <w:rFonts w:hAnsi="Courier" w:cs="Courier" w:eastAsia="Courier" w:ascii="Courier"/>
          <w:sz w:val="22"/>
          <w:szCs w:val="22"/>
          <w:rtl w:val="0"/>
        </w:rPr>
        <w:t xml:space="preserve">TESTPN   {#}D   XORC/XORZ</w:t>
        <w:tab/>
      </w:r>
      <w:r w:rsidRPr="00000000" w:rsidDel="00000000" w:rsidR="00000000">
        <w:rPr>
          <w:rFonts w:hAnsi="Helvetica Neue" w:cs="Helvetica Neue" w:eastAsia="Helvetica Neue" w:ascii="Helvetica Neue"/>
          <w:sz w:val="22"/>
          <w:szCs w:val="22"/>
          <w:rtl w:val="0"/>
        </w:rPr>
        <w:t xml:space="preserve">Get a pin's NOT-state and XOR it into the C or Z flag.</w:t>
      </w:r>
    </w:p>
    <w:p w:rsidRPr="00000000" w:rsidDel="00000000" w:rsidRDefault="00000000" w:rsidR="00000000" w:rsidP="00000000" w14:paraId="0000006A">
      <w:pPr>
        <w:rPr>
          <w:rFonts w:hAnsi="Helvetica Neue" w:cs="Helvetica Neue" w:eastAsia="Helvetica Neue" w:ascii="Helvetica Neue"/>
          <w:sz w:val="22"/>
          <w:szCs w:val="22"/>
        </w:rPr>
      </w:pPr>
      <w:r w:rsidRPr="00000000" w:rsidDel="00000000" w:rsidR="00000000">
        <w:rPr>
          <w:rtl w:val="0"/>
        </w:rPr>
      </w:r>
    </w:p>
    <w:sdt>
      <w:sdtPr>
        <w:id w:val="-319660102"/>
        <w:tag w:val="goog_rdk_12"/>
      </w:sdtPr>
      <w:sdtContent>
        <w:p w:rsidRPr="00000000" w:rsidDel="00000000" w:rsidRDefault="00000000" w:rsidR="00000000" w:rsidP="00000000" w14:paraId="0000006B">
          <w:pPr>
            <w:rPr>
              <w:rFonts w:hAnsi="Courier" w:cs="Courier" w:eastAsia="Courier" w:ascii="Courier"/>
              <w:sz w:val="22"/>
              <w:szCs w:val="22"/>
            </w:rPr>
          </w:pPr>
          <w:sdt>
            <w:sdtPr>
              <w:id w:val="-1427038499"/>
              <w:tag w:val="goog_rdk_11"/>
            </w:sdtPr>
            <w:sdtContent/>
          </w:sdt>
          <w:r w:rsidRPr="00000000" w:rsidDel="00000000" w:rsidR="00000000">
            <w:rPr>
              <w:rFonts w:hAnsi="Helvetica Neue" w:cs="Helvetica Neue" w:eastAsia="Helvetica Neue" w:ascii="Helvetica Neue"/>
              <w:sz w:val="22"/>
              <w:szCs w:val="22"/>
              <w:rtl w:val="0"/>
            </w:rPr>
          </w:r>
          <w:sdt>
            <w:sdtPr>
              <w:tag w:val="goog_rdk_89"/>
            </w:sdtPr>
            <w:sdtContent>
              <w:commentRangeStart w:id="19"/>
            </w:sdtContent>
          </w:sdt>
          <w:r w:rsidRPr="00000000" w:rsidDel="00000000" w:rsidR="00000000">
            <w:rPr>
              <w:rFonts w:hAnsi="Helvetica Neue" w:cs="Helvetica Neue" w:eastAsia="Helvetica Neue" w:ascii="Helvetica Neue"/>
              <w:sz w:val="22"/>
              <w:szCs w:val="22"/>
              <w:rtl w:val="0"/>
            </w:rPr>
            <w:t xml:space="preserve">E</w:t>
          </w:r>
          <w:commentRangeEnd w:id="19"/>
          <w:r>
            <w:rPr>
              <w:rStyle w:val="CommentReference"/>
            </w:rPr>
            <w:commentReference w:id="19"/>
          </w:r>
          <w:r w:rsidRPr="00000000" w:rsidDel="00000000" w:rsidR="00000000">
            <w:rPr>
              <w:rFonts w:hAnsi="Helvetica Neue" w:cs="Helvetica Neue" w:eastAsia="Helvetica Neue" w:ascii="Helvetica Neue"/>
              <w:sz w:val="22"/>
              <w:szCs w:val="22"/>
              <w:rtl w:val="0"/>
            </w:rPr>
            <w:t xml:space="preserve">xample:</w:t>
          </w:r>
          <w:r w:rsidRPr="00000000" w:rsidDel="00000000" w:rsidR="00000000">
            <w:rPr>
              <w:rFonts w:hAnsi="Courier" w:cs="Courier" w:eastAsia="Courier" w:ascii="Courier"/>
              <w:sz w:val="22"/>
              <w:szCs w:val="22"/>
              <w:rtl w:val="0"/>
            </w:rPr>
            <w:t xml:space="preserve"> TESTP #10   ORZ</w:t>
            <w:tab/>
            <w:t xml:space="preserve">'Read P10 and or its state into Z.</w:t>
          </w:r>
        </w:p>
      </w:sdtContent>
    </w:sdt>
    <w:p w:rsidRPr="00000000" w:rsidDel="00000000" w:rsidRDefault="00000000" w:rsidR="00000000" w:rsidP="00000000" w14:paraId="000000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sz w:val="22"/>
          <w:szCs w:val="22"/>
        </w:rPr>
      </w:pPr>
      <w:r w:rsidRPr="00000000" w:rsidDel="00000000" w:rsidR="00000000">
        <w:rPr>
          <w:rtl w:val="0"/>
        </w:rPr>
      </w:r>
    </w:p>
    <w:p w:rsidRPr="00000000" w:rsidDel="00000000" w:rsidRDefault="00000000" w:rsidR="00000000" w:rsidP="00000000" w14:paraId="0000006D">
      <w:pPr>
        <w:pStyle w:val="Heading1"/>
        <w:rPr>
          <w:vertAlign w:val="baseline"/>
        </w:rPr>
      </w:pPr>
      <w:bookmarkStart w:id="6" w:name="_heading=h.8sx9vdfstrqf" w:colFirst="0" w:colLast="0"/>
      <w:bookmarkEnd w:id="6"/>
      <w:r w:rsidRPr="00000000" w:rsidDel="00000000" w:rsidR="00000000">
        <w:rPr>
          <w:vertAlign w:val="baseline"/>
          <w:rtl w:val="0"/>
        </w:rPr>
        <w:t xml:space="preserve">Input-Output-Bit Timing</w:t>
      </w:r>
    </w:p>
    <w:p w:rsidRPr="00000000" w:rsidDel="00000000" w:rsidRDefault="00000000" w:rsidR="00000000" w:rsidP="00000000" w14:paraId="000000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an instruction changes a DIRx or OUTx bit, the processor needs three (3) additional system-clock cycles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after the instruction</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before the pin starts to transition to its new state. The figure below shows the delay for a DRVH instruction:</w:t>
      </w:r>
      <w:r w:rsidRPr="00000000" w:rsidDel="00000000" w:rsidR="00000000">
        <w:drawing>
          <wp:anchor simplePos="0" behindDoc="0" distL="152400" hidden="0" allowOverlap="1" relativeHeight="0" layoutInCell="1" distT="152400" locked="0" distB="152400" distR="152400">
            <wp:simplePos x="0" y="0"/>
            <wp:positionH relativeFrom="column">
              <wp:posOffset>-168906</wp:posOffset>
            </wp:positionH>
            <wp:positionV relativeFrom="paragraph">
              <wp:posOffset>230588</wp:posOffset>
            </wp:positionV>
            <wp:extent cx="5943600" cy="1286183"/>
            <wp:effectExtent b="0" r="0" t="0" l="0"/>
            <wp:wrapTopAndBottom distT="152400" distB="152400"/>
            <wp:docPr name="image12.jpg" id="1073741898"/>
            <a:graphic>
              <a:graphicData uri="http://schemas.openxmlformats.org/drawingml/2006/picture">
                <pic:pic>
                  <pic:nvPicPr>
                    <pic:cNvPr name="image12.jpg" id="0"/>
                    <pic:cNvPicPr preferRelativeResize="0"/>
                  </pic:nvPicPr>
                  <pic:blipFill>
                    <a:blip r:embed="rId9"/>
                    <a:srcRect b="0" r="0" t="0" l="0"/>
                    <a:stretch>
                      <a:fillRect/>
                    </a:stretch>
                  </pic:blipFill>
                  <pic:spPr>
                    <a:xfrm>
                      <a:off x="0" y="0"/>
                      <a:ext cx="5943600" cy="1286183"/>
                    </a:xfrm>
                    <a:prstGeom prst="rect"/>
                    <a:ln/>
                  </pic:spPr>
                </pic:pic>
              </a:graphicData>
            </a:graphic>
          </wp:anchor>
        </w:drawing>
      </w:r>
    </w:p>
    <w:p w:rsidRPr="00000000" w:rsidDel="00000000" w:rsidRDefault="00000000" w:rsidR="00000000" w:rsidP="00000000" w14:paraId="000000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an instruction reads the contents of the IN register associated with a pin, the processor receives the state of the pins as they existed three (3) system-clock cycles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before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start of the instruction. The figure below shows the timing for a the TESTB INA,#0 operation:</w:t>
      </w:r>
      <w:r w:rsidRPr="00000000" w:rsidDel="00000000" w:rsidR="00000000">
        <w:drawing>
          <wp:anchor simplePos="0" behindDoc="0" distL="152400" hidden="0" allowOverlap="1" relativeHeight="0" layoutInCell="1" distT="152400" locked="0" distB="152400" distR="152400">
            <wp:simplePos x="0" y="0"/>
            <wp:positionH relativeFrom="column">
              <wp:posOffset>-168906</wp:posOffset>
            </wp:positionH>
            <wp:positionV relativeFrom="paragraph">
              <wp:posOffset>272003</wp:posOffset>
            </wp:positionV>
            <wp:extent cx="5943600" cy="1120961"/>
            <wp:effectExtent b="0" r="0" t="0" l="0"/>
            <wp:wrapTopAndBottom distT="152400" distB="152400"/>
            <wp:docPr name="image10.jpg" id="1073741900"/>
            <a:graphic>
              <a:graphicData uri="http://schemas.openxmlformats.org/drawingml/2006/picture">
                <pic:pic>
                  <pic:nvPicPr>
                    <pic:cNvPr name="image10.jpg" id="0"/>
                    <pic:cNvPicPr preferRelativeResize="0"/>
                  </pic:nvPicPr>
                  <pic:blipFill>
                    <a:blip r:embed="rId10"/>
                    <a:srcRect b="0" r="0" t="0" l="0"/>
                    <a:stretch>
                      <a:fillRect/>
                    </a:stretch>
                  </pic:blipFill>
                  <pic:spPr>
                    <a:xfrm>
                      <a:off x="0" y="0"/>
                      <a:ext cx="5943600" cy="1120961"/>
                    </a:xfrm>
                    <a:prstGeom prst="rect"/>
                    <a:ln/>
                  </pic:spPr>
                </pic:pic>
              </a:graphicData>
            </a:graphic>
          </wp:anchor>
        </w:drawing>
      </w:r>
    </w:p>
    <w:p w:rsidRPr="00000000" w:rsidDel="00000000" w:rsidRDefault="00000000" w:rsidR="00000000" w:rsidP="00000000" w14:paraId="000000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a program uses a TESTP or TESTPN instruction to read the state of a pin, the processor receives the state of the pins as they existed two (2) system-clock cycles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before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start of the instruction. So, the TESTP and TESTPN gather "fresher" INx data than is available via the INx registers. The figure below shows the timing for a TESTP instruction:</w:t>
      </w:r>
      <w:r w:rsidRPr="00000000" w:rsidDel="00000000" w:rsidR="00000000">
        <w:drawing>
          <wp:anchor simplePos="0" behindDoc="0" distL="152400" hidden="0" allowOverlap="1" relativeHeight="0" layoutInCell="1" distT="152400" locked="0" distB="152400" distR="152400">
            <wp:simplePos x="0" y="0"/>
            <wp:positionH relativeFrom="column">
              <wp:posOffset>-168906</wp:posOffset>
            </wp:positionH>
            <wp:positionV relativeFrom="paragraph">
              <wp:posOffset>328336</wp:posOffset>
            </wp:positionV>
            <wp:extent cx="5943600" cy="1385566"/>
            <wp:effectExtent b="0" r="0" t="0" l="0"/>
            <wp:wrapTopAndBottom distT="152400" distB="152400"/>
            <wp:docPr name="image14.jpg" id="1073741899"/>
            <a:graphic>
              <a:graphicData uri="http://schemas.openxmlformats.org/drawingml/2006/picture">
                <pic:pic>
                  <pic:nvPicPr>
                    <pic:cNvPr name="image14.jpg" id="0"/>
                    <pic:cNvPicPr preferRelativeResize="0"/>
                  </pic:nvPicPr>
                  <pic:blipFill>
                    <a:blip r:embed="rId11"/>
                    <a:srcRect b="0" r="0" t="0" l="0"/>
                    <a:stretch>
                      <a:fillRect/>
                    </a:stretch>
                  </pic:blipFill>
                  <pic:spPr>
                    <a:xfrm>
                      <a:off x="0" y="0"/>
                      <a:ext cx="5943600" cy="1385566"/>
                    </a:xfrm>
                    <a:prstGeom prst="rect"/>
                    <a:ln/>
                  </pic:spPr>
                </pic:pic>
              </a:graphicData>
            </a:graphic>
          </wp:anchor>
        </w:drawing>
      </w:r>
    </w:p>
    <w:p w:rsidRPr="00000000" w:rsidDel="00000000" w:rsidRDefault="00000000" w:rsidR="00000000" w:rsidP="00000000" w14:paraId="000000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4">
      <w:pPr>
        <w:pStyle w:val="Heading1"/>
        <w:rPr>
          <w:vertAlign w:val="baseline"/>
        </w:rPr>
      </w:pPr>
      <w:bookmarkStart w:id="7" w:name="_heading=h.2vr1djigmquu" w:colFirst="0" w:colLast="0"/>
      <w:bookmarkEnd w:id="7"/>
      <w:r w:rsidRPr="00000000" w:rsidDel="00000000" w:rsidR="00000000">
        <w:rPr>
          <w:vertAlign w:val="baseline"/>
          <w:rtl w:val="0"/>
        </w:rPr>
        <w:t xml:space="preserve">Smart Pins</w:t>
      </w:r>
    </w:p>
    <w:p w:rsidRPr="00000000" w:rsidDel="00000000" w:rsidRDefault="00000000" w:rsidR="00000000" w:rsidP="00000000" w14:paraId="000000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Each of the 64 I/O pins in a Propeller-2 microcontroller can operate as a Smart Pin. In brief, every Smart Pin provides access to internal functions such as analog-to-digital converters, digital-to-analog converters, signal generators, PWM controllers, and so on. The Propeller-2 architecture lets these functions operate independent of the cogs so they don't rely on software interactions to "micromanagement" their control and operation.</w:t>
      </w:r>
    </w:p>
    <w:p w:rsidRPr="00000000" w:rsidDel="00000000" w:rsidRDefault="00000000" w:rsidR="00000000" w:rsidP="00000000" w14:paraId="000000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Normally, a DIR bit controls an I/O pin's output enable, while the IN bit returns the pin's state. In Smart Pin modes, though, these bits serve different purposes. The DIR bit controls an active-low (logic-0) reset signal for the selected Smart Pin's circuitry, while a configuration bit controls the pin's output enable state. In some modes, the Smart-Pin circuit directly controls the pin's output state, in which case the OUT bit gets ignored. The IN bit serves as a "finished" flag that indicate to a cog(s) that the Smart Pin has completed some function, or an event has occurred. </w:t>
      </w:r>
      <w:sdt>
        <w:sdtPr>
          <w:id w:val="-633596950"/>
          <w:tag w:val="goog_rdk_13"/>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De pending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on the operation, software might ne</w:t>
      </w:r>
      <w:sdt>
        <w:sdtPr>
          <w:tag w:val="goog_rdk_85"/>
        </w:sdtPr>
        <w:sdtContent>
          <w:commentRangeStart w:id="15"/>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ed to ackno</w:t>
      </w:r>
      <w:commentRangeEnd w:id="15"/>
      <w:r>
        <w:rPr>
          <w:rStyle w:val="CommentReference"/>
        </w:rPr>
        <w:commentReference w:id="15"/>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wledge a set IN flag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(and reset it?)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t>
      </w:r>
    </w:p>
    <w:p w:rsidRPr="00000000" w:rsidDel="00000000" w:rsidRDefault="00000000" w:rsidR="00000000" w:rsidP="00000000" w14:paraId="000000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1"/>
          <w:iCs w:val="1"/>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block diagram below shows the main functions for a Smart Pin. At first this information might seem complicated, but later explanations of the functions, registers, and instructions clarify their use.</w:t>
      </w:r>
      <w:r w:rsidRPr="00000000" w:rsidDel="00000000" w:rsidR="00000000">
        <w:rPr>
          <w:rtl w:val="0"/>
        </w:rPr>
      </w:r>
    </w:p>
    <w:p w:rsidRPr="00000000" w:rsidDel="00000000" w:rsidRDefault="00000000" w:rsidR="00000000" w:rsidP="00000000" w14:paraId="000000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C">
      <w:pPr>
        <w:pStyle w:val="Heading2"/>
        <w:rPr>
          <w:vertAlign w:val="baseline"/>
        </w:rPr>
      </w:pPr>
      <w:bookmarkStart w:id="8" w:name="_heading=h.jl440zg4m9lw" w:colFirst="0" w:colLast="0"/>
      <w:bookmarkEnd w:id="8"/>
      <w:r w:rsidRPr="00000000" w:rsidDel="00000000" w:rsidR="00000000">
        <w:rPr>
          <w:vertAlign w:val="baseline"/>
          <w:rtl w:val="0"/>
        </w:rPr>
        <w:t xml:space="preserve">///Block diagram here...</w:t>
      </w:r>
    </w:p>
    <w:p w:rsidRPr="00000000" w:rsidDel="00000000" w:rsidRDefault="00000000" w:rsidR="00000000" w:rsidP="00000000" w14:paraId="000000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7E">
      <w:pPr>
        <w:pStyle w:val="Heading2"/>
        <w:rPr>
          <w:vertAlign w:val="baseline"/>
        </w:rPr>
      </w:pPr>
      <w:bookmarkStart w:id="9" w:name="_heading=h.bbnollg7cuxe" w:colFirst="0" w:colLast="0"/>
      <w:bookmarkEnd w:id="9"/>
      <w:r w:rsidRPr="00000000" w:rsidDel="00000000" w:rsidR="00000000">
        <w:rPr>
          <w:vertAlign w:val="baseline"/>
          <w:rtl w:val="0"/>
        </w:rPr>
        <w:t xml:space="preserve">Smart Pin Registers</w:t>
      </w:r>
    </w:p>
    <w:p w:rsidRPr="00000000" w:rsidDel="00000000" w:rsidRDefault="00000000" w:rsidR="00000000" w:rsidP="00000000" w14:paraId="000000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Every Smart Pin circuit includes four 32-bit registers, Mode, X, Y, and Z that control operations:</w:t>
      </w:r>
    </w:p>
    <w:p w:rsidRPr="00000000" w:rsidDel="00000000" w:rsidRDefault="00000000" w:rsidR="00000000" w:rsidP="00000000" w14:paraId="000000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singl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single"/>
          <w:shd w:val="clear" w:fill="auto"/>
          <w:vertAlign w:val="baseline"/>
          <w:rtl w:val="0"/>
        </w:rPr>
        <w:t xml:space="preserve">Register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t>
      </w:r>
      <w:r w:rsidRPr="00000000" w:rsidDel="00000000" w:rsidR="00000000">
        <w:rPr>
          <w:rFonts w:hAnsi="Helvetica Neue" w:cs="Helvetica Neue" w:eastAsia="Helvetica Neue" w:ascii="Helvetica Neue"/>
          <w:b w:val="1"/>
          <w:bCs w:val="1"/>
          <w:i w:val="0"/>
          <w:iCs w:val="0"/>
          <w:smallCaps w:val="0"/>
          <w:strike w:val="0"/>
          <w:color w:val="000000"/>
          <w:sz w:val="24"/>
          <w:szCs w:val="24"/>
          <w:u w:val="single"/>
          <w:shd w:val="clear" w:fill="auto"/>
          <w:vertAlign w:val="baseline"/>
          <w:rtl w:val="0"/>
        </w:rPr>
        <w:t xml:space="preserve">Operation</w:t>
      </w:r>
    </w:p>
    <w:p w:rsidRPr="00000000" w:rsidDel="00000000" w:rsidRDefault="00000000" w:rsidR="00000000" w:rsidP="00000000" w14:paraId="000000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Mode          Controls Smart Pin modes, as well as low-level I/O (write-only)</w:t>
      </w:r>
    </w:p>
    <w:p w:rsidRPr="00000000" w:rsidDel="00000000" w:rsidRDefault="00000000" w:rsidR="00000000" w:rsidP="00000000" w14:paraId="000000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                Sets parameters for a specific mode (write-only)</w:t>
      </w:r>
    </w:p>
    <w:p w:rsidRPr="00000000" w:rsidDel="00000000" w:rsidRDefault="00000000" w:rsidR="00000000" w:rsidP="00000000" w14:paraId="000000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                Sets parameters for a specific mode (write-only)</w:t>
      </w:r>
    </w:p>
    <w:p w:rsidRPr="00000000" w:rsidDel="00000000" w:rsidRDefault="00000000" w:rsidR="00000000" w:rsidP="00000000" w14:paraId="000000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Z                Information to a cog from a configured pin (read-only)</w:t>
      </w:r>
    </w:p>
    <w:p w:rsidRPr="00000000" w:rsidDel="00000000" w:rsidRDefault="00000000" w:rsidR="00000000" w:rsidP="00000000" w14:paraId="000000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Programs read or write 32-bit values to and from these four registers following completion of the 2-clock instructions shown here:</w:t>
      </w:r>
    </w:p>
    <w:p w:rsidRPr="00000000" w:rsidDel="00000000" w:rsidRDefault="00000000" w:rsidR="00000000" w:rsidP="00000000" w14:paraId="000000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221475596"/>
        <w:tag w:val="goog_rdk_14"/>
      </w:sdtPr>
      <w:sdtContent>
        <w:p w:rsidRPr="00000000" w:rsidDel="00000000" w:rsidRDefault="00000000" w:rsidR="00000000" w:rsidP="00000000" w14:paraId="000000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WRPIN D/#,S/#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Write bits D[31:0] to Mode register for Smart Pin S[5:0],</w:t>
          </w:r>
        </w:p>
      </w:sdtContent>
    </w:sdt>
    <w:p w:rsidRPr="00000000" w:rsidDel="00000000" w:rsidRDefault="00000000" w:rsidR="00000000" w:rsidP="00000000" w14:paraId="000000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                acknowledge Smart Pin. </w:t>
      </w:r>
    </w:p>
    <w:p w:rsidRPr="00000000" w:rsidDel="00000000" w:rsidRDefault="00000000" w:rsidR="00000000" w:rsidP="00000000" w14:paraId="000000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320219770"/>
        <w:tag w:val="goog_rdk_15"/>
      </w:sdtPr>
      <w:sdtContent>
        <w:p w:rsidRPr="00000000" w:rsidDel="00000000" w:rsidRDefault="00000000" w:rsidR="00000000" w:rsidP="00000000" w14:paraId="000000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WXPIN D/#,S/#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Write bits D[31:0] to register X for Smart Pin S[5:0],</w:t>
          </w:r>
        </w:p>
      </w:sdtContent>
    </w:sdt>
    <w:p w:rsidRPr="00000000" w:rsidDel="00000000" w:rsidRDefault="00000000" w:rsidR="00000000" w:rsidP="00000000" w14:paraId="000000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acknowledge Smart Pin.</w:t>
      </w:r>
    </w:p>
    <w:p w:rsidRPr="00000000" w:rsidDel="00000000" w:rsidRDefault="00000000" w:rsidR="00000000" w:rsidP="00000000" w14:paraId="000000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507393055"/>
        <w:tag w:val="goog_rdk_16"/>
      </w:sdtPr>
      <w:sdtContent>
        <w:p w:rsidRPr="00000000" w:rsidDel="00000000" w:rsidRDefault="00000000" w:rsidR="00000000" w:rsidP="00000000" w14:paraId="000000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WYPIN D/#,S/#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Write bits D[31:0] to register Y for Smart Pin S[5:0], </w:t>
          </w:r>
        </w:p>
      </w:sdtContent>
    </w:sdt>
    <w:p w:rsidRPr="00000000" w:rsidDel="00000000" w:rsidRDefault="00000000" w:rsidR="00000000" w:rsidP="00000000" w14:paraId="000000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acknowledge Smart Pin.</w:t>
      </w:r>
    </w:p>
    <w:p w:rsidRPr="00000000" w:rsidDel="00000000" w:rsidRDefault="00000000" w:rsidR="00000000" w:rsidP="00000000" w14:paraId="000000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006760596"/>
        <w:tag w:val="goog_rdk_17"/>
      </w:sdtPr>
      <w:sdtContent>
        <w:p w:rsidRPr="00000000" w:rsidDel="00000000" w:rsidRDefault="00000000" w:rsidR="00000000" w:rsidP="00000000" w14:paraId="000000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RDPIN D,S/# {WC}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Read Smart Pin S[5:0] register Z[31:0], save result in D[31:0],</w:t>
          </w:r>
        </w:p>
      </w:sdtContent>
    </w:sdt>
    <w:p w:rsidRPr="00000000" w:rsidDel="00000000" w:rsidRDefault="00000000" w:rsidR="00000000" w:rsidP="00000000" w14:paraId="000000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acknowledge Smart Pin. (Carry = mode result.)</w:t>
      </w:r>
    </w:p>
    <w:p w:rsidRPr="00000000" w:rsidDel="00000000" w:rsidRDefault="00000000" w:rsidR="00000000" w:rsidP="00000000" w14:paraId="000000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72933506"/>
        <w:tag w:val="goog_rdk_18"/>
      </w:sdtPr>
      <w:sdtContent>
        <w:p w:rsidRPr="00000000" w:rsidDel="00000000" w:rsidRDefault="00000000" w:rsidR="00000000" w:rsidP="00000000" w14:paraId="000000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RQPIN D,S/# {WC}</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Read Smart Pin S[5:0] register Z[31:0], save result in D[31:0],</w:t>
          </w:r>
        </w:p>
      </w:sdtContent>
    </w:sdt>
    <w:p w:rsidRPr="00000000" w:rsidDel="00000000" w:rsidRDefault="00000000" w:rsidR="00000000" w:rsidP="00000000" w14:paraId="000000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flag into C, do not acknowledge.</w:t>
      </w:r>
    </w:p>
    <w:p w:rsidRPr="00000000" w:rsidDel="00000000" w:rsidRDefault="00000000" w:rsidR="00000000" w:rsidP="00000000" w14:paraId="000000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388884720"/>
        <w:tag w:val="goog_rdk_19"/>
      </w:sdtPr>
      <w:sdtContent>
        <w:p w:rsidRPr="00000000" w:rsidDel="00000000" w:rsidRDefault="00000000" w:rsidR="00000000" w:rsidP="00000000" w14:paraId="000000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AKPIN S/#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Acknowledge Smart Pin S[5..0].</w:t>
          </w:r>
        </w:p>
      </w:sdtContent>
    </w:sdt>
    <w:p w:rsidRPr="00000000" w:rsidDel="00000000" w:rsidRDefault="00000000" w:rsidR="00000000" w:rsidP="00000000" w14:paraId="000000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  S/# indicates a literal 9-bit pin number (0..63) or a symbol such as LED</w:t>
      </w:r>
      <w:sdt>
        <w:sdtPr>
          <w:id w:val="-1981048175"/>
          <w:tag w:val="goog_rdk_20"/>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_pin, you defined earlie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  </w:t>
      </w:r>
      <w:sdt>
        <w:sdtPr>
          <w:id w:val="-1294046949"/>
          <w:tag w:val="goog_rdk_21"/>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indicates a lit</w:t>
      </w:r>
      <w:sdt>
        <w:sdtPr>
          <w:tag w:val="goog_rdk_74"/>
        </w:sdtPr>
        <w:sdtContent>
          <w:commentRangeStart w:id="4"/>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eral 9-bit value or a symb</w:t>
      </w:r>
      <w:commentRangeEnd w:id="4"/>
      <w:r>
        <w:rPr>
          <w:rStyle w:val="CommentReference"/>
        </w:rPr>
        <w:commentReference w:id="4"/>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ol </w:t>
      </w:r>
      <w:sdt>
        <w:sdtPr>
          <w:tag w:val="goog_rdk_80"/>
        </w:sdtPr>
        <w:sdtContent>
          <w:commentRangeStart w:id="10"/>
        </w:sdtContent>
      </w:sdt>
      <w:sdt>
        <w:sdtPr>
          <w:tag w:val="goog_rdk_81"/>
        </w:sdtPr>
        <w:sdtContent>
          <w:commentRangeStart w:id="11"/>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suc</w:t>
      </w:r>
      <w:commentRangeEnd w:id="10"/>
      <w:r>
        <w:rPr>
          <w:rStyle w:val="CommentReference"/>
        </w:rPr>
        <w:commentReference w:id="10"/>
      </w:r>
      <w:commentRangeEnd w:id="11"/>
      <w:r>
        <w:rPr>
          <w:rStyle w:val="CommentReference"/>
        </w:rPr>
        <w:commentReference w:id="11"/>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h as sensor_12A, you defined earlier.  {WC} indicates the operation affects the carry flag.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(For more information about flags, see Data Sheet "section name," page XXX.)</w:t>
      </w:r>
    </w:p>
    <w:p w:rsidRPr="00000000" w:rsidDel="00000000" w:rsidRDefault="00000000" w:rsidR="00000000" w:rsidP="00000000" w14:paraId="000000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Each cog and Smart Pin connects to a common 34-bit bus and bits on this bus are logically OR'ed in the same way DIR and OUT bits are OR'd before going to I/O pins.  If you intend to have more than one cog access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same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Smart Pin with any of these instructions--WRPIN, WXPIN, WYPIN, RDPIN, and AKPIN beware!  You must ensure the cogs do so at different times. If two or more cogs try to use these registers simultaneously, they "crash" each other's bus data.</w:t>
      </w:r>
    </w:p>
    <w:p w:rsidRPr="00000000" w:rsidDel="00000000" w:rsidRDefault="00000000" w:rsidR="00000000" w:rsidP="00000000" w14:paraId="000000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There is one exception, though: Any number of cogs may use an RQPIN (read quiet) instruction simultaneously to read a Smart Pin's data without bus conflict. This instruction does not use the 34-bit cog-to-Smart Pin bus for acknowledgement signals. The RDPIN instruction does.</w:t>
      </w:r>
    </w:p>
    <w:p w:rsidRPr="00000000" w:rsidDel="00000000" w:rsidRDefault="00000000" w:rsidR="00000000" w:rsidP="00000000" w14:paraId="000000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Smart Pin Operation Settings and How to Use Them</w:t>
      </w:r>
    </w:p>
    <w:p w:rsidRPr="00000000" w:rsidDel="00000000" w:rsidRDefault="00000000" w:rsidR="00000000" w:rsidP="00000000" w14:paraId="000000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A3">
      <w:pPr>
        <w:pStyle w:val="Heading3"/>
        <w:rPr>
          <w:vertAlign w:val="baseline"/>
        </w:rPr>
      </w:pPr>
      <w:bookmarkStart w:id="10" w:name="_heading=h.jgr055g9hi3i" w:colFirst="0" w:colLast="0"/>
      <w:bookmarkEnd w:id="10"/>
      <w:r w:rsidRPr="00000000" w:rsidDel="00000000" w:rsidR="00000000">
        <w:rPr>
          <w:vertAlign w:val="baseline"/>
          <w:rtl w:val="0"/>
        </w:rPr>
        <w:t xml:space="preserve">WRPIN</w:t>
      </w:r>
    </w:p>
    <w:p w:rsidRPr="00000000" w:rsidDel="00000000" w:rsidRDefault="00000000" w:rsidR="00000000" w:rsidP="00000000" w14:paraId="000000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WRPIN instruction writes 32-bit data,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to the Mode register for I/O pin identified by the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value or symbol. Note: The WRPIN instruction sets two logic modes for each Smart Pin.  The following tables describe the data fields in the WRPIN instruction.  Most likely you will refer often to this table as you study the Smart-Pin modes.  Each Smart-Pin mode requires 32 bits that define how pins and internal circuits will function. To make operations easier to understand, we break the 32-bit value into six sections. The LSB always equals 0.</w:t>
      </w:r>
    </w:p>
    <w:p w:rsidRPr="00000000" w:rsidDel="00000000" w:rsidRDefault="00000000" w:rsidR="00000000" w:rsidP="00000000" w14:paraId="000000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 =   %AAAA_BBBB_FFF_PPPPPPPPPPPPP_TT_MMMMM_0</w:t>
      </w:r>
    </w:p>
    <w:p w:rsidRPr="00000000" w:rsidDel="00000000" w:rsidRDefault="00000000" w:rsidR="00000000" w:rsidP="00000000" w14:paraId="000000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AAAA   Logic-input selector (4 bits)</w:t>
      </w:r>
      <w:r w:rsidRPr="00000000" w:rsidDel="00000000" w:rsidR="00000000">
        <w:rPr>
          <w:rtl w:val="0"/>
        </w:rPr>
      </w:r>
    </w:p>
    <w:p w:rsidRPr="00000000" w:rsidDel="00000000" w:rsidRDefault="00000000" w:rsidR="00000000" w:rsidP="00000000" w14:paraId="000000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0xxx = non-inverted logic input (default)</w:t>
      </w:r>
    </w:p>
    <w:p w:rsidRPr="00000000" w:rsidDel="00000000" w:rsidRDefault="00000000" w:rsidR="00000000" w:rsidP="00000000" w14:paraId="000000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1xxx = inverted logic input</w:t>
      </w:r>
    </w:p>
    <w:p w:rsidRPr="00000000" w:rsidDel="00000000" w:rsidRDefault="00000000" w:rsidR="00000000" w:rsidP="00000000" w14:paraId="000000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x000 = read this pin's state (default)</w:t>
      </w:r>
    </w:p>
    <w:p w:rsidRPr="00000000" w:rsidDel="00000000" w:rsidRDefault="00000000" w:rsidR="00000000" w:rsidP="00000000" w14:paraId="000000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x001 = read state of P37 + 1 = P38, pin number plus 1</w:t>
      </w:r>
    </w:p>
    <w:p w:rsidRPr="00000000" w:rsidDel="00000000" w:rsidRDefault="00000000" w:rsidR="00000000" w:rsidP="00000000" w14:paraId="000000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x010 = read state of P37 + 2 = P39, pin number plus 2</w:t>
      </w:r>
    </w:p>
    <w:p w:rsidRPr="00000000" w:rsidDel="00000000" w:rsidRDefault="00000000" w:rsidR="00000000" w:rsidP="00000000" w14:paraId="000000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x011 = read state of P37 + 3 = P40, pin number plus 3</w:t>
      </w:r>
    </w:p>
    <w:p w:rsidRPr="00000000" w:rsidDel="00000000" w:rsidRDefault="00000000" w:rsidR="00000000" w:rsidP="00000000" w14:paraId="000000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x100 = read this pin's OUT bit from cogs</w:t>
      </w:r>
    </w:p>
    <w:p w:rsidRPr="00000000" w:rsidDel="00000000" w:rsidRDefault="00000000" w:rsidR="00000000" w:rsidP="00000000" w14:paraId="000000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sdt>
        <w:sdtPr>
          <w:id w:val="372921900"/>
          <w:tag w:val="goog_rdk_22"/>
        </w:sdtPr>
        <w:sdtContent/>
      </w:sdt>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x101</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 read state of P37 - 1 = P36, pin number minu</w:t>
      </w:r>
      <w:sdt>
        <w:sdtPr>
          <w:tag w:val="goog_rdk_91"/>
        </w:sdtPr>
        <w:sdtContent>
          <w:commentRangeStart w:id="21"/>
        </w:sdtContent>
      </w:sdt>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 1</w:t>
      </w:r>
    </w:p>
    <w:p w:rsidRPr="00000000" w:rsidDel="00000000" w:rsidRDefault="00000000" w:rsidR="00000000" w:rsidP="00000000" w14:paraId="000000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w:t>
      </w:r>
      <w:commentRangeEnd w:id="21"/>
      <w:r>
        <w:rPr>
          <w:rStyle w:val="CommentReference"/>
        </w:rPr>
        <w:commentReference w:id="21"/>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10 = read state of P37 - 2 = P35, pin number minus 2</w:t>
      </w:r>
    </w:p>
    <w:p w:rsidRPr="00000000" w:rsidDel="00000000" w:rsidRDefault="00000000" w:rsidR="00000000" w:rsidP="00000000" w14:paraId="000000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x111 = read state of P37 - 3 = P34, pin number minus 3</w:t>
      </w:r>
    </w:p>
    <w:p w:rsidRPr="00000000" w:rsidDel="00000000" w:rsidRDefault="00000000" w:rsidR="00000000" w:rsidP="00000000" w14:paraId="000000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BBBB   Logic-input selector (4 bits)</w:t>
      </w:r>
      <w:r w:rsidRPr="00000000" w:rsidDel="00000000" w:rsidR="00000000">
        <w:rPr>
          <w:rtl w:val="0"/>
        </w:rPr>
      </w:r>
    </w:p>
    <w:p w:rsidRPr="00000000" w:rsidDel="00000000" w:rsidRDefault="00000000" w:rsidR="00000000" w:rsidP="00000000" w14:paraId="000000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0xxx = non-inverted logic input (default)</w:t>
      </w:r>
    </w:p>
    <w:p w:rsidRPr="00000000" w:rsidDel="00000000" w:rsidRDefault="00000000" w:rsidR="00000000" w:rsidP="00000000" w14:paraId="000000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1xxx = inverted logic input</w:t>
      </w:r>
    </w:p>
    <w:p w:rsidRPr="00000000" w:rsidDel="00000000" w:rsidRDefault="00000000" w:rsidR="00000000" w:rsidP="00000000" w14:paraId="000000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x000 = read this pin's state (default)</w:t>
      </w:r>
    </w:p>
    <w:p w:rsidRPr="00000000" w:rsidDel="00000000" w:rsidRDefault="00000000" w:rsidR="00000000" w:rsidP="00000000" w14:paraId="000000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x001 = read state of P37 + 1 = P38, pin number plus 1</w:t>
      </w:r>
    </w:p>
    <w:p w:rsidRPr="00000000" w:rsidDel="00000000" w:rsidRDefault="00000000" w:rsidR="00000000" w:rsidP="00000000" w14:paraId="000000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x010 = read state of P37 + 2 = P39, pin number plus 2</w:t>
      </w:r>
    </w:p>
    <w:p w:rsidRPr="00000000" w:rsidDel="00000000" w:rsidRDefault="00000000" w:rsidR="00000000" w:rsidP="00000000" w14:paraId="000000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x011 = read state of P37 + 3 = P39, pin number plus 3</w:t>
      </w:r>
    </w:p>
    <w:p w:rsidRPr="00000000" w:rsidDel="00000000" w:rsidRDefault="00000000" w:rsidR="00000000" w:rsidP="00000000" w14:paraId="000000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x100 = read this pin's OUT bit from cogs</w:t>
      </w:r>
    </w:p>
    <w:p w:rsidRPr="00000000" w:rsidDel="00000000" w:rsidRDefault="00000000" w:rsidR="00000000" w:rsidP="00000000" w14:paraId="000000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x101 = read state of P37 - 1 = P36, pin number minus 1</w:t>
      </w:r>
    </w:p>
    <w:p w:rsidRPr="00000000" w:rsidDel="00000000" w:rsidRDefault="00000000" w:rsidR="00000000" w:rsidP="00000000" w14:paraId="000000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x110 = read state of P37 - 2 = P35, pin number minus 2</w:t>
      </w:r>
    </w:p>
    <w:p w:rsidRPr="00000000" w:rsidDel="00000000" w:rsidRDefault="00000000" w:rsidR="00000000" w:rsidP="00000000" w14:paraId="000000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x111 = read state of P37 - 3 = P34, pin number minus 3</w:t>
      </w:r>
    </w:p>
    <w:p w:rsidRPr="00000000" w:rsidDel="00000000" w:rsidRDefault="00000000" w:rsidR="00000000" w:rsidP="00000000" w14:paraId="000000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might ask, "Why would a Smart Pin need to get information from a nearby pin?" This capability comes in handy when you want to monitor an input stream to calculate a serial-input bit rate, or to test an input with a different cog to obtain debug or diagnostic information. Some mode examples that follow use A and B signals for data and a clock, two encoder inputs, an input and a logic control, and so on.</w:t>
      </w:r>
    </w:p>
    <w:p w:rsidRPr="00000000" w:rsidDel="00000000" w:rsidRDefault="00000000" w:rsidR="00000000" w:rsidP="00000000" w14:paraId="000000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FFF   A and B logic-and-filtering conditions (3 bits)</w:t>
      </w:r>
    </w:p>
    <w:p w:rsidRPr="00000000" w:rsidDel="00000000" w:rsidRDefault="00000000" w:rsidR="00000000" w:rsidP="00000000" w14:paraId="000000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 = A, B (default)</w:t>
      </w:r>
    </w:p>
    <w:p w:rsidRPr="00000000" w:rsidDel="00000000" w:rsidRDefault="00000000" w:rsidR="00000000" w:rsidP="00000000" w14:paraId="000000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001 = A AND B, B; logical AND</w:t>
      </w:r>
    </w:p>
    <w:p w:rsidRPr="00000000" w:rsidDel="00000000" w:rsidRDefault="00000000" w:rsidR="00000000" w:rsidP="00000000" w14:paraId="000000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010 = A OR B, B;  logical OR</w:t>
      </w:r>
    </w:p>
    <w:p w:rsidRPr="00000000" w:rsidDel="00000000" w:rsidRDefault="00000000" w:rsidR="00000000" w:rsidP="00000000" w14:paraId="000000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011 = A XOR B, B; logical XOR</w:t>
      </w:r>
    </w:p>
    <w:p w:rsidRPr="00000000" w:rsidDel="00000000" w:rsidRDefault="00000000" w:rsidR="00000000" w:rsidP="00000000" w14:paraId="000000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100 = A, B, both filtered using global filt0 settings</w:t>
      </w:r>
    </w:p>
    <w:p w:rsidRPr="00000000" w:rsidDel="00000000" w:rsidRDefault="00000000" w:rsidR="00000000" w:rsidP="00000000" w14:paraId="000000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101 = A, B, both filtered using global filt1 settings</w:t>
      </w:r>
    </w:p>
    <w:p w:rsidRPr="00000000" w:rsidDel="00000000" w:rsidRDefault="00000000" w:rsidR="00000000" w:rsidP="00000000" w14:paraId="000000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110 = A, B, both filtered using global filt2 settings</w:t>
      </w:r>
    </w:p>
    <w:p w:rsidRPr="00000000" w:rsidDel="00000000" w:rsidRDefault="00000000" w:rsidR="00000000" w:rsidP="00000000" w14:paraId="000000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111 = A, B, both filtered using global filt3 settings</w:t>
      </w:r>
    </w:p>
    <w:p w:rsidRPr="00000000" w:rsidDel="00000000" w:rsidRDefault="00000000" w:rsidR="00000000" w:rsidP="00000000" w14:paraId="000000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A result will drive the IN signal when you use a pin in a non-Smart Pin mode.  Later sections describe digital-filter operations and uses.</w:t>
      </w:r>
    </w:p>
    <w:p w:rsidRPr="00000000" w:rsidDel="00000000" w:rsidRDefault="00000000" w:rsidR="00000000" w:rsidP="00000000" w14:paraId="000000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P[12:0] Low-level pin control (13 bits)</w:t>
      </w:r>
    </w:p>
    <w:p w:rsidRPr="00000000" w:rsidDel="00000000" w:rsidRDefault="00000000" w:rsidR="00000000" w:rsidP="00000000" w14:paraId="000000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The chart in the original document is difficult to read and it uses M[12..0] rather than P[12..0], which corresponds to the description here.  I recommend we change the chart to show P[12..0] so the information does not cause confusion between the P and M fields.</w:t>
      </w:r>
    </w:p>
    <w:p w:rsidRPr="00000000" w:rsidDel="00000000" w:rsidRDefault="00000000" w:rsidR="00000000" w:rsidP="00000000" w14:paraId="000000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Also, place the "Legends" information below and separate from the main table.  I don't understand what the right-most table indicates or how it relates to the table on the left.    Overall, the chart is confusing without more explanation and an example or two.</w:t>
      </w:r>
    </w:p>
    <w:p w:rsidRPr="00000000" w:rsidDel="00000000" w:rsidRDefault="00000000" w:rsidR="00000000" w:rsidP="00000000" w14:paraId="000000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Insert table here...</w:t>
      </w:r>
    </w:p>
    <w:p w:rsidRPr="00000000" w:rsidDel="00000000" w:rsidRDefault="00000000" w:rsidR="00000000" w:rsidP="00000000" w14:paraId="000000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%TT   Pin DIR/OUT control</w:t>
      </w:r>
    </w:p>
    <w:p w:rsidRPr="00000000" w:rsidDel="00000000" w:rsidRDefault="00000000" w:rsidR="00000000" w:rsidP="00000000" w14:paraId="000000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These two bits have a default value of default of %00. Please refer to the table "PAD_IO Modes" for P[12:0] bit information.</w:t>
      </w:r>
    </w:p>
    <w:p w:rsidRPr="00000000" w:rsidDel="00000000" w:rsidRDefault="00000000" w:rsidR="00000000" w:rsidP="00000000" w14:paraId="000000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This section needs work.  Many questions.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 </w:t>
      </w:r>
      <w:r w:rsidRPr="00000000" w:rsidDel="00000000" w:rsidR="00000000">
        <w:rPr>
          <w:rtl w:val="0"/>
        </w:rPr>
      </w:r>
    </w:p>
    <w:p w:rsidRPr="00000000" w:rsidDel="00000000" w:rsidRDefault="00000000" w:rsidR="00000000" w:rsidP="00000000" w14:paraId="000000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'DAC_MODE' is enabled when P[12:10] = %101</w:t>
      </w:r>
    </w:p>
    <w:p w:rsidRPr="00000000" w:rsidDel="00000000" w:rsidRDefault="00000000" w:rsidR="00000000" w:rsidP="00000000" w14:paraId="000000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'BIT_DAC' outputs {</w:t>
      </w:r>
      <w:r w:rsidRPr="00000000" w:rsidDel="00000000" w:rsidR="00000000">
        <w:rPr>
          <w:rFonts w:hAnsi="Helvetica Neue" w:cs="Helvetica Neue" w:eastAsia="Helvetica Neue" w:ascii="Helvetica Neue"/>
          <w:b w:val="0"/>
          <w:bCs w:val="0"/>
          <w:i w:val="0"/>
          <w:iCs w:val="0"/>
          <w:smallCaps w:val="0"/>
          <w:strike w:val="0"/>
          <w:color w:val="ff2600"/>
          <w:sz w:val="24"/>
          <w:szCs w:val="24"/>
          <w:u w:val="none"/>
          <w:shd w:val="clear" w:fill="auto"/>
          <w:vertAlign w:val="baseline"/>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{P[7:4]}} for 'high' or {</w:t>
      </w:r>
      <w:r w:rsidRPr="00000000" w:rsidDel="00000000" w:rsidR="00000000">
        <w:rPr>
          <w:rFonts w:hAnsi="Helvetica Neue" w:cs="Helvetica Neue" w:eastAsia="Helvetica Neue" w:ascii="Helvetica Neue"/>
          <w:b w:val="0"/>
          <w:bCs w:val="0"/>
          <w:i w:val="0"/>
          <w:iCs w:val="0"/>
          <w:smallCaps w:val="0"/>
          <w:strike w:val="0"/>
          <w:color w:val="ff2600"/>
          <w:sz w:val="24"/>
          <w:szCs w:val="24"/>
          <w:u w:val="none"/>
          <w:shd w:val="clear" w:fill="auto"/>
          <w:vertAlign w:val="baseline"/>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{P[3:0]}} for 'low' in DAC_MODE</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What does the number 2 represent?  Do not understand this notation.</w:t>
      </w:r>
    </w:p>
    <w:p w:rsidRPr="00000000" w:rsidDel="00000000" w:rsidRDefault="00000000" w:rsidR="00000000" w:rsidP="00000000" w14:paraId="000000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Smart Pin modes disabled  (%MMMMM = %00000)</w:t>
      </w:r>
    </w:p>
    <w:p w:rsidRPr="00000000" w:rsidDel="00000000" w:rsidRDefault="00000000" w:rsidR="00000000" w:rsidP="00000000" w14:paraId="000000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a.  DIR instructions enable output.</w:t>
      </w:r>
    </w:p>
    <w:p w:rsidRPr="00000000" w:rsidDel="00000000" w:rsidRDefault="00000000" w:rsidR="00000000" w:rsidP="00000000" w14:paraId="000000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r>
    </w:p>
    <w:p w:rsidRPr="00000000" w:rsidDel="00000000" w:rsidRDefault="00000000" w:rsidR="00000000" w:rsidP="00000000" w14:paraId="000000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b.  For pins NOT in DAC mode:</w:t>
      </w:r>
    </w:p>
    <w:p w:rsidRPr="00000000" w:rsidDel="00000000" w:rsidRDefault="00000000" w:rsidR="00000000" w:rsidP="00000000" w14:paraId="000000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0x = OUT instruction drives output </w:t>
        <w:tab/>
        <w:tab/>
      </w:r>
    </w:p>
    <w:p w:rsidRPr="00000000" w:rsidDel="00000000" w:rsidRDefault="00000000" w:rsidR="00000000" w:rsidP="00000000" w14:paraId="000000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1x = OTHER drives output (See Definitions below)</w:t>
      </w:r>
    </w:p>
    <w:p w:rsidRPr="00000000" w:rsidDel="00000000" w:rsidRDefault="00000000" w:rsidR="00000000" w:rsidP="00000000" w14:paraId="000000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c.  For pin in DAC_MODE:</w:t>
      </w:r>
    </w:p>
    <w:p w:rsidRPr="00000000" w:rsidDel="00000000" w:rsidRDefault="00000000" w:rsidR="00000000" w:rsidP="00000000" w14:paraId="000000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00 = OUT enables ADC, bits P[7:0] set DAC voltage</w:t>
      </w:r>
    </w:p>
    <w:p w:rsidRPr="00000000" w:rsidDel="00000000" w:rsidRDefault="00000000" w:rsidR="00000000" w:rsidP="00000000" w14:paraId="000000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01 = OUT enables ADC, bits P[3:0] select cog DAC channel</w:t>
      </w:r>
    </w:p>
    <w:p w:rsidRPr="00000000" w:rsidDel="00000000" w:rsidRDefault="00000000" w:rsidR="00000000" w:rsidP="00000000" w14:paraId="000000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10 = OUT drives BIT_DAC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(What does 'drive' mean?  Enable?)</w:t>
      </w:r>
      <w:r w:rsidRPr="00000000" w:rsidDel="00000000" w:rsidR="00000000">
        <w:rPr>
          <w:rtl w:val="0"/>
        </w:rPr>
      </w:r>
    </w:p>
    <w:p w:rsidRPr="00000000" w:rsidDel="00000000" w:rsidRDefault="00000000" w:rsidR="00000000" w:rsidP="00000000" w14:paraId="000000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ab/>
        <w:t xml:space="preserve">11 = OTHER drives BIT_DAC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What is a bit DAC?</w:t>
      </w:r>
      <w:r w:rsidRPr="00000000" w:rsidDel="00000000" w:rsidR="00000000">
        <w:rPr>
          <w:rtl w:val="0"/>
        </w:rPr>
      </w:r>
    </w:p>
    <w:p w:rsidRPr="00000000" w:rsidDel="00000000" w:rsidRDefault="00000000" w:rsidR="00000000" w:rsidP="00000000" w14:paraId="000000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All Smart-Pin modes  (%MMMMM &gt; %00000)</w:t>
      </w:r>
    </w:p>
    <w:p w:rsidRPr="00000000" w:rsidDel="00000000" w:rsidRDefault="00000000" w:rsidR="00000000" w:rsidP="00000000" w14:paraId="000000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x0 = output disabled, regardless of DIR</w:t>
      </w:r>
    </w:p>
    <w:p w:rsidRPr="00000000" w:rsidDel="00000000" w:rsidRDefault="00000000" w:rsidR="00000000" w:rsidP="00000000" w14:paraId="000000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x1 = output enabled, regardless of DIR</w:t>
      </w:r>
    </w:p>
    <w:p w:rsidRPr="00000000" w:rsidDel="00000000" w:rsidRDefault="00000000" w:rsidR="00000000" w:rsidP="00000000" w14:paraId="000000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3.</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For Smart Pin DAC modes (%MMMMM = %00001..%00011)</w:t>
      </w:r>
    </w:p>
    <w:p w:rsidRPr="00000000" w:rsidDel="00000000" w:rsidRDefault="00000000" w:rsidR="00000000" w:rsidP="00000000" w14:paraId="000000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0x = OUT enables ADC in DAC_MODE, bits P[7:0] overridden</w:t>
      </w:r>
    </w:p>
    <w:p w:rsidRPr="00000000" w:rsidDel="00000000" w:rsidRDefault="00000000" w:rsidR="00000000" w:rsidP="00000000" w14:paraId="000000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1x = OTHER enables ADC in DAC_MODE, bits P[7:0] overridden</w:t>
      </w:r>
    </w:p>
    <w:p w:rsidRPr="00000000" w:rsidDel="00000000" w:rsidRDefault="00000000" w:rsidR="00000000" w:rsidP="00000000" w14:paraId="000000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4.</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For Smart-Pin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non-DAC modes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(%MMMMM = %00100..%11111)</w:t>
      </w:r>
    </w:p>
    <w:p w:rsidRPr="00000000" w:rsidDel="00000000" w:rsidRDefault="00000000" w:rsidR="00000000" w:rsidP="00000000" w14:paraId="000000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0x = SMART/OUT drives output or BIT_DAC</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if DAC_MODE</w:t>
      </w:r>
      <w:r w:rsidRPr="00000000" w:rsidDel="00000000" w:rsidR="00000000">
        <w:rPr>
          <w:rtl w:val="0"/>
        </w:rPr>
      </w:r>
    </w:p>
    <w:p w:rsidRPr="00000000" w:rsidDel="00000000" w:rsidRDefault="00000000" w:rsidR="00000000" w:rsidP="00000000" w14:paraId="000000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ab/>
        <w:t xml:space="preserve">1x = SMART/OTHER drives output or BIT_DAC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if DAC_MODE</w:t>
      </w:r>
    </w:p>
    <w:p w:rsidRPr="00000000" w:rsidDel="00000000" w:rsidRDefault="00000000" w:rsidR="00000000" w:rsidP="00000000" w14:paraId="000000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In Section 4.  If </w:t>
      </w:r>
      <w:r w:rsidRPr="00000000" w:rsidDel="00000000" w:rsidR="00000000">
        <w:rPr>
          <w:rFonts w:hAnsi="Helvetica Neue" w:cs="Helvetica Neue" w:eastAsia="Helvetica Neue" w:ascii="Helvetica Neue"/>
          <w:b w:val="0"/>
          <w:bCs w:val="0"/>
          <w:i w:val="1"/>
          <w:iCs w:val="1"/>
          <w:smallCaps w:val="0"/>
          <w:strike w:val="0"/>
          <w:color w:val="0432ff"/>
          <w:sz w:val="24"/>
          <w:szCs w:val="24"/>
          <w:u w:val="none"/>
          <w:shd w:val="clear" w:fill="auto"/>
          <w:vertAlign w:val="baseline"/>
          <w:rtl w:val="0"/>
        </w:rPr>
        <w:t xml:space="preserve"> 'SMART' = Smart Pin output which overrides OUT/OTHER</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means exactly that, why use the notation, SMART/OTHER? </w:t>
      </w:r>
    </w:p>
    <w:p w:rsidRPr="00000000" w:rsidDel="00000000" w:rsidRDefault="00000000" w:rsidR="00000000" w:rsidP="00000000" w14:paraId="000000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0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Contradiction?  If a Smart Pin is in NON_DAC mode, how can it be in DAC mode?</w:t>
      </w:r>
    </w:p>
    <w:p w:rsidRPr="00000000" w:rsidDel="00000000" w:rsidRDefault="00000000" w:rsidR="00000000" w:rsidP="00000000" w14:paraId="000000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0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Definitions</w:t>
      </w:r>
    </w:p>
    <w:p w:rsidRPr="00000000" w:rsidDel="00000000" w:rsidRDefault="00000000" w:rsidR="00000000" w:rsidP="00000000" w14:paraId="000000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Other:</w:t>
      </w:r>
    </w:p>
    <w:p w:rsidRPr="00000000" w:rsidDel="00000000" w:rsidRDefault="00000000" w:rsidR="00000000" w:rsidP="00000000" w14:paraId="000001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odd-numbered pins (P1, P3...), 'OTHER' indicates the the even-numbered pin's NOT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inverted?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output state (differential? source).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What is 'diff source and what does it mean?  OK, so I use P7, what is the "even-numbered pin?  P6 or P8?)</w:t>
      </w:r>
    </w:p>
    <w:p w:rsidRPr="00000000" w:rsidDel="00000000" w:rsidRDefault="00000000" w:rsidR="00000000" w:rsidP="00000000" w14:paraId="000001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even-numbered pins (P2, P4...), 'OTHER' = unique pseudo-random bit (noise source).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Output or input?  Same question re pin numbers.</w:t>
      </w:r>
      <w:r w:rsidRPr="00000000" w:rsidDel="00000000" w:rsidR="00000000">
        <w:rPr>
          <w:rtl w:val="0"/>
        </w:rPr>
      </w:r>
    </w:p>
    <w:p w:rsidRPr="00000000" w:rsidDel="00000000" w:rsidRDefault="00000000" w:rsidR="00000000" w:rsidP="00000000" w14:paraId="000001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SMART:</w:t>
      </w:r>
    </w:p>
    <w:p w:rsidRPr="00000000" w:rsidDel="00000000" w:rsidRDefault="00000000" w:rsidR="00000000" w:rsidP="00000000" w14:paraId="000001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all pins, 'SMART' = Smart Pin output which overrides OUT/OTHER.</w:t>
      </w:r>
    </w:p>
    <w:p w:rsidRPr="00000000" w:rsidDel="00000000" w:rsidRDefault="00000000" w:rsidR="00000000" w:rsidP="00000000" w14:paraId="000001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MMMMM  Smart Pin Mode (5 bits)</w:t>
      </w:r>
    </w:p>
    <w:p w:rsidRPr="00000000" w:rsidDel="00000000" w:rsidRDefault="00000000" w:rsidR="00000000" w:rsidP="00000000" w14:paraId="000001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00000  = Smart Pin operations off (default)</w:t>
      </w:r>
    </w:p>
    <w:p w:rsidRPr="00000000" w:rsidDel="00000000" w:rsidRDefault="00000000" w:rsidR="00000000" w:rsidP="00000000" w14:paraId="000001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00001  = long repository (P[12:10] != %101)</w:t>
      </w:r>
    </w:p>
    <w:p w:rsidRPr="00000000" w:rsidDel="00000000" w:rsidRDefault="00000000" w:rsidR="00000000" w:rsidP="00000000" w14:paraId="000001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00010  = long repository (P[12:10] != %101)</w:t>
      </w:r>
    </w:p>
    <w:p w:rsidRPr="00000000" w:rsidDel="00000000" w:rsidRDefault="00000000" w:rsidR="00000000" w:rsidP="00000000" w14:paraId="000001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00011  = long repository (P[12:10] != %101)</w:t>
      </w:r>
    </w:p>
    <w:p w:rsidRPr="00000000" w:rsidDel="00000000" w:rsidRDefault="00000000" w:rsidR="00000000" w:rsidP="00000000" w14:paraId="000001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00001  = DAC noise (P[12:10] = %101)</w:t>
      </w:r>
    </w:p>
    <w:p w:rsidRPr="00000000" w:rsidDel="00000000" w:rsidRDefault="00000000" w:rsidR="00000000" w:rsidP="00000000" w14:paraId="000001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00010  = DAC 16-bit dither, noise (P[12:10] = %101)</w:t>
      </w:r>
    </w:p>
    <w:p w:rsidRPr="00000000" w:rsidDel="00000000" w:rsidRDefault="00000000" w:rsidR="00000000" w:rsidP="00000000" w14:paraId="000001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00011  = DAC 16-bit dither, PWM (P[12:10] = %101)</w:t>
      </w:r>
    </w:p>
    <w:p w:rsidRPr="00000000" w:rsidDel="00000000" w:rsidRDefault="00000000" w:rsidR="00000000" w:rsidP="00000000" w14:paraId="000001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00100* = pulse/cycle output</w:t>
      </w:r>
    </w:p>
    <w:p w:rsidRPr="00000000" w:rsidDel="00000000" w:rsidRDefault="00000000" w:rsidR="00000000" w:rsidP="00000000" w14:paraId="000001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00101* = transition output</w:t>
      </w:r>
    </w:p>
    <w:p w:rsidRPr="00000000" w:rsidDel="00000000" w:rsidRDefault="00000000" w:rsidR="00000000" w:rsidP="00000000" w14:paraId="000001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00110* = numerically controlled oscillator (NCO) frequency</w:t>
      </w:r>
    </w:p>
    <w:p w:rsidRPr="00000000" w:rsidDel="00000000" w:rsidRDefault="00000000" w:rsidR="00000000" w:rsidP="00000000" w14:paraId="000001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00111* = numerically controlled oscillator (NCO) duty cycle</w:t>
      </w:r>
    </w:p>
    <w:p w:rsidRPr="00000000" w:rsidDel="00000000" w:rsidRDefault="00000000" w:rsidR="00000000" w:rsidP="00000000" w14:paraId="000001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01000* = PWM triangle waveform</w:t>
      </w:r>
    </w:p>
    <w:p w:rsidRPr="00000000" w:rsidDel="00000000" w:rsidRDefault="00000000" w:rsidR="00000000" w:rsidP="00000000" w14:paraId="000001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01001* = PWM sawtooth waveform </w:t>
      </w:r>
    </w:p>
    <w:p w:rsidRPr="00000000" w:rsidDel="00000000" w:rsidRDefault="00000000" w:rsidR="00000000" w:rsidP="00000000" w14:paraId="000001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01010* = PWM switch-mode power supply, V and I feedback</w:t>
      </w:r>
    </w:p>
    <w:p w:rsidRPr="00000000" w:rsidDel="00000000" w:rsidRDefault="00000000" w:rsidR="00000000" w:rsidP="00000000" w14:paraId="000001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01011  = periodic/continuous: A-B quadrature encoder</w:t>
      </w:r>
    </w:p>
    <w:p w:rsidRPr="00000000" w:rsidDel="00000000" w:rsidRDefault="00000000" w:rsidR="00000000" w:rsidP="00000000" w14:paraId="000001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01100  = periodic/continuous: increment on A-rise &amp; B-high</w:t>
      </w:r>
    </w:p>
    <w:p w:rsidRPr="00000000" w:rsidDel="00000000" w:rsidRDefault="00000000" w:rsidR="00000000" w:rsidP="00000000" w14:paraId="000001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01101  = periodic/continuous: increment on A-rise &amp; B-high dec on A-rise &amp; B-low</w:t>
      </w:r>
    </w:p>
    <w:p w:rsidRPr="00000000" w:rsidDel="00000000" w:rsidRDefault="00000000" w:rsidR="00000000" w:rsidP="00000000" w14:paraId="000001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01110  = periodic/continuous: increment on A-rise          {/ dec on B-rise}</w:t>
      </w:r>
    </w:p>
    <w:p w:rsidRPr="00000000" w:rsidDel="00000000" w:rsidRDefault="00000000" w:rsidR="00000000" w:rsidP="00000000" w14:paraId="000001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01111  = periodic/continuous: increment on A-high         {/ dec on B-high}</w:t>
      </w:r>
    </w:p>
    <w:p w:rsidRPr="00000000" w:rsidDel="00000000" w:rsidRDefault="00000000" w:rsidR="00000000" w:rsidP="00000000" w14:paraId="000001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10000  = time A-states</w:t>
      </w:r>
    </w:p>
    <w:p w:rsidRPr="00000000" w:rsidDel="00000000" w:rsidRDefault="00000000" w:rsidR="00000000" w:rsidP="00000000" w14:paraId="000001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10001  = time A-highs</w:t>
      </w:r>
    </w:p>
    <w:p w:rsidRPr="00000000" w:rsidDel="00000000" w:rsidRDefault="00000000" w:rsidR="00000000" w:rsidP="00000000" w14:paraId="000001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10010  = time X A-highs/rises/edges -or- timeout on X A-high/rise/edge</w:t>
      </w:r>
    </w:p>
    <w:p w:rsidRPr="00000000" w:rsidDel="00000000" w:rsidRDefault="00000000" w:rsidR="00000000" w:rsidP="00000000" w14:paraId="000001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10011  = for X periods, count time</w:t>
      </w:r>
    </w:p>
    <w:p w:rsidRPr="00000000" w:rsidDel="00000000" w:rsidRDefault="00000000" w:rsidR="00000000" w:rsidP="00000000" w14:paraId="000001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10100  = for X periods, count states</w:t>
      </w:r>
    </w:p>
    <w:p w:rsidRPr="00000000" w:rsidDel="00000000" w:rsidRDefault="00000000" w:rsidR="00000000" w:rsidP="00000000" w14:paraId="000001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10101  = for periods in X+ clocks, count time</w:t>
      </w:r>
    </w:p>
    <w:p w:rsidRPr="00000000" w:rsidDel="00000000" w:rsidRDefault="00000000" w:rsidR="00000000" w:rsidP="00000000" w14:paraId="000001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10110  = for periods in X+ clocks, count states</w:t>
      </w:r>
    </w:p>
    <w:p w:rsidRPr="00000000" w:rsidDel="00000000" w:rsidRDefault="00000000" w:rsidR="00000000" w:rsidP="00000000" w14:paraId="000001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10111  = for periods in X+ clocks, count periods</w:t>
      </w:r>
    </w:p>
    <w:p w:rsidRPr="00000000" w:rsidDel="00000000" w:rsidRDefault="00000000" w:rsidR="00000000" w:rsidP="00000000" w14:paraId="000001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11000  = ADC sample/filter/capture, internally clocked</w:t>
      </w:r>
    </w:p>
    <w:p w:rsidRPr="00000000" w:rsidDel="00000000" w:rsidRDefault="00000000" w:rsidR="00000000" w:rsidP="00000000" w14:paraId="000001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11001  = ADC sample/filter/capture, externally clocked</w:t>
      </w:r>
    </w:p>
    <w:p w:rsidRPr="00000000" w:rsidDel="00000000" w:rsidRDefault="00000000" w:rsidR="00000000" w:rsidP="00000000" w14:paraId="000001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11010  = ADC scope with trigger</w:t>
      </w:r>
    </w:p>
    <w:p w:rsidRPr="00000000" w:rsidDel="00000000" w:rsidRDefault="00000000" w:rsidR="00000000" w:rsidP="00000000" w14:paraId="000001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11011* = USB host/device (even/odd pin pair = DM/DP)</w:t>
      </w:r>
    </w:p>
    <w:p w:rsidRPr="00000000" w:rsidDel="00000000" w:rsidRDefault="00000000" w:rsidR="00000000" w:rsidP="00000000" w14:paraId="000001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11100* = sync serial transmit (A-data, B-clock)</w:t>
      </w:r>
    </w:p>
    <w:p w:rsidRPr="00000000" w:rsidDel="00000000" w:rsidRDefault="00000000" w:rsidR="00000000" w:rsidP="00000000" w14:paraId="000001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11101  = sync serial receive (A-data, B-clock)</w:t>
      </w:r>
    </w:p>
    <w:p w:rsidRPr="00000000" w:rsidDel="00000000" w:rsidRDefault="00000000" w:rsidR="00000000" w:rsidP="00000000" w14:paraId="000001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11110* = async serial transmit (at baud-rate)</w:t>
      </w:r>
    </w:p>
    <w:p w:rsidRPr="00000000" w:rsidDel="00000000" w:rsidRDefault="00000000" w:rsidR="00000000" w:rsidP="00000000" w14:paraId="000001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11111  = async serial receive (at baud-rate)</w:t>
      </w:r>
    </w:p>
    <w:p w:rsidRPr="00000000" w:rsidDel="00000000" w:rsidRDefault="00000000" w:rsidR="00000000" w:rsidP="00000000" w14:paraId="000001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These modes override the OUT signal.</w:t>
      </w:r>
    </w:p>
    <w:p w:rsidRPr="00000000" w:rsidDel="00000000" w:rsidRDefault="00000000" w:rsidR="00000000" w:rsidP="00000000" w14:paraId="000001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Timing and Coordination</w:t>
      </w:r>
    </w:p>
    <w:p w:rsidRPr="00000000" w:rsidDel="00000000" w:rsidRDefault="00000000" w:rsidR="00000000" w:rsidP="00000000" w14:paraId="000001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1"/>
          <w:iCs w:val="1"/>
          <w:smallCaps w:val="0"/>
          <w:strike w:val="0"/>
          <w:color w:val="008f51"/>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a Smart Pin completes a task it raises its IN flag to a logic-1, which software may detect indirectly. The TESTP, or test-pin, instruction lets you transfer the state of the IN flag to either the pin's Carry (C) or Zero (Z) bit, which software can test with an instruction such as:</w:t>
      </w:r>
    </w:p>
    <w:p w:rsidRPr="00000000" w:rsidDel="00000000" w:rsidRDefault="00000000" w:rsidR="00000000" w:rsidP="00000000" w14:paraId="000001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testp  #pin_number,  wc</w:t>
      </w:r>
    </w:p>
    <w:p w:rsidRPr="00000000" w:rsidDel="00000000" w:rsidRDefault="00000000" w:rsidR="00000000" w:rsidP="00000000" w14:paraId="000001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or wait for it to become a logic-1 in the following loop:</w:t>
      </w:r>
    </w:p>
    <w:p w:rsidRPr="00000000" w:rsidDel="00000000" w:rsidRDefault="00000000" w:rsidR="00000000" w:rsidP="00000000" w14:paraId="000001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.loop  testp  #pin_number,  wc    'set carry to IN flag state</w:t>
      </w:r>
    </w:p>
    <w:p w:rsidRPr="00000000" w:rsidDel="00000000" w:rsidRDefault="00000000" w:rsidR="00000000" w:rsidP="00000000" w14:paraId="000001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if_nc  jmp #.loop                 'C = 0, jump</w:t>
      </w:r>
    </w:p>
    <w:p w:rsidRPr="00000000" w:rsidDel="00000000" w:rsidRDefault="00000000" w:rsidR="00000000" w:rsidP="00000000" w14:paraId="000001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rdpin  your_data, #pin number     'get pin data</w:t>
      </w:r>
    </w:p>
    <w:p w:rsidRPr="00000000" w:rsidDel="00000000" w:rsidRDefault="00000000" w:rsidR="00000000" w:rsidP="00000000" w14:paraId="000001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Smart Pins use the IN flag to alert a cog, or cogs, to indicate that:</w:t>
      </w:r>
    </w:p>
    <w:p w:rsidRPr="00000000" w:rsidDel="00000000" w:rsidRDefault="00000000" w:rsidR="00000000" w:rsidP="00000000" w14:paraId="000001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The Smart Pin has new data available,</w:t>
      </w:r>
    </w:p>
    <w:p w:rsidRPr="00000000" w:rsidDel="00000000" w:rsidRDefault="00000000" w:rsidR="00000000" w:rsidP="00000000" w14:paraId="000001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 A cog may load new information to the Smart Pin, or</w:t>
      </w:r>
    </w:p>
    <w:p w:rsidRPr="00000000" w:rsidDel="00000000" w:rsidRDefault="00000000" w:rsidR="00000000" w:rsidP="00000000" w14:paraId="000001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3. A Smart Pin process has ended.</w:t>
      </w:r>
    </w:p>
    <w:p w:rsidRPr="00000000" w:rsidDel="00000000" w:rsidRDefault="00000000" w:rsidR="00000000" w:rsidP="00000000" w14:paraId="000001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a cog executes a WRPIN, WXPIN, WYPIN, RDPIN or AKPIN instruction, for example, the Smart Pin resets its IN flag to logic 0. Because the RQPIN instruction, "read quiet," does not reset the IN flag, any number of cogs can execute an RQPIN instruction simultaneously without bus conflict.</w:t>
      </w:r>
    </w:p>
    <w:p w:rsidRPr="00000000" w:rsidDel="00000000" w:rsidRDefault="00000000" w:rsidR="00000000" w:rsidP="00000000" w14:paraId="000001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After a cog executes a WRPIN, WXPIN, WYPIN, RDPIN, or AKPIN instruction the Smart Pin requires two system-clock cycles to reset the IN flag to logic-0 before a program can poll the flag again. Simply insert a no-operation, or NOP, instruction between a Smart Pin instruction and an instruction that reads the IN flag:</w:t>
      </w:r>
    </w:p>
    <w:p w:rsidRPr="00000000" w:rsidDel="00000000" w:rsidRDefault="00000000" w:rsidR="00000000" w:rsidP="00000000" w14:paraId="000001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wrpin  mode, #pin        'acknowledge Smart Pin, clear IN</w:t>
      </w:r>
    </w:p>
    <w:p w:rsidRPr="00000000" w:rsidDel="00000000" w:rsidRDefault="00000000" w:rsidR="00000000" w:rsidP="00000000" w14:paraId="000001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nop </w:t>
        <w:tab/>
        <w:tab/>
        <w:tab/>
        <w:t xml:space="preserve">          'delay for 2 (or more) clock cycles</w:t>
      </w:r>
    </w:p>
    <w:p w:rsidRPr="00000000" w:rsidDel="00000000" w:rsidRDefault="00000000" w:rsidR="00000000" w:rsidP="00000000" w14:paraId="000001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testp pin_number wc</w:t>
        <w:tab/>
        <w:tab/>
        <w:t xml:space="preserve">'Now move IN to Carry</w:t>
      </w:r>
    </w:p>
    <w:p w:rsidRPr="00000000" w:rsidDel="00000000" w:rsidRDefault="00000000" w:rsidR="00000000" w:rsidP="00000000" w14:paraId="000001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1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Before you can configure Smart-Pin operations use a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DIRL, #pin_number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instruction to put the pin in reset state. Then you may use the WRPIN, WXPIN, and WYPIN instructions to write the mode and related parameters to the pin's registers.</w:t>
      </w:r>
    </w:p>
    <w:p w:rsidRPr="00000000" w:rsidDel="00000000" w:rsidRDefault="00000000" w:rsidR="00000000" w:rsidP="00000000" w14:paraId="000001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1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After your program has configured a Smart Pin, change the DIR bit to a logic-1,</w:t>
      </w:r>
    </w:p>
    <w:p w:rsidRPr="00000000" w:rsidDel="00000000" w:rsidRDefault="00000000" w:rsidR="00000000" w:rsidP="00000000" w14:paraId="000001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DIRH, #pin_number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to start the Smart Pin mode. Then your program may send the pin other information via the WXPIN and WYPIN instructions, and use the RDPIN and RQPIN to retrieve information from the Smart Pin. In many cases your software must coordinate these register actions with the state of the Smart Pin's IN flag.</w:t>
      </w:r>
    </w:p>
    <w:p w:rsidRPr="00000000" w:rsidDel="00000000" w:rsidRDefault="00000000" w:rsidR="00000000" w:rsidP="00000000" w14:paraId="000001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any time a program may use the instruction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WRPIN #0, pin_number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reset a Smart Pin. You do not need to reconfigure the pin by clearing and then setting its DIR bit.</w:t>
      </w:r>
    </w:p>
    <w:p w:rsidRPr="00000000" w:rsidDel="00000000" w:rsidRDefault="00000000" w:rsidR="00000000" w:rsidP="00000000" w14:paraId="000001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 that while a Smart Pin is configured, the %TT bits, explained above, will govern the pin's output enable, regardless of the DIR state.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Does this mean before or after a Smart Pin configured?  I'm not sure whether this means during, or simultaneously, or something else?</w:t>
      </w:r>
    </w:p>
    <w:p w:rsidRPr="00000000" w:rsidDel="00000000" w:rsidRDefault="00000000" w:rsidR="00000000" w:rsidP="00000000" w14:paraId="000001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ff2600"/>
          <w:sz w:val="24"/>
          <w:szCs w:val="24"/>
          <w:u w:val="none"/>
          <w:shd w:val="clear" w:fill="auto"/>
          <w:vertAlign w:val="baseline"/>
        </w:rPr>
      </w:pPr>
      <w:r w:rsidRPr="00000000" w:rsidDel="00000000" w:rsidR="00000000">
        <w:rPr>
          <w:rtl w:val="0"/>
        </w:rPr>
      </w:r>
    </w:p>
    <w:sdt>
      <w:sdtPr>
        <w:id w:val="1331178708"/>
        <w:tag w:val="goog_rdk_23"/>
      </w:sdtPr>
      <w:sdtContent>
        <w:p w:rsidRPr="00000000" w:rsidDel="00000000" w:rsidRDefault="00000000" w:rsidR="00000000" w:rsidP="00000000" w14:paraId="000001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1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Smart Pin Modes</w:t>
      </w:r>
    </w:p>
    <w:p w:rsidRPr="00000000" w:rsidDel="00000000" w:rsidRDefault="00000000" w:rsidR="00000000" w:rsidP="00000000" w14:paraId="000001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%00001..%00011:  Long Depository (when not in DAC mode)</w:t>
      </w:r>
    </w:p>
    <w:p w:rsidRPr="00000000" w:rsidDel="00000000" w:rsidRDefault="00000000" w:rsidR="00000000" w:rsidP="00000000" w14:paraId="000001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turns the Smart Pin into a repository, or storage register, for a long value. Instruction WXPIN writes the long value and RDPIN or RQPIN will read the long value. Each WXPIN operation sets the IN flag. A reset (DIR = 0) resets the IN flag to a logic 0. The code snippet below provides an example of repository use:</w:t>
      </w:r>
    </w:p>
    <w:p w:rsidRPr="00000000" w:rsidDel="00000000" w:rsidRDefault="00000000" w:rsidR="00000000" w:rsidP="00000000" w14:paraId="000001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Code example for Long Depository (non-DAC):</w:t>
      </w:r>
    </w:p>
    <w:p w:rsidRPr="00000000" w:rsidDel="00000000" w:rsidRDefault="00000000" w:rsidR="00000000" w:rsidP="00000000" w14:paraId="000001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1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_clkfreq = 160_000_000</w:t>
      </w:r>
    </w:p>
    <w:p w:rsidRPr="00000000" w:rsidDel="00000000" w:rsidRDefault="00000000" w:rsidR="00000000" w:rsidP="00000000" w14:paraId="000001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1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org</w:t>
        <w:tab/>
        <w:t xml:space="preserve">0</w:t>
        <w:tab/>
        <w:t xml:space="preserve">      ' Save program starting at cog RAM address 0</w:t>
      </w:r>
    </w:p>
    <w:p w:rsidRPr="00000000" w:rsidDel="00000000" w:rsidRDefault="00000000" w:rsidR="00000000" w:rsidP="00000000" w14:paraId="000001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ab/>
        <w:t xml:space="preserve">      ' Use P12 as a Smart Pin</w:t>
      </w:r>
    </w:p>
    <w:p w:rsidRPr="00000000" w:rsidDel="00000000" w:rsidRDefault="00000000" w:rsidR="00000000" w:rsidP="00000000" w14:paraId="000001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dirh</w:t>
        <w:tab/>
        <w:t xml:space="preserve"> #12</w:t>
        <w:tab/>
        <w:t xml:space="preserve">      ' Set direction of P12 to logic-1 (output)</w:t>
      </w:r>
    </w:p>
    <w:p w:rsidRPr="00000000" w:rsidDel="00000000" w:rsidRDefault="00000000" w:rsidR="00000000" w:rsidP="00000000" w14:paraId="000001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wrpin  jat,   #12</w:t>
        <w:tab/>
        <w:t xml:space="preserve">' Set repository mode for P12</w:t>
      </w:r>
    </w:p>
    <w:p w:rsidRPr="00000000" w:rsidDel="00000000" w:rsidRDefault="00000000" w:rsidR="00000000" w:rsidP="00000000" w14:paraId="000001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1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wxpin  Alpha, #12</w:t>
        <w:tab/>
        <w:t xml:space="preserve">' Move Alpha to reg X at P12</w:t>
      </w:r>
    </w:p>
    <w:p w:rsidRPr="00000000" w:rsidDel="00000000" w:rsidRDefault="00000000" w:rsidR="00000000" w:rsidP="00000000" w14:paraId="000001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nop</w:t>
        <w:tab/>
        <w:tab/>
        <w:tab/>
        <w:t xml:space="preserve">     ' Delay for register clocking</w:t>
      </w:r>
    </w:p>
    <w:p w:rsidRPr="00000000" w:rsidDel="00000000" w:rsidRDefault="00000000" w:rsidR="00000000" w:rsidP="00000000" w14:paraId="000001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rqpin</w:t>
        <w:tab/>
        <w:t xml:space="preserve"> Beta,  #12</w:t>
        <w:tab/>
        <w:t xml:space="preserve">' Read data from reg X at P12 </w:t>
      </w:r>
    </w:p>
    <w:p w:rsidRPr="00000000" w:rsidDel="00000000" w:rsidRDefault="00000000" w:rsidR="00000000" w:rsidP="00000000" w14:paraId="000001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1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Alpha</w:t>
        <w:tab/>
        <w:t xml:space="preserve">long</w:t>
        <w:tab/>
        <w:t xml:space="preserve">$1500_0000</w:t>
        <w:tab/>
        <w:t xml:space="preserve">' Test data to save in repository</w:t>
      </w:r>
    </w:p>
    <w:p w:rsidRPr="00000000" w:rsidDel="00000000" w:rsidRDefault="00000000" w:rsidR="00000000" w:rsidP="00000000" w14:paraId="000001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Beta</w:t>
        <w:tab/>
        <w:t xml:space="preserve">long</w:t>
        <w:tab/>
        <w:t xml:space="preserve">$2FFF_FFFF</w:t>
        <w:tab/>
        <w:t xml:space="preserve">' Value here will change after rqpin</w:t>
      </w:r>
    </w:p>
    <w:p w:rsidRPr="00000000" w:rsidDel="00000000" w:rsidRDefault="00000000" w:rsidR="00000000" w:rsidP="00000000" w14:paraId="000001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jat</w:t>
        <w:tab/>
        <w:t xml:space="preserve">long</w:t>
        <w:tab/>
        <w:t xml:space="preserve">%0000_0000_000_0000000000000_00_00001_0  'mode bits</w:t>
      </w:r>
    </w:p>
    <w:p w:rsidRPr="00000000" w:rsidDel="00000000" w:rsidRDefault="00000000" w:rsidR="00000000" w:rsidP="00000000" w14:paraId="000001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753329614"/>
        <w:tag w:val="goog_rdk_24"/>
      </w:sdtPr>
      <w:sdtContent>
        <w:p w:rsidRPr="00000000" w:rsidDel="00000000" w:rsidRDefault="00000000" w:rsidR="00000000" w:rsidP="00000000" w14:paraId="000001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1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%00001:  Random noise via DAC</w:t>
      </w:r>
    </w:p>
    <w:p w:rsidRPr="00000000" w:rsidDel="00000000" w:rsidRDefault="00000000" w:rsidR="00000000" w:rsidP="00000000" w14:paraId="000001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ignores all mode bits in P[7:0] and sends the pin's 8-bit digital-to-analog converter (DAC) a unique pseudo-random value on every clock. You must set bits bits P[12:10] to %101 on the mode value to configure the pin for DAC output.</w:t>
      </w:r>
    </w:p>
    <w:p w:rsidRPr="00000000" w:rsidDel="00000000" w:rsidRDefault="00000000" w:rsidR="00000000" w:rsidP="00000000" w14:paraId="000001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may set 16 bits in the X register (X[15:0]) to a sample period, in clock cycles, if you choose. The Smart Pin's IN flag lets you detect the end of this period. Regardless of the period you set, the DAC continues change its voltage on every clock cycle.</w:t>
      </w:r>
    </w:p>
    <w:p w:rsidRPr="00000000" w:rsidDel="00000000" w:rsidRDefault="00000000" w:rsidR="00000000" w:rsidP="00000000" w14:paraId="000001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you don't need a sample period, clear register X bits 15:0 to zero (65,536 clocks). This value maximizes the unused sample period, which reduces switching power.</w:t>
      </w:r>
    </w:p>
    <w:p w:rsidRPr="00000000" w:rsidDel="00000000" w:rsidRDefault="00000000" w:rsidR="00000000" w:rsidP="00000000" w14:paraId="000001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may use the RDPIN or RQPIN instruction to retrieve the 16-bit ADC value from the last sample period.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Is this the sample period set with X[15:0] or the last random value in the DAC?</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During reset (DIR=0), IN is in the logic-0 state.</w:t>
      </w:r>
    </w:p>
    <w:p w:rsidRPr="00000000" w:rsidDel="00000000" w:rsidRDefault="00000000" w:rsidR="00000000" w:rsidP="00000000" w14:paraId="000001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1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             </w:t>
      </w:r>
    </w:p>
    <w:p w:rsidRPr="00000000" w:rsidDel="00000000" w:rsidRDefault="00000000" w:rsidR="00000000" w:rsidP="00000000" w14:paraId="000001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1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1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w:t>
        <w:tab/>
        <w:t xml:space="preserve">'Reset Pin P20</w:t>
      </w:r>
    </w:p>
    <w:p w:rsidRPr="00000000" w:rsidDel="00000000" w:rsidRDefault="00000000" w:rsidR="00000000" w:rsidP="00000000" w14:paraId="000001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DACconfig,   #20</w:t>
        <w:tab/>
        <w:t xml:space="preserve">'Config DAC mode</w:t>
      </w:r>
    </w:p>
    <w:p w:rsidRPr="00000000" w:rsidDel="00000000" w:rsidRDefault="00000000" w:rsidR="00000000" w:rsidP="00000000" w14:paraId="000001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     'Start DAC mode</w:t>
      </w:r>
    </w:p>
    <w:p w:rsidRPr="00000000" w:rsidDel="00000000" w:rsidRDefault="00000000" w:rsidR="00000000" w:rsidP="00000000" w14:paraId="000001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.loop   nop                           'Loop "forever"</w:t>
      </w:r>
    </w:p>
    <w:p w:rsidRPr="00000000" w:rsidDel="00000000" w:rsidRDefault="00000000" w:rsidR="00000000" w:rsidP="00000000" w14:paraId="000001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#.loop</w:t>
      </w:r>
    </w:p>
    <w:p w:rsidRPr="00000000" w:rsidDel="00000000" w:rsidRDefault="00000000" w:rsidR="00000000" w:rsidP="00000000" w14:paraId="000001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1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'Random dither</w:t>
      </w:r>
    </w:p>
    <w:p w:rsidRPr="00000000" w:rsidDel="00000000" w:rsidRDefault="00000000" w:rsidR="00000000" w:rsidP="00000000" w14:paraId="000001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DACconfig</w:t>
        <w:tab/>
        <w:t xml:space="preserve">long</w:t>
        <w:tab/>
        <w:t xml:space="preserve">%0000_0000_000_10100_00000000_01_00001_0  </w:t>
      </w:r>
    </w:p>
    <w:p w:rsidRPr="00000000" w:rsidDel="00000000" w:rsidRDefault="00000000" w:rsidR="00000000" w:rsidP="00000000" w14:paraId="000001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output at pin 20 appears as semi-random noise.  (Example courtesy of "Ariba" via Parallax Forum.)</w:t>
      </w:r>
    </w:p>
    <w:p w:rsidRPr="00000000" w:rsidDel="00000000" w:rsidRDefault="00000000" w:rsidR="00000000" w:rsidP="00000000" w14:paraId="000001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050409640"/>
        <w:tag w:val="goog_rdk_25"/>
      </w:sdtPr>
      <w:sdtContent>
        <w:p w:rsidRPr="00000000" w:rsidDel="00000000" w:rsidRDefault="00000000" w:rsidR="00000000" w:rsidP="00000000" w14:paraId="000001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1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%00010:  DAC output with added pseudo-random dither</w:t>
      </w:r>
    </w:p>
    <w:p w:rsidRPr="00000000" w:rsidDel="00000000" w:rsidRDefault="00000000" w:rsidR="00000000" w:rsidP="00000000" w14:paraId="000001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voltage outpu</w:t>
      </w:r>
      <w:sdt>
        <w:sdtPr>
          <w:id w:val="489194698"/>
          <w:tag w:val="goog_rdk_26"/>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 from a Smart Pin in this mode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will include an ad</w:t>
      </w:r>
      <w:sdt>
        <w:sdtPr>
          <w:tag w:val="goog_rdk_70"/>
        </w:sdtPr>
        <w:sdtContent>
          <w:commentRangeStart w:id="0"/>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ded 8 bits of  dither to the out</w:t>
      </w:r>
      <w:commentRangeEnd w:id="0"/>
      <w:r>
        <w:rPr>
          <w:rStyle w:val="CommentReference"/>
        </w:rPr>
        <w:commentReference w:id="0"/>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put voltage. </w:t>
      </w:r>
      <w:sdt>
        <w:sdtPr>
          <w:id w:val="839825707"/>
          <w:tag w:val="goog_rdk_27"/>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These eight bits add a sm</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all voltage; less than </w:t>
      </w:r>
      <w:sdt>
        <w:sdtPr>
          <w:tag w:val="goog_rdk_73"/>
        </w:sdtPr>
        <w:sdtContent>
          <w:commentRangeStart w:id="3"/>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that contributed by the</w:t>
      </w:r>
      <w:commentRangeEnd w:id="3"/>
      <w:r>
        <w:rPr>
          <w:rStyle w:val="CommentReference"/>
        </w:rPr>
        <w:commentReference w:id="3"/>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DAC's least-significant bit (LSB). The dithering occurs randomly to achieve a DAC output with 16-bit resolution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when averaged over time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t>
      </w:r>
    </w:p>
    <w:p w:rsidRPr="00000000" w:rsidDel="00000000" w:rsidRDefault="00000000" w:rsidR="00000000" w:rsidP="00000000" w14:paraId="000001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w:t>
      </w:r>
      <w:sdt>
        <w:sdtPr>
          <w:id w:val="946203837"/>
          <w:tag w:val="goog_rdk_28"/>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 Smart Pin circuit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sends its DAC eight bits of p</w:t>
      </w:r>
      <w:sdt>
        <w:sdtPr>
          <w:tag w:val="goog_rdk_96"/>
        </w:sdtPr>
        <w:sdtContent>
          <w:commentRangeStart w:id="26"/>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seudo-randomly-d</w:t>
      </w:r>
      <w:commentRangeEnd w:id="26"/>
      <w:r>
        <w:rPr>
          <w:rStyle w:val="CommentReference"/>
        </w:rPr>
        <w:commentReference w:id="26"/>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ithered data every system-clock period.  The Y register's bits Y[15:0] set the DAC's output voltage for each each sample period. The pin automatically includes the dithering.  At the end of a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system-clock period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Smart Pi</w:t>
      </w:r>
      <w:sdt>
        <w:sdtPr>
          <w:id w:val="930423597"/>
          <w:tag w:val="goog_rdk_29"/>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 transfers a new 16-bit value to the Y register</w:t>
      </w:r>
      <w:sdt>
        <w:sdtPr>
          <w:tag w:val="goog_rdk_95"/>
        </w:sdtPr>
        <w:sdtContent>
          <w:commentRangeStart w:id="25"/>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That action raises the IN flag, which softwar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 could detect, and then update the Y register'</w:t>
      </w:r>
      <w:commentRangeEnd w:id="25"/>
      <w:r>
        <w:rPr>
          <w:rStyle w:val="CommentReference"/>
        </w:rPr>
        <w:commentReference w:id="25"/>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 value. Your new value takes effect immediately.</w:t>
      </w:r>
    </w:p>
    <w:p w:rsidRPr="00000000" w:rsidDel="00000000" w:rsidRDefault="00000000" w:rsidR="00000000" w:rsidP="00000000" w14:paraId="000001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 the 32-bit mode value, set bits P[12:10] to %101 to configure the pin for DAC output. This mode overrides bits P[7:0]. You may use bits X[15:0] to set a sample period in units of the system-clock period. The dithered output occurs whether or not you use this register. </w:t>
      </w:r>
      <w:r w:rsidRPr="00000000" w:rsidDel="00000000" w:rsidR="00000000">
        <w:rPr>
          <w:rFonts w:hAnsi="Helvetica Neue" w:cs="Helvetica Neue" w:eastAsia="Helvetica Neue" w:ascii="Helvetica Neue"/>
          <w:b w:val="0"/>
          <w:bCs w:val="0"/>
          <w:i w:val="0"/>
          <w:iCs w:val="0"/>
          <w:smallCaps w:val="0"/>
          <w:strike w:val="0"/>
          <w:color w:val="008e00"/>
          <w:sz w:val="24"/>
          <w:szCs w:val="24"/>
          <w:u w:val="none"/>
          <w:shd w:val="clear" w:fill="auto"/>
          <w:vertAlign w:val="baseline"/>
          <w:rtl w:val="0"/>
        </w:rPr>
        <w:t xml:space="preserve"> Why would someone use the register?  Just so they could time an update?</w:t>
      </w:r>
      <w:r w:rsidRPr="00000000" w:rsidDel="00000000" w:rsidR="00000000">
        <w:rPr>
          <w:rtl w:val="0"/>
        </w:rPr>
      </w:r>
    </w:p>
    <w:p w:rsidRPr="00000000" w:rsidDel="00000000" w:rsidRDefault="00000000" w:rsidR="00000000" w:rsidP="00000000" w14:paraId="000001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Example:</w:t>
      </w:r>
    </w:p>
    <w:p w:rsidRPr="00000000" w:rsidDel="00000000" w:rsidRDefault="00000000" w:rsidR="00000000" w:rsidP="00000000" w14:paraId="000001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software produces a sawtooth wave with the added dither.</w:t>
      </w:r>
    </w:p>
    <w:p w:rsidRPr="00000000" w:rsidDel="00000000" w:rsidRDefault="00000000" w:rsidR="00000000" w:rsidP="00000000" w14:paraId="000001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CON           </w:t>
      </w:r>
    </w:p>
    <w:p w:rsidRPr="00000000" w:rsidDel="00000000" w:rsidRDefault="00000000" w:rsidR="00000000" w:rsidP="00000000" w14:paraId="000001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dat       org        0         </w:t>
      </w:r>
    </w:p>
    <w:p w:rsidRPr="00000000" w:rsidDel="00000000" w:rsidRDefault="00000000" w:rsidR="00000000" w:rsidP="00000000" w14:paraId="000001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dirl       #20             'Set DAC at pin P20</w:t>
      </w:r>
    </w:p>
    <w:p w:rsidRPr="00000000" w:rsidDel="00000000" w:rsidRDefault="00000000" w:rsidR="00000000" w:rsidP="00000000" w14:paraId="000001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wrpin      DACconfig, #20  'Set DAC configuration</w:t>
      </w:r>
    </w:p>
    <w:p w:rsidRPr="00000000" w:rsidDel="00000000" w:rsidRDefault="00000000" w:rsidR="00000000" w:rsidP="00000000" w14:paraId="000001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wxpin      DACperiod, #20  'Set DAC update time</w:t>
      </w:r>
    </w:p>
    <w:p w:rsidRPr="00000000" w:rsidDel="00000000" w:rsidRDefault="00000000" w:rsidR="00000000" w:rsidP="00000000" w14:paraId="000001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dirh       #20</w:t>
      </w:r>
    </w:p>
    <w:p w:rsidRPr="00000000" w:rsidDel="00000000" w:rsidRDefault="00000000" w:rsidR="00000000" w:rsidP="00000000" w14:paraId="000001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.myloop   wypin  DACvolt,  #20  'Send voltage value to P20</w:t>
      </w:r>
    </w:p>
    <w:p w:rsidRPr="00000000" w:rsidDel="00000000" w:rsidRDefault="00000000" w:rsidR="00000000" w:rsidP="00000000" w14:paraId="000001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.waitper</w:t>
        <w:tab/>
        <w:t xml:space="preserve">nop</w:t>
      </w:r>
    </w:p>
    <w:p w:rsidRPr="00000000" w:rsidDel="00000000" w:rsidRDefault="00000000" w:rsidR="00000000" w:rsidP="00000000" w14:paraId="000001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testp  #20  wc        'Test P20, get Carry flag</w:t>
      </w:r>
    </w:p>
    <w:p w:rsidRPr="00000000" w:rsidDel="00000000" w:rsidRDefault="00000000" w:rsidR="00000000" w:rsidP="00000000" w14:paraId="000001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if_nc     jmp  #.waitper        'Wait for carry flag = 1</w:t>
      </w:r>
    </w:p>
    <w:p w:rsidRPr="00000000" w:rsidDel="00000000" w:rsidRDefault="00000000" w:rsidR="00000000" w:rsidP="00000000" w14:paraId="000001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add DACvolt,   #$100  'Add $100 (256) to DAC voltage</w:t>
      </w:r>
    </w:p>
    <w:p w:rsidRPr="00000000" w:rsidDel="00000000" w:rsidRDefault="00000000" w:rsidR="00000000" w:rsidP="00000000" w14:paraId="000001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wypin DACvolt, #20    'Load DAC</w:t>
      </w:r>
    </w:p>
    <w:p w:rsidRPr="00000000" w:rsidDel="00000000" w:rsidRDefault="00000000" w:rsidR="00000000" w:rsidP="00000000" w14:paraId="000001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nop</w:t>
      </w:r>
    </w:p>
    <w:p w:rsidRPr="00000000" w:rsidDel="00000000" w:rsidRDefault="00000000" w:rsidR="00000000" w:rsidP="00000000" w14:paraId="000001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ab/>
        <w:t xml:space="preserve">jmp</w:t>
        <w:tab/>
        <w:t xml:space="preserve">#.myloop              'Do this loop "forever"</w:t>
      </w:r>
    </w:p>
    <w:p w:rsidRPr="00000000" w:rsidDel="00000000" w:rsidRDefault="00000000" w:rsidR="00000000" w:rsidP="00000000" w14:paraId="000001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'%00010 mode settings</w:t>
      </w:r>
    </w:p>
    <w:p w:rsidRPr="00000000" w:rsidDel="00000000" w:rsidRDefault="00000000" w:rsidR="00000000" w:rsidP="00000000" w14:paraId="000001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DACconfig</w:t>
        <w:tab/>
        <w:t xml:space="preserve">long</w:t>
        <w:tab/>
        <w:t xml:space="preserve">%0000_0000_000_10100_00000000_01_00010_0     </w:t>
      </w:r>
    </w:p>
    <w:p w:rsidRPr="00000000" w:rsidDel="00000000" w:rsidRDefault="00000000" w:rsidR="00000000" w:rsidP="00000000" w14:paraId="000001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DACperiod long $100                      </w:t>
      </w:r>
    </w:p>
    <w:p w:rsidRPr="00000000" w:rsidDel="00000000" w:rsidRDefault="00000000" w:rsidR="00000000" w:rsidP="00000000" w14:paraId="000001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DACvolt </w:t>
        <w:tab/>
        <w:t xml:space="preserve">long</w:t>
        <w:tab/>
        <w:t xml:space="preserve">0</w:t>
        <w:tab/>
        <w:t xml:space="preserve"> ' wypin bits Y15:Y0 for voltage</w:t>
      </w:r>
    </w:p>
    <w:p w:rsidRPr="00000000" w:rsidDel="00000000" w:rsidRDefault="00000000" w:rsidR="00000000" w:rsidP="00000000" w14:paraId="000001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you need to update the output value at any time and have it take immediate effect, set X[15:0] to one. The IN flag will remain a logic-0.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Is this updated value active for only one clock period or does it remain in effect until something else happens?</w:t>
      </w:r>
    </w:p>
    <w:p w:rsidRPr="00000000" w:rsidDel="00000000" w:rsidRDefault="00000000" w:rsidR="00000000" w:rsidP="00000000" w14:paraId="000001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 this mode, when you set the Smart Pin's OUT bit to logic-1, you enable the ADC and can use the RDPIN or RQPIN instruction to capture the 16-bit ADC value from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previous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sample period. (You might used this value to calculate current load on the DAC pin.)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During reset (DIR=0), IN is low and Y[15:0] is captured.  Not sure what this sentence means.  Do we need an additional example to show how this action works?</w:t>
      </w:r>
      <w:r w:rsidRPr="00000000" w:rsidDel="00000000" w:rsidR="00000000">
        <w:rPr>
          <w:rtl w:val="0"/>
        </w:rPr>
      </w:r>
    </w:p>
    <w:p w:rsidRPr="00000000" w:rsidDel="00000000" w:rsidRDefault="00000000" w:rsidR="00000000" w:rsidP="00000000" w14:paraId="000001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797979"/>
          <w:sz w:val="24"/>
          <w:szCs w:val="24"/>
          <w:u w:val="none"/>
          <w:shd w:val="clear" w:fill="auto"/>
          <w:vertAlign w:val="baseline"/>
        </w:rPr>
      </w:pPr>
      <w:r w:rsidRPr="00000000" w:rsidDel="00000000" w:rsidR="00000000">
        <w:rPr>
          <w:rtl w:val="0"/>
        </w:rPr>
      </w:r>
    </w:p>
    <w:sdt>
      <w:sdtPr>
        <w:id w:val="1424889544"/>
        <w:tag w:val="goog_rdk_30"/>
      </w:sdtPr>
      <w:sdtContent>
        <w:p w:rsidRPr="00000000" w:rsidDel="00000000" w:rsidRDefault="00000000" w:rsidR="00000000" w:rsidP="00000000" w14:paraId="000001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1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%00011:  DAC output with added PWM dither</w:t>
      </w:r>
    </w:p>
    <w:p w:rsidRPr="00000000" w:rsidDel="00000000" w:rsidRDefault="00000000" w:rsidR="00000000" w:rsidP="00000000" w14:paraId="000001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pulse-width-modulation (PWM) dithering technique also extends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resolution</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of an 8-bit digital-to-analog converter (DAC). The 8-bit DAC provides 256 steps of approximately 12.9 mV/step. If you want a DAC output of, say, 3.095 V you can have either 3.083V at DAC input 239, or 3.096V at input 240.  There is no step "239.9" for an 8-bit DAC.</w:t>
      </w:r>
    </w:p>
    <w:p w:rsidRPr="00000000" w:rsidDel="00000000" w:rsidRDefault="00000000" w:rsidR="00000000" w:rsidP="00000000" w14:paraId="000001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But,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proportionally averaging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some of the 3.083V and the 3.096 voltages lets the DAC can get very close to 3.095V, as shown below for a 256-system-clock period (DAC period).</w:t>
      </w:r>
      <w:r w:rsidRPr="00000000" w:rsidDel="00000000" w:rsidR="00000000">
        <w:drawing>
          <wp:anchor simplePos="0" behindDoc="0" distL="152400" hidden="0" allowOverlap="1" relativeHeight="0" layoutInCell="1" distT="152400" locked="0" distB="152400" distR="152400">
            <wp:simplePos x="0" y="0"/>
            <wp:positionH relativeFrom="column">
              <wp:posOffset>-6347</wp:posOffset>
            </wp:positionH>
            <wp:positionV relativeFrom="paragraph">
              <wp:posOffset>331126</wp:posOffset>
            </wp:positionV>
            <wp:extent cx="5682484" cy="1225064"/>
            <wp:effectExtent b="0" r="0" t="0" l="0"/>
            <wp:wrapTopAndBottom distT="152400" distB="152400"/>
            <wp:docPr name="image2.jpg" id="1073741894"/>
            <a:graphic>
              <a:graphicData uri="http://schemas.openxmlformats.org/drawingml/2006/picture">
                <pic:pic>
                  <pic:nvPicPr>
                    <pic:cNvPr name="image2.jpg" id="0"/>
                    <pic:cNvPicPr preferRelativeResize="0"/>
                  </pic:nvPicPr>
                  <pic:blipFill>
                    <a:blip r:embed="rId12"/>
                    <a:srcRect b="0" r="0" t="0" l="0"/>
                    <a:stretch>
                      <a:fillRect/>
                    </a:stretch>
                  </pic:blipFill>
                  <pic:spPr>
                    <a:xfrm>
                      <a:off x="0" y="0"/>
                      <a:ext cx="5682484" cy="1225064"/>
                    </a:xfrm>
                    <a:prstGeom prst="rect"/>
                    <a:ln/>
                  </pic:spPr>
                </pic:pic>
              </a:graphicData>
            </a:graphic>
          </wp:anchor>
        </w:drawing>
      </w:r>
    </w:p>
    <w:p w:rsidRPr="00000000" w:rsidDel="00000000" w:rsidRDefault="00000000" w:rsidR="00000000" w:rsidP="00000000" w14:paraId="000001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pulse-width modulator will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add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 logic-1 to the DAC's 8-bit value for a preset portion of the DAC period set in the pin's X register, X[15:0].  The ratio of the logic-0 and logic-1 periods determines the voltage output between the 239 and 240 DAC inputs. You must use a sample period equal to a multiple of 256 (bits X[7:0] = 0), so the PWM has an integral number of 256 steps during which it dithers the DAC output between adjacent 8-bit levels.</w:t>
      </w:r>
    </w:p>
    <w:p w:rsidRPr="00000000" w:rsidDel="00000000" w:rsidRDefault="00000000" w:rsidR="00000000" w:rsidP="00000000" w14:paraId="000001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use this mode, set bits P[12:10] to %101 to configure the low-level pin for DAC output. This mode overrides any bits set for P[7:0].</w:t>
      </w:r>
    </w:p>
    <w:p w:rsidRPr="00000000" w:rsidDel="00000000" w:rsidRDefault="00000000" w:rsidR="00000000" w:rsidP="00000000" w14:paraId="000001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the start of each DAC period, the Smart Pin receives a 16-bit value from the Y register (Y[15:0]) just as if you have a 16-bit DAC.  If you supply a new value for the Y-register bits, it gets transferred to the DAC at the end of the current DAC period and used for the entire following DAC period.</w:t>
      </w:r>
    </w:p>
    <w:p w:rsidRPr="00000000" w:rsidDel="00000000" w:rsidRDefault="00000000" w:rsidR="00000000" w:rsidP="00000000" w14:paraId="000001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logic-1 on the IN flag indicates the end of a DAC period, so you may use that flag to coordinate the transfer of another 16-bit DAC value to the Y register.  If your value won't change, there's no need to monitor the IN flag.</w:t>
      </w:r>
    </w:p>
    <w:p w:rsidRPr="00000000" w:rsidDel="00000000" w:rsidRDefault="00000000" w:rsidR="00000000" w:rsidP="00000000" w14:paraId="000001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PWM dithering offers better dynamic range than pseudo-random dithering, because a maximum of only two transitions occur for every 256 clocks. This means, though, that a frequency of the (system-clock frequency) divided by 256 will be present in the output at -48 dB.</w:t>
      </w:r>
    </w:p>
    <w:p w:rsidRPr="00000000" w:rsidDel="00000000" w:rsidRDefault="00000000" w:rsidR="00000000" w:rsidP="00000000" w14:paraId="000001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you set the pin's OUT bit to a logic-1, you enable the ADC and may use the RDPIN and RQPIN instructions retrieve the 16-bit ADC accumulation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value?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from the previous sample period. You might use this value to calculate the load impedance at the DAC pin.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So the ADC measures the output voltage?  What do you do--code please--to get the ADC value?  Is it in the Z register?</w:t>
      </w:r>
      <w:r w:rsidRPr="00000000" w:rsidDel="00000000" w:rsidR="00000000">
        <w:rPr>
          <w:rtl w:val="0"/>
        </w:rPr>
      </w:r>
    </w:p>
    <w:p w:rsidRPr="00000000" w:rsidDel="00000000" w:rsidRDefault="00000000" w:rsidR="00000000" w:rsidP="00000000" w14:paraId="000001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code resets the Smart Pin (DIR=0), IN changes to a logic-0 and data in the Y register Y[15:0] gets transferred to the DAC inputs. The example below creates a square wave that switches between $F00F and $01F0 DAC output voltages.</w:t>
      </w:r>
    </w:p>
    <w:p w:rsidRPr="00000000" w:rsidDel="00000000" w:rsidRDefault="00000000" w:rsidR="00000000" w:rsidP="00000000" w14:paraId="000001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1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           </w:t>
      </w:r>
    </w:p>
    <w:p w:rsidRPr="00000000" w:rsidDel="00000000" w:rsidRDefault="00000000" w:rsidR="00000000" w:rsidP="00000000" w14:paraId="000001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dat</w:t>
      </w:r>
    </w:p>
    <w:p w:rsidRPr="00000000" w:rsidDel="00000000" w:rsidRDefault="00000000" w:rsidR="00000000" w:rsidP="00000000" w14:paraId="000001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w:t>
        <w:tab/>
        <w:t xml:space="preserve">0         </w:t>
      </w:r>
    </w:p>
    <w:p w:rsidRPr="00000000" w:rsidDel="00000000" w:rsidRDefault="00000000" w:rsidR="00000000" w:rsidP="00000000" w14:paraId="000001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               'Setup DAC at Smart-Pin P20</w:t>
      </w:r>
    </w:p>
    <w:p w:rsidRPr="00000000" w:rsidDel="00000000" w:rsidRDefault="00000000" w:rsidR="00000000" w:rsidP="00000000" w14:paraId="000001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DACconfig,    #20 'Set configuration</w:t>
      </w:r>
    </w:p>
    <w:p w:rsidRPr="00000000" w:rsidDel="00000000" w:rsidRDefault="00000000" w:rsidR="00000000" w:rsidP="00000000" w14:paraId="000001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DACperiod,    #20 'Set DAC voltage-update time</w:t>
      </w:r>
    </w:p>
    <w:p w:rsidRPr="00000000" w:rsidDel="00000000" w:rsidRDefault="00000000" w:rsidR="00000000" w:rsidP="00000000" w14:paraId="000001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w:t>
      </w:r>
    </w:p>
    <w:p w:rsidRPr="00000000" w:rsidDel="00000000" w:rsidRDefault="00000000" w:rsidR="00000000" w:rsidP="00000000" w14:paraId="000001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wypin  DACvolt1,  #20</w:t>
        <w:tab/>
        <w:t xml:space="preserve">'Send volt value to P20</w:t>
      </w:r>
    </w:p>
    <w:p w:rsidRPr="00000000" w:rsidDel="00000000" w:rsidRDefault="00000000" w:rsidR="00000000" w:rsidP="00000000" w14:paraId="000001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tab/>
        <w:tab/>
        <w:tab/>
        <w:t xml:space="preserve">          'Delay for IN to drop</w:t>
      </w:r>
    </w:p>
    <w:p w:rsidRPr="00000000" w:rsidDel="00000000" w:rsidRDefault="00000000" w:rsidR="00000000" w:rsidP="00000000" w14:paraId="000001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.waitper1</w:t>
        <w:tab/>
        <w:t xml:space="preserve">testp  #20  WC           'Test P20</w:t>
      </w:r>
    </w:p>
    <w:p w:rsidRPr="00000000" w:rsidDel="00000000" w:rsidRDefault="00000000" w:rsidR="00000000" w:rsidP="00000000" w14:paraId="000001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#.waitper1        'Wait for C = 1</w:t>
      </w:r>
    </w:p>
    <w:p w:rsidRPr="00000000" w:rsidDel="00000000" w:rsidRDefault="00000000" w:rsidR="00000000" w:rsidP="00000000" w14:paraId="000001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DACvolt2,  #20</w:t>
      </w:r>
    </w:p>
    <w:p w:rsidRPr="00000000" w:rsidDel="00000000" w:rsidRDefault="00000000" w:rsidR="00000000" w:rsidP="00000000" w14:paraId="000001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                     'Delay for IN to drop</w:t>
      </w:r>
    </w:p>
    <w:p w:rsidRPr="00000000" w:rsidDel="00000000" w:rsidRDefault="00000000" w:rsidR="00000000" w:rsidP="00000000" w14:paraId="000001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.waitper2 testp  #20  WC          'Test P20</w:t>
      </w:r>
    </w:p>
    <w:p w:rsidRPr="00000000" w:rsidDel="00000000" w:rsidRDefault="00000000" w:rsidR="00000000" w:rsidP="00000000" w14:paraId="000001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#.waitper2</w:t>
        <w:tab/>
        <w:tab/>
        <w:t xml:space="preserve">'Wait for C = 1</w:t>
        <w:tab/>
        <w:tab/>
        <w:tab/>
      </w:r>
    </w:p>
    <w:p w:rsidRPr="00000000" w:rsidDel="00000000" w:rsidRDefault="00000000" w:rsidR="00000000" w:rsidP="00000000" w14:paraId="000001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#.myloop</w:t>
        <w:tab/>
        <w:tab/>
        <w:t xml:space="preserve">'Do this loop again</w:t>
      </w:r>
    </w:p>
    <w:p w:rsidRPr="00000000" w:rsidDel="00000000" w:rsidRDefault="00000000" w:rsidR="00000000" w:rsidP="00000000" w14:paraId="000001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1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'PWM dither</w:t>
      </w:r>
    </w:p>
    <w:p w:rsidRPr="00000000" w:rsidDel="00000000" w:rsidRDefault="00000000" w:rsidR="00000000" w:rsidP="00000000" w14:paraId="000001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DACconfig</w:t>
        <w:tab/>
        <w:t xml:space="preserve">long</w:t>
        <w:tab/>
        <w:t xml:space="preserve">%0000_0000_000_10100_00000000_01_00011_0</w:t>
      </w:r>
    </w:p>
    <w:p w:rsidRPr="00000000" w:rsidDel="00000000" w:rsidRDefault="00000000" w:rsidR="00000000" w:rsidP="00000000" w14:paraId="000001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DACperiod long 256                     </w:t>
      </w:r>
    </w:p>
    <w:p w:rsidRPr="00000000" w:rsidDel="00000000" w:rsidRDefault="00000000" w:rsidR="00000000" w:rsidP="00000000" w14:paraId="000001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DACvolt1 </w:t>
        <w:tab/>
        <w:t xml:space="preserve">long</w:t>
        <w:tab/>
        <w:t xml:space="preserve">$F00F  'wypin bits Y15:Y0 for voltage</w:t>
      </w:r>
    </w:p>
    <w:p w:rsidRPr="00000000" w:rsidDel="00000000" w:rsidRDefault="00000000" w:rsidR="00000000" w:rsidP="00000000" w14:paraId="000001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DACvolt2</w:t>
        <w:tab/>
        <w:t xml:space="preserve">long</w:t>
        <w:tab/>
        <w:t xml:space="preserve">$01F0</w:t>
      </w:r>
    </w:p>
    <w:p w:rsidRPr="00000000" w:rsidDel="00000000" w:rsidRDefault="00000000" w:rsidR="00000000" w:rsidP="00000000" w14:paraId="000001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sdt>
      <w:sdtPr>
        <w:id w:val="-943121969"/>
        <w:tag w:val="goog_rdk_31"/>
      </w:sdtPr>
      <w:sdtContent>
        <w:p w:rsidRPr="00000000" w:rsidDel="00000000" w:rsidRDefault="00000000" w:rsidR="00000000" w:rsidP="00000000" w14:paraId="000001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ed220b"/>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ed220b"/>
              <w:sz w:val="24"/>
              <w:szCs w:val="24"/>
              <w:u w:val="none"/>
              <w:shd w:val="clear" w:fill="auto"/>
              <w:vertAlign w:val="baseline"/>
              <w:rtl w:val="0"/>
            </w:rPr>
            <w:t xml:space="preserve">--------------------------------------------------------------</w:t>
          </w:r>
        </w:p>
      </w:sdtContent>
    </w:sdt>
    <w:p w:rsidRPr="00000000" w:rsidDel="00000000" w:rsidRDefault="00000000" w:rsidR="00000000" w:rsidP="00000000" w14:paraId="000001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%00100:  Pulse/cycle output</w:t>
      </w:r>
    </w:p>
    <w:p w:rsidRPr="00000000" w:rsidDel="00000000" w:rsidRDefault="00000000" w:rsidR="00000000" w:rsidP="00000000" w14:paraId="000001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lets a Smart Pin produce a series of logic-1 pulses. (If you need logic-0 pulses you can invert the pin output.) Software sets the pulse period, X[15:0], and the length of the logic-0 state, X[31:16], as shown in the figure below.  These values represent the number of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system-clock periods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 each pulse section.  Load the Y register Y[31:0] with the number of pulses you need. The Y value decrements by 1 for each pulse. When it decreases to 0, the Smart Pin raises its IN flag. This mode overrides OUT, and controls the pin's output state.</w:t>
      </w:r>
      <w:r w:rsidRPr="00000000" w:rsidDel="00000000" w:rsidR="00000000">
        <w:drawing>
          <wp:anchor simplePos="0" behindDoc="0" distL="152400" hidden="0" allowOverlap="1" relativeHeight="0" layoutInCell="1" distT="152400" locked="0" distB="152400" distR="152400">
            <wp:simplePos x="0" y="0"/>
            <wp:positionH relativeFrom="column">
              <wp:posOffset>-6346</wp:posOffset>
            </wp:positionH>
            <wp:positionV relativeFrom="paragraph">
              <wp:posOffset>267350</wp:posOffset>
            </wp:positionV>
            <wp:extent cx="5943600" cy="2082847"/>
            <wp:effectExtent b="0" r="0" t="0" l="0"/>
            <wp:wrapTopAndBottom distT="152400" distB="152400"/>
            <wp:docPr name="image3.jpg" id="1073741892"/>
            <a:graphic>
              <a:graphicData uri="http://schemas.openxmlformats.org/drawingml/2006/picture">
                <pic:pic>
                  <pic:nvPicPr>
                    <pic:cNvPr name="image3.jpg" id="0"/>
                    <pic:cNvPicPr preferRelativeResize="0"/>
                  </pic:nvPicPr>
                  <pic:blipFill>
                    <a:blip r:embed="rId13"/>
                    <a:srcRect b="0" r="0" t="0" l="0"/>
                    <a:stretch>
                      <a:fillRect/>
                    </a:stretch>
                  </pic:blipFill>
                  <pic:spPr>
                    <a:xfrm>
                      <a:off x="0" y="0"/>
                      <a:ext cx="5943600" cy="2082847"/>
                    </a:xfrm>
                    <a:prstGeom prst="rect"/>
                    <a:ln/>
                  </pic:spPr>
                </pic:pic>
              </a:graphicData>
            </a:graphic>
          </wp:anchor>
        </w:drawing>
      </w:r>
    </w:p>
    <w:p w:rsidRPr="00000000" w:rsidDel="00000000" w:rsidRDefault="00000000" w:rsidR="00000000" w:rsidP="00000000" w14:paraId="000001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following code example creates 16 logic-1 pulses: </w:t>
      </w:r>
    </w:p>
    <w:p w:rsidRPr="00000000" w:rsidDel="00000000" w:rsidRDefault="00000000" w:rsidR="00000000" w:rsidP="00000000" w14:paraId="000001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           </w:t>
      </w:r>
    </w:p>
    <w:p w:rsidRPr="00000000" w:rsidDel="00000000" w:rsidRDefault="00000000" w:rsidR="00000000" w:rsidP="00000000" w14:paraId="000001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25-MHz system clock frequency</w:t>
      </w:r>
    </w:p>
    <w:p w:rsidRPr="00000000" w:rsidDel="00000000" w:rsidRDefault="00000000" w:rsidR="00000000" w:rsidP="00000000" w14:paraId="000001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1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1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                 'Setup Smart Pin at P20</w:t>
      </w:r>
    </w:p>
    <w:p w:rsidRPr="00000000" w:rsidDel="00000000" w:rsidRDefault="00000000" w:rsidR="00000000" w:rsidP="00000000" w14:paraId="000001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PulseConfig,  #20   'Set config for pulse/cycle</w:t>
      </w:r>
    </w:p>
    <w:p w:rsidRPr="00000000" w:rsidDel="00000000" w:rsidRDefault="00000000" w:rsidR="00000000" w:rsidP="00000000" w14:paraId="000001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PulseTiming,  #20   'Set cycle time and logic-0</w:t>
      </w:r>
    </w:p>
    <w:p w:rsidRPr="00000000" w:rsidDel="00000000" w:rsidRDefault="00000000" w:rsidR="00000000" w:rsidP="00000000" w14:paraId="000001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period</w:t>
      </w:r>
    </w:p>
    <w:p w:rsidRPr="00000000" w:rsidDel="00000000" w:rsidRDefault="00000000" w:rsidR="00000000" w:rsidP="00000000" w14:paraId="000001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                 'Finished setup</w:t>
      </w:r>
    </w:p>
    <w:p w:rsidRPr="00000000" w:rsidDel="00000000" w:rsidRDefault="00000000" w:rsidR="00000000" w:rsidP="00000000" w14:paraId="000001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w:t>
        <w:tab/>
        <w:t xml:space="preserve">Cycles,     #20</w:t>
        <w:tab/>
        <w:t xml:space="preserve">     'Pulse count to Y register</w:t>
      </w:r>
    </w:p>
    <w:p w:rsidRPr="00000000" w:rsidDel="00000000" w:rsidRDefault="00000000" w:rsidR="00000000" w:rsidP="00000000" w14:paraId="000001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                          'Delay two clocks for IN to drop</w:t>
      </w:r>
    </w:p>
    <w:p w:rsidRPr="00000000" w:rsidDel="00000000" w:rsidRDefault="00000000" w:rsidR="00000000" w:rsidP="00000000" w14:paraId="000001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w:t>
        <w:tab/>
        <w:tab/>
        <w:tab/>
        <w:tab/>
      </w:r>
    </w:p>
    <w:p w:rsidRPr="00000000" w:rsidDel="00000000" w:rsidRDefault="00000000" w:rsidR="00000000" w:rsidP="00000000" w14:paraId="000001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w:t>
        <w:tab/>
        <w:t xml:space="preserve">#.myloop             'Program waits forever</w:t>
      </w:r>
    </w:p>
    <w:p w:rsidRPr="00000000" w:rsidDel="00000000" w:rsidRDefault="00000000" w:rsidR="00000000" w:rsidP="00000000" w14:paraId="000001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1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PulseConfig     long  %0000_0000_000_00000_00000000_11_00100_0  'Pulse/cycle mode</w:t>
      </w:r>
    </w:p>
    <w:p w:rsidRPr="00000000" w:rsidDel="00000000" w:rsidRDefault="00000000" w:rsidR="00000000" w:rsidP="00000000" w14:paraId="000001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Cycles          long  $0010          'Pulse count of 16               </w:t>
      </w:r>
    </w:p>
    <w:p w:rsidRPr="00000000" w:rsidDel="00000000" w:rsidRDefault="00000000" w:rsidR="00000000" w:rsidP="00000000" w14:paraId="000001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PulseTiming     long  $01F4_05DC</w:t>
        <w:tab/>
        <w:t xml:space="preserve">     '60 usec pulse, 20 usec logic-0</w:t>
      </w:r>
    </w:p>
    <w:p w:rsidRPr="00000000" w:rsidDel="00000000" w:rsidRDefault="00000000" w:rsidR="00000000" w:rsidP="00000000" w14:paraId="000001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1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put out logic-0 pulses, replace the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dirl</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instruction with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dirh</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and change the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PulseConfig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Mode value P5 bit to a 1:</w:t>
      </w:r>
    </w:p>
    <w:p w:rsidRPr="00000000" w:rsidDel="00000000" w:rsidRDefault="00000000" w:rsidR="00000000" w:rsidP="00000000" w14:paraId="000001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1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%0000_0000_000_00000_00</w:t>
      </w:r>
      <w:r w:rsidRPr="00000000" w:rsidDel="00000000" w:rsidR="00000000">
        <w:rPr>
          <w:rFonts w:hAnsi="Courier" w:cs="Courier" w:eastAsia="Courier" w:ascii="Courier"/>
          <w:b w:val="1"/>
          <w:bCs w:val="1"/>
          <w:i w:val="1"/>
          <w:iCs w:val="1"/>
          <w:smallCaps w:val="0"/>
          <w:strike w:val="0"/>
          <w:color w:val="000000"/>
          <w:sz w:val="24"/>
          <w:szCs w:val="24"/>
          <w:u w:val="none"/>
          <w:shd w:val="clear" w:fill="auto"/>
          <w:vertAlign w:val="baseline"/>
          <w:rtl w:val="0"/>
        </w:rPr>
        <w:t xml:space="preserve">1</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00000_11_00100_0</w:t>
      </w:r>
    </w:p>
    <w:p w:rsidRPr="00000000" w:rsidDel="00000000" w:rsidRDefault="00000000" w:rsidR="00000000" w:rsidP="00000000" w14:paraId="000001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w:t>
      </w:r>
      <w:r w:rsidRPr="00000000" w:rsidDel="00000000" w:rsidR="00000000">
        <w:rPr>
          <w:rFonts w:hAnsi="Courier" w:cs="Courier" w:eastAsia="Courier" w:ascii="Courier"/>
          <w:b w:val="0"/>
          <w:bCs w:val="0"/>
          <w:i w:val="0"/>
          <w:iCs w:val="0"/>
          <w:smallCaps w:val="0"/>
          <w:strike w:val="0"/>
          <w:color w:val="0432ff"/>
          <w:sz w:val="24"/>
          <w:szCs w:val="24"/>
          <w:u w:val="none"/>
          <w:shd w:val="clear" w:fill="auto"/>
          <w:vertAlign w:val="baseline"/>
          <w:rtl w:val="0"/>
        </w:rPr>
        <w:t xml:space="preserve">                      </w:t>
      </w:r>
      <w:r w:rsidRPr="00000000" w:rsidDel="00000000" w:rsidR="00000000">
        <w:rPr>
          <w:rFonts w:hAnsi="Courier" w:cs="Courier" w:eastAsia="Courier" w:ascii="Courier"/>
          <w:b w:val="0"/>
          <w:bCs w:val="0"/>
          <w:i w:val="0"/>
          <w:iCs w:val="0"/>
          <w:smallCaps w:val="0"/>
          <w:strike w:val="0"/>
          <w:color w:val="000000"/>
          <w:sz w:val="40"/>
          <w:szCs w:val="40"/>
          <w:u w:val="none"/>
          <w:shd w:val="clear" w:fill="auto"/>
          <w:vertAlign w:val="baseline"/>
          <w:rtl w:val="0"/>
        </w:rPr>
        <w:t xml:space="preserve">^</w:t>
      </w:r>
      <w:r w:rsidRPr="00000000" w:rsidDel="00000000" w:rsidR="00000000">
        <w:rPr>
          <w:rtl w:val="0"/>
        </w:rPr>
      </w:r>
    </w:p>
    <w:p w:rsidRPr="00000000" w:rsidDel="00000000" w:rsidRDefault="00000000" w:rsidR="00000000" w:rsidP="00000000" w14:paraId="000001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%00101:  Transition output</w:t>
      </w:r>
    </w:p>
    <w:p w:rsidRPr="00000000" w:rsidDel="00000000" w:rsidRDefault="00000000" w:rsidR="00000000" w:rsidP="00000000" w14:paraId="000001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command creates a series of pulses with equal log</w:t>
      </w:r>
      <w:sdt>
        <w:sdtPr>
          <w:id w:val="192794238"/>
          <w:tag w:val="goog_rdk_32"/>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ic-0 and logic-1 pe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riods. The value X15:0 sets that period as a count of sy</w:t>
      </w:r>
      <w:sdt>
        <w:sdtPr>
          <w:tag w:val="goog_rdk_79"/>
        </w:sdtPr>
        <w:sdtContent>
          <w:commentRangeStart w:id="9"/>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stem-clock period</w:t>
      </w:r>
      <w:commentRangeEnd w:id="9"/>
      <w:r>
        <w:rPr>
          <w:rStyle w:val="CommentReference"/>
        </w:rPr>
        <w:commentReference w:id="9"/>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  Use the Y register, Y[31:0], to set the number of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transitions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or pulse ed</w:t>
      </w:r>
      <w:sdt>
        <w:sdtPr>
          <w:id w:val="-1977153806"/>
          <w:tag w:val="goog_rdk_33"/>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ges, created. The Y value decrements after each edge or trans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ition. When </w:t>
      </w:r>
      <w:sdt>
        <w:sdtPr>
          <w:tag w:val="goog_rdk_78"/>
        </w:sdtPr>
        <w:sdtContent>
          <w:commentRangeStart w:id="8"/>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Y-register value reaches 0, the IN flag gets set to a logic</w:t>
      </w:r>
      <w:commentRangeEnd w:id="8"/>
      <w:r>
        <w:rPr>
          <w:rStyle w:val="CommentReference"/>
        </w:rPr>
        <w:commentReference w:id="8"/>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During reset (DIR=0), IN is low, the output is low, and Y is set to zero. The Smart Pin pin has a default output of logic-0 before it starts to put out logic transitions.</w:t>
      </w:r>
      <w:r w:rsidRPr="00000000" w:rsidDel="00000000" w:rsidR="00000000">
        <w:drawing>
          <wp:anchor simplePos="0" behindDoc="0" distL="152400" hidden="0" allowOverlap="1" relativeHeight="0" layoutInCell="1" distT="152400" locked="0" distB="152400" distR="152400">
            <wp:simplePos x="0" y="0"/>
            <wp:positionH relativeFrom="column">
              <wp:posOffset>764683</wp:posOffset>
            </wp:positionH>
            <wp:positionV relativeFrom="paragraph">
              <wp:posOffset>224936</wp:posOffset>
            </wp:positionV>
            <wp:extent cx="4401533" cy="1924313"/>
            <wp:effectExtent b="0" r="0" t="0" l="0"/>
            <wp:wrapTopAndBottom distT="152400" distB="152400"/>
            <wp:docPr name="image15.jpg" id="1073741897"/>
            <a:graphic>
              <a:graphicData uri="http://schemas.openxmlformats.org/drawingml/2006/picture">
                <pic:pic>
                  <pic:nvPicPr>
                    <pic:cNvPr name="image15.jpg" id="0"/>
                    <pic:cNvPicPr preferRelativeResize="0"/>
                  </pic:nvPicPr>
                  <pic:blipFill>
                    <a:blip r:embed="rId14"/>
                    <a:srcRect b="0" r="0" t="0" l="0"/>
                    <a:stretch>
                      <a:fillRect/>
                    </a:stretch>
                  </pic:blipFill>
                  <pic:spPr>
                    <a:xfrm>
                      <a:off x="0" y="0"/>
                      <a:ext cx="4401533" cy="1924313"/>
                    </a:xfrm>
                    <a:prstGeom prst="rect"/>
                    <a:ln/>
                  </pic:spPr>
                </pic:pic>
              </a:graphicData>
            </a:graphic>
          </wp:anchor>
        </w:drawing>
      </w:r>
    </w:p>
    <w:p w:rsidRPr="00000000" w:rsidDel="00000000" w:rsidRDefault="00000000" w:rsidR="00000000" w:rsidP="00000000" w14:paraId="000001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1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code below creates eight logic transitions. If you choose an odd number of transitions, the output remains a logic-1 when the Y-register value reaches 0.</w:t>
      </w:r>
    </w:p>
    <w:p w:rsidRPr="00000000" w:rsidDel="00000000" w:rsidRDefault="00000000" w:rsidR="00000000" w:rsidP="00000000" w14:paraId="000001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1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               </w:t>
      </w:r>
    </w:p>
    <w:p w:rsidRPr="00000000" w:rsidDel="00000000" w:rsidRDefault="00000000" w:rsidR="00000000" w:rsidP="00000000" w14:paraId="000002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w:t>
        <w:tab/>
        <w:tab/>
        <w:tab/>
        <w:tab/>
        <w:t xml:space="preserve">'Setup Smart Pin at P20</w:t>
      </w:r>
    </w:p>
    <w:p w:rsidRPr="00000000" w:rsidDel="00000000" w:rsidRDefault="00000000" w:rsidR="00000000" w:rsidP="00000000" w14:paraId="000002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TransConfig,    #20</w:t>
        <w:tab/>
        <w:t xml:space="preserve">'Setup for Transition mode</w:t>
      </w:r>
    </w:p>
    <w:p w:rsidRPr="00000000" w:rsidDel="00000000" w:rsidRDefault="00000000" w:rsidR="00000000" w:rsidP="00000000" w14:paraId="000002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TransTiming,    #20</w:t>
        <w:tab/>
        <w:t xml:space="preserve">'Set time between transitions</w:t>
      </w:r>
    </w:p>
    <w:p w:rsidRPr="00000000" w:rsidDel="00000000" w:rsidRDefault="00000000" w:rsidR="00000000" w:rsidP="00000000" w14:paraId="000002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w:t>
        <w:tab/>
        <w:tab/>
        <w:tab/>
        <w:tab/>
        <w:t xml:space="preserve">'Finished setup</w:t>
      </w:r>
    </w:p>
    <w:p w:rsidRPr="00000000" w:rsidDel="00000000" w:rsidRDefault="00000000" w:rsidR="00000000" w:rsidP="00000000" w14:paraId="000002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Cycles,      </w:t>
        <w:tab/>
        <w:t xml:space="preserve">#20</w:t>
        <w:tab/>
        <w:t xml:space="preserve">'Send pulse count to Y register</w:t>
      </w:r>
    </w:p>
    <w:p w:rsidRPr="00000000" w:rsidDel="00000000" w:rsidRDefault="00000000" w:rsidR="00000000" w:rsidP="00000000" w14:paraId="000002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nop</w:t>
        <w:tab/>
        <w:tab/>
        <w:tab/>
        <w:tab/>
        <w:tab/>
        <w:t xml:space="preserve">'Delay two clocks for IN to drop</w:t>
      </w:r>
    </w:p>
    <w:p w:rsidRPr="00000000" w:rsidDel="00000000" w:rsidRDefault="00000000" w:rsidR="00000000" w:rsidP="00000000" w14:paraId="000002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w:t>
        <w:tab/>
        <w:t xml:space="preserve">#.myloop</w:t>
        <w:tab/>
        <w:tab/>
        <w:tab/>
        <w:t xml:space="preserve">'Program waits forever</w:t>
      </w:r>
    </w:p>
    <w:p w:rsidRPr="00000000" w:rsidDel="00000000" w:rsidRDefault="00000000" w:rsidR="00000000" w:rsidP="00000000" w14:paraId="000002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TransConfig     long %0000_0000_000_0000_000000000_11_00101_0     'Transition mode</w:t>
      </w:r>
    </w:p>
    <w:p w:rsidRPr="00000000" w:rsidDel="00000000" w:rsidRDefault="00000000" w:rsidR="00000000" w:rsidP="00000000" w14:paraId="000002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Cycles          long $0010</w:t>
        <w:tab/>
        <w:tab/>
        <w:t xml:space="preserve">'transition count of 16               </w:t>
      </w:r>
    </w:p>
    <w:p w:rsidRPr="00000000" w:rsidDel="00000000" w:rsidRDefault="00000000" w:rsidR="00000000" w:rsidP="00000000" w14:paraId="000002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TransTiming     long $0000_05DC</w:t>
        <w:tab/>
        <w:t xml:space="preserve">'1500 sys-clk periods between</w:t>
      </w:r>
    </w:p>
    <w:p w:rsidRPr="00000000" w:rsidDel="00000000" w:rsidRDefault="00000000" w:rsidR="00000000" w:rsidP="00000000" w14:paraId="000002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transitions</w:t>
      </w:r>
    </w:p>
    <w:p w:rsidRPr="00000000" w:rsidDel="00000000" w:rsidRDefault="00000000" w:rsidR="00000000" w:rsidP="00000000" w14:paraId="000002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tl w:val="0"/>
        </w:rPr>
      </w:r>
    </w:p>
    <w:sdt>
      <w:sdtPr>
        <w:id w:val="333497578"/>
        <w:tag w:val="goog_rdk_34"/>
      </w:sdtPr>
      <w:sdtContent>
        <w:p w:rsidRPr="00000000" w:rsidDel="00000000" w:rsidRDefault="00000000" w:rsidR="00000000" w:rsidP="00000000" w14:paraId="000002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%00110:  Numerically Controlled Oscillator (NCO)</w:t>
      </w:r>
    </w:p>
    <w:p w:rsidRPr="00000000" w:rsidDel="00000000" w:rsidRDefault="00000000" w:rsidR="00000000" w:rsidP="00000000" w14:paraId="000002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000000"/>
          <w:sz w:val="24"/>
          <w:szCs w:val="24"/>
          <w:u w:val="none"/>
          <w:shd w:val="clear" w:fill="auto"/>
          <w:vertAlign w:val="baseline"/>
          <w:rtl w:val="0"/>
        </w:rPr>
        <w:t xml:space="preserve"> </w:t>
      </w:r>
    </w:p>
    <w:p w:rsidRPr="00000000" w:rsidDel="00000000" w:rsidRDefault="00000000" w:rsidR="00000000" w:rsidP="00000000" w14:paraId="000002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X[15:0] (0 &lt; n &lt; 65,536) presets a 16-bit divide-by-n counter that produces an output--a base frequency--referenced to the system-clock frequency.  To divide the system-clock frequency by 2, set X = #2.</w:t>
      </w:r>
    </w:p>
    <w:p w:rsidRPr="00000000" w:rsidDel="00000000" w:rsidRDefault="00000000" w:rsidR="00000000" w:rsidP="00000000" w14:paraId="000002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Y register (Y[31:0]) holds a value that gets added to a 32-bit value in the Z register (Z[31:0]) at the start of each base period. (This count starts at zero.) If you want a phase difference, use the bits X[31:16] to preload the counter as soon as the WXPIN instruction executes.  The diagrams below show timing and a conceptual diagram of the operations.</w:t>
      </w:r>
    </w:p>
    <w:p w:rsidRPr="00000000" w:rsidDel="00000000" w:rsidRDefault="00000000" w:rsidR="00000000" w:rsidP="00000000" w14:paraId="000002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Conceptual arrangement of a Smart Pin in the NCO Frequency mode:</w:t>
      </w:r>
    </w:p>
    <w:p w:rsidRPr="00000000" w:rsidDel="00000000" w:rsidRDefault="00000000" w:rsidR="00000000" w:rsidP="00000000" w14:paraId="000002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Pr>
        <w:drawing>
          <wp:anchor simplePos="0" behindDoc="0" distL="152400" hidden="0" allowOverlap="1" relativeHeight="0" layoutInCell="1" distT="152400" locked="0" distB="152400" distR="152400">
            <wp:simplePos x="0" y="0"/>
            <wp:positionH relativeFrom="margin">
              <wp:posOffset>110787</wp:posOffset>
            </wp:positionH>
            <wp:positionV relativeFrom="page">
              <wp:posOffset>1036319</wp:posOffset>
            </wp:positionV>
            <wp:extent cx="5323245" cy="1923495"/>
            <wp:effectExtent b="0" r="0" t="0" l="0"/>
            <wp:wrapTopAndBottom distT="152400" distB="152400"/>
            <wp:docPr name="image16.jpg" id="1073741896"/>
            <a:graphic>
              <a:graphicData uri="http://schemas.openxmlformats.org/drawingml/2006/picture">
                <pic:pic>
                  <pic:nvPicPr>
                    <pic:cNvPr name="image16.jpg" id="0"/>
                    <pic:cNvPicPr preferRelativeResize="0"/>
                  </pic:nvPicPr>
                  <pic:blipFill>
                    <a:blip r:embed="rId15"/>
                    <a:srcRect b="0" r="0" t="0" l="0"/>
                    <a:stretch>
                      <a:fillRect/>
                    </a:stretch>
                  </pic:blipFill>
                  <pic:spPr>
                    <a:xfrm>
                      <a:off x="0" y="0"/>
                      <a:ext cx="5323245" cy="1923495"/>
                    </a:xfrm>
                    <a:prstGeom prst="rect"/>
                    <a:ln/>
                  </pic:spPr>
                </pic:pic>
              </a:graphicData>
            </a:graphic>
          </wp:anchor>
        </w:drawing>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Pin output signal reflects the value of the Z31 bit.  The circuit raises the IN flag whenever the Z register overflows (Z &gt; 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32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During reset (DIR=0), IN equals logic-0, the output is low, and Z is set to zero. This mode overrides OUT to control the pin output state.</w:t>
      </w:r>
      <w:r w:rsidRPr="00000000" w:rsidDel="00000000" w:rsidR="00000000">
        <w:drawing>
          <wp:anchor simplePos="0" behindDoc="0" distL="152400" hidden="0" allowOverlap="1" relativeHeight="0" layoutInCell="1" distT="152400" locked="0" distB="152400" distR="152400">
            <wp:simplePos x="0" y="0"/>
            <wp:positionH relativeFrom="column">
              <wp:posOffset>-6347</wp:posOffset>
            </wp:positionH>
            <wp:positionV relativeFrom="paragraph">
              <wp:posOffset>2176779</wp:posOffset>
            </wp:positionV>
            <wp:extent cx="5943600" cy="1936953"/>
            <wp:effectExtent b="0" r="0" t="0" l="0"/>
            <wp:wrapTopAndBottom distT="152400" distB="152400"/>
            <wp:docPr name="image13.jpg" id="1073741889"/>
            <a:graphic>
              <a:graphicData uri="http://schemas.openxmlformats.org/drawingml/2006/picture">
                <pic:pic>
                  <pic:nvPicPr>
                    <pic:cNvPr name="image13.jpg" id="0"/>
                    <pic:cNvPicPr preferRelativeResize="0"/>
                  </pic:nvPicPr>
                  <pic:blipFill>
                    <a:blip r:embed="rId16"/>
                    <a:srcRect b="0" r="0" t="0" l="0"/>
                    <a:stretch>
                      <a:fillRect/>
                    </a:stretch>
                  </pic:blipFill>
                  <pic:spPr>
                    <a:xfrm>
                      <a:off x="0" y="0"/>
                      <a:ext cx="5943600" cy="1936953"/>
                    </a:xfrm>
                    <a:prstGeom prst="rect"/>
                    <a:ln/>
                  </pic:spPr>
                </pic:pic>
              </a:graphicData>
            </a:graphic>
          </wp:anchor>
        </w:drawing>
      </w:r>
    </w:p>
    <w:p w:rsidRPr="00000000" w:rsidDel="00000000" w:rsidRDefault="00000000" w:rsidR="00000000" w:rsidP="00000000" w14:paraId="000002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2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558959712"/>
        <w:tag w:val="goog_rdk_35"/>
      </w:sdtPr>
      <w:sdtContent>
        <w:p w:rsidRPr="00000000" w:rsidDel="00000000" w:rsidRDefault="00000000" w:rsidR="00000000" w:rsidP="00000000" w14:paraId="000002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sdtContent>
    </w:sdt>
    <w:p w:rsidRPr="00000000" w:rsidDel="00000000" w:rsidRDefault="00000000" w:rsidR="00000000" w:rsidP="00000000" w14:paraId="000002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_clk_freq = 25_000_000              </w:t>
      </w:r>
    </w:p>
    <w:p w:rsidRPr="00000000" w:rsidDel="00000000" w:rsidRDefault="00000000" w:rsidR="00000000" w:rsidP="00000000" w14:paraId="000002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w:t>
        <w:tab/>
        <w:tab/>
        <w:tab/>
        <w:t xml:space="preserve">'Setup Smart Pin at P20</w:t>
      </w:r>
    </w:p>
    <w:p w:rsidRPr="00000000" w:rsidDel="00000000" w:rsidRDefault="00000000" w:rsidR="00000000" w:rsidP="00000000" w14:paraId="000002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NCO_Config, #20</w:t>
        <w:tab/>
        <w:t xml:space="preserve">'Set configuration for NCO mode</w:t>
      </w:r>
    </w:p>
    <w:p w:rsidRPr="00000000" w:rsidDel="00000000" w:rsidRDefault="00000000" w:rsidR="00000000" w:rsidP="00000000" w14:paraId="000002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#1, #20</w:t>
        <w:tab/>
        <w:t xml:space="preserve">        </w:t>
        <w:tab/>
        <w:t xml:space="preserve">'Set divide-by-n to 1, 25-MHz;</w:t>
      </w:r>
    </w:p>
    <w:p w:rsidRPr="00000000" w:rsidDel="00000000" w:rsidRDefault="00000000" w:rsidR="00000000" w:rsidP="00000000" w14:paraId="000002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ab/>
        <w:tab/>
        <w:tab/>
        <w:tab/>
        <w:t xml:space="preserve">'  one system-clock period</w:t>
      </w:r>
    </w:p>
    <w:p w:rsidRPr="00000000" w:rsidDel="00000000" w:rsidRDefault="00000000" w:rsidR="00000000" w:rsidP="00000000" w14:paraId="000002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w:t>
        <w:tab/>
        <w:tab/>
        <w:tab/>
        <w:t xml:space="preserve">'Finished setup</w:t>
      </w:r>
    </w:p>
    <w:p w:rsidRPr="00000000" w:rsidDel="00000000" w:rsidRDefault="00000000" w:rsidR="00000000" w:rsidP="00000000" w14:paraId="000002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qfrac     ##123, ##_clkfreq   'Calc #of 25-MHz cycles for</w:t>
      </w:r>
    </w:p>
    <w:p w:rsidRPr="00000000" w:rsidDel="00000000" w:rsidRDefault="00000000" w:rsidR="00000000" w:rsidP="00000000" w14:paraId="000002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8 msec period </w:t>
      </w:r>
    </w:p>
    <w:p w:rsidRPr="00000000" w:rsidDel="00000000" w:rsidRDefault="00000000" w:rsidR="00000000" w:rsidP="00000000" w14:paraId="000002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getqx</w:t>
        <w:tab/>
        <w:t xml:space="preserve">pa                       'Save in PA register</w:t>
      </w:r>
    </w:p>
    <w:p w:rsidRPr="00000000" w:rsidDel="00000000" w:rsidRDefault="00000000" w:rsidR="00000000" w:rsidP="00000000" w14:paraId="000002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wypin</w:t>
        <w:tab/>
        <w:t xml:space="preserve">pa,  #20                 'Send pulse count to Y register</w:t>
      </w:r>
    </w:p>
    <w:p w:rsidRPr="00000000" w:rsidDel="00000000" w:rsidRDefault="00000000" w:rsidR="00000000" w:rsidP="00000000" w14:paraId="000002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w:t>
        <w:tab/>
        <w:t xml:space="preserve">nop                      'Delay two clocks for IN to drop</w:t>
      </w:r>
    </w:p>
    <w:p w:rsidRPr="00000000" w:rsidDel="00000000" w:rsidRDefault="00000000" w:rsidR="00000000" w:rsidP="00000000" w14:paraId="000002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jmp  #.myloop            'Program waits forever</w:t>
      </w:r>
    </w:p>
    <w:p w:rsidRPr="00000000" w:rsidDel="00000000" w:rsidRDefault="00000000" w:rsidR="00000000" w:rsidP="00000000" w14:paraId="000002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NCO_Config</w:t>
        <w:tab/>
        <w:t xml:space="preserve">long</w:t>
        <w:tab/>
        <w:t xml:space="preserve">%0000_0000_000_0000_000000000_01_00110_0</w:t>
      </w:r>
    </w:p>
    <w:p w:rsidRPr="00000000" w:rsidDel="00000000" w:rsidRDefault="00000000" w:rsidR="00000000" w:rsidP="00000000" w14:paraId="000002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886239211"/>
        <w:tag w:val="goog_rdk_36"/>
      </w:sdtPr>
      <w:sdtContent>
        <w:p w:rsidRPr="00000000" w:rsidDel="00000000" w:rsidRDefault="00000000" w:rsidR="00000000" w:rsidP="00000000" w14:paraId="000002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%00111:  Numerically Controlled Oscillator (NCO) Duty Cycle</w:t>
      </w:r>
    </w:p>
    <w:p w:rsidRPr="00000000" w:rsidDel="00000000" w:rsidRDefault="00000000" w:rsidR="00000000" w:rsidP="00000000" w14:paraId="000002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operates much like the NCO Mode, %00110. In this mode, though, the Smart Pin create a logic-1 pulse followed by a logic-0. The value X[15:0] (0 &lt; n &lt; 65,536) presets a 16-bit divide-by-n counter that produces an output--an NCO base frequency--based on the system-clock frequency.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This base period represents the duration of the logic-1 pulse.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t>
      </w:r>
    </w:p>
    <w:p w:rsidRPr="00000000" w:rsidDel="00000000" w:rsidRDefault="00000000" w:rsidR="00000000" w:rsidP="00000000" w14:paraId="000002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in the Y register (Y[31:0]) determines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time between the start of the logic-1 pulses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This value gets added to a 32-bit value in the Z register (Z[31:0]) at the start of each base period. (This count starts at zero.)The Smart Pin output reflects the logic state of the Z-register overflow. If you want a phase difference, use the bits X[31:16] to preload the counter as soon as the WXPIN instruction executes.</w:t>
      </w:r>
    </w:p>
    <w:p w:rsidRPr="00000000" w:rsidDel="00000000" w:rsidRDefault="00000000" w:rsidR="00000000" w:rsidP="00000000" w14:paraId="000002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Suppose a Propeller-2 has a 25-MHz system-clock frequency and you must create 1-usec logic-1 pulses with a period of 18 usec. An NCO base frequency of 1 MHz (1-usec period) will work. Set the X-register value to 25 to divide the system-clock frequency by 25. That provides a 1-usec logic-1 state.</w:t>
      </w:r>
    </w:p>
    <w:p w:rsidRPr="00000000" w:rsidDel="00000000" w:rsidRDefault="00000000" w:rsidR="00000000" w:rsidP="00000000" w14:paraId="000002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Now you need 18 usec between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start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of each pulse. Because the pin output follows the Z-register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overflow</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you must divide the maximum Z-register value (2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32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by 18. That value added 18 times will produce a Z-register overflow:</w:t>
      </w:r>
    </w:p>
    <w:p w:rsidRPr="00000000" w:rsidDel="00000000" w:rsidRDefault="00000000" w:rsidR="00000000" w:rsidP="00000000" w14:paraId="000002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32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 18 = 238,609,294 or $0E38_E38E</w:t>
      </w:r>
    </w:p>
    <w:p w:rsidRPr="00000000" w:rsidDel="00000000" w:rsidRDefault="00000000" w:rsidR="00000000" w:rsidP="00000000" w14:paraId="000002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Set Y[31:0] to that value so it gets added to Z[31:0] at each base period. Of course</w:t>
      </w:r>
      <w:sdt>
        <w:sdtPr>
          <w:id w:val="-717485110"/>
          <w:tag w:val="goog_rdk_37"/>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cog can do the division if you wi</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sh.</w:t>
      </w:r>
    </w:p>
    <w:p w:rsidRPr="00000000" w:rsidDel="00000000" w:rsidRDefault="00000000" w:rsidR="00000000" w:rsidP="00000000" w14:paraId="000002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Smart Pin circuit raises the IN flag whenever the Z register overflows.</w:t>
      </w:r>
    </w:p>
    <w:p w:rsidRPr="00000000" w:rsidDel="00000000" w:rsidRDefault="00000000" w:rsidR="00000000" w:rsidP="00000000" w14:paraId="000002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w:t>
      </w:r>
      <w:sdt>
        <w:sdtPr>
          <w:tag w:val="goog_rdk_87"/>
        </w:sdtPr>
        <w:sdtContent>
          <w:commentRangeStart w:id="17"/>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ring reset (DIR=0), IN gets reset to</w:t>
      </w:r>
      <w:commentRangeEnd w:id="17"/>
      <w:r>
        <w:rPr>
          <w:rStyle w:val="CommentReference"/>
        </w:rPr>
        <w:commentReference w:id="17"/>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logic-0, the pin puts out a logic-0, and Z[31:0] is reset to 0. This mode overrides OUT to control the pin output state.</w:t>
      </w:r>
    </w:p>
    <w:p w:rsidRPr="00000000" w:rsidDel="00000000" w:rsidRDefault="00000000" w:rsidR="00000000" w:rsidP="00000000" w14:paraId="000002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Yes, the real maximum is 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32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but compared to a value of over four billion, one count doesn't make a difference.</w:t>
      </w:r>
    </w:p>
    <w:p w:rsidRPr="00000000" w:rsidDel="00000000" w:rsidRDefault="00000000" w:rsidR="00000000" w:rsidP="00000000" w14:paraId="000002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2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2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_clkfreq = 25_000_000               </w:t>
      </w:r>
    </w:p>
    <w:p w:rsidRPr="00000000" w:rsidDel="00000000" w:rsidRDefault="00000000" w:rsidR="00000000" w:rsidP="00000000" w14:paraId="000002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                'Setup Smart Pin at P20</w:t>
      </w:r>
    </w:p>
    <w:p w:rsidRPr="00000000" w:rsidDel="00000000" w:rsidRDefault="00000000" w:rsidR="00000000" w:rsidP="00000000" w14:paraId="000002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NCO_Config,  #20   'Set config for Transition mode</w:t>
      </w:r>
    </w:p>
    <w:p w:rsidRPr="00000000" w:rsidDel="00000000" w:rsidRDefault="00000000" w:rsidR="00000000" w:rsidP="00000000" w14:paraId="000002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#25, #20           'Base period at 1 usec (25 MHz/25)</w:t>
      </w:r>
    </w:p>
    <w:p w:rsidRPr="00000000" w:rsidDel="00000000" w:rsidRDefault="00000000" w:rsidR="00000000" w:rsidP="00000000" w14:paraId="000002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                'Finished setup</w:t>
      </w:r>
    </w:p>
    <w:p w:rsidRPr="00000000" w:rsidDel="00000000" w:rsidRDefault="00000000" w:rsidR="00000000" w:rsidP="00000000" w14:paraId="000002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Y_RegData,   #20</w:t>
      </w:r>
    </w:p>
    <w:p w:rsidRPr="00000000" w:rsidDel="00000000" w:rsidRDefault="00000000" w:rsidR="00000000" w:rsidP="00000000" w14:paraId="000002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w:t>
        <w:tab/>
        <w:tab/>
        <w:t xml:space="preserve">nop</w:t>
        <w:tab/>
        <w:tab/>
        <w:tab/>
      </w:r>
    </w:p>
    <w:p w:rsidRPr="00000000" w:rsidDel="00000000" w:rsidRDefault="00000000" w:rsidR="00000000" w:rsidP="00000000" w14:paraId="000002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jmp</w:t>
        <w:tab/>
        <w:t xml:space="preserve">#.myloop</w:t>
        <w:tab/>
        <w:t xml:space="preserve">'Program waits forever</w:t>
      </w:r>
    </w:p>
    <w:p w:rsidRPr="00000000" w:rsidDel="00000000" w:rsidRDefault="00000000" w:rsidR="00000000" w:rsidP="00000000" w14:paraId="000002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NCO_Config</w:t>
        <w:tab/>
        <w:t xml:space="preserve">long</w:t>
        <w:tab/>
        <w:t xml:space="preserve">%0000_0000_000_0000_000000000_01_00111_0</w:t>
      </w:r>
    </w:p>
    <w:p w:rsidRPr="00000000" w:rsidDel="00000000" w:rsidRDefault="00000000" w:rsidR="00000000" w:rsidP="00000000" w14:paraId="000002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Y_RegData</w:t>
        <w:tab/>
        <w:t xml:space="preserve">long</w:t>
        <w:tab/>
        <w:t xml:space="preserve">$0E38_E38E</w:t>
        <w:tab/>
        <w:tab/>
        <w:t xml:space="preserve">' 2^32 / 18</w:t>
      </w:r>
    </w:p>
    <w:p w:rsidRPr="00000000" w:rsidDel="00000000" w:rsidRDefault="00000000" w:rsidR="00000000" w:rsidP="00000000" w14:paraId="000002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scope image shows the signal present at pin P20. The added arrows indicate time-measurement points</w:t>
      </w:r>
      <w:r w:rsidRPr="00000000" w:rsidDel="00000000" w:rsidR="00000000">
        <w:drawing>
          <wp:anchor simplePos="0" behindDoc="0" distL="152400" hidden="0" allowOverlap="1" relativeHeight="0" layoutInCell="1" distT="152400" locked="0" distB="152400" distR="152400">
            <wp:simplePos x="0" y="0"/>
            <wp:positionH relativeFrom="column">
              <wp:posOffset>217170</wp:posOffset>
            </wp:positionH>
            <wp:positionV relativeFrom="paragraph">
              <wp:posOffset>196407</wp:posOffset>
            </wp:positionV>
            <wp:extent cx="4497150" cy="2869222"/>
            <wp:effectExtent b="0" r="0" t="0" l="0"/>
            <wp:wrapTopAndBottom distT="152400" distB="152400"/>
            <wp:docPr name="image1.png" id="1073741888"/>
            <a:graphic>
              <a:graphicData uri="http://schemas.openxmlformats.org/drawingml/2006/picture">
                <pic:pic>
                  <pic:nvPicPr>
                    <pic:cNvPr name="image1.png" id="0"/>
                    <pic:cNvPicPr preferRelativeResize="0"/>
                  </pic:nvPicPr>
                  <pic:blipFill>
                    <a:blip r:embed="rId17"/>
                    <a:srcRect b="0" r="0" t="0" l="0"/>
                    <a:stretch>
                      <a:fillRect/>
                    </a:stretch>
                  </pic:blipFill>
                  <pic:spPr>
                    <a:xfrm>
                      <a:off x="0" y="0"/>
                      <a:ext cx="4497150" cy="2869222"/>
                    </a:xfrm>
                    <a:prstGeom prst="rect"/>
                    <a:ln/>
                  </pic:spPr>
                </pic:pic>
              </a:graphicData>
            </a:graphic>
          </wp:anchor>
        </w:drawing>
      </w:r>
    </w:p>
    <w:p w:rsidRPr="00000000" w:rsidDel="00000000" w:rsidRDefault="00000000" w:rsidR="00000000" w:rsidP="00000000" w14:paraId="000002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508529024"/>
        <w:tag w:val="goog_rdk_38"/>
      </w:sdtPr>
      <w:sdtContent>
        <w:p w:rsidRPr="00000000" w:rsidDel="00000000" w:rsidRDefault="00000000" w:rsidR="00000000" w:rsidP="00000000" w14:paraId="000002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%01000 = Triangle-wave pulse-width modulation (PWM)</w:t>
      </w:r>
    </w:p>
    <w:p w:rsidRPr="00000000" w:rsidDel="00000000" w:rsidRDefault="00000000" w:rsidR="00000000" w:rsidP="00000000" w14:paraId="000002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relies on an up-down counter to determine the length of logic-1 pulses. The </w:t>
      </w:r>
      <w:sdt>
        <w:sdtPr>
          <w:id w:val="910286523"/>
          <w:tag w:val="goog_rdk_39"/>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X-register value X[15:0] acts as a divisor of 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he Propeller-2 system-clock frequency. The divided frequency provides the PWM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bas</w:t>
      </w:r>
      <w:sdt>
        <w:sdtPr>
          <w:tag w:val="goog_rdk_86"/>
        </w:sdtPr>
        <w:sdtContent>
          <w:commentRangeStart w:id="16"/>
        </w:sdtContent>
      </w:sdt>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e period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 the example below X[15:0] equals 1</w:t>
      </w:r>
      <w:commentRangeEnd w:id="16"/>
      <w:r>
        <w:rPr>
          <w:rStyle w:val="CommentReference"/>
        </w:rPr>
        <w:commentReference w:id="16"/>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so no division occurs. The 25-MHz system-clock period--40 nsec--becomes the base period.</w:t>
      </w:r>
    </w:p>
    <w:p w:rsidRPr="00000000" w:rsidDel="00000000" w:rsidRDefault="00000000" w:rsidR="00000000" w:rsidP="00000000" w14:paraId="000002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X[31:16] bits sets the number of 40-nsec base periods you want in a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frame period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as shown in the diagram. In this mode, the PWM period is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twice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frame period. The example sets X[31:16] to $200 (512), so the frame period equals:</w:t>
      </w:r>
    </w:p>
    <w:p w:rsidRPr="00000000" w:rsidDel="00000000" w:rsidRDefault="00000000" w:rsidR="00000000" w:rsidP="00000000" w14:paraId="000002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(40 * 10</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-9</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sec/base period) * 512 base periods = 20.48 * 10</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-6</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sec, or a 20.5-usec</w:t>
      </w:r>
    </w:p>
    <w:p w:rsidRPr="00000000" w:rsidDel="00000000" w:rsidRDefault="00000000" w:rsidR="00000000" w:rsidP="00000000" w14:paraId="000002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and the PWM period equals 41.0 usec.</w:t>
      </w:r>
      <w:r w:rsidRPr="00000000" w:rsidDel="00000000" w:rsidR="00000000">
        <w:drawing>
          <wp:anchor simplePos="0" behindDoc="0" distL="152400" hidden="0" allowOverlap="1" relativeHeight="0" layoutInCell="1" distT="152400" locked="0" distB="152400" distR="152400">
            <wp:simplePos x="0" y="0"/>
            <wp:positionH relativeFrom="column">
              <wp:posOffset>-189227</wp:posOffset>
            </wp:positionH>
            <wp:positionV relativeFrom="paragraph">
              <wp:posOffset>238796</wp:posOffset>
            </wp:positionV>
            <wp:extent cx="5943600" cy="3700944"/>
            <wp:effectExtent b="0" r="0" t="0" l="0"/>
            <wp:wrapTopAndBottom distT="152400" distB="152400"/>
            <wp:docPr name="image4.jpg" id="1073741890"/>
            <a:graphic>
              <a:graphicData uri="http://schemas.openxmlformats.org/drawingml/2006/picture">
                <pic:pic>
                  <pic:nvPicPr>
                    <pic:cNvPr name="image4.jpg" id="0"/>
                    <pic:cNvPicPr preferRelativeResize="0"/>
                  </pic:nvPicPr>
                  <pic:blipFill>
                    <a:blip r:embed="rId18"/>
                    <a:srcRect b="0" r="0" t="0" l="0"/>
                    <a:stretch>
                      <a:fillRect/>
                    </a:stretch>
                  </pic:blipFill>
                  <pic:spPr>
                    <a:xfrm>
                      <a:off x="0" y="0"/>
                      <a:ext cx="5943600" cy="3700944"/>
                    </a:xfrm>
                    <a:prstGeom prst="rect"/>
                    <a:ln/>
                  </pic:spPr>
                </pic:pic>
              </a:graphicData>
            </a:graphic>
          </wp:anchor>
        </w:drawing>
      </w:r>
    </w:p>
    <w:p w:rsidRPr="00000000" w:rsidDel="00000000" w:rsidRDefault="00000000" w:rsidR="00000000" w:rsidP="00000000" w14:paraId="000002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Y register value, Y[15:0], determines the logic-1 pulse width. In this example, Y = $80 (128). When the down-count value equals $80, the Smart P</w:t>
      </w:r>
      <w:sdt>
        <w:sdtPr>
          <w:id w:val="-1951239412"/>
          <w:tag w:val="goog_rdk_40"/>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 output becomes logic 1. The count continues to decrease to 1, at wh</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ich time it starts to count up. For as long as the count is less-then or equal to $8</w:t>
      </w:r>
      <w:sdt>
        <w:sdtPr>
          <w:tag w:val="goog_rdk_92"/>
        </w:sdtPr>
        <w:sdtContent>
          <w:commentRangeStart w:id="22"/>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 the output remains a logic-1.</w:t>
      </w:r>
    </w:p>
    <w:p w:rsidRPr="00000000" w:rsidDel="00000000" w:rsidRDefault="00000000" w:rsidR="00000000" w:rsidP="00000000" w14:paraId="000002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overrides OUT and control</w:t>
      </w:r>
      <w:commentRangeEnd w:id="22"/>
      <w:r>
        <w:rPr>
          <w:rStyle w:val="CommentReference"/>
        </w:rPr>
        <w:commentReference w:id="22"/>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 the pin-output state.  During reset (DIR=0), IN becomes logic 0, the pin output becomes logic-0, and the counter reloads the Y[15:0] value. The value 0 in register Y produces a constant logic-0 output. When the Y value equals the frame period value, the pin always produces a logic 1.</w:t>
      </w:r>
    </w:p>
    <w:p w:rsidRPr="00000000" w:rsidDel="00000000" w:rsidRDefault="00000000" w:rsidR="00000000" w:rsidP="00000000" w14:paraId="000002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Example</w:t>
      </w:r>
    </w:p>
    <w:p w:rsidRPr="00000000" w:rsidDel="00000000" w:rsidRDefault="00000000" w:rsidR="00000000" w:rsidP="00000000" w14:paraId="000002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'25 MHz system-clock frequency</w:t>
      </w:r>
    </w:p>
    <w:p w:rsidRPr="00000000" w:rsidDel="00000000" w:rsidRDefault="00000000" w:rsidR="00000000" w:rsidP="00000000" w14:paraId="000002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COM              </w:t>
      </w:r>
    </w:p>
    <w:p w:rsidRPr="00000000" w:rsidDel="00000000" w:rsidRDefault="00000000" w:rsidR="00000000" w:rsidP="00000000" w14:paraId="000002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  'Setup Smart Pin at P20</w:t>
      </w:r>
    </w:p>
    <w:p w:rsidRPr="00000000" w:rsidDel="00000000" w:rsidRDefault="00000000" w:rsidR="00000000" w:rsidP="00000000" w14:paraId="000002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NCO_Config,  #20  'Set configuration for PWM Triangle</w:t>
      </w:r>
    </w:p>
    <w:p w:rsidRPr="00000000" w:rsidDel="00000000" w:rsidRDefault="00000000" w:rsidR="00000000" w:rsidP="00000000" w14:paraId="000002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X_RegData,   #20  'Set base period at 1 usec, or</w:t>
      </w:r>
    </w:p>
    <w:p w:rsidRPr="00000000" w:rsidDel="00000000" w:rsidRDefault="00000000" w:rsidR="00000000" w:rsidP="00000000" w14:paraId="000002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(25 MHz/#25)</w:t>
      </w:r>
    </w:p>
    <w:p w:rsidRPr="00000000" w:rsidDel="00000000" w:rsidRDefault="00000000" w:rsidR="00000000" w:rsidP="00000000" w14:paraId="000002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  'Finish setup       </w:t>
      </w:r>
    </w:p>
    <w:p w:rsidRPr="00000000" w:rsidDel="00000000" w:rsidRDefault="00000000" w:rsidR="00000000" w:rsidP="00000000" w14:paraId="000002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Y_RegData,   #20</w:t>
      </w:r>
    </w:p>
    <w:p w:rsidRPr="00000000" w:rsidDel="00000000" w:rsidRDefault="00000000" w:rsidR="00000000" w:rsidP="00000000" w14:paraId="000002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nop</w:t>
        <w:tab/>
        <w:tab/>
        <w:tab/>
      </w:r>
    </w:p>
    <w:p w:rsidRPr="00000000" w:rsidDel="00000000" w:rsidRDefault="00000000" w:rsidR="00000000" w:rsidP="00000000" w14:paraId="000002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#.myloop          'Program waits forever</w:t>
      </w:r>
    </w:p>
    <w:p w:rsidRPr="00000000" w:rsidDel="00000000" w:rsidRDefault="00000000" w:rsidR="00000000" w:rsidP="00000000" w14:paraId="000002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NCO_Config</w:t>
        <w:tab/>
        <w:t xml:space="preserve">long</w:t>
        <w:tab/>
        <w:t xml:space="preserve">%0000_0000_000_00000_00000000_01_01000_0</w:t>
      </w:r>
    </w:p>
    <w:p w:rsidRPr="00000000" w:rsidDel="00000000" w:rsidRDefault="00000000" w:rsidR="00000000" w:rsidP="00000000" w14:paraId="000002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Y_RegData</w:t>
        <w:tab/>
        <w:t xml:space="preserve">long</w:t>
        <w:tab/>
        <w:t xml:space="preserve">$0000_0080</w:t>
        <w:tab/>
      </w:r>
    </w:p>
    <w:p w:rsidRPr="00000000" w:rsidDel="00000000" w:rsidRDefault="00000000" w:rsidR="00000000" w:rsidP="00000000" w14:paraId="000002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X_RegData</w:t>
        <w:tab/>
        <w:t xml:space="preserve">long</w:t>
        <w:tab/>
        <w:t xml:space="preserve">$0200_0001</w:t>
        <w:tab/>
        <w:tab/>
        <w:t xml:space="preserve">'Divide system clock by 1</w:t>
      </w:r>
    </w:p>
    <w:p w:rsidRPr="00000000" w:rsidDel="00000000" w:rsidRDefault="00000000" w:rsidR="00000000" w:rsidP="00000000" w14:paraId="000002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ab/>
        <w:tab/>
        <w:tab/>
        <w:tab/>
        <w:t xml:space="preserve">'  Frame period = $200 (512)</w:t>
      </w:r>
    </w:p>
    <w:p w:rsidRPr="00000000" w:rsidDel="00000000" w:rsidRDefault="00000000" w:rsidR="00000000" w:rsidP="00000000" w14:paraId="000002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603529410"/>
        <w:tag w:val="goog_rdk_41"/>
      </w:sdtPr>
      <w:sdtContent>
        <w:p w:rsidRPr="00000000" w:rsidDel="00000000" w:rsidRDefault="00000000" w:rsidR="00000000" w:rsidP="00000000" w14:paraId="000002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%01001:  PWM sawtooth</w:t>
      </w:r>
    </w:p>
    <w:p w:rsidRPr="00000000" w:rsidDel="00000000" w:rsidRDefault="00000000" w:rsidR="00000000" w:rsidP="00000000" w14:paraId="000002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operates in much the same way as the %01000 PWM Triangle mode described above.  But it uses only an up counter that always starts with a count of 1.</w:t>
      </w:r>
    </w:p>
    <w:p w:rsidRPr="00000000" w:rsidDel="00000000" w:rsidRDefault="00000000" w:rsidR="00000000" w:rsidP="00000000" w14:paraId="000002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X-register value X[15:0] acts as a divisor of the Propeller's system-clock frequency. The divided frequency provides the PWM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base period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 the example below X[15:0] equals 1, so no division occurs. The 25-MHz system-clock period--40 nsec--becomes the base period.</w:t>
      </w:r>
    </w:p>
    <w:p w:rsidRPr="00000000" w:rsidDel="00000000" w:rsidRDefault="00000000" w:rsidR="00000000" w:rsidP="00000000" w14:paraId="000002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X[31:16] bits sets the number of 40-nsec base periods you want in a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frame period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as shown in the diagram. In this mode, the frame period is the same as the PWM period. The example sets X[31:16] to $200 (512), so the frame period equals:</w:t>
      </w:r>
    </w:p>
    <w:p w:rsidRPr="00000000" w:rsidDel="00000000" w:rsidRDefault="00000000" w:rsidR="00000000" w:rsidP="00000000" w14:paraId="000002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(40 * 10</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-9</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sec/base period) * 512 base periods = 20.48 * 10</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perscript"/>
          <w:rtl w:val="0"/>
        </w:rPr>
        <w:t xml:space="preserve">-6</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sec, or a 20.5-usec</w:t>
      </w:r>
    </w:p>
    <w:p w:rsidRPr="00000000" w:rsidDel="00000000" w:rsidRDefault="00000000" w:rsidR="00000000" w:rsidP="00000000" w14:paraId="000002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you put in the Y register, Y[15:0], sets the logic-1-pulse width. In the example, Y[15:0] equals $80 (128). The PWM logic-1 output starts when the counter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Pr>
        <w:drawing>
          <wp:anchor simplePos="0" behindDoc="0" distL="152400" hidden="0" allowOverlap="1" relativeHeight="0" layoutInCell="1" distT="152400" locked="0" distB="152400" distR="152400">
            <wp:simplePos x="0" y="0"/>
            <wp:positionH relativeFrom="margin">
              <wp:posOffset>-6346</wp:posOffset>
            </wp:positionH>
            <wp:positionV relativeFrom="page">
              <wp:posOffset>914400</wp:posOffset>
            </wp:positionV>
            <wp:extent cx="5943600" cy="3635691"/>
            <wp:effectExtent b="0" r="0" t="0" l="0"/>
            <wp:wrapTopAndBottom distT="152400" distB="152400"/>
            <wp:docPr name="image6.jpg" id="1073741893"/>
            <a:graphic>
              <a:graphicData uri="http://schemas.openxmlformats.org/drawingml/2006/picture">
                <pic:pic>
                  <pic:nvPicPr>
                    <pic:cNvPr name="image6.jpg" id="0"/>
                    <pic:cNvPicPr preferRelativeResize="0"/>
                  </pic:nvPicPr>
                  <pic:blipFill>
                    <a:blip r:embed="rId19"/>
                    <a:srcRect b="0" r="0" t="0" l="0"/>
                    <a:stretch>
                      <a:fillRect/>
                    </a:stretch>
                  </pic:blipFill>
                  <pic:spPr>
                    <a:xfrm>
                      <a:off x="0" y="0"/>
                      <a:ext cx="5943600" cy="3635691"/>
                    </a:xfrm>
                    <a:prstGeom prst="rect"/>
                    <a:ln/>
                  </pic:spPr>
                </pic:pic>
              </a:graphicData>
            </a:graphic>
          </wp:anchor>
        </w:drawing>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gets reset to 1 and counting starts at the 40-nsec per count frequency. When the count equals or exceeds $80, the output changes to a logic-0. The count continues to increase, though.</w:t>
      </w:r>
    </w:p>
    <w:p w:rsidRPr="00000000" w:rsidDel="00000000" w:rsidRDefault="00000000" w:rsidR="00000000" w:rsidP="00000000" w14:paraId="000002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'25 MHz system-clock frequency</w:t>
      </w:r>
    </w:p>
    <w:p w:rsidRPr="00000000" w:rsidDel="00000000" w:rsidRDefault="00000000" w:rsidR="00000000" w:rsidP="00000000" w14:paraId="000002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COM               </w:t>
      </w:r>
    </w:p>
    <w:p w:rsidRPr="00000000" w:rsidDel="00000000" w:rsidRDefault="00000000" w:rsidR="00000000" w:rsidP="00000000" w14:paraId="000002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#20</w:t>
        <w:tab/>
        <w:tab/>
        <w:tab/>
        <w:t xml:space="preserve">     'Setup Smart Pin at P20</w:t>
      </w:r>
    </w:p>
    <w:p w:rsidRPr="00000000" w:rsidDel="00000000" w:rsidRDefault="00000000" w:rsidR="00000000" w:rsidP="00000000" w14:paraId="000002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PWMsaw_Config,  #20</w:t>
        <w:tab/>
        <w:t xml:space="preserve">'Set configuration for PWM</w:t>
      </w:r>
    </w:p>
    <w:p w:rsidRPr="00000000" w:rsidDel="00000000" w:rsidRDefault="00000000" w:rsidR="00000000" w:rsidP="00000000" w14:paraId="000002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Sawtooth mode</w:t>
      </w:r>
    </w:p>
    <w:p w:rsidRPr="00000000" w:rsidDel="00000000" w:rsidRDefault="00000000" w:rsidR="00000000" w:rsidP="00000000" w14:paraId="000002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X_RegData,      #20</w:t>
        <w:tab/>
        <w:t xml:space="preserve">'Set base period at 1 usec;</w:t>
      </w:r>
    </w:p>
    <w:p w:rsidRPr="00000000" w:rsidDel="00000000" w:rsidRDefault="00000000" w:rsidR="00000000" w:rsidP="00000000" w14:paraId="000002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(25 MHz/#25)</w:t>
      </w:r>
    </w:p>
    <w:p w:rsidRPr="00000000" w:rsidDel="00000000" w:rsidRDefault="00000000" w:rsidR="00000000" w:rsidP="00000000" w14:paraId="000002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#20                    'Finished setup       </w:t>
      </w:r>
    </w:p>
    <w:p w:rsidRPr="00000000" w:rsidDel="00000000" w:rsidRDefault="00000000" w:rsidR="00000000" w:rsidP="00000000" w14:paraId="000002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Y_RegData,      #20</w:t>
      </w:r>
    </w:p>
    <w:p w:rsidRPr="00000000" w:rsidDel="00000000" w:rsidRDefault="00000000" w:rsidR="00000000" w:rsidP="00000000" w14:paraId="000002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nop</w:t>
        <w:tab/>
        <w:tab/>
        <w:tab/>
      </w:r>
    </w:p>
    <w:p w:rsidRPr="00000000" w:rsidDel="00000000" w:rsidRDefault="00000000" w:rsidR="00000000" w:rsidP="00000000" w14:paraId="000002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#.myloop     'Program waits forever</w:t>
      </w:r>
    </w:p>
    <w:p w:rsidRPr="00000000" w:rsidDel="00000000" w:rsidRDefault="00000000" w:rsidR="00000000" w:rsidP="00000000" w14:paraId="000002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PWMsaw_Config</w:t>
        <w:tab/>
        <w:t xml:space="preserve">long</w:t>
        <w:tab/>
        <w:t xml:space="preserve">%0000_0000_000_00000_00000000_01_01001_0</w:t>
      </w:r>
    </w:p>
    <w:p w:rsidRPr="00000000" w:rsidDel="00000000" w:rsidRDefault="00000000" w:rsidR="00000000" w:rsidP="00000000" w14:paraId="000002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Y_RegData</w:t>
        <w:tab/>
        <w:t xml:space="preserve">long</w:t>
        <w:tab/>
        <w:t xml:space="preserve">$0000_0080</w:t>
        <w:tab/>
      </w:r>
    </w:p>
    <w:p w:rsidRPr="00000000" w:rsidDel="00000000" w:rsidRDefault="00000000" w:rsidR="00000000" w:rsidP="00000000" w14:paraId="000002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X_RegData</w:t>
        <w:tab/>
        <w:t xml:space="preserve">long</w:t>
        <w:tab/>
        <w:t xml:space="preserve">$0200_0001</w:t>
        <w:tab/>
        <w:t xml:space="preserve">'Divide system clock by 1</w:t>
      </w:r>
    </w:p>
    <w:p w:rsidRPr="00000000" w:rsidDel="00000000" w:rsidRDefault="00000000" w:rsidR="00000000" w:rsidP="00000000" w14:paraId="000002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ab/>
        <w:tab/>
        <w:tab/>
        <w:t xml:space="preserve">'Frame period = 512</w:t>
      </w:r>
    </w:p>
    <w:p w:rsidRPr="00000000" w:rsidDel="00000000" w:rsidRDefault="00000000" w:rsidR="00000000" w:rsidP="00000000" w14:paraId="000002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the count reaches $200, the counter resets to 1, the output pin becomes a logic-1, and counting begins again. When the counter loads the Y[15:0] value again, IN becomes logic-1. This mode overrides OUT to control the pin output state.</w:t>
      </w:r>
    </w:p>
    <w:p w:rsidRPr="00000000" w:rsidDel="00000000" w:rsidRDefault="00000000" w:rsidR="00000000" w:rsidP="00000000" w14:paraId="000002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0 in register Y produces a constant logic-0 output. When the Y value equals the frame-period value, the pin always produces a logic 1. During reset (DIR=0), IN is low, the output is low, and Y[15:0] is captured.</w:t>
      </w:r>
    </w:p>
    <w:p w:rsidRPr="00000000" w:rsidDel="00000000" w:rsidRDefault="00000000" w:rsidR="00000000" w:rsidP="00000000" w14:paraId="000002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693979710"/>
        <w:tag w:val="goog_rdk_42"/>
      </w:sdtPr>
      <w:sdtContent>
        <w:p w:rsidRPr="00000000" w:rsidDel="00000000" w:rsidRDefault="00000000" w:rsidR="00000000" w:rsidP="00000000" w14:paraId="000002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432ff"/>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0432ff"/>
          <w:sz w:val="24"/>
          <w:szCs w:val="24"/>
          <w:u w:val="none"/>
          <w:shd w:val="clear" w:fill="auto"/>
          <w:vertAlign w:val="baseline"/>
          <w:rtl w:val="0"/>
        </w:rPr>
        <w:t xml:space="preserve">I don't know enough about SMPSs to work on revise this section. --Jon</w:t>
      </w:r>
    </w:p>
    <w:p w:rsidRPr="00000000" w:rsidDel="00000000" w:rsidRDefault="00000000" w:rsidR="00000000" w:rsidP="00000000" w14:paraId="000002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%01010 = PWM switch-mode power supply with voltage and current feedback</w:t>
      </w:r>
    </w:p>
    <w:p w:rsidRPr="00000000" w:rsidDel="00000000" w:rsidRDefault="00000000" w:rsidR="00000000" w:rsidP="00000000" w14:paraId="000002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override</w:t>
      </w:r>
      <w:sdt>
        <w:sdtPr>
          <w:id w:val="-941102890"/>
          <w:tag w:val="goog_rdk_43"/>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 OUT to control the pin output state.</w:t>
      </w:r>
    </w:p>
    <w:p w:rsidRPr="00000000" w:rsidDel="00000000" w:rsidRDefault="00000000" w:rsidR="00000000" w:rsidP="00000000" w14:paraId="000002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X[15:0] establishes a base per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iod in clock cycles which forms the empirical high-time and low-time units.</w:t>
      </w:r>
    </w:p>
    <w:p w:rsidRPr="00000000" w:rsidDel="00000000" w:rsidRDefault="00000000" w:rsidR="00000000" w:rsidP="00000000" w14:paraId="000002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X[31:16] estab</w:t>
      </w:r>
      <w:sdt>
        <w:sdtPr>
          <w:tag w:val="goog_rdk_90"/>
        </w:sdtPr>
        <w:sdtContent>
          <w:commentRangeStart w:id="20"/>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lishes a PWM frame period in terms of base periods.</w:t>
      </w:r>
    </w:p>
    <w:p w:rsidRPr="00000000" w:rsidDel="00000000" w:rsidRDefault="00000000" w:rsidR="00000000" w:rsidP="00000000" w14:paraId="000002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Y[15:0] establis</w:t>
      </w:r>
      <w:commentRangeEnd w:id="20"/>
      <w:r>
        <w:rPr>
          <w:rStyle w:val="CommentReference"/>
        </w:rPr>
        <w:commentReference w:id="20"/>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hes the PWM output value which gets captured at each frame start and used for its duration. It should range from zero to the frame period.</w:t>
      </w:r>
    </w:p>
    <w:p w:rsidRPr="00000000" w:rsidDel="00000000" w:rsidRDefault="00000000" w:rsidR="00000000" w:rsidP="00000000" w14:paraId="000002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counter, updating at each base period, counts from one up to the frame period. Then, the 'A' input is sampled at each base period until it reads low. After 'A' reads low, Y[15:0] is captured, IN is raised, and the process repeats.</w:t>
      </w:r>
    </w:p>
    <w:p w:rsidRPr="00000000" w:rsidDel="00000000" w:rsidRDefault="00000000" w:rsidR="00000000" w:rsidP="00000000" w14:paraId="000002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each base period, the captured output value is compared to the counter. If it is equal or greater, a high is output. If it is less, a low is output. If, at any time during the cycle, the 'B' input goes high, the output will be low for the rest of that cycle.</w:t>
      </w:r>
    </w:p>
    <w:p w:rsidRPr="00000000" w:rsidDel="00000000" w:rsidRDefault="00000000" w:rsidR="00000000" w:rsidP="00000000" w14:paraId="000002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Due to the nature of switch-mode power supplies, it may be appropriate to just set Y[15:0] once and let it repeat indefinitely.</w:t>
      </w:r>
    </w:p>
    <w:p w:rsidRPr="00000000" w:rsidDel="00000000" w:rsidRDefault="00000000" w:rsidR="00000000" w:rsidP="00000000" w14:paraId="000002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IN is low, the output is low, and Y[15:0] is captured.</w:t>
      </w:r>
    </w:p>
    <w:p w:rsidRPr="00000000" w:rsidDel="00000000" w:rsidRDefault="00000000" w:rsidR="00000000" w:rsidP="00000000" w14:paraId="000002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713706684"/>
        <w:tag w:val="goog_rdk_44"/>
      </w:sdtPr>
      <w:sdtContent>
        <w:p w:rsidRPr="00000000" w:rsidDel="00000000" w:rsidRDefault="00000000" w:rsidR="00000000" w:rsidP="00000000" w14:paraId="000002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2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%01011:  A/B-input quadrature encoder</w:t>
      </w:r>
    </w:p>
    <w:p w:rsidRPr="00000000" w:rsidDel="00000000" w:rsidRDefault="00000000" w:rsidR="00000000" w:rsidP="00000000" w14:paraId="000002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 this mode, you connect a quadrature encoder to a Smart Pin and the pin's Z register holds a 2's complement value that represents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net total</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encoder counts in one direction minus the counts in the opposite direction. Because an encoder provides two signals, you now use the BBBB bits in the 32-bit mode-control value to select a nearby pin for the second signal. Example programs use pins 32 and 33.</w:t>
      </w:r>
    </w:p>
    <w:p w:rsidRPr="00000000" w:rsidDel="00000000" w:rsidRDefault="00000000" w:rsidR="00000000" w:rsidP="00000000" w14:paraId="000002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r w:rsidRPr="00000000" w:rsidDel="00000000" w:rsidR="00000000">
        <w:drawing>
          <wp:anchor simplePos="0" behindDoc="0" distL="152400" hidden="0" allowOverlap="1" relativeHeight="0" layoutInCell="1" distT="152400" locked="0" distB="152400" distR="152400">
            <wp:simplePos x="0" y="0"/>
            <wp:positionH relativeFrom="column">
              <wp:posOffset>-118106</wp:posOffset>
            </wp:positionH>
            <wp:positionV relativeFrom="paragraph">
              <wp:posOffset>198465</wp:posOffset>
            </wp:positionV>
            <wp:extent cx="5943600" cy="2062740"/>
            <wp:effectExtent b="0" r="0" t="0" l="0"/>
            <wp:wrapTopAndBottom distT="152400" distB="152400"/>
            <wp:docPr name="image18.jpg" id="1073741891"/>
            <a:graphic>
              <a:graphicData uri="http://schemas.openxmlformats.org/drawingml/2006/picture">
                <pic:pic>
                  <pic:nvPicPr>
                    <pic:cNvPr name="image18.jpg" id="0"/>
                    <pic:cNvPicPr preferRelativeResize="0"/>
                  </pic:nvPicPr>
                  <pic:blipFill>
                    <a:blip r:embed="rId20"/>
                    <a:srcRect b="0" r="0" t="0" l="0"/>
                    <a:stretch>
                      <a:fillRect/>
                    </a:stretch>
                  </pic:blipFill>
                  <pic:spPr>
                    <a:xfrm>
                      <a:off x="0" y="0"/>
                      <a:ext cx="5943600" cy="2062740"/>
                    </a:xfrm>
                    <a:prstGeom prst="rect"/>
                    <a:ln/>
                  </pic:spPr>
                </pic:pic>
              </a:graphicData>
            </a:graphic>
          </wp:anchor>
        </w:drawing>
      </w:r>
    </w:p>
    <w:p w:rsidRPr="00000000" w:rsidDel="00000000" w:rsidRDefault="00000000" w:rsidR="00000000" w:rsidP="00000000" w14:paraId="000002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Periodic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You set the X register pins X[31:0] for a measurement period in terms of system-clock periods. At the end of that period the Z register holds a 32-bit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net value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that represents the final number of counts from the encoder. Four counts clockwise (CW) and three counts counter clockwise (CCW) equals a net of one CW count at the end of the period.</w:t>
      </w:r>
    </w:p>
    <w:p w:rsidRPr="00000000" w:rsidDel="00000000" w:rsidRDefault="00000000" w:rsidR="00000000" w:rsidP="00000000" w14:paraId="000002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Software can wait in a loop that tests the pin's IN flag. When detected, an RDPIN or RQPIN instruction reads a value from the Z register. If a count occurs coincident with the end of the sample period, it gets added to, or subtracted from, to the next period's count. So the Smart Pin does not miss any counts.</w:t>
      </w:r>
    </w:p>
    <w:p w:rsidRPr="00000000" w:rsidDel="00000000" w:rsidRDefault="00000000" w:rsidR="00000000" w:rsidP="00000000" w14:paraId="000002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Continuous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If you set the X register to $0, the Z-register's value continuously tracks the number of clicks, CW or CCW. In free-run operation you may read the current 32-bit quadrature step count from the Z register at any time with RDPIN or RQPIN.</w:t>
      </w:r>
    </w:p>
    <w:p w:rsidRPr="00000000" w:rsidDel="00000000" w:rsidRDefault="00000000" w:rsidR="00000000" w:rsidP="00000000" w14:paraId="000002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may set the quadrature encoder Z-register value to zero by pulsing DIR low at any time. There is no need to execute another WXPIN operation.  During reset (DIR = 0), IN gets set to a logic-0, and Z is set to the adder value (0 / 1 / -1).</w:t>
      </w:r>
    </w:p>
    <w:p w:rsidRPr="00000000" w:rsidDel="00000000" w:rsidRDefault="00000000" w:rsidR="00000000" w:rsidP="00000000" w14:paraId="000002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Note: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 Smart Pin in quadrature encoder mode counts all four (4) logic transitions the encoder produces; two on the A input and two on the B input per "click" of the shaft. If you need only increments of one per click, use an arithmetic shift right by two bits to divide by four and preserve the sign (+ or -) of the count.</w:t>
      </w:r>
      <w:r w:rsidRPr="00000000" w:rsidDel="00000000" w:rsidR="00000000">
        <w:rPr>
          <w:rtl w:val="0"/>
        </w:rPr>
      </w:r>
    </w:p>
    <w:p w:rsidRPr="00000000" w:rsidDel="00000000" w:rsidRDefault="00000000" w:rsidR="00000000" w:rsidP="00000000" w14:paraId="000002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2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Reference: </w:t>
      </w:r>
      <w:hyperlink r:id="rId21">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https://en.wikipedia.org/wiki/Incremental_encoder</w:t>
        </w:r>
      </w:hyperlink>
      <w:r w:rsidRPr="00000000" w:rsidDel="00000000" w:rsidR="00000000">
        <w:rPr>
          <w:rtl w:val="0"/>
        </w:rPr>
      </w:r>
    </w:p>
    <w:p w:rsidRPr="00000000" w:rsidDel="00000000" w:rsidRDefault="00000000" w:rsidR="00000000" w:rsidP="00000000" w14:paraId="000002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2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examples below use eight LEDs at pins P7:P0 to display the count.</w:t>
      </w:r>
    </w:p>
    <w:p w:rsidRPr="00000000" w:rsidDel="00000000" w:rsidRDefault="00000000" w:rsidR="00000000" w:rsidP="00000000" w14:paraId="000002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2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 1: Periodic Measurements</w:t>
      </w:r>
    </w:p>
    <w:p w:rsidRPr="00000000" w:rsidDel="00000000" w:rsidRDefault="00000000" w:rsidR="00000000" w:rsidP="00000000" w14:paraId="000002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COM</w:t>
      </w:r>
    </w:p>
    <w:p w:rsidRPr="00000000" w:rsidDel="00000000" w:rsidRDefault="00000000" w:rsidR="00000000" w:rsidP="00000000" w14:paraId="000002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t>
      </w:r>
    </w:p>
    <w:p w:rsidRPr="00000000" w:rsidDel="00000000" w:rsidRDefault="00000000" w:rsidR="00000000" w:rsidP="00000000" w14:paraId="000002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w:t>
      </w:r>
    </w:p>
    <w:p w:rsidRPr="00000000" w:rsidDel="00000000" w:rsidRDefault="00000000" w:rsidR="00000000" w:rsidP="00000000" w14:paraId="000002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dira, ##$FF          'Set P15..P8 as outputs for LEDs               </w:t>
      </w:r>
    </w:p>
    <w:p w:rsidRPr="00000000" w:rsidDel="00000000" w:rsidRDefault="00000000" w:rsidR="00000000" w:rsidP="00000000" w14:paraId="000002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#32                  'Setup Smart Pin at P32</w:t>
      </w:r>
    </w:p>
    <w:p w:rsidRPr="00000000" w:rsidDel="00000000" w:rsidRDefault="00000000" w:rsidR="00000000" w:rsidP="00000000" w14:paraId="000002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QuadEnc_Config,  #32 'Set for Quad-Encoder mode</w:t>
      </w:r>
    </w:p>
    <w:p w:rsidRPr="00000000" w:rsidDel="00000000" w:rsidRDefault="00000000" w:rsidR="00000000" w:rsidP="00000000" w14:paraId="000002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X_RegData,       #32 'Set sample period in system-clock</w:t>
      </w:r>
    </w:p>
    <w:p w:rsidRPr="00000000" w:rsidDel="00000000" w:rsidRDefault="00000000" w:rsidR="00000000" w:rsidP="00000000" w14:paraId="000002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periods</w:t>
      </w:r>
    </w:p>
    <w:p w:rsidRPr="00000000" w:rsidDel="00000000" w:rsidRDefault="00000000" w:rsidR="00000000" w:rsidP="00000000" w14:paraId="000002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#32               'Finished setup       </w:t>
      </w:r>
    </w:p>
    <w:p w:rsidRPr="00000000" w:rsidDel="00000000" w:rsidRDefault="00000000" w:rsidR="00000000" w:rsidP="00000000" w14:paraId="000002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nop</w:t>
      </w:r>
    </w:p>
    <w:p w:rsidRPr="00000000" w:rsidDel="00000000" w:rsidRDefault="00000000" w:rsidR="00000000" w:rsidP="00000000" w14:paraId="000002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.wait_here</w:t>
        <w:tab/>
        <w:t xml:space="preserve">  testp #32 WC</w:t>
        <w:tab/>
        <w:tab/>
        <w:t xml:space="preserve">      'Test carry at Smart Pin P32</w:t>
      </w:r>
    </w:p>
    <w:p w:rsidRPr="00000000" w:rsidDel="00000000" w:rsidRDefault="00000000" w:rsidR="00000000" w:rsidP="00000000" w14:paraId="000002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2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if_nc   jmp   #.wait_here         'No carry? Loop</w:t>
      </w:r>
    </w:p>
    <w:p w:rsidRPr="00000000" w:rsidDel="00000000" w:rsidRDefault="00000000" w:rsidR="00000000" w:rsidP="00000000" w14:paraId="000002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rqpin QuadEnc_data, #32   'Carry found, get total counts</w:t>
      </w:r>
    </w:p>
    <w:p w:rsidRPr="00000000" w:rsidDel="00000000" w:rsidRDefault="00000000" w:rsidR="00000000" w:rsidP="00000000" w14:paraId="000002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sar   QuadEnc_data, #2    'Arithmetic shift right 2</w:t>
      </w:r>
    </w:p>
    <w:p w:rsidRPr="00000000" w:rsidDel="00000000" w:rsidRDefault="00000000" w:rsidR="00000000" w:rsidP="00000000" w14:paraId="000002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(divide by 4)</w:t>
        <w:tab/>
        <w:tab/>
      </w:r>
    </w:p>
    <w:p w:rsidRPr="00000000" w:rsidDel="00000000" w:rsidRDefault="00000000" w:rsidR="00000000" w:rsidP="00000000" w14:paraId="000002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outa, QuadEnc_data  'Send count to LEDs</w:t>
        <w:tab/>
        <w:tab/>
        <w:tab/>
      </w:r>
    </w:p>
    <w:p w:rsidRPr="00000000" w:rsidDel="00000000" w:rsidRDefault="00000000" w:rsidR="00000000" w:rsidP="00000000" w14:paraId="000002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#.myloop</w:t>
        <w:tab/>
        <w:tab/>
        <w:t xml:space="preserve">      'Program loops forever</w:t>
      </w:r>
    </w:p>
    <w:p w:rsidRPr="00000000" w:rsidDel="00000000" w:rsidRDefault="00000000" w:rsidR="00000000" w:rsidP="00000000" w14:paraId="000002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 encoder mode, sets B as pin 32+1 (33)</w:t>
      </w:r>
    </w:p>
    <w:p w:rsidRPr="00000000" w:rsidDel="00000000" w:rsidRDefault="00000000" w:rsidR="00000000" w:rsidP="00000000" w14:paraId="000002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QuadEnc_Config  long</w:t>
        <w:tab/>
        <w:t xml:space="preserve">%0000_0001_000_00000_00000000_00_01011_0</w:t>
        <w:tab/>
      </w:r>
    </w:p>
    <w:p w:rsidRPr="00000000" w:rsidDel="00000000" w:rsidRDefault="00000000" w:rsidR="00000000" w:rsidP="00000000" w14:paraId="000002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2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2-sec sample period (25-MHz clock)</w:t>
      </w:r>
    </w:p>
    <w:p w:rsidRPr="00000000" w:rsidDel="00000000" w:rsidRDefault="00000000" w:rsidR="00000000" w:rsidP="00000000" w14:paraId="000002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X_RegData       long   $02FA_F080</w:t>
      </w:r>
    </w:p>
    <w:p w:rsidRPr="00000000" w:rsidDel="00000000" w:rsidRDefault="00000000" w:rsidR="00000000" w:rsidP="00000000" w14:paraId="000002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ab/>
        <w:tab/>
        <w:t xml:space="preserve">  </w:t>
      </w:r>
    </w:p>
    <w:p w:rsidRPr="00000000" w:rsidDel="00000000" w:rsidRDefault="00000000" w:rsidR="00000000" w:rsidP="00000000" w14:paraId="000002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QuadEnc_data    long   $0</w:t>
      </w:r>
    </w:p>
    <w:p w:rsidRPr="00000000" w:rsidDel="00000000" w:rsidRDefault="00000000" w:rsidR="00000000" w:rsidP="00000000" w14:paraId="000002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 2: Free-Run Measurements</w:t>
      </w:r>
    </w:p>
    <w:p w:rsidRPr="00000000" w:rsidDel="00000000" w:rsidRDefault="00000000" w:rsidR="00000000" w:rsidP="00000000" w14:paraId="000002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2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COM               </w:t>
      </w:r>
    </w:p>
    <w:p w:rsidRPr="00000000" w:rsidDel="00000000" w:rsidRDefault="00000000" w:rsidR="00000000" w:rsidP="00000000" w14:paraId="000002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2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2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dira,    ##$FF</w:t>
        <w:tab/>
        <w:tab/>
        <w:tab/>
        <w:t xml:space="preserve">'Set P15..P8 as outputs for LEDs               </w:t>
      </w:r>
    </w:p>
    <w:p w:rsidRPr="00000000" w:rsidDel="00000000" w:rsidRDefault="00000000" w:rsidR="00000000" w:rsidP="00000000" w14:paraId="000002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#32</w:t>
        <w:tab/>
        <w:tab/>
        <w:tab/>
        <w:tab/>
        <w:t xml:space="preserve"> 'Setup Smart Pin at P32</w:t>
      </w:r>
    </w:p>
    <w:p w:rsidRPr="00000000" w:rsidDel="00000000" w:rsidRDefault="00000000" w:rsidR="00000000" w:rsidP="00000000" w14:paraId="000002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QuadEnc_Config,  #32</w:t>
        <w:tab/>
        <w:t xml:space="preserve"> 'Set for Quad-Encoder mode</w:t>
      </w:r>
    </w:p>
    <w:p w:rsidRPr="00000000" w:rsidDel="00000000" w:rsidRDefault="00000000" w:rsidR="00000000" w:rsidP="00000000" w14:paraId="000002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X_RegData,  #32        'Set continuous count update</w:t>
      </w:r>
    </w:p>
    <w:p w:rsidRPr="00000000" w:rsidDel="00000000" w:rsidRDefault="00000000" w:rsidR="00000000" w:rsidP="00000000" w14:paraId="000002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#32                    'Finished setup       </w:t>
      </w:r>
    </w:p>
    <w:p w:rsidRPr="00000000" w:rsidDel="00000000" w:rsidRDefault="00000000" w:rsidR="00000000" w:rsidP="00000000" w14:paraId="000002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                            'Short delay</w:t>
      </w:r>
    </w:p>
    <w:p w:rsidRPr="00000000" w:rsidDel="00000000" w:rsidRDefault="00000000" w:rsidR="00000000" w:rsidP="00000000" w14:paraId="000003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.myloop nop</w:t>
      </w:r>
    </w:p>
    <w:p w:rsidRPr="00000000" w:rsidDel="00000000" w:rsidRDefault="00000000" w:rsidR="00000000" w:rsidP="00000000" w14:paraId="000003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rqpin  QuadEnc_data, #32 </w:t>
        <w:tab/>
        <w:t xml:space="preserve"> 'Get counts</w:t>
      </w:r>
    </w:p>
    <w:p w:rsidRPr="00000000" w:rsidDel="00000000" w:rsidRDefault="00000000" w:rsidR="00000000" w:rsidP="00000000" w14:paraId="000003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sar    QuadEnc_data, #2        'Arithmetic shift right 2</w:t>
      </w:r>
    </w:p>
    <w:p w:rsidRPr="00000000" w:rsidDel="00000000" w:rsidRDefault="00000000" w:rsidR="00000000" w:rsidP="00000000" w14:paraId="000003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(divide by 4)</w:t>
      </w:r>
    </w:p>
    <w:p w:rsidRPr="00000000" w:rsidDel="00000000" w:rsidRDefault="00000000" w:rsidR="00000000" w:rsidP="00000000" w14:paraId="000003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tab/>
        <w:tab/>
      </w:r>
    </w:p>
    <w:p w:rsidRPr="00000000" w:rsidDel="00000000" w:rsidRDefault="00000000" w:rsidR="00000000" w:rsidP="00000000" w14:paraId="000003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outa, QuadEnc_data</w:t>
        <w:tab/>
        <w:t xml:space="preserve"> 'send to LEDs</w:t>
        <w:tab/>
        <w:tab/>
        <w:tab/>
      </w:r>
    </w:p>
    <w:p w:rsidRPr="00000000" w:rsidDel="00000000" w:rsidRDefault="00000000" w:rsidR="00000000" w:rsidP="00000000" w14:paraId="000003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#.myloop                'Program waits forever</w:t>
      </w:r>
    </w:p>
    <w:p w:rsidRPr="00000000" w:rsidDel="00000000" w:rsidRDefault="00000000" w:rsidR="00000000" w:rsidP="00000000" w14:paraId="000003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 encoder mode, sets B as pin 32+1 (33)</w:t>
      </w:r>
    </w:p>
    <w:p w:rsidRPr="00000000" w:rsidDel="00000000" w:rsidRDefault="00000000" w:rsidR="00000000" w:rsidP="00000000" w14:paraId="000003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QuadEnc_Config</w:t>
        <w:tab/>
        <w:t xml:space="preserve">long</w:t>
        <w:tab/>
        <w:t xml:space="preserve">%0000_0001_000_00000_00000000_00_01011_0</w:t>
        <w:tab/>
      </w:r>
    </w:p>
    <w:p w:rsidRPr="00000000" w:rsidDel="00000000" w:rsidRDefault="00000000" w:rsidR="00000000" w:rsidP="00000000" w14:paraId="000003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X_RegData</w:t>
        <w:tab/>
        <w:t xml:space="preserve">long</w:t>
        <w:tab/>
        <w:t xml:space="preserve">$0 'No period, continuous count-update</w:t>
        <w:tab/>
        <w:tab/>
        <w:tab/>
        <w:tab/>
        <w:t xml:space="preserve">  </w:t>
      </w:r>
    </w:p>
    <w:p w:rsidRPr="00000000" w:rsidDel="00000000" w:rsidRDefault="00000000" w:rsidR="00000000" w:rsidP="00000000" w14:paraId="000003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QuadEnc_data</w:t>
        <w:tab/>
        <w:t xml:space="preserve">long</w:t>
        <w:tab/>
        <w:t xml:space="preserve">$0</w:t>
      </w:r>
    </w:p>
    <w:p w:rsidRPr="00000000" w:rsidDel="00000000" w:rsidRDefault="00000000" w:rsidR="00000000" w:rsidP="00000000" w14:paraId="000003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might find it useful to configure two Smart Pins that connect to same encoder inputs.  and configure both for a quadrature encoder.  One set configured for continuous measurements (X = 0) for absolute position tracking, and the other set for  periodic measurements (X &gt; 0) for velocity measurement.</w:t>
      </w:r>
    </w:p>
    <w:p w:rsidRPr="00000000" w:rsidDel="00000000" w:rsidRDefault="00000000" w:rsidR="00000000" w:rsidP="00000000" w14:paraId="000003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Would someone set, say, pin 34 as a Smart pin with AAAA = 0110 and BBBB = 0111?</w:t>
      </w:r>
    </w:p>
    <w:p w:rsidRPr="00000000" w:rsidDel="00000000" w:rsidRDefault="00000000" w:rsidR="00000000" w:rsidP="00000000" w14:paraId="000003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2016883395"/>
        <w:tag w:val="goog_rdk_45"/>
      </w:sdtPr>
      <w:sdtContent>
        <w:p w:rsidRPr="00000000" w:rsidDel="00000000" w:rsidRDefault="00000000" w:rsidR="00000000" w:rsidP="00000000" w14:paraId="000003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%01100 = Gated Positive-Edge Counter</w:t>
      </w:r>
    </w:p>
    <w:p w:rsidRPr="00000000" w:rsidDel="00000000" w:rsidRDefault="00000000" w:rsidR="00000000" w:rsidP="00000000" w14:paraId="000003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this mode to count the number of positive edges (logic-0 going to logic-1) at a Smart Pin A input but only while the B pin has a logic-1 input. You may count edges over a given period or continuously. Note: This mode does not "debounce" mechanical-switch signals.</w:t>
      </w:r>
    </w:p>
    <w:p w:rsidRPr="00000000" w:rsidDel="00000000" w:rsidRDefault="00000000" w:rsidR="00000000" w:rsidP="00000000" w14:paraId="000003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Periodic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Set the X register X[31:0] for a measurement period in terms of system-clock periods. At the end of that period the Z register holds a 32-bit value that represents the number of positive edges detected on the A input only when the B input is set at logic-1. The measurement periods continue one after the other.</w:t>
      </w:r>
    </w:p>
    <w:p w:rsidRPr="00000000" w:rsidDel="00000000" w:rsidRDefault="00000000" w:rsidR="00000000" w:rsidP="00000000" w14:paraId="000003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Software can wait in a loop that tests the pin's IN flag. When detected, an RDPIN or RQPIN instruction reads a value from the Z register. If a positive edge occurs coincident with the end of the sample period, it gets added to the next period's count. So the Smart Pin does not miss any counts.</w:t>
      </w:r>
    </w:p>
    <w:p w:rsidRPr="00000000" w:rsidDel="00000000" w:rsidRDefault="00000000" w:rsidR="00000000" w:rsidP="00000000" w14:paraId="000003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Continuous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If you set the X register to $0, the Z-register's value continuously tracks the number of positive edges. In this mode software may read the current 32-bit quadrature step count from the Z register at any time with RDPIN or RQPIN.</w:t>
      </w:r>
    </w:p>
    <w:p w:rsidRPr="00000000" w:rsidDel="00000000" w:rsidRDefault="00000000" w:rsidR="00000000" w:rsidP="00000000" w14:paraId="000003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IN is low and Z is set to the adder value (0/1) to account for an edge that occurred coincident with the end of the periodic measurement time.</w:t>
      </w:r>
    </w:p>
    <w:p w:rsidRPr="00000000" w:rsidDel="00000000" w:rsidRDefault="00000000" w:rsidR="00000000" w:rsidP="00000000" w14:paraId="000003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Examples</w:t>
      </w:r>
    </w:p>
    <w:p w:rsidRPr="00000000" w:rsidDel="00000000" w:rsidRDefault="00000000" w:rsidR="00000000" w:rsidP="00000000" w14:paraId="000003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the examples shown previously for the %01011 = A/B-input Quadrature Encoder.</w:t>
      </w:r>
    </w:p>
    <w:p w:rsidRPr="00000000" w:rsidDel="00000000" w:rsidRDefault="00000000" w:rsidR="00000000" w:rsidP="00000000" w14:paraId="000003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Change the QuadEnc_Config value to:</w:t>
      </w:r>
    </w:p>
    <w:p w:rsidRPr="00000000" w:rsidDel="00000000" w:rsidRDefault="00000000" w:rsidR="00000000" w:rsidP="00000000" w14:paraId="000003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%000_0001_000_00000_00000000_00_01100_0</w:t>
      </w:r>
    </w:p>
    <w:p w:rsidRPr="00000000" w:rsidDel="00000000" w:rsidRDefault="00000000" w:rsidR="00000000" w:rsidP="00000000" w14:paraId="000003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  Comment-out the statement: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'sar  QuadEnc_data, #2</w:t>
      </w:r>
      <w:r w:rsidRPr="00000000" w:rsidDel="00000000" w:rsidR="00000000">
        <w:rPr>
          <w:rtl w:val="0"/>
        </w:rPr>
      </w:r>
    </w:p>
    <w:p w:rsidRPr="00000000" w:rsidDel="00000000" w:rsidRDefault="00000000" w:rsidR="00000000" w:rsidP="00000000" w14:paraId="000003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763187186"/>
        <w:tag w:val="goog_rdk_46"/>
      </w:sdtPr>
      <w:sdtContent>
        <w:p w:rsidRPr="00000000" w:rsidDel="00000000" w:rsidRDefault="00000000" w:rsidR="00000000" w:rsidP="00000000" w14:paraId="000003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%01101 = Positive-Edge Up-Down Counter</w:t>
      </w:r>
    </w:p>
    <w:p w:rsidRPr="00000000" w:rsidDel="00000000" w:rsidRDefault="00000000" w:rsidR="00000000" w:rsidP="00000000" w14:paraId="000003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counts positive edges on a Smart Pin A input. The B input determines whether the count increments or decrements on the detected edges. As in other modes, you may count edges over a given period or continuously. When the B pin is at a logic-1, the count increments. A logic-0 at the B pin causes the count to decrement. You may change the logic-input signal going to the B pin at any time. Note: This mode does not "debounce" mechanical-switch signals.</w:t>
      </w:r>
    </w:p>
    <w:p w:rsidRPr="00000000" w:rsidDel="00000000" w:rsidRDefault="00000000" w:rsidR="00000000" w:rsidP="00000000" w14:paraId="000003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Periodic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Set the X register X[31:0] for a measurement period in terms of system-clock periods. At the end of that period the Z register holds a 32-bit value that represents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net number of positive edges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detected on the A input based on the state or states of the B input during the counting period. The measurement periods continue one after the other. During reset (DIR = 0), IN becomes logic-0 and Z gets automatically set to an adder value (+1 / 0 / -1) that accounts for any edge that occurred coincident with the end of the periodic measurement time. The Smart Pin does not miss any counts.</w:t>
      </w:r>
    </w:p>
    <w:p w:rsidRPr="00000000" w:rsidDel="00000000" w:rsidRDefault="00000000" w:rsidR="00000000" w:rsidP="00000000" w14:paraId="000003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Software can wait in a loop that tests the pin's IN flag. When detected, an RDPIN or RQPIN instruction reads a value from the Z register.</w:t>
      </w:r>
    </w:p>
    <w:p w:rsidRPr="00000000" w:rsidDel="00000000" w:rsidRDefault="00000000" w:rsidR="00000000" w:rsidP="00000000" w14:paraId="000003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Continuous measurements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If you set the X register to $0, the Z-register's value continuously tracks the number of positive edges, again based on the state or states of the B input during the counting period. In this mode software may read the current 32-bit quadrature step count from the Z register at any time with RDPIN or RQPIN.</w:t>
      </w:r>
    </w:p>
    <w:p w:rsidRPr="00000000" w:rsidDel="00000000" w:rsidRDefault="00000000" w:rsidR="00000000" w:rsidP="00000000" w14:paraId="000003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Examples</w:t>
      </w:r>
    </w:p>
    <w:p w:rsidRPr="00000000" w:rsidDel="00000000" w:rsidRDefault="00000000" w:rsidR="00000000" w:rsidP="00000000" w14:paraId="000003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the examples previously shown for the %01011 = A/B-input Quadrature Encoder.</w:t>
      </w:r>
    </w:p>
    <w:p w:rsidRPr="00000000" w:rsidDel="00000000" w:rsidRDefault="00000000" w:rsidR="00000000" w:rsidP="00000000" w14:paraId="000003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Change the QuadEnc_Config value to:</w:t>
      </w:r>
    </w:p>
    <w:p w:rsidRPr="00000000" w:rsidDel="00000000" w:rsidRDefault="00000000" w:rsidR="00000000" w:rsidP="00000000" w14:paraId="000003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%000_0001_000_00000_00000000_00_01101_0</w:t>
      </w:r>
    </w:p>
    <w:p w:rsidRPr="00000000" w:rsidDel="00000000" w:rsidRDefault="00000000" w:rsidR="00000000" w:rsidP="00000000" w14:paraId="000003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  Comment-out the statement: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'sar  QuadEnc_data, #2</w:t>
      </w:r>
    </w:p>
    <w:p w:rsidRPr="00000000" w:rsidDel="00000000" w:rsidRDefault="00000000" w:rsidR="00000000" w:rsidP="00000000" w14:paraId="000003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812504057"/>
        <w:tag w:val="goog_rdk_47"/>
      </w:sdtPr>
      <w:sdtContent>
        <w:p w:rsidRPr="00000000" w:rsidDel="00000000" w:rsidRDefault="00000000" w:rsidR="00000000" w:rsidP="00000000" w14:paraId="000003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%01110 AND Y = 0:  Count A-input positive edges</w:t>
      </w:r>
    </w:p>
    <w:p w:rsidRPr="00000000" w:rsidDel="00000000" w:rsidRDefault="00000000" w:rsidR="00000000" w:rsidP="00000000" w14:paraId="000003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%01110 AND Y &gt; 0:  Increment on A-input positive edge and decrement on</w:t>
      </w:r>
    </w:p>
    <w:p w:rsidRPr="00000000" w:rsidDel="00000000" w:rsidRDefault="00000000" w:rsidR="00000000" w:rsidP="00000000" w14:paraId="000003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                                 B-input positive edge</w:t>
      </w:r>
    </w:p>
    <w:p w:rsidRPr="00000000" w:rsidDel="00000000" w:rsidRDefault="00000000" w:rsidR="00000000" w:rsidP="00000000" w14:paraId="000003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in the X register governs whether the Smart Pin counts for a specific period or continuously.</w:t>
      </w:r>
    </w:p>
    <w:p w:rsidRPr="00000000" w:rsidDel="00000000" w:rsidRDefault="00000000" w:rsidR="00000000" w:rsidP="00000000" w14:paraId="000003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Set X[31:0] = 0 when you want a continuous count, like a totalizer. Software can always read the current 32-bit count via an RDPIN or RQPIN instruction.</w:t>
      </w:r>
    </w:p>
    <w:p w:rsidRPr="00000000" w:rsidDel="00000000" w:rsidRDefault="00000000" w:rsidR="00000000" w:rsidP="00000000" w14:paraId="000003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  Set X[31:0] &gt; 0 when you need a count during a specific period. To use this mode first determine how many system-clock periods will occur during that period. Second, put that value in the the X register. At the end of that period, the Smart Pin raises the IN flag. Your software may test the flag's state to detect when to read the count with an RDPIN or RQPIN instruction.</w:t>
      </w:r>
    </w:p>
    <w:p w:rsidRPr="00000000" w:rsidDel="00000000" w:rsidRDefault="00000000" w:rsidR="00000000" w:rsidP="00000000" w14:paraId="000003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in the Y register determines whether to count 1. Only A-input positive edges (Y[31:0] = 0), or 2. To increment on an A-input positive edge and decrement on a B-input positive edge (Y[31:0] = 1).</w:t>
      </w:r>
    </w:p>
    <w:p w:rsidRPr="00000000" w:rsidDel="00000000" w:rsidRDefault="00000000" w:rsidR="00000000" w:rsidP="00000000" w14:paraId="000003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 = 0), IN is low and Z is set to the adder value (0/1/-1) to account for a count event that occurred coincident with the end of a period. The adder value gets included in the next count period.</w:t>
      </w:r>
    </w:p>
    <w:p w:rsidRPr="00000000" w:rsidDel="00000000" w:rsidRDefault="00000000" w:rsidR="00000000" w:rsidP="00000000" w14:paraId="000003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3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Count A-input positive edges at pin P53.  The B-input signal connects to pin 54, as enabled in the A_in_mode BBBB field.</w:t>
      </w:r>
    </w:p>
    <w:p w:rsidRPr="00000000" w:rsidDel="00000000" w:rsidRDefault="00000000" w:rsidR="00000000" w:rsidP="00000000" w14:paraId="000003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'Pin P53, B input at pin P54</w:t>
      </w:r>
    </w:p>
    <w:p w:rsidRPr="00000000" w:rsidDel="00000000" w:rsidRDefault="00000000" w:rsidR="00000000" w:rsidP="00000000" w14:paraId="000003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t xml:space="preserve">org</w:t>
      </w:r>
    </w:p>
    <w:p w:rsidRPr="00000000" w:rsidDel="00000000" w:rsidRDefault="00000000" w:rsidR="00000000" w:rsidP="00000000" w14:paraId="000003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dira, ##$FF               'Set P7..P0 as outputs for LEDs</w:t>
      </w:r>
    </w:p>
    <w:p w:rsidRPr="00000000" w:rsidDel="00000000" w:rsidRDefault="00000000" w:rsidR="00000000" w:rsidP="00000000" w14:paraId="000003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w:t>
        <w:tab/>
      </w:r>
    </w:p>
    <w:p w:rsidRPr="00000000" w:rsidDel="00000000" w:rsidRDefault="00000000" w:rsidR="00000000" w:rsidP="00000000" w14:paraId="000003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w:t>
      </w:r>
    </w:p>
    <w:p w:rsidRPr="00000000" w:rsidDel="00000000" w:rsidRDefault="00000000" w:rsidR="00000000" w:rsidP="00000000" w14:paraId="000003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##$773_5940,   #A_in   'Set for 5-sec, 25 MHz clock</w:t>
      </w:r>
    </w:p>
    <w:p w:rsidRPr="00000000" w:rsidDel="00000000" w:rsidRDefault="00000000" w:rsidR="00000000" w:rsidP="00000000" w14:paraId="000003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#0,            #A_in   'Enable Smart Pin</w:t>
      </w:r>
    </w:p>
    <w:p w:rsidRPr="00000000" w:rsidDel="00000000" w:rsidRDefault="00000000" w:rsidR="00000000" w:rsidP="00000000" w14:paraId="000003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w:t>
      </w:r>
    </w:p>
    <w:p w:rsidRPr="00000000" w:rsidDel="00000000" w:rsidRDefault="00000000" w:rsidR="00000000" w:rsidP="00000000" w14:paraId="000003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.loop</w:t>
        <w:tab/>
        <w:t xml:space="preserve">rqpin   my_data,        #A_in   'Get count</w:t>
      </w:r>
    </w:p>
    <w:p w:rsidRPr="00000000" w:rsidDel="00000000" w:rsidRDefault="00000000" w:rsidR="00000000" w:rsidP="00000000" w14:paraId="000003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outa, my_data           'send to LEDs</w:t>
      </w:r>
    </w:p>
    <w:p w:rsidRPr="00000000" w:rsidDel="00000000" w:rsidRDefault="00000000" w:rsidR="00000000" w:rsidP="00000000" w14:paraId="000003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#.loop                  'Loop to get new count</w:t>
      </w:r>
    </w:p>
    <w:p w:rsidRPr="00000000" w:rsidDel="00000000" w:rsidRDefault="00000000" w:rsidR="00000000" w:rsidP="00000000" w14:paraId="000003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%0000_0001_000_0000000000000_00_01110_0</w:t>
      </w:r>
    </w:p>
    <w:p w:rsidRPr="00000000" w:rsidDel="00000000" w:rsidRDefault="00000000" w:rsidR="00000000" w:rsidP="00000000" w14:paraId="000003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my_data      long  0</w:t>
      </w:r>
    </w:p>
    <w:p w:rsidRPr="00000000" w:rsidDel="00000000" w:rsidRDefault="00000000" w:rsidR="00000000" w:rsidP="00000000" w14:paraId="000003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This example increments a count on every A-input positive edges over 5 seconds (##$773_5940). Change the WYPIN value to #1 and the Smart Pin increments the count on A positive edges and decrements the count  on each B-input positive edge, also over 5 seconds.  To count in either mode continuously, set the WXPIN value to 0. </w:t>
      </w:r>
    </w:p>
    <w:p w:rsidRPr="00000000" w:rsidDel="00000000" w:rsidRDefault="00000000" w:rsidR="00000000" w:rsidP="00000000" w14:paraId="000003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915693707"/>
        <w:tag w:val="goog_rdk_48"/>
      </w:sdtPr>
      <w:sdtContent>
        <w:p w:rsidRPr="00000000" w:rsidDel="00000000" w:rsidRDefault="00000000" w:rsidR="00000000" w:rsidP="00000000" w14:paraId="000003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ff26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%01111 AND Y = 0:  Count A-input highs</w:t>
      </w:r>
    </w:p>
    <w:p w:rsidRPr="00000000" w:rsidDel="00000000" w:rsidRDefault="00000000" w:rsidR="00000000" w:rsidP="00000000" w14:paraId="000003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%01111 AND Y &gt; 0:  Increment on A-input high and decrement on B-input high</w:t>
      </w:r>
    </w:p>
    <w:p w:rsidRPr="00000000" w:rsidDel="00000000" w:rsidRDefault="00000000" w:rsidR="00000000" w:rsidP="00000000" w14:paraId="000003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in the X register governs whether the Smart Pin counts for a specific period or continuously.</w:t>
      </w:r>
    </w:p>
    <w:p w:rsidRPr="00000000" w:rsidDel="00000000" w:rsidRDefault="00000000" w:rsidR="00000000" w:rsidP="00000000" w14:paraId="000003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Set X[31:0] = 0 when you want a continuous count, like a totalizer. Software can always read the current 32-bit count via an RDPIN or RQPIN instruction.</w:t>
      </w:r>
    </w:p>
    <w:p w:rsidRPr="00000000" w:rsidDel="00000000" w:rsidRDefault="00000000" w:rsidR="00000000" w:rsidP="00000000" w14:paraId="000003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  Set X[31:0] &gt; 0 when you need a count during a specific period. The value you put in the X register determines the sampling period, in terms of system-clock periods. At the end of the set period, the Smart Pin raises the IN flag. Your software may test the flag's state to detect when to read the count with an RDPIN or RQPIN instruction.</w:t>
      </w:r>
    </w:p>
    <w:p w:rsidRPr="00000000" w:rsidDel="00000000" w:rsidRDefault="00000000" w:rsidR="00000000" w:rsidP="00000000" w14:paraId="000003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in the Y register determines whether to: a. Increment the count only while the A input equals a logic-1 (Y[31:0] = 0), or b. To increment during a logic-1 on the A input and decrement during a logic-1 on the Binput (Y[31:0] = 1).</w:t>
      </w:r>
    </w:p>
    <w:p w:rsidRPr="00000000" w:rsidDel="00000000" w:rsidRDefault="00000000" w:rsidR="00000000" w:rsidP="00000000" w14:paraId="000003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 = 0), IN is low and Z is set to the adder value (0/1/-1) to account for a count event that occurred coincident with the end of a period. The adder value gets included in the next count period.</w:t>
      </w:r>
    </w:p>
    <w:p w:rsidRPr="00000000" w:rsidDel="00000000" w:rsidRDefault="00000000" w:rsidR="00000000" w:rsidP="00000000" w14:paraId="000003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following example shows how to set up a counter for a 1-second period (25-MHz system-clock frequency). The 32-bit count appears as 32 bits shifted out via a synchronous-serial Smart Pin so you can monitor it with a logic analyzer. But you may use the 32 bits in any way you choose.</w:t>
      </w:r>
    </w:p>
    <w:p w:rsidRPr="00000000" w:rsidDel="00000000" w:rsidRDefault="00000000" w:rsidR="00000000" w:rsidP="00000000" w14:paraId="000003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3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Synchronous serial transmission (SPI) of system-clock periods</w:t>
      </w:r>
    </w:p>
    <w:p w:rsidRPr="00000000" w:rsidDel="00000000" w:rsidRDefault="00000000" w:rsidR="00000000" w:rsidP="00000000" w14:paraId="000003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Positive trigger on the SPI clock, 25 MHz system clock</w:t>
      </w:r>
    </w:p>
    <w:p w:rsidRPr="00000000" w:rsidDel="00000000" w:rsidRDefault="00000000" w:rsidR="00000000" w:rsidP="00000000" w14:paraId="000003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3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clkout   = 40     'Pin P40     'Transmitter clock @ P31</w:t>
      </w:r>
    </w:p>
    <w:p w:rsidRPr="00000000" w:rsidDel="00000000" w:rsidRDefault="00000000" w:rsidR="00000000" w:rsidP="00000000" w14:paraId="000003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txout    = 41     'Pin P41     'Transmitter data @ P30</w:t>
      </w:r>
    </w:p>
    <w:p w:rsidRPr="00000000" w:rsidDel="00000000" w:rsidRDefault="00000000" w:rsidR="00000000" w:rsidP="00000000" w14:paraId="000003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'Pin P53     'Counter input</w:t>
        <w:tab/>
      </w:r>
    </w:p>
    <w:p w:rsidRPr="00000000" w:rsidDel="00000000" w:rsidRDefault="00000000" w:rsidR="00000000" w:rsidP="00000000" w14:paraId="000003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3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3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#txout  'Transmitter setup</w:t>
      </w:r>
    </w:p>
    <w:p w:rsidRPr="00000000" w:rsidDel="00000000" w:rsidRDefault="00000000" w:rsidR="00000000" w:rsidP="00000000" w14:paraId="000003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sync_tx_mode,  #txout  'Set sync tx mode for pin 41</w:t>
      </w:r>
    </w:p>
    <w:p w:rsidRPr="00000000" w:rsidDel="00000000" w:rsidRDefault="00000000" w:rsidR="00000000" w:rsidP="00000000" w14:paraId="000003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w:t>
        <w:tab/>
        <w:t xml:space="preserve">#%1_11111,     #txout  'Set stop/start mode, 32 bits</w:t>
      </w:r>
    </w:p>
    <w:p w:rsidRPr="00000000" w:rsidDel="00000000" w:rsidRDefault="00000000" w:rsidR="00000000" w:rsidP="00000000" w14:paraId="000003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w:t>
        <w:tab/>
        <w:t xml:space="preserve">               #txout</w:t>
        <w:tab/>
        <w:t xml:space="preserve">  'Enable transmitter output</w:t>
      </w:r>
    </w:p>
    <w:p w:rsidRPr="00000000" w:rsidDel="00000000" w:rsidRDefault="00000000" w:rsidR="00000000" w:rsidP="00000000" w14:paraId="000003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#clkout                'Clock output setup</w:t>
      </w:r>
    </w:p>
    <w:p w:rsidRPr="00000000" w:rsidDel="00000000" w:rsidRDefault="00000000" w:rsidR="00000000" w:rsidP="00000000" w14:paraId="000003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clock_mode,    #clkout 'Set pin as transition mode</w:t>
      </w:r>
    </w:p>
    <w:p w:rsidRPr="00000000" w:rsidDel="00000000" w:rsidRDefault="00000000" w:rsidR="00000000" w:rsidP="00000000" w14:paraId="000003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w:t>
        <w:tab/>
        <w:t xml:space="preserve">##$1000,       #clkout 'Set base period for transmit</w:t>
      </w:r>
    </w:p>
    <w:p w:rsidRPr="00000000" w:rsidDel="00000000" w:rsidRDefault="00000000" w:rsidR="00000000" w:rsidP="00000000" w14:paraId="000003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w:t>
        <w:tab/>
        <w:t xml:space="preserve">#clkout                'Enable clock-output</w:t>
      </w:r>
    </w:p>
    <w:p w:rsidRPr="00000000" w:rsidDel="00000000" w:rsidRDefault="00000000" w:rsidR="00000000" w:rsidP="00000000" w14:paraId="000003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                  'Count A-input highs</w:t>
      </w:r>
    </w:p>
    <w:p w:rsidRPr="00000000" w:rsidDel="00000000" w:rsidRDefault="00000000" w:rsidR="00000000" w:rsidP="00000000" w14:paraId="000003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w:t>
      </w:r>
    </w:p>
    <w:p w:rsidRPr="00000000" w:rsidDel="00000000" w:rsidRDefault="00000000" w:rsidR="00000000" w:rsidP="00000000" w14:paraId="000003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##$17D_7840,   #A_in   'Set continuous count 1-sec,</w:t>
      </w:r>
    </w:p>
    <w:p w:rsidRPr="00000000" w:rsidDel="00000000" w:rsidRDefault="00000000" w:rsidR="00000000" w:rsidP="00000000" w14:paraId="000003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#0,            #A_in   'Count only A-input highs  </w:t>
      </w:r>
    </w:p>
    <w:p w:rsidRPr="00000000" w:rsidDel="00000000" w:rsidRDefault="00000000" w:rsidR="00000000" w:rsidP="00000000" w14:paraId="000003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                  'Enable Smart Pin</w:t>
      </w:r>
    </w:p>
    <w:p w:rsidRPr="00000000" w:rsidDel="00000000" w:rsidRDefault="00000000" w:rsidR="00000000" w:rsidP="00000000" w14:paraId="000003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w:t>
        <w:tab/>
        <w:t xml:space="preserve">nop</w:t>
      </w:r>
    </w:p>
    <w:p w:rsidRPr="00000000" w:rsidDel="00000000" w:rsidRDefault="00000000" w:rsidR="00000000" w:rsidP="00000000" w14:paraId="000003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testp   #A_in  wc              'Get state of Carry flag</w:t>
      </w:r>
    </w:p>
    <w:p w:rsidRPr="00000000" w:rsidDel="00000000" w:rsidRDefault="00000000" w:rsidR="00000000" w:rsidP="00000000" w14:paraId="000003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3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#.test_loop            'If no C flag, repeat testing</w:t>
      </w:r>
    </w:p>
    <w:p w:rsidRPr="00000000" w:rsidDel="00000000" w:rsidRDefault="00000000" w:rsidR="00000000" w:rsidP="00000000" w14:paraId="000003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rcvd_data,     #A_in   'Found carry bit, get data</w:t>
        <w:tab/>
        <w:tab/>
      </w:r>
    </w:p>
    <w:p w:rsidRPr="00000000" w:rsidDel="00000000" w:rsidRDefault="00000000" w:rsidR="00000000" w:rsidP="00000000" w14:paraId="000003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w:t>
        <w:tab/>
        <w:t xml:space="preserve">rcvd_data, #txout      'Counter data sent via SPI</w:t>
      </w:r>
    </w:p>
    <w:p w:rsidRPr="00000000" w:rsidDel="00000000" w:rsidRDefault="00000000" w:rsidR="00000000" w:rsidP="00000000" w14:paraId="000003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#64,   #clkout         'Start clock, transmit data</w:t>
      </w:r>
    </w:p>
    <w:p w:rsidRPr="00000000" w:rsidDel="00000000" w:rsidRDefault="00000000" w:rsidR="00000000" w:rsidP="00000000" w14:paraId="000003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3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                'Stay in this loop "forever"</w:t>
      </w:r>
    </w:p>
    <w:p w:rsidRPr="00000000" w:rsidDel="00000000" w:rsidRDefault="00000000" w:rsidR="00000000" w:rsidP="00000000" w14:paraId="000003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%0000_0001_000_0000000000000_00_01111_0</w:t>
      </w:r>
    </w:p>
    <w:p w:rsidRPr="00000000" w:rsidDel="00000000" w:rsidRDefault="00000000" w:rsidR="00000000" w:rsidP="00000000" w14:paraId="000003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rcvd_data     long</w:t>
        <w:tab/>
        <w:t xml:space="preserve">0</w:t>
      </w:r>
    </w:p>
    <w:p w:rsidRPr="00000000" w:rsidDel="00000000" w:rsidRDefault="00000000" w:rsidR="00000000" w:rsidP="00000000" w14:paraId="000003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t>
      </w:r>
    </w:p>
    <w:p w:rsidRPr="00000000" w:rsidDel="00000000" w:rsidRDefault="00000000" w:rsidR="00000000" w:rsidP="00000000" w14:paraId="000003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'Positive-edge clock mode</w:t>
      </w:r>
    </w:p>
    <w:p w:rsidRPr="00000000" w:rsidDel="00000000" w:rsidRDefault="00000000" w:rsidR="00000000" w:rsidP="00000000" w14:paraId="000003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sync_tx_mode  long  %0000_1111_000_0000000000000_01_11100_0</w:t>
        <w:tab/>
      </w:r>
    </w:p>
    <w:p w:rsidRPr="00000000" w:rsidDel="00000000" w:rsidRDefault="00000000" w:rsidR="00000000" w:rsidP="00000000" w14:paraId="000003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clock_mode    long  %0000_0000_000_000000_0_000000_01_00101_0</w:t>
      </w:r>
    </w:p>
    <w:p w:rsidRPr="00000000" w:rsidDel="00000000" w:rsidRDefault="00000000" w:rsidR="00000000" w:rsidP="00000000" w14:paraId="000003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373445621"/>
        <w:tag w:val="goog_rdk_49"/>
      </w:sdtPr>
      <w:sdtContent>
        <w:p w:rsidRPr="00000000" w:rsidDel="00000000" w:rsidRDefault="00000000" w:rsidR="00000000" w:rsidP="00000000" w14:paraId="000003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%10000:  Time A-input states</w:t>
      </w:r>
    </w:p>
    <w:p w:rsidRPr="00000000" w:rsidDel="00000000" w:rsidRDefault="00000000" w:rsidR="00000000" w:rsidP="00000000" w14:paraId="000003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lets a Smart Pin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continuously</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measure the time a pin is held in a logic-1 or a logic-0 state. A measurement period ends when the logic state at the input changes. At that time the carry flag indicates whether the measurement represents a logic-1 period, C = 1, or a logic-0 period, C = 0.  Software can read the measurement  from the Z register via an RQPIN instruction, which does not disturb the the IN, carry, or zero flags.  Period measurements use the system-clock period as the unit of time measurement. The Z register has a maximum count of $8000_0000.  During reset (DIR=0), IN is low and Z is set to $00000001. The diagram below shows the results for three measurement periods.</w:t>
      </w:r>
      <w:r w:rsidRPr="00000000" w:rsidDel="00000000" w:rsidR="00000000">
        <w:drawing>
          <wp:anchor simplePos="0" behindDoc="0" distL="152400" hidden="0" allowOverlap="1" relativeHeight="0" layoutInCell="1" distT="152400" locked="0" distB="152400" distR="152400">
            <wp:simplePos x="0" y="0"/>
            <wp:positionH relativeFrom="column">
              <wp:posOffset>-6346</wp:posOffset>
            </wp:positionH>
            <wp:positionV relativeFrom="paragraph">
              <wp:posOffset>263276</wp:posOffset>
            </wp:positionV>
            <wp:extent cx="5943600" cy="2149653"/>
            <wp:effectExtent b="0" r="0" t="0" l="0"/>
            <wp:wrapTopAndBottom distT="152400" distB="152400"/>
            <wp:docPr name="image17.jpg" id="1073741908"/>
            <a:graphic>
              <a:graphicData uri="http://schemas.openxmlformats.org/drawingml/2006/picture">
                <pic:pic>
                  <pic:nvPicPr>
                    <pic:cNvPr name="image17.jpg" id="0"/>
                    <pic:cNvPicPr preferRelativeResize="0"/>
                  </pic:nvPicPr>
                  <pic:blipFill>
                    <a:blip r:embed="rId22"/>
                    <a:srcRect b="0" r="0" t="0" l="0"/>
                    <a:stretch>
                      <a:fillRect/>
                    </a:stretch>
                  </pic:blipFill>
                  <pic:spPr>
                    <a:xfrm>
                      <a:off x="0" y="0"/>
                      <a:ext cx="5943600" cy="2149653"/>
                    </a:xfrm>
                    <a:prstGeom prst="rect"/>
                    <a:ln/>
                  </pic:spPr>
                </pic:pic>
              </a:graphicData>
            </a:graphic>
          </wp:anchor>
        </w:drawing>
      </w:r>
    </w:p>
    <w:p w:rsidRPr="00000000" w:rsidDel="00000000" w:rsidRDefault="00000000" w:rsidR="00000000" w:rsidP="00000000" w14:paraId="000003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states change faster than the cog can retrieve measurements, you lose these counts. You can get around this problem when you use two Smart Pins to measure logic-1 states. Connect the signal to both pins but set the mode of one pin to invert the signal. Then, you could capture both states, as long as the sum of the states' periods doesn't exceed the cog's ability to retrieve both results. This technique would help in cases where one of the states was very short in duration, but the other wasn't.</w:t>
      </w:r>
    </w:p>
    <w:p w:rsidRPr="00000000" w:rsidDel="00000000" w:rsidRDefault="00000000" w:rsidR="00000000" w:rsidP="00000000" w14:paraId="000003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following example illustrates how to use the carry bit to distinguish between logic-level transitions and how to save the logic-1 and logic-0 measurements.  The software continues to update the measurements for as long as you have the Smart Pin running in this mode. You might use this mode to measure PWM timing, in a control loop that must track proportion of logic states, and so on.</w:t>
      </w:r>
    </w:p>
    <w:p w:rsidRPr="00000000" w:rsidDel="00000000" w:rsidRDefault="00000000" w:rsidR="00000000" w:rsidP="00000000" w14:paraId="000003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3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3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 Pin P53</w:t>
        <w:tab/>
      </w:r>
    </w:p>
    <w:p w:rsidRPr="00000000" w:rsidDel="00000000" w:rsidRDefault="00000000" w:rsidR="00000000" w:rsidP="00000000" w14:paraId="000003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3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w:t>
      </w:r>
    </w:p>
    <w:p w:rsidRPr="00000000" w:rsidDel="00000000" w:rsidRDefault="00000000" w:rsidR="00000000" w:rsidP="00000000" w14:paraId="000003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w:t>
        <w:tab/>
        <w:t xml:space="preserve">                 'Count A-input highs mode</w:t>
      </w:r>
    </w:p>
    <w:p w:rsidRPr="00000000" w:rsidDel="00000000" w:rsidRDefault="00000000" w:rsidR="00000000" w:rsidP="00000000" w14:paraId="000003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     </w:t>
      </w:r>
    </w:p>
    <w:p w:rsidRPr="00000000" w:rsidDel="00000000" w:rsidRDefault="00000000" w:rsidR="00000000" w:rsidP="00000000" w14:paraId="000003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                   'Enable Smart Pin</w:t>
      </w:r>
    </w:p>
    <w:p w:rsidRPr="00000000" w:rsidDel="00000000" w:rsidRDefault="00000000" w:rsidR="00000000" w:rsidP="00000000" w14:paraId="000003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.test_loop_x</w:t>
        <w:tab/>
        <w:t xml:space="preserve">nop</w:t>
      </w:r>
    </w:p>
    <w:p w:rsidRPr="00000000" w:rsidDel="00000000" w:rsidRDefault="00000000" w:rsidR="00000000" w:rsidP="00000000" w14:paraId="000003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rqpin pin_data,  </w:t>
      </w:r>
      <w:sdt>
        <w:sdtPr>
          <w:id w:val="-1330936239"/>
          <w:tag w:val="goog_rdk_50"/>
        </w:sdtPr>
        <w:sdtContent/>
      </w:sdt>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'Get Carry bit</w:t>
      </w:r>
    </w:p>
    <w:p w:rsidRPr="00000000" w:rsidDel="00000000" w:rsidRDefault="00000000" w:rsidR="00000000" w:rsidP="00000000" w14:paraId="000003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if_nc        waitx #200                    'Short delay</w:t>
      </w:r>
    </w:p>
    <w:p w:rsidRPr="00000000" w:rsidDel="00000000" w:rsidRDefault="00000000" w:rsidR="00000000" w:rsidP="00000000" w14:paraId="000003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if_nc        jmp   #.test_loop_x           'If C=0 wait for logic-1</w:t>
      </w:r>
    </w:p>
    <w:p w:rsidRPr="00000000" w:rsidDel="00000000" w:rsidRDefault="00000000" w:rsidR="00000000" w:rsidP="00000000" w14:paraId="000003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Logic_1_count, pin_data 'Get logic-1 count</w:t>
      </w:r>
    </w:p>
    <w:p w:rsidRPr="00000000" w:rsidDel="00000000" w:rsidRDefault="00000000" w:rsidR="00000000" w:rsidP="00000000" w14:paraId="000003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t>
      </w:r>
    </w:p>
    <w:p w:rsidRPr="00000000" w:rsidDel="00000000" w:rsidRDefault="00000000" w:rsidR="00000000" w:rsidP="00000000" w14:paraId="000003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.test_loop_y</w:t>
        <w:tab/>
        <w:t xml:space="preserve">nop                          'now wait for C = 0</w:t>
      </w:r>
    </w:p>
    <w:p w:rsidRPr="00000000" w:rsidDel="00000000" w:rsidRDefault="00000000" w:rsidR="00000000" w:rsidP="00000000" w14:paraId="000003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rqpin </w:t>
      </w:r>
      <w:sdt>
        <w:sdtPr>
          <w:tag w:val="goog_rdk_88"/>
        </w:sdtPr>
        <w:sdtContent>
          <w:commentRangeStart w:id="18"/>
        </w:sdtContent>
      </w:sdt>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pin_d</w:t>
      </w:r>
      <w:commentRangeEnd w:id="18"/>
      <w:r>
        <w:rPr>
          <w:rStyle w:val="CommentReference"/>
        </w:rPr>
        <w:commentReference w:id="18"/>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ata,  #A_in wc     'Get carry bit</w:t>
      </w:r>
    </w:p>
    <w:p w:rsidRPr="00000000" w:rsidDel="00000000" w:rsidRDefault="00000000" w:rsidR="00000000" w:rsidP="00000000" w14:paraId="000003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if_c         waitx #200                    'Short wait</w:t>
      </w:r>
    </w:p>
    <w:p w:rsidRPr="00000000" w:rsidDel="00000000" w:rsidRDefault="00000000" w:rsidR="00000000" w:rsidP="00000000" w14:paraId="000003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if_c         jmp   #.test_loop_y           'If C=1 wait for logic-0</w:t>
      </w:r>
    </w:p>
    <w:p w:rsidRPr="00000000" w:rsidDel="00000000" w:rsidRDefault="00000000" w:rsidR="00000000" w:rsidP="00000000" w14:paraId="000003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Logic_0_count, pin_data 'Get logic-0 count</w:t>
      </w:r>
    </w:p>
    <w:p w:rsidRPr="00000000" w:rsidDel="00000000" w:rsidRDefault="00000000" w:rsidR="00000000" w:rsidP="00000000" w14:paraId="000003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#.test_loop_x           'Go wait for a logic-1</w:t>
      </w:r>
    </w:p>
    <w:p w:rsidRPr="00000000" w:rsidDel="00000000" w:rsidRDefault="00000000" w:rsidR="00000000" w:rsidP="00000000" w14:paraId="000003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t>
      </w:r>
    </w:p>
    <w:p w:rsidRPr="00000000" w:rsidDel="00000000" w:rsidRDefault="00000000" w:rsidR="00000000" w:rsidP="00000000" w14:paraId="000003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%0000_0000_000_0001000000000_00_10000_0</w:t>
      </w:r>
    </w:p>
    <w:p w:rsidRPr="00000000" w:rsidDel="00000000" w:rsidRDefault="00000000" w:rsidR="00000000" w:rsidP="00000000" w14:paraId="000003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pin_data        long  0       </w:t>
      </w:r>
    </w:p>
    <w:p w:rsidRPr="00000000" w:rsidDel="00000000" w:rsidRDefault="00000000" w:rsidR="00000000" w:rsidP="00000000" w14:paraId="000003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Logic_1_count   long  0</w:t>
      </w:r>
    </w:p>
    <w:p w:rsidRPr="00000000" w:rsidDel="00000000" w:rsidRDefault="00000000" w:rsidR="00000000" w:rsidP="00000000" w14:paraId="000003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Logic_0_count   long  0</w:t>
      </w:r>
    </w:p>
    <w:p w:rsidRPr="00000000" w:rsidDel="00000000" w:rsidRDefault="00000000" w:rsidR="00000000" w:rsidP="00000000" w14:paraId="000003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441886530"/>
        <w:tag w:val="goog_rdk_51"/>
      </w:sdtPr>
      <w:sdtContent>
        <w:p w:rsidRPr="00000000" w:rsidDel="00000000" w:rsidRDefault="00000000" w:rsidR="00000000" w:rsidP="00000000" w14:paraId="000003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%10001:  Time logic-1 states on A-input</w:t>
      </w:r>
    </w:p>
    <w:p w:rsidRPr="00000000" w:rsidDel="00000000" w:rsidRDefault="00000000" w:rsidR="00000000" w:rsidP="00000000" w14:paraId="000003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this method to measure the duration of a logic-1 state on a Smart Pin.  When the pin detects a high-to-low edge, the count accumulated during the preceding logic-1 period goes into the pin's Z register. The IN flag rises, which lets software detect the period's. Use an RDPIN or RQPIN instruction to retrieve the measurement count. The Z register has a limit of $80000000 system-clock periods, the unit of time measurement.  During reset (DIR = 0), IN goes to logic-0 and the Z register gets set to $00000001.</w:t>
      </w:r>
    </w:p>
    <w:p w:rsidRPr="00000000" w:rsidDel="00000000" w:rsidRDefault="00000000" w:rsidR="00000000" w:rsidP="00000000" w14:paraId="000003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3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3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 Pin P53</w:t>
      </w:r>
    </w:p>
    <w:p w:rsidRPr="00000000" w:rsidDel="00000000" w:rsidRDefault="00000000" w:rsidR="00000000" w:rsidP="00000000" w14:paraId="000003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3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3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                'Count while A-input high</w:t>
      </w:r>
    </w:p>
    <w:p w:rsidRPr="00000000" w:rsidDel="00000000" w:rsidRDefault="00000000" w:rsidR="00000000" w:rsidP="00000000" w14:paraId="000003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     </w:t>
      </w:r>
    </w:p>
    <w:p w:rsidRPr="00000000" w:rsidDel="00000000" w:rsidRDefault="00000000" w:rsidR="00000000" w:rsidP="00000000" w14:paraId="000003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3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                'Enable Smart Pin</w:t>
      </w:r>
    </w:p>
    <w:p w:rsidRPr="00000000" w:rsidDel="00000000" w:rsidRDefault="00000000" w:rsidR="00000000" w:rsidP="00000000" w14:paraId="000003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3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w:t>
        <w:tab/>
        <w:t xml:space="preserve">nop</w:t>
      </w:r>
    </w:p>
    <w:p w:rsidRPr="00000000" w:rsidDel="00000000" w:rsidRDefault="00000000" w:rsidR="00000000" w:rsidP="00000000" w14:paraId="000003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testp  #A_in  wc</w:t>
        <w:tab/>
        <w:t xml:space="preserve">         'Test flag for end of</w:t>
      </w:r>
    </w:p>
    <w:p w:rsidRPr="00000000" w:rsidDel="00000000" w:rsidRDefault="00000000" w:rsidR="00000000" w:rsidP="00000000" w14:paraId="000003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#.test_loop          'If C=0 wait for logic-1</w:t>
      </w:r>
    </w:p>
    <w:p w:rsidRPr="00000000" w:rsidDel="00000000" w:rsidRDefault="00000000" w:rsidR="00000000" w:rsidP="00000000" w14:paraId="000003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pin_data,   #A_in    'C = 1, so save count</w:t>
      </w:r>
    </w:p>
    <w:p w:rsidRPr="00000000" w:rsidDel="00000000" w:rsidRDefault="00000000" w:rsidR="00000000" w:rsidP="00000000" w14:paraId="000003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                                </w:t>
      </w:r>
    </w:p>
    <w:p w:rsidRPr="00000000" w:rsidDel="00000000" w:rsidRDefault="00000000" w:rsidR="00000000" w:rsidP="00000000" w14:paraId="000003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%0000_0000_000_0001000000000_00_10001_0</w:t>
      </w:r>
    </w:p>
    <w:p w:rsidRPr="00000000" w:rsidDel="00000000" w:rsidRDefault="00000000" w:rsidR="00000000" w:rsidP="00000000" w14:paraId="000003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pin_data</w:t>
        <w:tab/>
        <w:t xml:space="preserve">     long  0       </w:t>
      </w:r>
    </w:p>
    <w:p w:rsidRPr="00000000" w:rsidDel="00000000" w:rsidRDefault="00000000" w:rsidR="00000000" w:rsidP="00000000" w14:paraId="000003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68589026"/>
        <w:tag w:val="goog_rdk_52"/>
      </w:sdtPr>
      <w:sdtContent>
        <w:p w:rsidRPr="00000000" w:rsidDel="00000000" w:rsidRDefault="00000000" w:rsidR="00000000" w:rsidP="00000000" w14:paraId="000003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3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%10010:  Time A-input highs, rises, or edges  (Y[2] = 0)</w:t>
      </w:r>
    </w:p>
    <w:p w:rsidRPr="00000000" w:rsidDel="00000000" w:rsidRDefault="00000000" w:rsidR="00000000" w:rsidP="00000000" w14:paraId="000003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can use this mode in three ways, depending on how you set Y-register bits Y[2:0]. In all cases, the Smart Pin uses the system-clock frequency to increment a counter, and timing results go into the pin's Z register.</w:t>
      </w:r>
    </w:p>
    <w:p w:rsidRPr="00000000" w:rsidDel="00000000" w:rsidRDefault="00000000" w:rsidR="00000000" w:rsidP="00000000" w14:paraId="000003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%000 =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A-input high (logic-1)</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I have no idea what this mode measures. Or how to explain it.</w:t>
      </w:r>
    </w:p>
    <w:p w:rsidRPr="00000000" w:rsidDel="00000000" w:rsidRDefault="00000000" w:rsidR="00000000" w:rsidP="00000000" w14:paraId="000003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%001 =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Measure the period of X number of pulse widths starting on a logic-0 to logic-1 edges on an A input.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diagram below shows timing for X[31:0] = $9. At the end of the 9th pulse, the C flag gets set and the period becomes available in the pin's Z register. The diagram below illustrates the measurement period in terms of system-clock periods. </w:t>
      </w:r>
    </w:p>
    <w:p w:rsidRPr="00000000" w:rsidDel="00000000" w:rsidRDefault="00000000" w:rsidR="00000000" w:rsidP="00000000" w14:paraId="000003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 this example, the pattern of three pulses repeats, so we choose 9, a multiple of three for the number of pulses to count to provide an accurate measurement.  If you have pulse widths that vary from measurement period to measurement period, the timing values in the Z register will vary, too.  See Note below.</w:t>
      </w:r>
      <w:r w:rsidRPr="00000000" w:rsidDel="00000000" w:rsidR="00000000">
        <w:drawing>
          <wp:anchor simplePos="0" behindDoc="0" distL="152400" hidden="0" allowOverlap="1" relativeHeight="0" layoutInCell="1" distT="152400" locked="0" distB="152400" distR="152400">
            <wp:simplePos x="0" y="0"/>
            <wp:positionH relativeFrom="column">
              <wp:posOffset>853230</wp:posOffset>
            </wp:positionH>
            <wp:positionV relativeFrom="paragraph">
              <wp:posOffset>204792</wp:posOffset>
            </wp:positionV>
            <wp:extent cx="4224439" cy="1380165"/>
            <wp:effectExtent b="0" r="0" t="0" l="0"/>
            <wp:wrapTopAndBottom distT="152400" distB="152400"/>
            <wp:docPr name="image8.jpg" id="1073741907"/>
            <a:graphic>
              <a:graphicData uri="http://schemas.openxmlformats.org/drawingml/2006/picture">
                <pic:pic>
                  <pic:nvPicPr>
                    <pic:cNvPr name="image8.jpg" id="0"/>
                    <pic:cNvPicPr preferRelativeResize="0"/>
                  </pic:nvPicPr>
                  <pic:blipFill>
                    <a:blip r:embed="rId23"/>
                    <a:srcRect b="0" r="0" t="0" l="0"/>
                    <a:stretch>
                      <a:fillRect/>
                    </a:stretch>
                  </pic:blipFill>
                  <pic:spPr>
                    <a:xfrm>
                      <a:off x="0" y="0"/>
                      <a:ext cx="4224439" cy="1380165"/>
                    </a:xfrm>
                    <a:prstGeom prst="rect"/>
                    <a:ln/>
                  </pic:spPr>
                </pic:pic>
              </a:graphicData>
            </a:graphic>
          </wp:anchor>
        </w:drawing>
      </w:r>
    </w:p>
    <w:p w:rsidRPr="00000000" w:rsidDel="00000000" w:rsidRDefault="00000000" w:rsidR="00000000" w:rsidP="00000000" w14:paraId="000003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%01x =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Measure the period between X number of logic edges on an A input.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diagram below shows timing for six edges, X[31:0] = 6. At the end of the 6th edge, the C flag gets set and the period measurement becomes available in the pin's Z register. The diagram below illustrates the period timing. See Note below.</w:t>
      </w:r>
      <w:r w:rsidRPr="00000000" w:rsidDel="00000000" w:rsidR="00000000">
        <w:drawing>
          <wp:anchor simplePos="0" behindDoc="0" distL="152400" hidden="0" allowOverlap="1" relativeHeight="0" layoutInCell="1" distT="152400" locked="0" distB="152400" distR="152400">
            <wp:simplePos x="0" y="0"/>
            <wp:positionH relativeFrom="column">
              <wp:posOffset>482441</wp:posOffset>
            </wp:positionH>
            <wp:positionV relativeFrom="paragraph">
              <wp:posOffset>344154</wp:posOffset>
            </wp:positionV>
            <wp:extent cx="4288240" cy="1557226"/>
            <wp:effectExtent b="0" r="0" t="0" l="0"/>
            <wp:wrapTopAndBottom distT="152400" distB="152400"/>
            <wp:docPr name="image19.jpg" id="1073741906"/>
            <a:graphic>
              <a:graphicData uri="http://schemas.openxmlformats.org/drawingml/2006/picture">
                <pic:pic>
                  <pic:nvPicPr>
                    <pic:cNvPr name="image19.jpg" id="0"/>
                    <pic:cNvPicPr preferRelativeResize="0"/>
                  </pic:nvPicPr>
                  <pic:blipFill>
                    <a:blip r:embed="rId24"/>
                    <a:srcRect b="0" r="0" t="0" l="0"/>
                    <a:stretch>
                      <a:fillRect/>
                    </a:stretch>
                  </pic:blipFill>
                  <pic:spPr>
                    <a:xfrm>
                      <a:off x="0" y="0"/>
                      <a:ext cx="4288240" cy="1557226"/>
                    </a:xfrm>
                    <a:prstGeom prst="rect"/>
                    <a:ln/>
                  </pic:spPr>
                </pic:pic>
              </a:graphicData>
            </a:graphic>
          </wp:anchor>
        </w:drawing>
      </w:r>
    </w:p>
    <w:p w:rsidRPr="00000000" w:rsidDel="00000000" w:rsidRDefault="00000000" w:rsidR="00000000" w:rsidP="00000000" w14:paraId="000003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Note: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When the Smart Pin has detected the set number of your chosen event type it raises the IN flag. Your software can wait for the flag and then use an RDPIN or RQPIN instruction to retrieve the number of time increments.  During reset (DIR = 0), IN goes to logic-0 and the Z register gets set to $00000001.The Z register can count as many as $80000000 system clock periods.</w:t>
      </w:r>
    </w:p>
    <w:p w:rsidRPr="00000000" w:rsidDel="00000000" w:rsidRDefault="00000000" w:rsidR="00000000" w:rsidP="00000000" w14:paraId="000003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3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3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3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3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'Pin P53</w:t>
        <w:tab/>
      </w:r>
    </w:p>
    <w:p w:rsidRPr="00000000" w:rsidDel="00000000" w:rsidRDefault="00000000" w:rsidR="00000000" w:rsidP="00000000" w14:paraId="000003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3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tab/>
      </w:r>
    </w:p>
    <w:p w:rsidRPr="00000000" w:rsidDel="00000000" w:rsidRDefault="00000000" w:rsidR="00000000" w:rsidP="00000000" w14:paraId="000003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                 'Use A_in, pin 53</w:t>
      </w:r>
    </w:p>
    <w:p w:rsidRPr="00000000" w:rsidDel="00000000" w:rsidRDefault="00000000" w:rsidR="00000000" w:rsidP="00000000" w14:paraId="000003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     </w:t>
      </w:r>
    </w:p>
    <w:p w:rsidRPr="00000000" w:rsidDel="00000000" w:rsidRDefault="00000000" w:rsidR="00000000" w:rsidP="00000000" w14:paraId="000004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##$7,        #A_in    'Wait for $7 events</w:t>
      </w:r>
    </w:p>
    <w:p w:rsidRPr="00000000" w:rsidDel="00000000" w:rsidRDefault="00000000" w:rsidR="00000000" w:rsidP="00000000" w14:paraId="000004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##%001,      #A_in    'Count A-input high states</w:t>
      </w:r>
    </w:p>
    <w:p w:rsidRPr="00000000" w:rsidDel="00000000" w:rsidRDefault="00000000" w:rsidR="00000000" w:rsidP="00000000" w14:paraId="000004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                 'Enable Smart Pin</w:t>
      </w:r>
    </w:p>
    <w:p w:rsidRPr="00000000" w:rsidDel="00000000" w:rsidRDefault="00000000" w:rsidR="00000000" w:rsidP="00000000" w14:paraId="000004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4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w:t>
        <w:tab/>
        <w:t xml:space="preserve">nop</w:t>
      </w:r>
    </w:p>
    <w:p w:rsidRPr="00000000" w:rsidDel="00000000" w:rsidRDefault="00000000" w:rsidR="00000000" w:rsidP="00000000" w14:paraId="000004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testp #A_in  wc</w:t>
      </w:r>
    </w:p>
    <w:p w:rsidRPr="00000000" w:rsidDel="00000000" w:rsidRDefault="00000000" w:rsidR="00000000" w:rsidP="00000000" w14:paraId="000004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#.test_loop          'If C=0 wait for logic-1</w:t>
      </w:r>
    </w:p>
    <w:p w:rsidRPr="00000000" w:rsidDel="00000000" w:rsidRDefault="00000000" w:rsidR="00000000" w:rsidP="00000000" w14:paraId="000004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pin_data, #A_in    'C = 1, so save count</w:t>
      </w:r>
    </w:p>
    <w:p w:rsidRPr="00000000" w:rsidDel="00000000" w:rsidRDefault="00000000" w:rsidR="00000000" w:rsidP="00000000" w14:paraId="000004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                                </w:t>
      </w:r>
    </w:p>
    <w:p w:rsidRPr="00000000" w:rsidDel="00000000" w:rsidRDefault="00000000" w:rsidR="00000000" w:rsidP="00000000" w14:paraId="000004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4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%0000_0000_000_0001000000000_00_10010_0</w:t>
      </w:r>
    </w:p>
    <w:p w:rsidRPr="00000000" w:rsidDel="00000000" w:rsidRDefault="00000000" w:rsidR="00000000" w:rsidP="00000000" w14:paraId="000004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pin_data</w:t>
        <w:tab/>
        <w:t xml:space="preserve">long</w:t>
        <w:tab/>
        <w:t xml:space="preserve">0       </w:t>
      </w:r>
    </w:p>
    <w:p w:rsidRPr="00000000" w:rsidDel="00000000" w:rsidRDefault="00000000" w:rsidR="00000000" w:rsidP="00000000" w14:paraId="000004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069317830"/>
        <w:tag w:val="goog_rdk_53"/>
      </w:sdtPr>
      <w:sdtContent>
        <w:p w:rsidRPr="00000000" w:rsidDel="00000000" w:rsidRDefault="00000000" w:rsidR="00000000" w:rsidP="00000000" w14:paraId="000004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4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%10010:  Detect missing A-input highs, rises or edge during</w:t>
      </w:r>
    </w:p>
    <w:p w:rsidRPr="00000000" w:rsidDel="00000000" w:rsidRDefault="00000000" w:rsidR="00000000" w:rsidP="00000000" w14:paraId="000004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                a timeout period  Y[2] = 1</w:t>
      </w:r>
    </w:p>
    <w:p w:rsidRPr="00000000" w:rsidDel="00000000" w:rsidRDefault="00000000" w:rsidR="00000000" w:rsidP="00000000" w14:paraId="000004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supplements the mode just described but it lets your software detect missing A-pin events when they fail to occur during a specific period. The Y-register bits Y[2:0] control the event type. The X-register value (X[31:0]) determines the timeout period measured in number of system-clock periods.</w:t>
      </w:r>
    </w:p>
    <w:p w:rsidRPr="00000000" w:rsidDel="00000000" w:rsidRDefault="00000000" w:rsidR="00000000" w:rsidP="00000000" w14:paraId="000004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 = Missing A-input high (logic-1)</w:t>
      </w:r>
    </w:p>
    <w:p w:rsidRPr="00000000" w:rsidDel="00000000" w:rsidRDefault="00000000" w:rsidR="00000000" w:rsidP="00000000" w14:paraId="000004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%101 = Missing A-input rise (logic-0 to logic-1)</w:t>
      </w:r>
    </w:p>
    <w:p w:rsidRPr="00000000" w:rsidDel="00000000" w:rsidRDefault="00000000" w:rsidR="00000000" w:rsidP="00000000" w14:paraId="000004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%11x = Missing A-input edge</w:t>
      </w:r>
      <w:r w:rsidRPr="00000000" w:rsidDel="00000000" w:rsidR="00000000">
        <w:rPr>
          <w:rtl w:val="0"/>
        </w:rPr>
      </w:r>
    </w:p>
    <w:p w:rsidRPr="00000000" w:rsidDel="00000000" w:rsidRDefault="00000000" w:rsidR="00000000" w:rsidP="00000000" w14:paraId="000004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you initialize one of these modes, the clock starts and counts accumulate in the Z register at the system-clock frequency. If during this period the Smart Pin detects an event, the timer gets reset to $00000001 and a new count starts. The IN flag remains reset. The diagram below illustrates timing for the Y[2:0] = %100 setting.</w:t>
      </w:r>
      <w:r w:rsidRPr="00000000" w:rsidDel="00000000" w:rsidR="00000000">
        <w:drawing>
          <wp:anchor simplePos="0" behindDoc="0" distL="152400" hidden="0" allowOverlap="1" relativeHeight="0" layoutInCell="1" distT="152400" locked="0" distB="152400" distR="152400">
            <wp:simplePos x="0" y="0"/>
            <wp:positionH relativeFrom="column">
              <wp:posOffset>343103</wp:posOffset>
            </wp:positionH>
            <wp:positionV relativeFrom="paragraph">
              <wp:posOffset>237080</wp:posOffset>
            </wp:positionV>
            <wp:extent cx="5244693" cy="2143248"/>
            <wp:effectExtent b="0" r="0" t="0" l="0"/>
            <wp:wrapTopAndBottom distT="152400" distB="152400"/>
            <wp:docPr name="image11.jpg" id="1073741905"/>
            <a:graphic>
              <a:graphicData uri="http://schemas.openxmlformats.org/drawingml/2006/picture">
                <pic:pic>
                  <pic:nvPicPr>
                    <pic:cNvPr name="image11.jpg" id="0"/>
                    <pic:cNvPicPr preferRelativeResize="0"/>
                  </pic:nvPicPr>
                  <pic:blipFill>
                    <a:blip r:embed="rId25"/>
                    <a:srcRect b="0" r="0" t="0" l="0"/>
                    <a:stretch>
                      <a:fillRect/>
                    </a:stretch>
                  </pic:blipFill>
                  <pic:spPr>
                    <a:xfrm>
                      <a:off x="0" y="0"/>
                      <a:ext cx="5244693" cy="2143248"/>
                    </a:xfrm>
                    <a:prstGeom prst="rect"/>
                    <a:ln/>
                  </pic:spPr>
                </pic:pic>
              </a:graphicData>
            </a:graphic>
          </wp:anchor>
        </w:drawing>
      </w:r>
    </w:p>
    <w:p w:rsidRPr="00000000" w:rsidDel="00000000" w:rsidRDefault="00000000" w:rsidR="00000000" w:rsidP="00000000" w14:paraId="000004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an event fails to occur during the period, the pin raises the IN flag and begins a new timing period. Software may detect the raised IN flag and use an RDPIN or RQPIN to read the Z-register value, which has an upper limit of $80000000 system-clock periods. This register maintains a running count of how many clocks have elapsed since the last A-input event.</w:t>
      </w:r>
    </w:p>
    <w:p w:rsidRPr="00000000" w:rsidDel="00000000" w:rsidRDefault="00000000" w:rsidR="00000000" w:rsidP="00000000" w14:paraId="000004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IN is low and Z is set to $00000001.</w:t>
      </w:r>
    </w:p>
    <w:p w:rsidRPr="00000000" w:rsidDel="00000000" w:rsidRDefault="00000000" w:rsidR="00000000" w:rsidP="00000000" w14:paraId="000004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4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the same software example provided in the previous mode's description. To test this mode set the X register to a large value, for example, $50_0000 or greater, and set the Y register %100, 101, or 110.</w:t>
      </w:r>
    </w:p>
    <w:p w:rsidRPr="00000000" w:rsidDel="00000000" w:rsidRDefault="00000000" w:rsidR="00000000" w:rsidP="00000000" w14:paraId="000004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1483563172"/>
        <w:tag w:val="goog_rdk_54"/>
      </w:sdtPr>
      <w:sdtContent>
        <w:p w:rsidRPr="00000000" w:rsidDel="00000000" w:rsidRDefault="00000000" w:rsidR="00000000" w:rsidP="00000000" w14:paraId="000004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4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%10011:  Measure time for X events to occur</w:t>
      </w:r>
    </w:p>
    <w:p w:rsidRPr="00000000" w:rsidDel="00000000" w:rsidRDefault="00000000" w:rsidR="00000000" w:rsidP="00000000" w14:paraId="000004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provides a way to measure the time between two events, one on a Smart-Pin A input and the other on the pin's B input.  The Y register bits Y[1:0] set the event triggers for the A- and B-pin inputs:</w:t>
      </w:r>
    </w:p>
    <w:p w:rsidRPr="00000000" w:rsidDel="00000000" w:rsidRDefault="00000000" w:rsidR="00000000" w:rsidP="00000000" w14:paraId="000004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 = A-input rise to B-input rise</w:t>
      </w:r>
    </w:p>
    <w:p w:rsidRPr="00000000" w:rsidDel="00000000" w:rsidRDefault="00000000" w:rsidR="00000000" w:rsidP="00000000" w14:paraId="000004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 = A-input rise to B-input edge</w:t>
      </w:r>
    </w:p>
    <w:p w:rsidRPr="00000000" w:rsidDel="00000000" w:rsidRDefault="00000000" w:rsidR="00000000" w:rsidP="00000000" w14:paraId="000004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 = A-input edge to B-input rise</w:t>
      </w:r>
    </w:p>
    <w:p w:rsidRPr="00000000" w:rsidDel="00000000" w:rsidRDefault="00000000" w:rsidR="00000000" w:rsidP="00000000" w14:paraId="000004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 = A-input edge to B-input edge</w:t>
      </w:r>
    </w:p>
    <w:p w:rsidRPr="00000000" w:rsidDel="00000000" w:rsidRDefault="00000000" w:rsidR="00000000" w:rsidP="00000000" w14:paraId="000004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value you put in the X register (X[31:0]) sets the number of A-input to B-input events that must occur before you get a result. The diagram below shows the measurements for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two events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(X[1:0] = %10) that yield period counts Q and R.</w:t>
      </w:r>
      <w:r w:rsidRPr="00000000" w:rsidDel="00000000" w:rsidR="00000000">
        <w:drawing>
          <wp:anchor simplePos="0" behindDoc="0" distL="152400" hidden="0" allowOverlap="1" relativeHeight="0" layoutInCell="1" distT="152400" locked="0" distB="152400" distR="152400">
            <wp:simplePos x="0" y="0"/>
            <wp:positionH relativeFrom="column">
              <wp:posOffset>717272</wp:posOffset>
            </wp:positionH>
            <wp:positionV relativeFrom="paragraph">
              <wp:posOffset>326205</wp:posOffset>
            </wp:positionV>
            <wp:extent cx="3822964" cy="2262167"/>
            <wp:effectExtent b="0" r="0" t="0" l="0"/>
            <wp:wrapTopAndBottom distT="152400" distB="152400"/>
            <wp:docPr name="image5.jpg" id="1073741904"/>
            <a:graphic>
              <a:graphicData uri="http://schemas.openxmlformats.org/drawingml/2006/picture">
                <pic:pic>
                  <pic:nvPicPr>
                    <pic:cNvPr name="image5.jpg" id="0"/>
                    <pic:cNvPicPr preferRelativeResize="0"/>
                  </pic:nvPicPr>
                  <pic:blipFill>
                    <a:blip r:embed="rId26"/>
                    <a:srcRect b="0" r="0" t="0" l="0"/>
                    <a:stretch>
                      <a:fillRect/>
                    </a:stretch>
                  </pic:blipFill>
                  <pic:spPr>
                    <a:xfrm>
                      <a:off x="0" y="0"/>
                      <a:ext cx="3822964" cy="2262167"/>
                    </a:xfrm>
                    <a:prstGeom prst="rect"/>
                    <a:ln/>
                  </pic:spPr>
                </pic:pic>
              </a:graphicData>
            </a:graphic>
          </wp:anchor>
        </w:drawing>
      </w:r>
    </w:p>
    <w:p w:rsidRPr="00000000" w:rsidDel="00000000" w:rsidRDefault="00000000" w:rsidR="00000000" w:rsidP="00000000" w14:paraId="000004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sum</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of event these periods becomes available in the pin's Z register when the IN flag becomes a logic-1. You may use an RDPIN or RQPIN instruction to obtain the data. A new set of two measurements starts on the rising edge of the IN flag. The Z register has a limit of $80000000.  During reset (DIR=0), IN is low and Z is set to $00000000.</w:t>
      </w:r>
    </w:p>
    <w:p w:rsidRPr="00000000" w:rsidDel="00000000" w:rsidRDefault="00000000" w:rsidR="00000000" w:rsidP="00000000" w14:paraId="000004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Note: You may set the BBBB bits in the 32-bit mode-setting value to connect the B portion of the Smart Pin to the A pin if you want single-cycle measurements.</w:t>
      </w:r>
    </w:p>
    <w:p w:rsidRPr="00000000" w:rsidDel="00000000" w:rsidRDefault="00000000" w:rsidR="00000000" w:rsidP="00000000" w14:paraId="000004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4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4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A_in     = 53       ' Pin P53</w:t>
        <w:tab/>
      </w:r>
    </w:p>
    <w:p w:rsidRPr="00000000" w:rsidDel="00000000" w:rsidRDefault="00000000" w:rsidR="00000000" w:rsidP="00000000" w14:paraId="000004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4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tab/>
      </w:r>
    </w:p>
    <w:p w:rsidRPr="00000000" w:rsidDel="00000000" w:rsidRDefault="00000000" w:rsidR="00000000" w:rsidP="00000000" w14:paraId="000004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#A_in                'Use A_in, pin 53</w:t>
      </w:r>
    </w:p>
    <w:p w:rsidRPr="00000000" w:rsidDel="00000000" w:rsidRDefault="00000000" w:rsidR="00000000" w:rsidP="00000000" w14:paraId="000004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A_in_mode,   #A_in   'Set up mode for pin P53     </w:t>
      </w:r>
    </w:p>
    <w:p w:rsidRPr="00000000" w:rsidDel="00000000" w:rsidRDefault="00000000" w:rsidR="00000000" w:rsidP="00000000" w14:paraId="000004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##$2,        #A_in   'Wait for 2 events</w:t>
      </w:r>
    </w:p>
    <w:p w:rsidRPr="00000000" w:rsidDel="00000000" w:rsidRDefault="00000000" w:rsidR="00000000" w:rsidP="00000000" w14:paraId="000004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##%00,       #A_in   'Count A-in rise to B-in rise</w:t>
      </w:r>
    </w:p>
    <w:p w:rsidRPr="00000000" w:rsidDel="00000000" w:rsidRDefault="00000000" w:rsidR="00000000" w:rsidP="00000000" w14:paraId="000004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#A_in                'Enable Smart Pin</w:t>
      </w:r>
    </w:p>
    <w:p w:rsidRPr="00000000" w:rsidDel="00000000" w:rsidRDefault="00000000" w:rsidR="00000000" w:rsidP="00000000" w14:paraId="000004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4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 nop</w:t>
      </w:r>
    </w:p>
    <w:p w:rsidRPr="00000000" w:rsidDel="00000000" w:rsidRDefault="00000000" w:rsidR="00000000" w:rsidP="00000000" w14:paraId="000004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testp #A_in  wc</w:t>
      </w:r>
    </w:p>
    <w:p w:rsidRPr="00000000" w:rsidDel="00000000" w:rsidRDefault="00000000" w:rsidR="00000000" w:rsidP="00000000" w14:paraId="000004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#.test_loop          'If C=0 wait for logic-1</w:t>
      </w:r>
    </w:p>
    <w:p w:rsidRPr="00000000" w:rsidDel="00000000" w:rsidRDefault="00000000" w:rsidR="00000000" w:rsidP="00000000" w14:paraId="000004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pin_data,  #A_in   'C = 1, so save count data</w:t>
      </w:r>
    </w:p>
    <w:p w:rsidRPr="00000000" w:rsidDel="00000000" w:rsidRDefault="00000000" w:rsidR="00000000" w:rsidP="00000000" w14:paraId="000004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                                </w:t>
      </w:r>
    </w:p>
    <w:p w:rsidRPr="00000000" w:rsidDel="00000000" w:rsidRDefault="00000000" w:rsidR="00000000" w:rsidP="00000000" w14:paraId="000004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4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 BBBB for A + 1 = 54</w:t>
      </w:r>
    </w:p>
    <w:p w:rsidRPr="00000000" w:rsidDel="00000000" w:rsidRDefault="00000000" w:rsidR="00000000" w:rsidP="00000000" w14:paraId="000004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A_in_mode  long  %0000_0001_000_0001000000000_00_10011_0 </w:t>
      </w:r>
    </w:p>
    <w:p w:rsidRPr="00000000" w:rsidDel="00000000" w:rsidRDefault="00000000" w:rsidR="00000000" w:rsidP="00000000" w14:paraId="000004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pin_data</w:t>
        <w:tab/>
        <w:t xml:space="preserve">long</w:t>
        <w:tab/>
        <w:t xml:space="preserve"> 0       </w:t>
      </w:r>
    </w:p>
    <w:p w:rsidRPr="00000000" w:rsidDel="00000000" w:rsidRDefault="00000000" w:rsidR="00000000" w:rsidP="00000000" w14:paraId="000004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sdt>
      <w:sdtPr>
        <w:id w:val="-102046055"/>
        <w:tag w:val="goog_rdk_55"/>
      </w:sdtPr>
      <w:sdtContent>
        <w:p w:rsidRPr="00000000" w:rsidDel="00000000" w:rsidRDefault="00000000" w:rsidR="00000000" w:rsidP="00000000" w14:paraId="000004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4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%10100:  Sum pulse duration over X pulses</w:t>
      </w:r>
    </w:p>
    <w:p w:rsidRPr="00000000" w:rsidDel="00000000" w:rsidRDefault="00000000" w:rsidR="00000000" w:rsidP="00000000" w14:paraId="000004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requires two Smart-Pin inputs, A and B. The Y register bits Y[1:0] let you set one of the following event triggers for this mode:</w:t>
      </w:r>
    </w:p>
    <w:p w:rsidRPr="00000000" w:rsidDel="00000000" w:rsidRDefault="00000000" w:rsidR="00000000" w:rsidP="00000000" w14:paraId="000004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 = A-input rise to B-input rise</w:t>
      </w:r>
    </w:p>
    <w:p w:rsidRPr="00000000" w:rsidDel="00000000" w:rsidRDefault="00000000" w:rsidR="00000000" w:rsidP="00000000" w14:paraId="000004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 = A-input rise to B-input edge</w:t>
      </w:r>
    </w:p>
    <w:p w:rsidRPr="00000000" w:rsidDel="00000000" w:rsidRDefault="00000000" w:rsidR="00000000" w:rsidP="00000000" w14:paraId="000004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 = A-input edge to B-input rise</w:t>
      </w:r>
    </w:p>
    <w:p w:rsidRPr="00000000" w:rsidDel="00000000" w:rsidRDefault="00000000" w:rsidR="00000000" w:rsidP="00000000" w14:paraId="000004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 = A-input edge to B-input edge</w:t>
      </w:r>
    </w:p>
    <w:p w:rsidRPr="00000000" w:rsidDel="00000000" w:rsidRDefault="00000000" w:rsidR="00000000" w:rsidP="00000000" w14:paraId="000004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the X register bits X[31:0] to set the number of event triggers over which you plan to measure the total duration of A-input logic-1 states. The diagram below shows how the mode works with the Y[1:0] bits set to %00, A-input rise to B-input rise, and the X register set to $2, so the measurement occurs for two events.</w:t>
      </w:r>
    </w:p>
    <w:p w:rsidRPr="00000000" w:rsidDel="00000000" w:rsidRDefault="00000000" w:rsidR="00000000" w:rsidP="00000000" w14:paraId="000004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diagram</w:t>
      </w:r>
    </w:p>
    <w:p w:rsidRPr="00000000" w:rsidDel="00000000" w:rsidRDefault="00000000" w:rsidR="00000000" w:rsidP="00000000" w14:paraId="000004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the sampling period a counter sums the times time of each logic-1 state on the A-input signal. At the end of the X number of events the Smart Pin raises its IN flag and your software may use an RDPIN or RQPIN to retrieve the total time, in number os system-clock periods. The Z register has a limit of $80000000 clock periods.</w:t>
      </w:r>
    </w:p>
    <w:p w:rsidRPr="00000000" w:rsidDel="00000000" w:rsidRDefault="00000000" w:rsidR="00000000" w:rsidP="00000000" w14:paraId="000004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the end of the X number of events, the Smart Pin waits for the next event trigger at which it resets the counter and a new count begins.  If an A-input rises or edge coincides with a B-input rise or edge at the end of the period, the start of the next period is registered.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What does "registered" mean?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IN is low and Z is set to $00000000.</w:t>
      </w:r>
    </w:p>
    <w:p w:rsidRPr="00000000" w:rsidDel="00000000" w:rsidRDefault="00000000" w:rsidR="00000000" w:rsidP="00000000" w14:paraId="000004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 You may set the BBBB bits in the 32-bit mode-setting value to connect the B portion of the Smart Pin to the A pin if you want measurements for only one signal.</w:t>
      </w:r>
    </w:p>
    <w:p w:rsidRPr="00000000" w:rsidDel="00000000" w:rsidRDefault="00000000" w:rsidR="00000000" w:rsidP="00000000" w14:paraId="000004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w:t>
      </w:r>
      <w:r w:rsidRPr="00000000" w:rsidDel="00000000" w:rsidR="00000000">
        <w:rPr>
          <w:rtl w:val="0"/>
        </w:rPr>
      </w:r>
    </w:p>
    <w:sdt>
      <w:sdtPr>
        <w:id w:val="-25082108"/>
        <w:tag w:val="goog_rdk_56"/>
      </w:sdtPr>
      <w:sdtContent>
        <w:p w:rsidRPr="00000000" w:rsidDel="00000000" w:rsidRDefault="00000000" w:rsidR="00000000" w:rsidP="00000000" w14:paraId="000004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4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432ff"/>
          <w:sz w:val="24"/>
          <w:szCs w:val="24"/>
          <w:u w:val="none"/>
          <w:shd w:val="clear" w:fill="auto"/>
          <w:vertAlign w:val="baseline"/>
          <w:rtl w:val="0"/>
        </w:rPr>
        <w:t xml:space="preserve">%10101 = For periods in X+ clock cycles, count time</w:t>
      </w:r>
    </w:p>
    <w:p w:rsidRPr="00000000" w:rsidDel="00000000" w:rsidRDefault="00000000" w:rsidR="00000000" w:rsidP="00000000" w14:paraId="000004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432ff"/>
          <w:sz w:val="24"/>
          <w:szCs w:val="24"/>
          <w:u w:val="none"/>
          <w:shd w:val="clear" w:fill="auto"/>
          <w:vertAlign w:val="baseline"/>
          <w:rtl w:val="0"/>
        </w:rPr>
        <w:t xml:space="preserve">%10110 = For periods in X+ clock cycles, count states</w:t>
      </w:r>
    </w:p>
    <w:p w:rsidRPr="00000000" w:rsidDel="00000000" w:rsidRDefault="00000000" w:rsidR="00000000" w:rsidP="00000000" w14:paraId="000004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432ff"/>
          <w:sz w:val="24"/>
          <w:szCs w:val="24"/>
          <w:u w:val="none"/>
          <w:shd w:val="clear" w:fill="auto"/>
          <w:vertAlign w:val="baseline"/>
          <w:rtl w:val="0"/>
        </w:rPr>
        <w:t xml:space="preserve">%10111 = For periods in X+ clock cycles, count periods</w:t>
      </w:r>
    </w:p>
    <w:p w:rsidRPr="00000000" w:rsidDel="00000000" w:rsidRDefault="00000000" w:rsidR="00000000" w:rsidP="00000000" w14:paraId="000004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4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 don't understand how these modes work or how someone would use them.  Made no attempt at editing bu</w:t>
      </w:r>
      <w:sdt>
        <w:sdtPr>
          <w:id w:val="-1688499273"/>
          <w:tag w:val="goog_rdk_57"/>
        </w:sdtPr>
        <w:sdtContent/>
      </w:sdt>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t could if so</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meone explained mode operations.  Chip has an example at:</w:t>
      </w:r>
    </w:p>
    <w:p w:rsidRPr="00000000" w:rsidDel="00000000" w:rsidRDefault="00000000" w:rsidR="00000000" w:rsidP="00000000" w14:paraId="000004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sdt>
      <w:sdtPr>
        <w:id w:val="-723378454"/>
        <w:tag w:val="goog_rdk_60"/>
      </w:sdtPr>
      <w:sdtContent>
        <w:p w:rsidRPr="00000000" w:rsidDel="00000000" w:rsidRDefault="00000000" w:rsidR="00000000" w:rsidP="00000000" w14:paraId="000004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w:cs="Times" w:eastAsia="Times" w:ascii="Times"/>
              <w:b w:val="0"/>
              <w:bCs w:val="0"/>
              <w:i w:val="0"/>
              <w:iCs w:val="0"/>
              <w:smallCaps w:val="0"/>
              <w:strike w:val="0"/>
              <w:color w:val="0000ee"/>
              <w:sz w:val="24"/>
              <w:szCs w:val="24"/>
              <w:u w:val="single"/>
              <w:shd w:val="clear" w:fill="auto"/>
              <w:vertAlign w:val="baseline"/>
            </w:rPr>
          </w:pPr>
          <w:hyperlink r:id="rId27">
            <w:r w:rsidRPr="00000000" w:rsidDel="00000000" w:rsidR="00000000">
              <w:rPr>
                <w:rFonts w:hAnsi="Times" w:cs="Times" w:eastAsia="Times" w:ascii="Times"/>
                <w:b w:val="0"/>
                <w:bCs w:val="0"/>
                <w:i w:val="0"/>
                <w:iCs w:val="0"/>
                <w:smallCaps w:val="0"/>
                <w:strike w:val="0"/>
                <w:color w:val="0000ee"/>
                <w:sz w:val="24"/>
                <w:szCs w:val="24"/>
                <w:u w:val="single"/>
                <w:shd w:val="clear" w:fill="auto"/>
                <w:vertAlign w:val="baseline"/>
                <w:rtl w:val="0"/>
              </w:rPr>
              <w:t xml:space="preserve">https://fo</w:t>
            </w:r>
          </w:hyperlink>
          <w:sdt>
            <w:sdtPr>
              <w:id w:val="-1374043497"/>
              <w:tag w:val="goog_rdk_58"/>
            </w:sdtPr>
            <w:sdtContent/>
          </w:sdt>
          <w:hyperlink r:id="rId28">
            <w:r w:rsidRPr="00000000" w:rsidDel="00000000" w:rsidR="00000000">
              <w:rPr>
                <w:rFonts w:hAnsi="Times" w:cs="Times" w:eastAsia="Times" w:ascii="Times"/>
                <w:b w:val="0"/>
                <w:bCs w:val="0"/>
                <w:i w:val="0"/>
                <w:iCs w:val="0"/>
                <w:smallCaps w:val="0"/>
                <w:strike w:val="0"/>
                <w:color w:val="0000ee"/>
                <w:sz w:val="24"/>
                <w:szCs w:val="24"/>
                <w:u w:val="single"/>
                <w:shd w:val="clear" w:fill="auto"/>
                <w:vertAlign w:val="baseline"/>
                <w:rtl w:val="0"/>
              </w:rPr>
              <w:t xml:space="preserve">rums.parall</w:t>
            </w:r>
          </w:hyperlink>
          <w:hyperlink r:id="rId29">
            <w:r w:rsidRPr="00000000" w:rsidDel="00000000" w:rsidR="00000000">
              <w:rPr>
                <w:rFonts w:hAnsi="Times" w:cs="Times" w:eastAsia="Times" w:ascii="Times"/>
                <w:b w:val="0"/>
                <w:bCs w:val="0"/>
                <w:i w:val="0"/>
                <w:iCs w:val="0"/>
                <w:smallCaps w:val="0"/>
                <w:strike w:val="0"/>
                <w:color w:val="0000ee"/>
                <w:sz w:val="24"/>
                <w:szCs w:val="24"/>
                <w:u w:val="single"/>
                <w:shd w:val="clear" w:fill="auto"/>
                <w:vertAlign w:val="baseline"/>
                <w:rtl w:val="0"/>
              </w:rPr>
              <w:t xml:space="preserve">ax.com/discussion/170882/reciproc</w:t>
            </w:r>
          </w:hyperlink>
          <w:sdt>
            <w:sdtPr>
              <w:id w:val="-79764972"/>
              <w:tag w:val="goog_rdk_59"/>
            </w:sdtPr>
            <w:sdtContent/>
          </w:sdt>
          <w:hyperlink r:id="rId30">
            <w:r w:rsidRPr="00000000" w:rsidDel="00000000" w:rsidR="00000000">
              <w:rPr>
                <w:rFonts w:hAnsi="Times" w:cs="Times" w:eastAsia="Times" w:ascii="Times"/>
                <w:b w:val="0"/>
                <w:bCs w:val="0"/>
                <w:i w:val="0"/>
                <w:iCs w:val="0"/>
                <w:smallCaps w:val="0"/>
                <w:strike w:val="0"/>
                <w:color w:val="0000ee"/>
                <w:sz w:val="24"/>
                <w:szCs w:val="24"/>
                <w:u w:val="single"/>
                <w:shd w:val="clear" w:fill="auto"/>
                <w:vertAlign w:val="baseline"/>
                <w:rtl w:val="0"/>
              </w:rPr>
              <w:t xml:space="preserve">al-counter-d</w:t>
            </w:r>
          </w:hyperlink>
          <w:hyperlink r:id="rId31">
            <w:r w:rsidRPr="00000000" w:rsidDel="00000000" w:rsidR="00000000">
              <w:rPr>
                <w:rFonts w:hAnsi="Times" w:cs="Times" w:eastAsia="Times" w:ascii="Times"/>
                <w:b w:val="0"/>
                <w:bCs w:val="0"/>
                <w:i w:val="0"/>
                <w:iCs w:val="0"/>
                <w:smallCaps w:val="0"/>
                <w:strike w:val="0"/>
                <w:color w:val="0000ee"/>
                <w:sz w:val="24"/>
                <w:szCs w:val="24"/>
                <w:u w:val="single"/>
                <w:shd w:val="clear" w:fill="auto"/>
                <w:vertAlign w:val="baseline"/>
                <w:rtl w:val="0"/>
              </w:rPr>
              <w:t xml:space="preserve">emo/p1</w:t>
            </w:r>
          </w:hyperlink>
          <w:r w:rsidRPr="00000000" w:rsidDel="00000000" w:rsidR="00000000">
            <w:rPr>
              <w:rtl w:val="0"/>
            </w:rPr>
          </w:r>
        </w:p>
      </w:sdtContent>
    </w:sdt>
    <w:p w:rsidRPr="00000000" w:rsidDel="00000000" w:rsidRDefault="00000000" w:rsidR="00000000" w:rsidP="00000000" w14:paraId="000004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w:cs="Times" w:eastAsia="Times" w:ascii="Times"/>
          <w:b w:val="0"/>
          <w:bCs w:val="0"/>
          <w:i w:val="0"/>
          <w:iCs w:val="0"/>
          <w:smallCaps w:val="0"/>
          <w:strike w:val="0"/>
          <w:color w:val="0000ee"/>
          <w:sz w:val="24"/>
          <w:szCs w:val="24"/>
          <w:u w:val="single"/>
          <w:shd w:val="clear" w:fill="auto"/>
          <w:vertAlign w:val="baseline"/>
        </w:rPr>
      </w:pPr>
      <w:r w:rsidRPr="00000000" w:rsidDel="00000000" w:rsidR="00000000">
        <w:rPr>
          <w:rtl w:val="0"/>
        </w:rPr>
      </w:r>
    </w:p>
    <w:p w:rsidRPr="00000000" w:rsidDel="00000000" w:rsidRDefault="00000000" w:rsidR="00000000" w:rsidP="00000000" w14:paraId="000004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ee"/>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ee"/>
          <w:sz w:val="24"/>
          <w:szCs w:val="24"/>
          <w:u w:val="none"/>
          <w:shd w:val="clear" w:fill="auto"/>
          <w:vertAlign w:val="baseline"/>
          <w:rtl w:val="0"/>
        </w:rPr>
        <w:t xml:space="preserve">Perhaps someone could create a timing diagram that shows what happens.  Then refer people t</w:t>
      </w:r>
      <w:sdt>
        <w:sdtPr>
          <w:tag w:val="goog_rdk_72"/>
        </w:sdtPr>
        <w:sdtContent>
          <w:commentRangeStart w:id="2"/>
        </w:sdtContent>
      </w:sdt>
      <w:r w:rsidRPr="00000000" w:rsidDel="00000000" w:rsidR="00000000">
        <w:rPr>
          <w:rFonts w:hAnsi="Helvetica Neue" w:cs="Helvetica Neue" w:eastAsia="Helvetica Neue" w:ascii="Helvetica Neue"/>
          <w:b w:val="0"/>
          <w:bCs w:val="0"/>
          <w:i w:val="0"/>
          <w:iCs w:val="0"/>
          <w:smallCaps w:val="0"/>
          <w:strike w:val="0"/>
          <w:color w:val="0000ee"/>
          <w:sz w:val="24"/>
          <w:szCs w:val="24"/>
          <w:u w:val="none"/>
          <w:shd w:val="clear" w:fill="auto"/>
          <w:vertAlign w:val="baseline"/>
          <w:rtl w:val="0"/>
        </w:rPr>
        <w:t xml:space="preserve">o Chip's cod</w:t>
      </w:r>
      <w:commentRangeEnd w:id="2"/>
      <w:r>
        <w:rPr>
          <w:rStyle w:val="CommentReference"/>
        </w:rPr>
        <w:commentReference w:id="2"/>
      </w:r>
      <w:r w:rsidRPr="00000000" w:rsidDel="00000000" w:rsidR="00000000">
        <w:rPr>
          <w:rFonts w:hAnsi="Helvetica Neue" w:cs="Helvetica Neue" w:eastAsia="Helvetica Neue" w:ascii="Helvetica Neue"/>
          <w:b w:val="0"/>
          <w:bCs w:val="0"/>
          <w:i w:val="0"/>
          <w:iCs w:val="0"/>
          <w:smallCaps w:val="0"/>
          <w:strike w:val="0"/>
          <w:color w:val="0000ee"/>
          <w:sz w:val="24"/>
          <w:szCs w:val="24"/>
          <w:u w:val="none"/>
          <w:shd w:val="clear" w:fill="auto"/>
          <w:vertAlign w:val="baseline"/>
          <w:rtl w:val="0"/>
        </w:rPr>
        <w:t xml:space="preserve">e, but with more comments for AL neophytes such as me.</w:t>
      </w:r>
    </w:p>
    <w:p w:rsidRPr="00000000" w:rsidDel="00000000" w:rsidRDefault="00000000" w:rsidR="00000000" w:rsidP="00000000" w14:paraId="000004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X[31</w:t>
      </w:r>
      <w:sdt>
        <w:sdtPr>
          <w:id w:val="-874298704"/>
          <w:tag w:val="goog_rdk_61"/>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 establi</w:t>
      </w:r>
      <w:sdt>
        <w:sdtPr>
          <w:tag w:val="goog_rdk_71"/>
        </w:sdtPr>
        <w:sdtContent>
          <w:commentRangeStart w:id="1"/>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shes the mini</w:t>
      </w:r>
      <w:commentRangeEnd w:id="1"/>
      <w:r>
        <w:rPr>
          <w:rStyle w:val="CommentReference"/>
        </w:rPr>
        <w:commentReference w:id="1"/>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mum number of clock cycles to track peri</w:t>
      </w:r>
      <w:sdt>
        <w:sdtPr>
          <w:tag w:val="goog_rdk_84"/>
        </w:sdtPr>
        <w:sdtContent>
          <w:commentRangeStart w:id="14"/>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ods for. Perio</w:t>
      </w:r>
      <w:commentRangeEnd w:id="14"/>
      <w:r>
        <w:rPr>
          <w:rStyle w:val="CommentReference"/>
        </w:rPr>
        <w:commentReference w:id="14"/>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ds are A</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-input rise/edge to B-input rise/edge.</w:t>
      </w:r>
    </w:p>
    <w:p w:rsidRPr="00000000" w:rsidDel="00000000" w:rsidRDefault="00000000" w:rsidR="00000000" w:rsidP="00000000" w14:paraId="000004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Y[1:0] establishes A-input and B-input rise/edge sensitivity:</w:t>
      </w:r>
    </w:p>
    <w:p w:rsidRPr="00000000" w:rsidDel="00000000" w:rsidRDefault="00000000" w:rsidR="00000000" w:rsidP="00000000" w14:paraId="000004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%00 = A-input rise to B-input rise</w:t>
      </w:r>
    </w:p>
    <w:p w:rsidRPr="00000000" w:rsidDel="00000000" w:rsidRDefault="00000000" w:rsidR="00000000" w:rsidP="00000000" w14:paraId="000004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%01 = A-input rise to </w:t>
      </w:r>
      <w:sdt>
        <w:sdtPr>
          <w:tag w:val="goog_rdk_83"/>
        </w:sdtPr>
        <w:sdtContent>
          <w:commentRangeStart w:id="13"/>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B-input edge</w:t>
      </w:r>
    </w:p>
    <w:p w:rsidRPr="00000000" w:rsidDel="00000000" w:rsidRDefault="00000000" w:rsidR="00000000" w:rsidP="00000000" w14:paraId="000004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 = A-input edge to B-input rise</w:t>
      </w:r>
    </w:p>
    <w:p w:rsidRPr="00000000" w:rsidDel="00000000" w:rsidRDefault="00000000" w:rsidR="00000000" w:rsidP="00000000" w14:paraId="000004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%11 = A-input edge to B-input edge</w:t>
      </w:r>
    </w:p>
    <w:p w:rsidRPr="00000000" w:rsidDel="00000000" w:rsidRDefault="00000000" w:rsidR="00000000" w:rsidP="00000000" w14:paraId="000004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w:t>
      </w:r>
      <w:commentRangeEnd w:id="13"/>
      <w:r>
        <w:rPr>
          <w:rStyle w:val="CommentReference"/>
        </w:rPr>
        <w:commentReference w:id="13"/>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B-input can be set to the same pin as the A-input for single-pin cycle measurement.</w:t>
      </w:r>
    </w:p>
    <w:p w:rsidRPr="00000000" w:rsidDel="00000000" w:rsidRDefault="00000000" w:rsidR="00000000" w:rsidP="00000000" w14:paraId="000004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RDPIN/RQPIN can then be used to retrieve the completed measurement. Z will be limited to $80000000.</w:t>
      </w:r>
    </w:p>
    <w:p w:rsidRPr="00000000" w:rsidDel="00000000" w:rsidRDefault="00000000" w:rsidR="00000000" w:rsidP="00000000" w14:paraId="000004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first mode accumulates time within each period, for an oversampled period measurement.</w:t>
      </w:r>
    </w:p>
    <w:p w:rsidRPr="00000000" w:rsidDel="00000000" w:rsidRDefault="00000000" w:rsidR="00000000" w:rsidP="00000000" w14:paraId="000004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second mode accumulates A-input trigger states within each period, for an oversampled duty measurement.</w:t>
      </w:r>
    </w:p>
    <w:p w:rsidRPr="00000000" w:rsidDel="00000000" w:rsidRDefault="00000000" w:rsidR="00000000" w:rsidP="00000000" w14:paraId="000004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third mode counts the periods.</w:t>
      </w:r>
    </w:p>
    <w:p w:rsidRPr="00000000" w:rsidDel="00000000" w:rsidRDefault="00000000" w:rsidR="00000000" w:rsidP="00000000" w14:paraId="000004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Knowing how many clock cycles some number of complete periods took, and what the duty was, affords a very time-efficient and precise means of determining frequency and duty cycle. At least two of these measurements must be made concurrently to get useful results.</w:t>
      </w:r>
    </w:p>
    <w:p w:rsidRPr="00000000" w:rsidDel="00000000" w:rsidRDefault="00000000" w:rsidR="00000000" w:rsidP="00000000" w14:paraId="000004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IN is low and Z is set to $00000000.</w:t>
      </w:r>
    </w:p>
    <w:p w:rsidRPr="00000000" w:rsidDel="00000000" w:rsidRDefault="00000000" w:rsidR="00000000" w:rsidP="00000000" w14:paraId="000004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96240622"/>
        <w:tag w:val="goog_rdk_62"/>
      </w:sdtPr>
      <w:sdtContent>
        <w:p w:rsidRPr="00000000" w:rsidDel="00000000" w:rsidRDefault="00000000" w:rsidR="00000000" w:rsidP="00000000" w14:paraId="000004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4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%11000:  ADC sample, filter, convert, internally clock</w:t>
      </w:r>
    </w:p>
    <w:p w:rsidRPr="00000000" w:rsidDel="00000000" w:rsidRDefault="00000000" w:rsidR="00000000" w:rsidP="00000000" w14:paraId="000004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%11001:  ADC sample, filter, convert, externally clock</w:t>
      </w:r>
    </w:p>
    <w:p w:rsidRPr="00000000" w:rsidDel="00000000" w:rsidRDefault="00000000" w:rsidR="00000000" w:rsidP="00000000" w14:paraId="000004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Questions:</w:t>
      </w:r>
    </w:p>
    <w:p w:rsidRPr="00000000" w:rsidDel="00000000" w:rsidRDefault="00000000" w:rsidR="00000000" w:rsidP="00000000" w14:paraId="000004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4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1.  Should this section provide the input-voltage limits for the ADCs?</w:t>
      </w:r>
    </w:p>
    <w:p w:rsidRPr="00000000" w:rsidDel="00000000" w:rsidRDefault="00000000" w:rsidR="00000000" w:rsidP="00000000" w14:paraId="000004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2.  Does the SINC filtering remove the need for an anti-alias filter on an analog input?</w:t>
      </w:r>
    </w:p>
    <w:p w:rsidRPr="00000000" w:rsidDel="00000000" w:rsidRDefault="00000000" w:rsidR="00000000" w:rsidP="00000000" w14:paraId="000004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3.  What is the impedance of an ADC input?</w:t>
      </w:r>
    </w:p>
    <w:p w:rsidRPr="00000000" w:rsidDel="00000000" w:rsidRDefault="00000000" w:rsidR="00000000" w:rsidP="00000000" w14:paraId="000004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These analog-to-digital converter (ADC) modes let you convert an analog signal into a digital value with from two to 18 bits of resolution, depending on the mode you choose.  You may use an external delta-sigma </w:t>
      </w:r>
      <w:sdt>
        <w:sdtPr>
          <w:id w:val="345225111"/>
          <w:tag w:val="goog_rdk_63"/>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ADC, as well.</w:t>
      </w:r>
    </w:p>
    <w:p w:rsidRPr="00000000" w:rsidDel="00000000" w:rsidRDefault="00000000" w:rsidR="00000000" w:rsidP="00000000" w14:paraId="000004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Internal-clock mode,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11000:</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Smart Pin samples the A-input analog signal at a rate that depends on the system-clock frequency. To configure the pin for ADC operation, set P[12:10] = %100 in the </w:t>
      </w:r>
      <w:sdt>
        <w:sdtPr>
          <w:id w:val="2077742416"/>
          <w:tag w:val="goog_rdk_64"/>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32-bit configuration value.  Softw</w:t>
      </w:r>
      <w:sdt>
        <w:sdtPr>
          <w:tag w:val="goog_rdk_93"/>
        </w:sdtPr>
        <w:sdtContent>
          <w:commentRangeStart w:id="23"/>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are 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xamples for this mode use a Smart</w:t>
      </w:r>
      <w:commentRangeEnd w:id="23"/>
      <w:r>
        <w:rPr>
          <w:rStyle w:val="CommentReference"/>
        </w:rPr>
        <w:commentReference w:id="23"/>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Pin's internal ADC.  Software examples demonstrate only the internal-clock mode.</w:t>
      </w:r>
    </w:p>
    <w:p w:rsidRPr="00000000" w:rsidDel="00000000" w:rsidRDefault="00000000" w:rsidR="00000000" w:rsidP="00000000" w14:paraId="000004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Externally-clocked mode, %11001: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type of operation requires an external delta-si</w:t>
      </w:r>
      <w:sdt>
        <w:sdtPr>
          <w:tag w:val="goog_rdk_82"/>
        </w:sdtPr>
        <w:sdtContent>
          <w:commentRangeStart w:id="12"/>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gma ADC that supplies a stream of data bit</w:t>
      </w:r>
      <w:commentRangeEnd w:id="12"/>
      <w:r>
        <w:rPr>
          <w:rStyle w:val="CommentReference"/>
        </w:rPr>
        <w:commentReference w:id="12"/>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 synchronized with its clock.  A Smart Pin will sample the A-input data at every positive-going edge of the clock signal sent to the B input.</w:t>
      </w:r>
    </w:p>
    <w:p w:rsidRPr="00000000" w:rsidDel="00000000" w:rsidRDefault="00000000" w:rsidR="00000000" w:rsidP="00000000" w14:paraId="000004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table below shows combinations of the X-register mode-settings, bits X[5:4] for the sampling type and bits X[3:0] that set the ADC resolution. Not all mode-and-period combinations are useful or functional.</w:t>
      </w:r>
    </w:p>
    <w:p w:rsidRPr="00000000" w:rsidDel="00000000" w:rsidRDefault="00000000" w:rsidR="00000000" w:rsidP="00000000" w14:paraId="000004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Table goes here...</w:t>
      </w:r>
    </w:p>
    <w:p w:rsidRPr="00000000" w:rsidDel="00000000" w:rsidRDefault="00000000" w:rsidR="00000000" w:rsidP="00000000" w14:paraId="000004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modes other than SINC2 Sampling, when X[5:4]  &gt;  %00, you may override the initial period and set a different sample period via the Y-register bits Y[13:0]. If you want SINC3 filtering with a period of 320 clocks, for example, you set the Smart Pin mode with a WXPIN instruction and follow it with the instruction:</w:t>
      </w:r>
    </w:p>
    <w:p w:rsidRPr="00000000" w:rsidDel="00000000" w:rsidRDefault="00000000" w:rsidR="00000000" w:rsidP="00000000" w14:paraId="000004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#320, your_adc_smart_pin_number</w:t>
      </w:r>
    </w:p>
    <w:p w:rsidRPr="00000000" w:rsidDel="00000000" w:rsidRDefault="00000000" w:rsidR="00000000" w:rsidP="00000000" w14:paraId="000004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the end of each sample period, the Smart Pin puts the ADC-measurement value in the Z register. It raises the IN flag and starts a new measurement. Your software can detect the raised IN flag and use RDPIN or RQPIN instructions to retrieve the measurement result.</w:t>
      </w:r>
    </w:p>
    <w:p w:rsidRPr="00000000" w:rsidDel="00000000" w:rsidRDefault="00000000" w:rsidR="00000000" w:rsidP="00000000" w14:paraId="000004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About SINC2 and SINC3 filtering</w:t>
      </w:r>
    </w:p>
    <w:p w:rsidRPr="00000000" w:rsidDel="00000000" w:rsidRDefault="00000000" w:rsidR="00000000" w:rsidP="00000000" w14:paraId="000004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According to Wikipedia: "In signal processing, a sinc filter is an idealized filter that removes all frequency components above a given cutoff frequency, without affecting lower frequencies, and [it] has </w:t>
      </w:r>
      <w:hyperlink r:id="rId32">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linear phase</w:t>
        </w:r>
      </w:hyperlink>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response." (Ref 1.)  Engineers can think of the sinc function as an excellent "brick-wall" low-pass filter.</w:t>
      </w:r>
    </w:p>
    <w:p w:rsidRPr="00000000" w:rsidDel="00000000" w:rsidRDefault="00000000" w:rsidR="00000000" w:rsidP="00000000" w14:paraId="000004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SINC2 filtering is best for DC measurements, where precision is important. A Smart Pin can make useful measurements with 14-bit resolution every 8,192 clocks by using SINC2 filtering. After starting SINC2 filtering, the filter will become accurate starting on</w:t>
      </w:r>
    </w:p>
    <w:p w:rsidRPr="00000000" w:rsidDel="00000000" w:rsidRDefault="00000000" w:rsidR="00000000" w:rsidP="00000000" w14:paraId="000004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second period.  This process has the pleasant effect of returning an extra bit of resolution above that obtained with simple bit-summing, and it filter away rectangular-sampling-window effects.</w:t>
      </w:r>
    </w:p>
    <w:p w:rsidRPr="00000000" w:rsidDel="00000000" w:rsidRDefault="00000000" w:rsidR="00000000" w:rsidP="00000000" w14:paraId="000004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each clock period a SINC2 filter sums the newest bit from a sigma-delta ADC in an accumulator. In turn, this value gets added to a second accumulator, to create a double integration. At the end of each sampling period, the difference between the new and previous second accumulator's value is the conversion sample, and the 'previous' value is updated.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I recall Chip has a block diagram of this operation.  Let's include it.</w:t>
      </w:r>
      <w:r w:rsidRPr="00000000" w:rsidDel="00000000" w:rsidR="00000000">
        <w:rPr>
          <w:rtl w:val="0"/>
        </w:rPr>
      </w:r>
    </w:p>
    <w:p w:rsidRPr="00000000" w:rsidDel="00000000" w:rsidRDefault="00000000" w:rsidR="00000000" w:rsidP="00000000" w14:paraId="000004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SINC3 filtering is like SINC2, but it employs an additional level of accumulation to increase sensitivity to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dynamics (what does this mean, changes?)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 the input signal. SINC3 doubles the effective number of bits (ENOB) over simple bit-summing for fast signals, but it is only slightly better than SINC2 filtering at DC measurements over the same sample period.</w:t>
      </w:r>
    </w:p>
    <w:p w:rsidRPr="00000000" w:rsidDel="00000000" w:rsidRDefault="00000000" w:rsidR="00000000" w:rsidP="00000000" w14:paraId="000004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Because SINC3 takes more Smart Pin circuitry it is has an upper limit of 512 samples per period, which makes it less practical than SINC2 for precision DC measurements, but quite ideal for tracking fast, dynamic signals. After starting SINC3 filtering, the filter will become accurate starting on the third period.</w:t>
      </w:r>
    </w:p>
    <w:p w:rsidRPr="00000000" w:rsidDel="00000000" w:rsidRDefault="00000000" w:rsidR="00000000" w:rsidP="00000000" w14:paraId="000004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more information about sinc filters, see chapter 16, "Windowed-Sinc Filters," in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The Scientist and Engineer's Guide to Digital Signal Processing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by </w:t>
      </w: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By Steven W. Smith, Ph.D. https://www.dspguide.com/ch16.htm.</w:t>
      </w:r>
    </w:p>
    <w:p w:rsidRPr="00000000" w:rsidDel="00000000" w:rsidRDefault="00000000" w:rsidR="00000000" w:rsidP="00000000" w14:paraId="000004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SINC2 Sampling Mode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(X[5:4] = %00)</w:t>
      </w:r>
    </w:p>
    <w:p w:rsidRPr="00000000" w:rsidDel="00000000" w:rsidRDefault="00000000" w:rsidR="00000000" w:rsidP="00000000" w14:paraId="000004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performs complete SINC2 analog-to-digital conversions and updates the ADC digital output value at the end of each sample period. After you set a Smart Pin in this mode, simply use an RDPIN or RQPIN instruction to read the most-recent ADC result.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Important: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This mode only works when you choose a power-of-2 sample period as shown in the table. This restriction relates to the efficient implementation of the filter function within the Smart Pin, so conversions occur without software intervention.</w:t>
      </w:r>
    </w:p>
    <w:p w:rsidRPr="00000000" w:rsidDel="00000000" w:rsidRDefault="00000000" w:rsidR="00000000" w:rsidP="00000000" w14:paraId="000004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4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4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4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A_ADC    = 46     ' Pin P46</w:t>
        <w:tab/>
      </w:r>
    </w:p>
    <w:p w:rsidRPr="00000000" w:rsidDel="00000000" w:rsidRDefault="00000000" w:rsidR="00000000" w:rsidP="00000000" w14:paraId="000004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4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      </w:t>
      </w:r>
    </w:p>
    <w:p w:rsidRPr="00000000" w:rsidDel="00000000" w:rsidRDefault="00000000" w:rsidR="00000000" w:rsidP="00000000" w14:paraId="000004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dira, #$FF</w:t>
        <w:tab/>
        <w:tab/>
        <w:tab/>
        <w:tab/>
        <w:t xml:space="preserve">'LED output</w:t>
      </w:r>
    </w:p>
    <w:p w:rsidRPr="00000000" w:rsidDel="00000000" w:rsidRDefault="00000000" w:rsidR="00000000" w:rsidP="00000000" w14:paraId="000004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#A_ADC</w:t>
        <w:tab/>
        <w:t xml:space="preserve">           'ADC reset</w:t>
      </w:r>
    </w:p>
    <w:p w:rsidRPr="00000000" w:rsidDel="00000000" w:rsidRDefault="00000000" w:rsidR="00000000" w:rsidP="00000000" w14:paraId="000004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A_ADC_mode, #A_ADC    'Set up mode for ADC     </w:t>
      </w:r>
    </w:p>
    <w:p w:rsidRPr="00000000" w:rsidDel="00000000" w:rsidRDefault="00000000" w:rsidR="00000000" w:rsidP="00000000" w14:paraId="000004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#%00_0111, #A_ADC     '8-bit resolution</w:t>
      </w:r>
    </w:p>
    <w:p w:rsidRPr="00000000" w:rsidDel="00000000" w:rsidRDefault="00000000" w:rsidR="00000000" w:rsidP="00000000" w14:paraId="000004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#A_ADC                'Enable Smart Pin</w:t>
      </w:r>
    </w:p>
    <w:p w:rsidRPr="00000000" w:rsidDel="00000000" w:rsidRDefault="00000000" w:rsidR="00000000" w:rsidP="00000000" w14:paraId="000004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4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w:t>
        <w:tab/>
        <w:t xml:space="preserve">nop</w:t>
      </w:r>
    </w:p>
    <w:p w:rsidRPr="00000000" w:rsidDel="00000000" w:rsidRDefault="00000000" w:rsidR="00000000" w:rsidP="00000000" w14:paraId="000004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waitx ##$100_000</w:t>
        <w:tab/>
        <w:tab/>
        <w:tab/>
        <w:t xml:space="preserve">'Delay between output</w:t>
      </w:r>
    </w:p>
    <w:p w:rsidRPr="00000000" w:rsidDel="00000000" w:rsidRDefault="00000000" w:rsidR="00000000" w:rsidP="00000000" w14:paraId="000004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pin_data, #A_ADC          'Get ADC result</w:t>
      </w:r>
    </w:p>
    <w:p w:rsidRPr="00000000" w:rsidDel="00000000" w:rsidRDefault="00000000" w:rsidR="00000000" w:rsidP="00000000" w14:paraId="000004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mov outa, pin_data              'Data to LEDs</w:t>
      </w:r>
    </w:p>
    <w:p w:rsidRPr="00000000" w:rsidDel="00000000" w:rsidRDefault="00000000" w:rsidR="00000000" w:rsidP="00000000" w14:paraId="000004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#.test_loop                                </w:t>
      </w:r>
    </w:p>
    <w:p w:rsidRPr="00000000" w:rsidDel="00000000" w:rsidRDefault="00000000" w:rsidR="00000000" w:rsidP="00000000" w14:paraId="000004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4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A_ADC_mode       long  %0000_0000_000_100011_0000000_00_11000_0pin_data</w:t>
        <w:tab/>
        <w:t xml:space="preserve">long</w:t>
        <w:tab/>
        <w:t xml:space="preserve">0</w:t>
      </w:r>
    </w:p>
    <w:p w:rsidRPr="00000000" w:rsidDel="00000000" w:rsidRDefault="00000000" w:rsidR="00000000" w:rsidP="00000000" w14:paraId="000004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Important: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variable </w:t>
      </w: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A_ADC</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could enable several pins by having the additional number of pins set via the variable's bits 10:6. If A_ADC held %00111_010000, for example, you would have physical pins P16 through P23 simultaneously configured as ADC SINC2 inputs.</w:t>
      </w:r>
    </w:p>
    <w:p w:rsidRPr="00000000" w:rsidDel="00000000" w:rsidRDefault="00000000" w:rsidR="00000000" w:rsidP="00000000" w14:paraId="000004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SINC2 Filtering Mode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(X[5:4] = %01)</w:t>
      </w:r>
    </w:p>
    <w:p w:rsidRPr="00000000" w:rsidDel="00000000" w:rsidRDefault="00000000" w:rsidR="00000000" w:rsidP="00000000" w14:paraId="000004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provides an additional SINC2 filtering mode that lets you choose non-power-of-2 sample periods. But your software must perform the difference computation.</w:t>
      </w:r>
    </w:p>
    <w:p w:rsidRPr="00000000" w:rsidDel="00000000" w:rsidRDefault="00000000" w:rsidR="00000000" w:rsidP="00000000" w14:paraId="000004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4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527779541"/>
        <w:tag w:val="goog_rdk_65"/>
      </w:sdtPr>
      <w:sdtContent>
        <w:p w:rsidRPr="00000000" w:rsidDel="00000000" w:rsidRDefault="00000000" w:rsidR="00000000" w:rsidP="00000000" w14:paraId="000004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CON</w:t>
          </w:r>
        </w:p>
      </w:sdtContent>
    </w:sdt>
    <w:p w:rsidRPr="00000000" w:rsidDel="00000000" w:rsidRDefault="00000000" w:rsidR="00000000" w:rsidP="00000000" w14:paraId="000004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A_ADC    = 46     ' Pin P46</w:t>
        <w:tab/>
      </w:r>
    </w:p>
    <w:p w:rsidRPr="00000000" w:rsidDel="00000000" w:rsidRDefault="00000000" w:rsidR="00000000" w:rsidP="00000000" w14:paraId="000004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dat</w:t>
        <w:tab/>
      </w:r>
    </w:p>
    <w:p w:rsidRPr="00000000" w:rsidDel="00000000" w:rsidRDefault="00000000" w:rsidR="00000000" w:rsidP="00000000" w14:paraId="000004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org 0      </w:t>
      </w:r>
    </w:p>
    <w:p w:rsidRPr="00000000" w:rsidDel="00000000" w:rsidRDefault="00000000" w:rsidR="00000000" w:rsidP="00000000" w14:paraId="000004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mov dira, #$FF                 'LED output</w:t>
      </w:r>
    </w:p>
    <w:p w:rsidRPr="00000000" w:rsidDel="00000000" w:rsidRDefault="00000000" w:rsidR="00000000" w:rsidP="00000000" w14:paraId="000004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dirl      #A_ADC               'ADC</w:t>
      </w:r>
    </w:p>
    <w:p w:rsidRPr="00000000" w:rsidDel="00000000" w:rsidRDefault="00000000" w:rsidR="00000000" w:rsidP="00000000" w14:paraId="000004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wrpin     A_ADC_mode, #A_ADC   'Set up mode for ADC     </w:t>
      </w:r>
    </w:p>
    <w:p w:rsidRPr="00000000" w:rsidDel="00000000" w:rsidRDefault="00000000" w:rsidR="00000000" w:rsidP="00000000" w14:paraId="000004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wxpin     #%01_0111, #A_ADC    '8-bit resolution</w:t>
      </w:r>
    </w:p>
    <w:p w:rsidRPr="00000000" w:rsidDel="00000000" w:rsidRDefault="00000000" w:rsidR="00000000" w:rsidP="00000000" w14:paraId="000004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dirh      #A_ADC               'Enable Smart Pin</w:t>
      </w:r>
    </w:p>
    <w:p w:rsidRPr="00000000" w:rsidDel="00000000" w:rsidRDefault="00000000" w:rsidR="00000000" w:rsidP="00000000" w14:paraId="000004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setse1    #%001&lt;&lt;6 + A_ADC     'Special event trigger</w:t>
      </w:r>
    </w:p>
    <w:p w:rsidRPr="00000000" w:rsidDel="00000000" w:rsidRDefault="00000000" w:rsidR="00000000" w:rsidP="00000000" w14:paraId="000004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  #1 on A_ADC high</w:t>
      </w:r>
    </w:p>
    <w:p w:rsidRPr="00000000" w:rsidDel="00000000" w:rsidRDefault="00000000" w:rsidR="00000000" w:rsidP="00000000" w14:paraId="000004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.test_loop   waitse1                   'Wait for #1 event</w:t>
      </w:r>
    </w:p>
    <w:p w:rsidRPr="00000000" w:rsidDel="00000000" w:rsidRDefault="00000000" w:rsidR="00000000" w:rsidP="00000000" w14:paraId="000004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rdpin pin_data, #A_ADC    'Event detected, get ADC data</w:t>
      </w:r>
    </w:p>
    <w:p w:rsidRPr="00000000" w:rsidDel="00000000" w:rsidRDefault="00000000" w:rsidR="00000000" w:rsidP="00000000" w14:paraId="000004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sub   pin_data, diff      'Compute sample</w:t>
      </w:r>
    </w:p>
    <w:p w:rsidRPr="00000000" w:rsidDel="00000000" w:rsidRDefault="00000000" w:rsidR="00000000" w:rsidP="00000000" w14:paraId="000004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ADD   diff, pin_data      'Update diff value</w:t>
      </w:r>
    </w:p>
    <w:p w:rsidRPr="00000000" w:rsidDel="00000000" w:rsidRDefault="00000000" w:rsidR="00000000" w:rsidP="00000000" w14:paraId="000004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SHR   pin_data, #6        'Right-justify data</w:t>
        <w:tab/>
        <w:tab/>
      </w:r>
    </w:p>
    <w:p w:rsidRPr="00000000" w:rsidDel="00000000" w:rsidRDefault="00000000" w:rsidR="00000000" w:rsidP="00000000" w14:paraId="000004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mov   outa, pin_data      'Display result on LEDs</w:t>
      </w:r>
    </w:p>
    <w:p w:rsidRPr="00000000" w:rsidDel="00000000" w:rsidRDefault="00000000" w:rsidR="00000000" w:rsidP="00000000" w14:paraId="000004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jmp #.test_loop           'Run loop again                                </w:t>
      </w:r>
    </w:p>
    <w:p w:rsidRPr="00000000" w:rsidDel="00000000" w:rsidRDefault="00000000" w:rsidR="00000000" w:rsidP="00000000" w14:paraId="000004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A_ADC_mode long  %0000_0000_000_100011_0000000_00_11000_0</w:t>
      </w:r>
    </w:p>
    <w:p w:rsidRPr="00000000" w:rsidDel="00000000" w:rsidRDefault="00000000" w:rsidR="00000000" w:rsidP="00000000" w14:paraId="000004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pin_data</w:t>
        <w:tab/>
        <w:t xml:space="preserve"> long</w:t>
        <w:tab/>
        <w:t xml:space="preserve">0       </w:t>
      </w:r>
    </w:p>
    <w:p w:rsidRPr="00000000" w:rsidDel="00000000" w:rsidRDefault="00000000" w:rsidR="00000000" w:rsidP="00000000" w14:paraId="000004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diff RES 1</w:t>
      </w:r>
    </w:p>
    <w:p w:rsidRPr="00000000" w:rsidDel="00000000" w:rsidRDefault="00000000" w:rsidR="00000000" w:rsidP="00000000" w14:paraId="000004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  To leave the ENOBs intact, your software must shift the computed ADC value to the right. For SINC2 filtering, shift the value right by [LOG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bscript"/>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(samples-per-period)]-1, which in this case is LOG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bscript"/>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(128) - 1 = 6, or six bit positions to the right.</w:t>
      </w:r>
    </w:p>
    <w:p w:rsidRPr="00000000" w:rsidDel="00000000" w:rsidRDefault="00000000" w:rsidR="00000000" w:rsidP="00000000" w14:paraId="000004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SINC3 Filtering Mode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(X[5:4] = %10)</w:t>
      </w:r>
    </w:p>
    <w:p w:rsidRPr="00000000" w:rsidDel="00000000" w:rsidRDefault="00000000" w:rsidR="00000000" w:rsidP="00000000" w14:paraId="000004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performs SINC3 filtering, but it requires additional software to obtain accurate ADC values. To begin SINC3 filtering:</w:t>
      </w:r>
    </w:p>
    <w:p w:rsidRPr="00000000" w:rsidDel="00000000" w:rsidRDefault="00000000" w:rsidR="00000000" w:rsidP="00000000" w14:paraId="000004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WRPIN ##%100011_00000000_00_11000_0,#adcpin    'configure ADC-and-</w:t>
      </w:r>
    </w:p>
    <w:p w:rsidRPr="00000000" w:rsidDel="00000000" w:rsidRDefault="00000000" w:rsidR="00000000" w:rsidP="00000000" w14:paraId="000004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filter pin(s)</w:t>
      </w:r>
    </w:p>
    <w:p w:rsidRPr="00000000" w:rsidDel="00000000" w:rsidRDefault="00000000" w:rsidR="00000000" w:rsidP="00000000" w14:paraId="000004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WXPIN #%10_0111,#adcpin                        'SINC3 filtering at</w:t>
      </w:r>
    </w:p>
    <w:p w:rsidRPr="00000000" w:rsidDel="00000000" w:rsidRDefault="00000000" w:rsidR="00000000" w:rsidP="00000000" w14:paraId="000004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128 clocks</w:t>
      </w:r>
    </w:p>
    <w:p w:rsidRPr="00000000" w:rsidDel="00000000" w:rsidRDefault="00000000" w:rsidR="00000000" w:rsidP="00000000" w14:paraId="000004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DIRH #adcpin 'enable Smart Pin(s)</w:t>
      </w:r>
    </w:p>
    <w:p w:rsidRPr="00000000" w:rsidDel="00000000" w:rsidRDefault="00000000" w:rsidR="00000000" w:rsidP="00000000" w14:paraId="000004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should add software to detect when the pin's IN flag goes to logic-1:</w:t>
      </w:r>
    </w:p>
    <w:p w:rsidRPr="00000000" w:rsidDel="00000000" w:rsidRDefault="00000000" w:rsidR="00000000" w:rsidP="00000000" w14:paraId="000004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4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SETSE1 #%001&lt;&lt;6 + adcpin             'SE1 triggers on pin high</w:t>
      </w:r>
    </w:p>
    <w:p w:rsidRPr="00000000" w:rsidDel="00000000" w:rsidRDefault="00000000" w:rsidR="00000000" w:rsidP="00000000" w14:paraId="000004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.loop WAITSE1                       'wait for sample period done</w:t>
      </w:r>
    </w:p>
    <w:p w:rsidRPr="00000000" w:rsidDel="00000000" w:rsidRDefault="00000000" w:rsidR="00000000" w:rsidP="00000000" w14:paraId="000004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RDPIN x,#adcpin                     'get SINC3 accumulator</w:t>
      </w:r>
    </w:p>
    <w:p w:rsidRPr="00000000" w:rsidDel="00000000" w:rsidRDefault="00000000" w:rsidR="00000000" w:rsidP="00000000" w14:paraId="000004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SUB x,diff1                         'compute sample</w:t>
      </w:r>
    </w:p>
    <w:p w:rsidRPr="00000000" w:rsidDel="00000000" w:rsidRDefault="00000000" w:rsidR="00000000" w:rsidP="00000000" w14:paraId="000004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ADD diff1,x                         'update diff1 value</w:t>
      </w:r>
    </w:p>
    <w:p w:rsidRPr="00000000" w:rsidDel="00000000" w:rsidRDefault="00000000" w:rsidR="00000000" w:rsidP="00000000" w14:paraId="000004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SUB x,diff2                         'compute sample</w:t>
      </w:r>
    </w:p>
    <w:p w:rsidRPr="00000000" w:rsidDel="00000000" w:rsidRDefault="00000000" w:rsidR="00000000" w:rsidP="00000000" w14:paraId="000004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ADD diff2,x                         'update diff2 value</w:t>
      </w:r>
    </w:p>
    <w:p w:rsidRPr="00000000" w:rsidDel="00000000" w:rsidRDefault="00000000" w:rsidR="00000000" w:rsidP="00000000" w14:paraId="000004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SHR x,#7                            'justify 14-bit sample</w:t>
      </w:r>
    </w:p>
    <w:p w:rsidRPr="00000000" w:rsidDel="00000000" w:rsidRDefault="00000000" w:rsidR="00000000" w:rsidP="00000000" w14:paraId="000004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'now use the "x" data from the ADC as you choose</w:t>
      </w:r>
    </w:p>
    <w:p w:rsidRPr="00000000" w:rsidDel="00000000" w:rsidRDefault="00000000" w:rsidR="00000000" w:rsidP="00000000" w14:paraId="000004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JMP #.loop                          'loop for next period</w:t>
      </w:r>
    </w:p>
    <w:p w:rsidRPr="00000000" w:rsidDel="00000000" w:rsidRDefault="00000000" w:rsidR="00000000" w:rsidP="00000000" w14:paraId="000004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4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x     RES 1                             'sample value</w:t>
      </w:r>
    </w:p>
    <w:p w:rsidRPr="00000000" w:rsidDel="00000000" w:rsidRDefault="00000000" w:rsidR="00000000" w:rsidP="00000000" w14:paraId="000004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diff1 RES 1                         'diff1 value</w:t>
      </w:r>
    </w:p>
    <w:p w:rsidRPr="00000000" w:rsidDel="00000000" w:rsidRDefault="00000000" w:rsidR="00000000" w:rsidP="00000000" w14:paraId="000005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diff2 RES 1                         'diff2 value</w:t>
      </w:r>
    </w:p>
    <w:p w:rsidRPr="00000000" w:rsidDel="00000000" w:rsidRDefault="00000000" w:rsidR="00000000" w:rsidP="00000000" w14:paraId="000005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leave the ENOBs intact, your software must shift the computed ADC output value to the right. For SINC3 filtering, you must shift right by LOG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bscript"/>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(samples per period), which in this case is LOG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subscript"/>
          <w:rtl w:val="0"/>
        </w:rPr>
        <w:t xml:space="preserve">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(128) = 7, or seven bit positions to the right.</w:t>
      </w:r>
    </w:p>
    <w:p w:rsidRPr="00000000" w:rsidDel="00000000" w:rsidRDefault="00000000" w:rsidR="00000000" w:rsidP="00000000" w14:paraId="000005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Bitstream Capturing Mode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(X[5:4] = %11)</w:t>
      </w:r>
    </w:p>
    <w:p w:rsidRPr="00000000" w:rsidDel="00000000" w:rsidRDefault="00000000" w:rsidR="00000000" w:rsidP="00000000" w14:paraId="000005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captures the raw bitstream data from a Smart Pin's delta-sigma ADC. It saves the ADC's 32-bit result and your software should read it after every 32 system-clock periods so you get a "snapshot" of contiguous bits in the ADC bitstream. Use the RDPIN or RQPIN instruction to read the snapshots data. In the data, bit 31 will be the most recent ADC bit, while bit 0 will have come from the ADC 31 system-clock periods earlier.</w:t>
      </w:r>
    </w:p>
    <w:p w:rsidRPr="00000000" w:rsidDel="00000000" w:rsidRDefault="00000000" w:rsidR="00000000" w:rsidP="00000000" w14:paraId="000005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begin raw-bitstream capturing:</w:t>
      </w:r>
    </w:p>
    <w:p w:rsidRPr="00000000" w:rsidDel="00000000" w:rsidRDefault="00000000" w:rsidR="00000000" w:rsidP="00000000" w14:paraId="000005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WRPIN ##%100011_00000000_00_11000_0, adcpin 'configure ADC-sample</w:t>
      </w:r>
    </w:p>
    <w:p w:rsidRPr="00000000" w:rsidDel="00000000" w:rsidRDefault="00000000" w:rsidR="00000000" w:rsidP="00000000" w14:paraId="000005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pin(s)</w:t>
      </w:r>
    </w:p>
    <w:p w:rsidRPr="00000000" w:rsidDel="00000000" w:rsidRDefault="00000000" w:rsidR="00000000" w:rsidP="00000000" w14:paraId="000005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WXPIN #%11_0101, adcpin                     'raw sampling, new result</w:t>
      </w:r>
    </w:p>
    <w:p w:rsidRPr="00000000" w:rsidDel="00000000" w:rsidRDefault="00000000" w:rsidR="00000000" w:rsidP="00000000" w14:paraId="000005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'every 32 clock periods</w:t>
      </w:r>
    </w:p>
    <w:p w:rsidRPr="00000000" w:rsidDel="00000000" w:rsidRDefault="00000000" w:rsidR="00000000" w:rsidP="00000000" w14:paraId="000005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DIRH adcpin                                 'enable Smart Pin(s)</w:t>
      </w:r>
    </w:p>
    <w:p w:rsidRPr="00000000" w:rsidDel="00000000" w:rsidRDefault="00000000" w:rsidR="00000000" w:rsidP="00000000" w14:paraId="000005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get a snapshot of the latest 32 bits of ADC bit-stream data, use an RDPIN or RQPIN instruction:</w:t>
      </w:r>
    </w:p>
    <w:p w:rsidRPr="00000000" w:rsidDel="00000000" w:rsidRDefault="00000000" w:rsidR="00000000" w:rsidP="00000000" w14:paraId="000005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RDPIN your_bitstream_data, adcpin  'get snapshot of ADC bitstream</w:t>
      </w:r>
    </w:p>
    <w:p w:rsidRPr="00000000" w:rsidDel="00000000" w:rsidRDefault="00000000" w:rsidR="00000000" w:rsidP="00000000" w14:paraId="000005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captures the state of the A-input without regard to its pin configuration, so you may use it for purposes other than capturing ADC bitstreams.</w:t>
      </w:r>
    </w:p>
    <w:p w:rsidRPr="00000000" w:rsidDel="00000000" w:rsidRDefault="00000000" w:rsidR="00000000" w:rsidP="00000000" w14:paraId="000005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Ref. 1.  https://en.wikipedia.org/wiki/Sinc_filter</w:t>
      </w:r>
    </w:p>
    <w:p w:rsidRPr="00000000" w:rsidDel="00000000" w:rsidRDefault="00000000" w:rsidR="00000000" w:rsidP="00000000" w14:paraId="000005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p w:rsidRPr="00000000" w:rsidDel="00000000" w:rsidRDefault="00000000" w:rsidR="00000000" w:rsidP="00000000" w14:paraId="000005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432ff"/>
          <w:sz w:val="24"/>
          <w:szCs w:val="24"/>
          <w:u w:val="none"/>
          <w:shd w:val="clear" w:fill="auto"/>
          <w:vertAlign w:val="baseline"/>
          <w:rtl w:val="0"/>
        </w:rPr>
        <w:t xml:space="preserve">%11010 = ADC Scope with Trigger</w:t>
      </w:r>
    </w:p>
    <w:p w:rsidRPr="00000000" w:rsidDel="00000000" w:rsidRDefault="00000000" w:rsidR="00000000" w:rsidP="00000000" w14:paraId="000005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Need help with this section.  Can someone create a very simple example that gets data from the four ADCs and does something with it?  There's an example on the forum that uses STREAMERs, but I don't understand how it works. Is it necessary to have an example that uses STREAMERS?--</w:t>
      </w:r>
      <w:sdt>
        <w:sdtPr>
          <w:id w:val="-338947793"/>
          <w:tag w:val="goog_rdk_66"/>
        </w:sdtPr>
        <w:sdtContent/>
      </w:sdt>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Jon </w:t>
      </w:r>
    </w:p>
    <w:p w:rsidRPr="00000000" w:rsidDel="00000000" w:rsidRDefault="00000000" w:rsidR="00000000" w:rsidP="00000000" w14:paraId="000005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simultaneously captures the state of as many as four contiguous Smart Pins. Think of th</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is mode as a 4-trace oscilloscope or a 4-channel data-acquisition device on a single chip.  Before you use this mode we highly recommend you read th</w:t>
      </w:r>
      <w:sdt>
        <w:sdtPr>
          <w:tag w:val="goog_rdk_77"/>
        </w:sdtPr>
        <w:sdtContent>
          <w:commentRangeStart w:id="7"/>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 data-sheet section STREAMERS, and understand how streamers work.</w:t>
      </w:r>
    </w:p>
    <w:p w:rsidRPr="00000000" w:rsidDel="00000000" w:rsidRDefault="00000000" w:rsidR="00000000" w:rsidP="00000000" w14:paraId="000005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Each of the four analog inputs c</w:t>
      </w:r>
      <w:commentRangeEnd w:id="7"/>
      <w:r>
        <w:rPr>
          <w:rStyle w:val="CommentReference"/>
        </w:rPr>
        <w:commentReference w:id="7"/>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onnects to its own 8-bit ADC and one of those inputs also serves as a trigger that starts data acquisition. This type of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hysteretic trigger</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uses an arming voltage and a trigger voltage you set. The cog tests for triggering on every system-clock cycle.  You must choose an increment of four (0, 4, 8,12...) for the starting pin number. The examples below use pins 52 through 55.</w:t>
      </w:r>
    </w:p>
    <w:p w:rsidRPr="00000000" w:rsidDel="00000000" w:rsidRDefault="00000000" w:rsidR="00000000" w:rsidP="00000000" w14:paraId="000005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Each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cog</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has its own 32-bit "data pipe" that continuously combines the four ADC bytes into a long value. You can use a GETSCP instruction to read these concatenated values simultaneously as a 32-bit value or use an RDPIN instruction to obtain the ADC data from a specific pin. The SCOPE data pipe is generic, so you might find uses other than holding "scope" data.</w:t>
      </w:r>
    </w:p>
    <w:p w:rsidRPr="00000000" w:rsidDel="00000000" w:rsidRDefault="00000000" w:rsidR="00000000" w:rsidP="00000000" w14:paraId="000005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use the SCOPE mode:</w:t>
      </w:r>
    </w:p>
    <w:p w:rsidRPr="00000000" w:rsidDel="00000000" w:rsidRDefault="00000000" w:rsidR="00000000" w:rsidP="00000000" w14:paraId="000005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Use a WRPIN instruction to configure all four pins:</w:t>
      </w:r>
    </w:p>
    <w:p w:rsidRPr="00000000" w:rsidDel="00000000" w:rsidRDefault="00000000" w:rsidR="00000000" w:rsidP="00000000" w14:paraId="000005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wrpin scpmode, #scp_addr</w:t>
      </w:r>
    </w:p>
    <w:p w:rsidRPr="00000000" w:rsidDel="00000000" w:rsidRDefault="00000000" w:rsidR="00000000" w:rsidP="00000000" w14:paraId="000005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scpmode =  %0000_0000_000_100011_0000000_00_11010_0</w:t>
      </w:r>
    </w:p>
    <w:p w:rsidRPr="00000000" w:rsidDel="00000000" w:rsidRDefault="00000000" w:rsidR="00000000" w:rsidP="00000000" w14:paraId="000005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scp_addr = %00011_110100</w:t>
      </w:r>
    </w:p>
    <w:p w:rsidRPr="00000000" w:rsidDel="00000000" w:rsidRDefault="00000000" w:rsidR="00000000" w:rsidP="00000000" w14:paraId="000005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SCPMODE value uses the standard 32-bit format that includes the PAD-IO Mode bits for an ADC input.</w:t>
      </w:r>
    </w:p>
    <w:p w:rsidRPr="00000000" w:rsidDel="00000000" w:rsidRDefault="00000000" w:rsidR="00000000" w:rsidP="00000000" w14:paraId="000005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SCP_ADDR bits D[5:2] equal the starting pin number, 52. Bits D[1:0] must equal 0 for the scope mode. The SCP_ADDR value includes bits D[7:6] that indicate "and the following three pins."</w:t>
      </w:r>
    </w:p>
    <w:p w:rsidRPr="00000000" w:rsidDel="00000000" w:rsidRDefault="00000000" w:rsidR="00000000" w:rsidP="00000000" w14:paraId="000005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2.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following figure shows the three windowing functions that filter ADC samples. At the end of a system-clock period the incoming ADC bit shifts into a hardware filter that produces the sample value. This process normalizes ADC results to 8-bits values, but the DC dynamic range amounts to between five and six bits, depending on the filter you choose. The following plots illustrate filter shapes and sizes:</w:t>
      </w:r>
    </w:p>
    <w:p w:rsidRPr="00000000" w:rsidDel="00000000" w:rsidRDefault="00000000" w:rsidR="00000000" w:rsidP="00000000" w14:paraId="000005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8f51"/>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Filter diagram here..</w:t>
      </w:r>
      <w:r w:rsidRPr="00000000" w:rsidDel="00000000" w:rsidR="00000000">
        <w:rPr>
          <w:rtl w:val="0"/>
        </w:rPr>
      </w:r>
    </w:p>
    <w:p w:rsidRPr="00000000" w:rsidDel="00000000" w:rsidRDefault="00000000" w:rsidR="00000000" w:rsidP="00000000" w14:paraId="000005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3.</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scope mode requires a WXPIN instruction that combines the trigger and filter settings.</w:t>
      </w:r>
    </w:p>
    <w:p w:rsidRPr="00000000" w:rsidDel="00000000" w:rsidRDefault="00000000" w:rsidR="00000000" w:rsidP="00000000" w14:paraId="000005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wxpin</w:t>
        <w:tab/>
        <w:t xml:space="preserve">scp_x, #scp_addr</w:t>
      </w:r>
    </w:p>
    <w:p w:rsidRPr="00000000" w:rsidDel="00000000" w:rsidRDefault="00000000" w:rsidR="00000000" w:rsidP="00000000" w14:paraId="000005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trigger and arm values in SCP_X range from 0 to 252 in multiples of four. The two LSBs are ignored in the value expressed as:</w:t>
      </w:r>
    </w:p>
    <w:p w:rsidRPr="00000000" w:rsidDel="00000000" w:rsidRDefault="00000000" w:rsidR="00000000" w:rsidP="00000000" w14:paraId="000005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TTTTTT00AAAAAAFF</w:t>
      </w:r>
    </w:p>
    <w:p w:rsidRPr="00000000" w:rsidDel="00000000" w:rsidRDefault="00000000" w:rsidR="00000000" w:rsidP="00000000" w14:paraId="000005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 = D[15:10] sets the trigger level, 6 MSBs.</w:t>
      </w:r>
    </w:p>
    <w:p w:rsidRPr="00000000" w:rsidDel="00000000" w:rsidRDefault="00000000" w:rsidR="00000000" w:rsidP="00000000" w14:paraId="000005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 D[7:2] sets the arm-trigger level, 6 MSBa.</w:t>
      </w:r>
    </w:p>
    <w:p w:rsidRPr="00000000" w:rsidDel="00000000" w:rsidRDefault="00000000" w:rsidR="00000000" w:rsidP="00000000" w14:paraId="000005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 = D[1:0] selects the filter type:</w:t>
      </w:r>
    </w:p>
    <w:p w:rsidRPr="00000000" w:rsidDel="00000000" w:rsidRDefault="00000000" w:rsidR="00000000" w:rsidP="00000000" w14:paraId="000005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%00 = 68-tap Tukey filter</w:t>
      </w:r>
    </w:p>
    <w:p w:rsidRPr="00000000" w:rsidDel="00000000" w:rsidRDefault="00000000" w:rsidR="00000000" w:rsidP="00000000" w14:paraId="000005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%01 = 45-tap Tukey filter</w:t>
      </w:r>
    </w:p>
    <w:p w:rsidRPr="00000000" w:rsidDel="00000000" w:rsidRDefault="00000000" w:rsidR="00000000" w:rsidP="00000000" w14:paraId="000005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%1x = 28-tap Hann filter</w:t>
      </w:r>
    </w:p>
    <w:p w:rsidRPr="00000000" w:rsidDel="00000000" w:rsidRDefault="00000000" w:rsidR="00000000" w:rsidP="00000000" w14:paraId="000005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simplify programming, use the following code to create the SCP_X value:</w:t>
      </w:r>
    </w:p>
    <w:p w:rsidRPr="00000000" w:rsidDel="00000000" w:rsidRDefault="00000000" w:rsidR="00000000" w:rsidP="00000000" w14:paraId="000005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scp_x long</w:t>
        <w:tab/>
        <w:t xml:space="preserve">(trigger_level &amp; $FC)&lt;&lt;8 + (arm_level &amp; $FC) + scope_filter</w:t>
      </w:r>
    </w:p>
    <w:p w:rsidRPr="00000000" w:rsidDel="00000000" w:rsidRDefault="00000000" w:rsidR="00000000" w:rsidP="00000000" w14:paraId="000005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Triggering the start of 4-input measurements requires a two-step process; first the Smart Pin (in this example pin P54) must detect a voltage that meets or exceeds the trigger value. Remember, arm and trigger values are proportional to the full-scale voltage range of the ADC input.</w:t>
      </w:r>
    </w:p>
    <w:p w:rsidRPr="00000000" w:rsidDel="00000000" w:rsidRDefault="00000000" w:rsidR="00000000" w:rsidP="00000000" w14:paraId="000005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After arming occurs, the Smart-Pin input waits to detect a voltage equal to or greater than the trigger setting. Once triggered, the pin raises its IN flag and waits for another arming event.  Does the software need to "rearm" the pin at some point?</w:t>
      </w:r>
    </w:p>
    <w:p w:rsidRPr="00000000" w:rsidDel="00000000" w:rsidRDefault="00000000" w:rsidR="00000000" w:rsidP="00000000" w14:paraId="000005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table below shows how the relationships between the arm and trigger conditions:</w:t>
      </w:r>
    </w:p>
    <w:p w:rsidRPr="00000000" w:rsidDel="00000000" w:rsidRDefault="00000000" w:rsidR="00000000" w:rsidP="00000000" w14:paraId="000005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Insert table here.  In this table it's not clear what A or B represent.  Please clarify.</w:t>
      </w:r>
    </w:p>
    <w:p w:rsidRPr="00000000" w:rsidDel="00000000" w:rsidRDefault="00000000" w:rsidR="00000000" w:rsidP="00000000" w14:paraId="000005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What does </w:t>
      </w:r>
      <w:r w:rsidRPr="00000000" w:rsidDel="00000000" w:rsidR="00000000">
        <w:rPr>
          <w:rFonts w:hAnsi="Helvetica Neue" w:cs="Helvetica Neue" w:eastAsia="Helvetica Neue" w:ascii="Helvetica Neue"/>
          <w:b w:val="0"/>
          <w:bCs w:val="0"/>
          <w:i w:val="1"/>
          <w:iCs w:val="1"/>
          <w:smallCaps w:val="0"/>
          <w:strike w:val="0"/>
          <w:color w:val="0432ff"/>
          <w:sz w:val="24"/>
          <w:szCs w:val="24"/>
          <w:u w:val="none"/>
          <w:shd w:val="clear" w:fill="auto"/>
          <w:vertAlign w:val="baseline"/>
          <w:rtl w:val="0"/>
        </w:rPr>
        <w:t xml:space="preserve">sample[7:2]</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 relate to?</w:t>
      </w:r>
    </w:p>
    <w:p w:rsidRPr="00000000" w:rsidDel="00000000" w:rsidRDefault="00000000" w:rsidR="00000000" w:rsidP="00000000" w14:paraId="000005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What happens if the arm and trigger values are equal, or if both are zero?  How would you get the SCOPE mode to continuously sample--like a strip-chart recorder without a trigger?  I suppose you could get it to sample every 1 second and have plenty of time to do things between those samples? Or does it always take an ADC reading every system-clock cycle?</w:t>
      </w:r>
    </w:p>
    <w:p w:rsidRPr="00000000" w:rsidDel="00000000" w:rsidRDefault="00000000" w:rsidR="00000000" w:rsidP="00000000" w14:paraId="000005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4</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Use the SETSCP instruction to enable the scope inputs:</w:t>
      </w:r>
    </w:p>
    <w:p w:rsidRPr="00000000" w:rsidDel="00000000" w:rsidRDefault="00000000" w:rsidR="00000000" w:rsidP="00000000" w14:paraId="000005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setscp  #1&lt;&lt;6 + scp_addr</w:t>
      </w:r>
    </w:p>
    <w:p w:rsidRPr="00000000" w:rsidDel="00000000" w:rsidRDefault="00000000" w:rsidR="00000000" w:rsidP="00000000" w14:paraId="000005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D[6] = 1 it enables the scope inputs and D[5:2] supplies the pin base number, 52.</w:t>
      </w:r>
    </w:p>
    <w:p w:rsidRPr="00000000" w:rsidDel="00000000" w:rsidRDefault="00000000" w:rsidR="00000000" w:rsidP="00000000" w14:paraId="000005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5</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Establish a special-event trigger event, SETSE1. This instruction assigns the trigger event to the first pin, P52.  Bits D[6:0] identify the pin, and D[8:7] enable that pin:</w:t>
      </w:r>
    </w:p>
    <w:p w:rsidRPr="00000000" w:rsidDel="00000000" w:rsidRDefault="00000000" w:rsidR="00000000" w:rsidP="00000000" w14:paraId="000005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setse1</w:t>
        <w:tab/>
        <w:t xml:space="preserve">#%001&lt;&lt;6 + scp_addr</w:t>
      </w:r>
    </w:p>
    <w:p w:rsidRPr="00000000" w:rsidDel="00000000" w:rsidRDefault="00000000" w:rsidR="00000000" w:rsidP="00000000" w14:paraId="000005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6</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Set the sample period.  The SETXFRG instruction sets the NCO for the cog's STREAMER. Review the STREAMER section of this document for information about how to set this period. In the example program, the value $2000_0000 creates a sample period of four system-clocks periods.</w:t>
      </w:r>
      <w:r w:rsidRPr="00000000" w:rsidDel="00000000" w:rsidR="00000000">
        <w:rPr>
          <w:rFonts w:hAnsi="Helvetica Neue" w:cs="Helvetica Neue" w:eastAsia="Helvetica Neue" w:ascii="Helvetica Neue"/>
          <w:b w:val="0"/>
          <w:bCs w:val="0"/>
          <w:i w:val="0"/>
          <w:iCs w:val="0"/>
          <w:smallCaps w:val="0"/>
          <w:strike w:val="0"/>
          <w:color w:val="0075b9"/>
          <w:sz w:val="24"/>
          <w:szCs w:val="24"/>
          <w:u w:val="none"/>
          <w:shd w:val="clear" w:fill="auto"/>
          <w:vertAlign w:val="baseline"/>
          <w:rtl w:val="0"/>
        </w:rPr>
        <w:t xml:space="preserve">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250 MHz, that is every 16 nsec.)</w:t>
      </w:r>
    </w:p>
    <w:p w:rsidRPr="00000000" w:rsidDel="00000000" w:rsidRDefault="00000000" w:rsidR="00000000" w:rsidP="00000000" w14:paraId="000005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75b9"/>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Is that correct or is there another clock and frequency for the streamer?</w:t>
      </w:r>
    </w:p>
    <w:p w:rsidRPr="00000000" w:rsidDel="00000000" w:rsidRDefault="00000000" w:rsidR="00000000" w:rsidP="00000000" w14:paraId="000005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setxfrq</w:t>
        <w:tab/>
        <w:t xml:space="preserve">##$2000_0000</w:t>
      </w:r>
    </w:p>
    <w:p w:rsidRPr="00000000" w:rsidDel="00000000" w:rsidRDefault="00000000" w:rsidR="00000000" w:rsidP="00000000" w14:paraId="000005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6.</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Wait for the trigger event, then capture data. The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example program</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includes steps that lead to the WAITSE1 instruction, which causes the cog to wait until special event 1 occurs at the P52 input pin.  After that event the program waits for a period that allows the streamer to acquire 640 values, after which the scope action ends with XSTOP:</w:t>
      </w:r>
    </w:p>
    <w:p w:rsidRPr="00000000" w:rsidDel="00000000" w:rsidRDefault="00000000" w:rsidR="00000000" w:rsidP="00000000" w14:paraId="000005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waitse1</w:t>
        <w:tab/>
        <w:tab/>
        <w:tab/>
        <w:tab/>
        <w:t xml:space="preserve">'wait for new trigger event</w:t>
      </w:r>
    </w:p>
    <w:p w:rsidRPr="00000000" w:rsidDel="00000000" w:rsidRDefault="00000000" w:rsidR="00000000" w:rsidP="00000000" w14:paraId="000005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xinit     scp_d,#0</w:t>
        <w:tab/>
        <w:tab/>
        <w:t xml:space="preserve">'trigger detected, start all 4 ADCs</w:t>
      </w:r>
    </w:p>
    <w:p w:rsidRPr="00000000" w:rsidDel="00000000" w:rsidRDefault="00000000" w:rsidR="00000000" w:rsidP="00000000" w14:paraId="000005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waitx</w:t>
        <w:tab/>
        <w:t xml:space="preserve">##640*4</w:t>
        <w:tab/>
        <w:tab/>
        <w:t xml:space="preserve">'allow time to read 640 scope values*</w:t>
      </w:r>
    </w:p>
    <w:p w:rsidRPr="00000000" w:rsidDel="00000000" w:rsidRDefault="00000000" w:rsidR="00000000" w:rsidP="00000000" w14:paraId="000005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ab/>
        <w:tab/>
        <w:t xml:space="preserve">xstop</w:t>
        <w:tab/>
        <w:tab/>
        <w:t xml:space="preserve">'stop streamer, ~640 samples gathered</w:t>
      </w:r>
    </w:p>
    <w:p w:rsidRPr="00000000" w:rsidDel="00000000" w:rsidRDefault="00000000" w:rsidR="00000000" w:rsidP="00000000" w14:paraId="000005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                         ' in 1k sample buffer</w:t>
      </w:r>
    </w:p>
    <w:p w:rsidRPr="00000000" w:rsidDel="00000000" w:rsidRDefault="00000000" w:rsidR="00000000" w:rsidP="00000000" w14:paraId="000005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*Note: 640 multiplied by four because samples are taken every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4 system?</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clocks.</w:t>
      </w:r>
    </w:p>
    <w:p w:rsidRPr="00000000" w:rsidDel="00000000" w:rsidRDefault="00000000" w:rsidR="00000000" w:rsidP="00000000" w14:paraId="000005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An RDPIN or RQPIN instruction always returns the 8-bit ADC sample along with the armed-state flag in the C flag. Logic-1 is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armed?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logic-0 is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unarmed?</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Just my guess.</w:t>
      </w:r>
      <w:r w:rsidRPr="00000000" w:rsidDel="00000000" w:rsidR="00000000">
        <w:rPr>
          <w:rtl w:val="0"/>
        </w:rPr>
      </w:r>
    </w:p>
    <w:p w:rsidRPr="00000000" w:rsidDel="00000000" w:rsidRDefault="00000000" w:rsidR="00000000" w:rsidP="00000000" w14:paraId="000005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You may use the GETSCP instruction to read the SCOPE data pipe's current four bytes, shown arranged in an earlier diagram in this section:</w:t>
      </w:r>
    </w:p>
    <w:p w:rsidRPr="00000000" w:rsidDel="00000000" w:rsidRDefault="00000000" w:rsidR="00000000" w:rsidP="00000000" w14:paraId="000005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getscp D   'Put the 8-bit ADC values in long variable D</w:t>
      </w:r>
    </w:p>
    <w:p w:rsidRPr="00000000" w:rsidDel="00000000" w:rsidRDefault="00000000" w:rsidR="00000000" w:rsidP="00000000" w14:paraId="000005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the SCOPE data pipe didn't exist, the closest you could come to the GETSCP instruction would be this sequence, which would not have time-aligned samples:</w:t>
      </w:r>
    </w:p>
    <w:p w:rsidRPr="00000000" w:rsidDel="00000000" w:rsidRDefault="00000000" w:rsidR="00000000" w:rsidP="00000000" w14:paraId="000005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8e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8e00"/>
          <w:sz w:val="22"/>
          <w:szCs w:val="22"/>
          <w:u w:val="none"/>
          <w:shd w:val="clear" w:fill="auto"/>
          <w:vertAlign w:val="baseline"/>
          <w:rtl w:val="0"/>
        </w:rPr>
        <w:t xml:space="preserve">pinblock = 52</w:t>
      </w:r>
    </w:p>
    <w:p w:rsidRPr="00000000" w:rsidDel="00000000" w:rsidRDefault="00000000" w:rsidR="00000000" w:rsidP="00000000" w14:paraId="000005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RQPIN x,#pinblock | 3    'read pin3 long into x</w:t>
      </w:r>
    </w:p>
    <w:p w:rsidRPr="00000000" w:rsidDel="00000000" w:rsidRDefault="00000000" w:rsidR="00000000" w:rsidP="00000000" w14:paraId="000005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ROLBYTE y,x              'rotate pin3 byte into y</w:t>
      </w:r>
    </w:p>
    <w:p w:rsidRPr="00000000" w:rsidDel="00000000" w:rsidRDefault="00000000" w:rsidR="00000000" w:rsidP="00000000" w14:paraId="000005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RQPIN x,#pinblock | 2    'read pin2 long into x</w:t>
      </w:r>
    </w:p>
    <w:p w:rsidRPr="00000000" w:rsidDel="00000000" w:rsidRDefault="00000000" w:rsidR="00000000" w:rsidP="00000000" w14:paraId="000005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ROLBYTE y,x              'rotate pin2 byte into y</w:t>
      </w:r>
    </w:p>
    <w:p w:rsidRPr="00000000" w:rsidDel="00000000" w:rsidRDefault="00000000" w:rsidR="00000000" w:rsidP="00000000" w14:paraId="000005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RQPIN x,#pinblock | 1    'read pin1 long into x</w:t>
      </w:r>
    </w:p>
    <w:p w:rsidRPr="00000000" w:rsidDel="00000000" w:rsidRDefault="00000000" w:rsidR="00000000" w:rsidP="00000000" w14:paraId="000005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ROLBYTE y,x              'rotate pin1 byte into y</w:t>
      </w:r>
    </w:p>
    <w:p w:rsidRPr="00000000" w:rsidDel="00000000" w:rsidRDefault="00000000" w:rsidR="00000000" w:rsidP="00000000" w14:paraId="000005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RQPIN x,#pinblock | 0    'read pin0 long into x</w:t>
      </w:r>
    </w:p>
    <w:p w:rsidRPr="00000000" w:rsidDel="00000000" w:rsidRDefault="00000000" w:rsidR="00000000" w:rsidP="00000000" w14:paraId="000005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ROLBYTE y,x              'rotate pin0 byte into y</w:t>
      </w:r>
    </w:p>
    <w:p w:rsidRPr="00000000" w:rsidDel="00000000" w:rsidRDefault="00000000" w:rsidR="00000000" w:rsidP="00000000" w14:paraId="000005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5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p w:rsidRPr="00000000" w:rsidDel="00000000" w:rsidRDefault="00000000" w:rsidR="00000000" w:rsidP="00000000" w14:paraId="000005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ff26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ff2600"/>
          <w:sz w:val="24"/>
          <w:szCs w:val="24"/>
          <w:u w:val="none"/>
          <w:shd w:val="clear" w:fill="auto"/>
          <w:vertAlign w:val="baseline"/>
          <w:rtl w:val="0"/>
        </w:rPr>
        <w:t xml:space="preserve">I don't know enough about the USB bus and how it operates to edit/revise this section. --Jon</w:t>
      </w:r>
    </w:p>
    <w:p w:rsidRPr="00000000" w:rsidDel="00000000" w:rsidRDefault="00000000" w:rsidR="00000000" w:rsidP="00000000" w14:paraId="000005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432ff"/>
          <w:sz w:val="24"/>
          <w:szCs w:val="24"/>
          <w:u w:val="none"/>
          <w:shd w:val="clear" w:fill="auto"/>
          <w:vertAlign w:val="baseline"/>
          <w:rtl w:val="0"/>
        </w:rPr>
        <w:t xml:space="preserve">%11011 = USB host/device</w:t>
      </w:r>
    </w:p>
    <w:p w:rsidRPr="00000000" w:rsidDel="00000000" w:rsidRDefault="00000000" w:rsidR="00000000" w:rsidP="00000000" w14:paraId="000005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requires that two adjacent pins be configured together to form a USB pair, whose OUTs </w:t>
      </w:r>
      <w:r w:rsidRPr="00000000" w:rsidDel="00000000" w:rsidR="00000000">
        <w:rPr>
          <w:rFonts w:hAnsi="Helvetica Neue" w:cs="Helvetica Neue" w:eastAsia="Helvetica Neue" w:ascii="Helvetica Neue"/>
          <w:b w:val="0"/>
          <w:bCs w:val="0"/>
          <w:i w:val="0"/>
          <w:iCs w:val="0"/>
          <w:smallCaps w:val="0"/>
          <w:strike w:val="0"/>
          <w:color w:val="0432ff"/>
          <w:sz w:val="24"/>
          <w:szCs w:val="24"/>
          <w:u w:val="none"/>
          <w:shd w:val="clear" w:fill="auto"/>
          <w:vertAlign w:val="baseline"/>
          <w:rtl w:val="0"/>
        </w:rPr>
        <w:t xml:space="preserve">(what is this?)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will be overridden t</w:t>
      </w:r>
      <w:sdt>
        <w:sdtPr>
          <w:id w:val="-2024367018"/>
          <w:tag w:val="goog_rdk_67"/>
        </w:sdtPr>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o control their output states. These pins must be an even/odd pair, having only the LSB of th</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eir pin numbers different. For example: pins 0 and 1, pins 2 and 3, and pins 4 and 5 can form USB pairs. They can be configured via WRPIN with identical D data of %</w:t>
      </w:r>
      <w:sdt>
        <w:sdtPr>
          <w:tag w:val="goog_rdk_94"/>
        </w:sdtPr>
        <w:sdtContent>
          <w:commentRangeStart w:id="24"/>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1_11011_0. Using D data of %0_11011_0 will disable output drive and effectively create a U</w:t>
      </w:r>
      <w:commentRangeEnd w:id="24"/>
      <w:r>
        <w:rPr>
          <w:rStyle w:val="CommentReference"/>
        </w:rPr>
        <w:commentReference w:id="24"/>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SB 'sniffer'. A new </w:t>
      </w:r>
    </w:p>
    <w:p w:rsidRPr="00000000" w:rsidDel="00000000" w:rsidRDefault="00000000" w:rsidR="00000000" w:rsidP="00000000" w14:paraId="000005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WRPIN can be done to effect such a change without resetting the Smart Pin. </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NOTE: In Propeller 2 emulation on an FPGA, there are no built-in 1.5k and 15k resistors, like the ASIC Smart Pins have, so it is up to you to install these yourself on the DP and DM lines.</w:t>
      </w:r>
    </w:p>
    <w:p w:rsidRPr="00000000" w:rsidDel="00000000" w:rsidRDefault="00000000" w:rsidR="00000000" w:rsidP="00000000" w14:paraId="000005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WXPIN is used on the lower pin to establish the specific USB mode and set the baud rate. D[15] must be 1 for 'host' or 0 for 'device'. D[14] must be 1 for 'full-speed' or 0 for 'low-speed'. D[13:0] sets the baud rate, which is a 16-bit fraction of the system clock, whose two MSBs must be 0, necessitating that the baud rate be less than 1/4th of the system clock frequency. For example, if the main clock is 80MHz and you want a 12MHz baud rate (full-speed), use 12,000,000 / 80,000,000 * $10000 = 9830, or $2666. To use this baud rate and select 'host' mode and 'full-speed', you could do 'WXPIN ##$E666,lowerpin'.</w:t>
      </w:r>
    </w:p>
    <w:p w:rsidRPr="00000000" w:rsidDel="00000000" w:rsidRDefault="00000000" w:rsidR="00000000" w:rsidP="00000000" w14:paraId="000005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upper (odd) pin is the DP pin. This pin's IN is raised whenever the output buffer empties, signalling that a new output byte can be written via WYPIN to the lower (even) pin. No WXPIN/WYPIN instructions are used for this pin.</w:t>
      </w:r>
    </w:p>
    <w:p w:rsidRPr="00000000" w:rsidDel="00000000" w:rsidRDefault="00000000" w:rsidR="00000000" w:rsidP="00000000" w14:paraId="000005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lower (even) pin is the DM pin. This pin's IN is raised whenever a change of status occurs in the receiver, at which point a RDPIN/RQPIN can be used on this pin to read the 16-bit status word. WXPIN is used on this pin to set the NCO baud rate.</w:t>
      </w:r>
    </w:p>
    <w:p w:rsidRPr="00000000" w:rsidDel="00000000" w:rsidRDefault="00000000" w:rsidR="00000000" w:rsidP="00000000" w14:paraId="000005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These DP/DM electrical designations can actually be switched by swapping low-speed and full-speed modes, due to USB's mirrored line signalling.</w:t>
      </w:r>
    </w:p>
    <w:p w:rsidRPr="00000000" w:rsidDel="00000000" w:rsidRDefault="00000000" w:rsidR="00000000" w:rsidP="00000000" w14:paraId="000005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start USB, clear the DIR bits of the intended two pins and configure them each via WRPIN. Use WXPIN on the lower pin to set the mode and baud rate. Then, set the pins' DIR bits. You are now ready to read the receiver status via RDPIN/RQPIN and set output states and send packets via WYPIN, both on the lower pin.</w:t>
      </w:r>
    </w:p>
    <w:p w:rsidRPr="00000000" w:rsidDel="00000000" w:rsidRDefault="00000000" w:rsidR="00000000" w:rsidP="00000000" w14:paraId="000005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affect the line states or send a packet, use WYPIN on the lower pin. Here are its D values:</w:t>
      </w:r>
    </w:p>
    <w:p w:rsidRPr="00000000" w:rsidDel="00000000" w:rsidRDefault="00000000" w:rsidR="00000000" w:rsidP="00000000" w14:paraId="000005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0 = output IDLE - default state, float pins, except possible resistor(s) to 3.3V or GND</w:t>
      </w:r>
    </w:p>
    <w:p w:rsidRPr="00000000" w:rsidDel="00000000" w:rsidRDefault="00000000" w:rsidR="00000000" w:rsidP="00000000" w14:paraId="000005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1 = output SE0 - drive both DP and DM low</w:t>
      </w:r>
    </w:p>
    <w:p w:rsidRPr="00000000" w:rsidDel="00000000" w:rsidRDefault="00000000" w:rsidR="00000000" w:rsidP="00000000" w14:paraId="000005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2 = output K - drive K state onto DP and DM (opposite)</w:t>
      </w:r>
    </w:p>
    <w:p w:rsidRPr="00000000" w:rsidDel="00000000" w:rsidRDefault="00000000" w:rsidR="00000000" w:rsidP="00000000" w14:paraId="000005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3 = output J - drive J state onto DP and DM (opposite), like IDLE, but driven</w:t>
      </w:r>
    </w:p>
    <w:p w:rsidRPr="00000000" w:rsidDel="00000000" w:rsidRDefault="00000000" w:rsidR="00000000" w:rsidP="00000000" w14:paraId="000005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4 = output EOP - output end-of-packet: SE0, SE0, J, then IDLE</w:t>
      </w:r>
    </w:p>
    <w:p w:rsidRPr="00000000" w:rsidDel="00000000" w:rsidRDefault="00000000" w:rsidR="00000000" w:rsidP="00000000" w14:paraId="000005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2"/>
          <w:szCs w:val="22"/>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2"/>
          <w:szCs w:val="22"/>
          <w:u w:val="none"/>
          <w:shd w:val="clear" w:fill="auto"/>
          <w:vertAlign w:val="baseline"/>
          <w:rtl w:val="0"/>
        </w:rPr>
        <w:t xml:space="preserve">$80 = SOP - output start-of-packet, then bytes, automatic EOP when buffer runs out</w:t>
      </w:r>
    </w:p>
    <w:p w:rsidRPr="00000000" w:rsidDel="00000000" w:rsidRDefault="00000000" w:rsidR="00000000" w:rsidP="00000000" w14:paraId="000005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send a packet, first do a 'WYPIN #$80,lowerpin'. Then, after each IN rise on the upper pin, do a 'WYPIN byte,lowerpin' to buffer the next byte. The transmitter will automatically send an EOP when you stop giving it bytes. To keep the output buffer from overflowing, you should always verify that the upper pin's IN was raised after each WYPIN, before issuing another WYPIN, even if you are just setting a state. The reason for this is that all output activity is timed to the baud generator and even state changes must wait for the next bit period before being implemented, at which time the output buffer empties.</w:t>
      </w:r>
    </w:p>
    <w:p w:rsidRPr="00000000" w:rsidDel="00000000" w:rsidRDefault="00000000" w:rsidR="00000000" w:rsidP="00000000" w14:paraId="000005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rsidRPr="00000000" w:rsidDel="00000000" w:rsidRDefault="00000000" w:rsidR="00000000" w:rsidP="00000000" w14:paraId="000005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At any time, a RDPIN/RQPIN can be executed on the lower pin to read the current 16-bit status of the receiver, with the error flag going into C. The lower pin's IN will be raised whenever a change occurs in the receiver's status. This will necessitate A WRPIN/WXPIN/WYPIN/RDPIN/AKPIN before IN can be raised again, to alert of the next change in status. The receiver's status bits are as follows:</w:t>
      </w:r>
    </w:p>
    <w:p w:rsidRPr="00000000" w:rsidDel="00000000" w:rsidRDefault="00000000" w:rsidR="00000000" w:rsidP="00000000" w14:paraId="000005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[31:16] &lt;unused&gt; - $0000</w:t>
      </w:r>
    </w:p>
    <w:p w:rsidRPr="00000000" w:rsidDel="00000000" w:rsidRDefault="00000000" w:rsidR="00000000" w:rsidP="00000000" w14:paraId="000005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[15:8] byte - last byte received</w:t>
      </w:r>
    </w:p>
    <w:p w:rsidRPr="00000000" w:rsidDel="00000000" w:rsidRDefault="00000000" w:rsidR="00000000" w:rsidP="00000000" w14:paraId="000005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[7] byte toggle - cleared on SOP, toggled on each byte received</w:t>
      </w:r>
    </w:p>
    <w:p w:rsidRPr="00000000" w:rsidDel="00000000" w:rsidRDefault="00000000" w:rsidR="00000000" w:rsidP="00000000" w14:paraId="000005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[6] error - cleared on SOP, set on bit-unstuff error, EOP SE0 &gt; 3 bits, or SE1</w:t>
      </w:r>
    </w:p>
    <w:p w:rsidRPr="00000000" w:rsidDel="00000000" w:rsidRDefault="00000000" w:rsidR="00000000" w:rsidP="00000000" w14:paraId="000005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[5] EOP in - cleared on SOP or 7+ bits of J or K, set on EOP</w:t>
      </w:r>
    </w:p>
    <w:p w:rsidRPr="00000000" w:rsidDel="00000000" w:rsidRDefault="00000000" w:rsidR="00000000" w:rsidP="00000000" w14:paraId="000005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[4] SOP in - cleared on EOP or 7+ bits of J or K, set on SOP</w:t>
      </w:r>
    </w:p>
    <w:p w:rsidRPr="00000000" w:rsidDel="00000000" w:rsidRDefault="00000000" w:rsidR="00000000" w:rsidP="00000000" w14:paraId="000005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[3] SE1 in (illegal) - cleared on !SE1, set on 1+ bits of SE1</w:t>
      </w:r>
    </w:p>
    <w:p w:rsidRPr="00000000" w:rsidDel="00000000" w:rsidRDefault="00000000" w:rsidR="00000000" w:rsidP="00000000" w14:paraId="000005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 SE0 in (RESET) - cleared on !SE0, set on 1+ bits of SE0</w:t>
      </w:r>
    </w:p>
    <w:p w:rsidRPr="00000000" w:rsidDel="00000000" w:rsidRDefault="00000000" w:rsidR="00000000" w:rsidP="00000000" w14:paraId="000005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K in (RESUME) - cleared on !K, set on 7+ bits of K</w:t>
      </w:r>
    </w:p>
    <w:p w:rsidRPr="00000000" w:rsidDel="00000000" w:rsidRDefault="00000000" w:rsidR="00000000" w:rsidP="00000000" w14:paraId="000005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[0] J in (IDLE) - cleared on !J, set on 7+ bits of J</w:t>
      </w:r>
    </w:p>
    <w:p w:rsidRPr="00000000" w:rsidDel="00000000" w:rsidRDefault="00000000" w:rsidR="00000000" w:rsidP="00000000" w14:paraId="000005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result of a RDPIN/RQPIN can be bit-tested for events of interest. It can also be shifted right by 8 bits to LSB-justify the last byte received and get the byte toggle bit into C, in order to determine if you have a new byte. Assume that 'flag' is initially zero:</w:t>
      </w:r>
    </w:p>
    <w:p w:rsidRPr="00000000" w:rsidDel="00000000" w:rsidRDefault="00000000" w:rsidR="00000000" w:rsidP="00000000" w14:paraId="000005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SHR D,#8 WC 'get byte into D, get toggle bit into C</w:t>
      </w:r>
    </w:p>
    <w:p w:rsidRPr="00000000" w:rsidDel="00000000" w:rsidRDefault="00000000" w:rsidR="00000000" w:rsidP="00000000" w14:paraId="000005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CMPX flag,#1 WZ 'compare toggle bit to flag, new byte if Z</w:t>
      </w:r>
    </w:p>
    <w:p w:rsidRPr="00000000" w:rsidDel="00000000" w:rsidRDefault="00000000" w:rsidR="00000000" w:rsidP="00000000" w14:paraId="000005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IF_Z XOR flag,#1 'if new byte, toggle flag</w:t>
      </w:r>
    </w:p>
    <w:p w:rsidRPr="00000000" w:rsidDel="00000000" w:rsidRDefault="00000000" w:rsidR="00000000" w:rsidP="00000000" w14:paraId="000005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IF_Z &lt;use byte&gt; 'if new byte, do something with it</w:t>
      </w:r>
    </w:p>
    <w:p w:rsidRPr="00000000" w:rsidDel="00000000" w:rsidRDefault="00000000" w:rsidR="00000000" w:rsidP="00000000" w14:paraId="000005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p w:rsidRPr="00000000" w:rsidDel="00000000" w:rsidRDefault="00000000" w:rsidR="00000000" w:rsidP="00000000" w14:paraId="000005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%11100:  Synchronous serial transmit (SST)</w:t>
      </w:r>
    </w:p>
    <w:p w:rsidRPr="00000000" w:rsidDel="00000000" w:rsidRDefault="00000000" w:rsidR="00000000" w:rsidP="00000000" w14:paraId="000005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Data from one bit to as many as 32 bits shift out a Smart Pin in this mode, synchronized with a separate clock signal. Setup involves configuring the A and B portions of a Smart Pin circuit and use of two physical pins. Bits shift out one at a time, starting with the LSB first.</w:t>
      </w:r>
      <w:r w:rsidRPr="00000000" w:rsidDel="00000000" w:rsidR="00000000">
        <w:rPr>
          <w:rtl w:val="0"/>
        </w:rPr>
      </w:r>
    </w:p>
    <w:p w:rsidRPr="00000000" w:rsidDel="00000000" w:rsidRDefault="00000000" w:rsidR="00000000" w:rsidP="00000000" w14:paraId="000005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figures below shows timing for a synchronous serial transmission with positive-edge and negative-edge clocking. Software examples demonstrate both.</w:t>
      </w:r>
    </w:p>
    <w:p w:rsidRPr="00000000" w:rsidDel="00000000" w:rsidRDefault="00000000" w:rsidR="00000000" w:rsidP="00000000" w14:paraId="000005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Serial synchronous transmission with negative-edge clocking:</w:t>
      </w:r>
    </w:p>
    <w:p w:rsidRPr="00000000" w:rsidDel="00000000" w:rsidRDefault="00000000" w:rsidR="00000000" w:rsidP="00000000" w14:paraId="000005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Pr>
        <w:drawing>
          <wp:anchor simplePos="0" behindDoc="0" distL="152400" hidden="0" allowOverlap="1" relativeHeight="0" layoutInCell="1" distT="152400" locked="0" distB="152400" distR="152400">
            <wp:simplePos x="0" y="0"/>
            <wp:positionH relativeFrom="margin">
              <wp:posOffset>459988</wp:posOffset>
            </wp:positionH>
            <wp:positionV relativeFrom="page">
              <wp:posOffset>1188367</wp:posOffset>
            </wp:positionV>
            <wp:extent cx="4318029" cy="1714853"/>
            <wp:effectExtent b="0" r="0" t="0" l="0"/>
            <wp:wrapTopAndBottom distT="152400" distB="152400"/>
            <wp:docPr name="image7.jpg" id="1073741903"/>
            <a:graphic>
              <a:graphicData uri="http://schemas.openxmlformats.org/drawingml/2006/picture">
                <pic:pic>
                  <pic:nvPicPr>
                    <pic:cNvPr name="image7.jpg" id="0"/>
                    <pic:cNvPicPr preferRelativeResize="0"/>
                  </pic:nvPicPr>
                  <pic:blipFill>
                    <a:blip r:embed="rId33"/>
                    <a:srcRect b="0" r="0" t="0" l="0"/>
                    <a:stretch>
                      <a:fillRect/>
                    </a:stretch>
                  </pic:blipFill>
                  <pic:spPr>
                    <a:xfrm>
                      <a:off x="0" y="0"/>
                      <a:ext cx="4318029" cy="1714853"/>
                    </a:xfrm>
                    <a:prstGeom prst="rect"/>
                    <a:ln/>
                  </pic:spPr>
                </pic:pic>
              </a:graphicData>
            </a:graphic>
          </wp:anchor>
        </w:drawing>
      </w:r>
      <w:r w:rsidRPr="00000000" w:rsidDel="00000000" w:rsidR="00000000">
        <w:rPr>
          <w:rtl w:val="0"/>
        </w:rPr>
      </w:r>
    </w:p>
    <w:p w:rsidRPr="00000000" w:rsidDel="00000000" w:rsidRDefault="00000000" w:rsidR="00000000" w:rsidP="00000000" w14:paraId="000005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Serial synchronous transmission with positive-edge clocking.</w:t>
      </w:r>
      <w:r w:rsidRPr="00000000" w:rsidDel="00000000" w:rsidR="00000000">
        <w:drawing>
          <wp:anchor simplePos="0" behindDoc="0" distL="152400" hidden="0" allowOverlap="1" relativeHeight="0" layoutInCell="1" distT="152400" locked="0" distB="152400" distR="152400">
            <wp:simplePos x="0" y="0"/>
            <wp:positionH relativeFrom="column">
              <wp:posOffset>758979</wp:posOffset>
            </wp:positionH>
            <wp:positionV relativeFrom="paragraph">
              <wp:posOffset>231138</wp:posOffset>
            </wp:positionV>
            <wp:extent cx="3720049" cy="1553376"/>
            <wp:effectExtent b="0" r="0" t="0" l="0"/>
            <wp:wrapTopAndBottom distT="152400" distB="152400"/>
            <wp:docPr name="image20.jpg" id="1073741902"/>
            <a:graphic>
              <a:graphicData uri="http://schemas.openxmlformats.org/drawingml/2006/picture">
                <pic:pic>
                  <pic:nvPicPr>
                    <pic:cNvPr name="image20.jpg" id="0"/>
                    <pic:cNvPicPr preferRelativeResize="0"/>
                  </pic:nvPicPr>
                  <pic:blipFill>
                    <a:blip r:embed="rId34"/>
                    <a:srcRect b="0" r="0" t="0" l="0"/>
                    <a:stretch>
                      <a:fillRect/>
                    </a:stretch>
                  </pic:blipFill>
                  <pic:spPr>
                    <a:xfrm>
                      <a:off x="0" y="0"/>
                      <a:ext cx="3720049" cy="1553376"/>
                    </a:xfrm>
                    <a:prstGeom prst="rect"/>
                    <a:ln/>
                  </pic:spPr>
                </pic:pic>
              </a:graphicData>
            </a:graphic>
          </wp:anchor>
        </w:drawing>
      </w:r>
    </w:p>
    <w:p w:rsidRPr="00000000" w:rsidDel="00000000" w:rsidRDefault="00000000" w:rsidR="00000000" w:rsidP="00000000" w14:paraId="000005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WXPIN instruction determines how transmissions proceed and the number of data bits in a transmission.  Register bit X[5] selects one of two transmission modes:</w:t>
      </w:r>
    </w:p>
    <w:p w:rsidRPr="00000000" w:rsidDel="00000000" w:rsidRDefault="00000000" w:rsidR="00000000" w:rsidP="00000000" w14:paraId="000005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continuous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mode requires bit X[5] = 0.  When a Smart Pin operates in this mode, during reset (DIR = 0) a WYPIN instruction puts the first set of data bits (DB1) in the shift register, or shifter, to prime it for transmission. Then, after you reset the Smart Pin (DIR = 1), your program may use another WYPIN instruction to load a second set of data bits (DB2) into the shifter's buffer.</w:t>
      </w:r>
    </w:p>
    <w:p w:rsidRPr="00000000" w:rsidDel="00000000" w:rsidRDefault="00000000" w:rsidR="00000000" w:rsidP="00000000" w14:paraId="000005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Then the Smart Pin begins to continuously transmit the DB1 bits. After the shifter finishes a transmission, it moves the buffered data (DB2) bits into the shifter and sends it. When the buffer empties, the circuit raises the IN flag. Software can detect this buffer-empty condition and load the next group of bits into the buffer.</w:t>
      </w:r>
    </w:p>
    <w:p w:rsidRPr="00000000" w:rsidDel="00000000" w:rsidRDefault="00000000" w:rsidR="00000000" w:rsidP="00000000" w14:paraId="000005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allows steady data transmission with a continuously running clock, for as long as your software loads the shifter's buffer immediately after the IN flag becomes a logic 1, and before the current transmission ends.</w:t>
      </w:r>
    </w:p>
    <w:p w:rsidRPr="00000000" w:rsidDel="00000000" w:rsidRDefault="00000000" w:rsidR="00000000" w:rsidP="00000000" w14:paraId="000005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72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2.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start-stop</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mode, X[5] = 1, lets software transmit data as needed, rather than continuously. You may use a WYPIN instruction that executes before the first clock signal occurs to change the data in the shifter.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(Correct?) </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this mode if you might need to revise the newest data before a stream of clock pulses shift it out.</w:t>
      </w:r>
    </w:p>
    <w:p w:rsidRPr="00000000" w:rsidDel="00000000" w:rsidRDefault="00000000" w:rsidR="00000000" w:rsidP="00000000" w14:paraId="000005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a WYPIN instruction executes after a transmission starts, its data gets buffered and loaded into the shifter after the on-going transmission ends. Whenever the buffer empties, the Smart Pin raises the IN flag to indicate you can load the next set of bits into the buffer. During reset, data flows immediately through the buffer into the shifter.</w:t>
      </w:r>
    </w:p>
    <w:p w:rsidRPr="00000000" w:rsidDel="00000000" w:rsidRDefault="00000000" w:rsidR="00000000" w:rsidP="00000000" w14:paraId="000005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Register bits X[4:0] set the number of bits to transmit, less one. To transmit eight bits, for example, set bits X[4:0] to $07.  Synchronous communications do not include a start bit or a stop bit.</w:t>
      </w:r>
    </w:p>
    <w:p w:rsidRPr="00000000" w:rsidDel="00000000" w:rsidRDefault="00000000" w:rsidR="00000000" w:rsidP="00000000" w14:paraId="000005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you must send MSB-first data, your software needs to reverse the bit order. Say you have a byte in D[7:0] that you wanted to send MSB-first. First use an SHL D, #32-8 instruction to shift D[7:0] left into D[31:24]. Second, use a REV D instruction to swap the bits so D[31:0] becomes D[0:31]. Now you can shift the D data out MSB first. </w:t>
      </w:r>
    </w:p>
    <w:p w:rsidRPr="00000000" w:rsidDel="00000000" w:rsidRDefault="00000000" w:rsidR="00000000" w:rsidP="00000000" w14:paraId="000005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During reset (DIR=0) the output is held low. At the end of the reset time, the Smart-Pin output will equal the state of the LSB of the data written by a WYPIN instruction while the pin was in its reset condition. This mode overrides OUT to control the pin output state.</w:t>
      </w:r>
    </w:p>
    <w:p w:rsidRPr="00000000" w:rsidDel="00000000" w:rsidRDefault="00000000" w:rsidR="00000000" w:rsidP="00000000" w14:paraId="000005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5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a synchronous serial transmission with a </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positive-edge clock:</w:t>
      </w:r>
    </w:p>
    <w:p w:rsidRPr="00000000" w:rsidDel="00000000" w:rsidRDefault="00000000" w:rsidR="00000000" w:rsidP="00000000" w14:paraId="000005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5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clkout = 20</w:t>
        <w:tab/>
        <w:t xml:space="preserve">' Pin P20</w:t>
      </w:r>
    </w:p>
    <w:p w:rsidRPr="00000000" w:rsidDel="00000000" w:rsidRDefault="00000000" w:rsidR="00000000" w:rsidP="00000000" w14:paraId="000005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txout  = 21     ' Pin P21</w:t>
      </w:r>
    </w:p>
    <w:p w:rsidRPr="00000000" w:rsidDel="00000000" w:rsidRDefault="00000000" w:rsidR="00000000" w:rsidP="00000000" w14:paraId="000005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t xml:space="preserve"> org 0</w:t>
      </w:r>
    </w:p>
    <w:p w:rsidRPr="00000000" w:rsidDel="00000000" w:rsidRDefault="00000000" w:rsidR="00000000" w:rsidP="00000000" w14:paraId="000005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wrpin</w:t>
        <w:tab/>
        <w:t xml:space="preserve">sync_tx_mode, #txout     'Set up sync tx mode</w:t>
      </w:r>
    </w:p>
    <w:p w:rsidRPr="00000000" w:rsidDel="00000000" w:rsidRDefault="00000000" w:rsidR="00000000" w:rsidP="00000000" w14:paraId="000005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wxpin</w:t>
        <w:tab/>
        <w:t xml:space="preserve">#%1_00111,    #txout     'Set up stop/start mode</w:t>
      </w:r>
    </w:p>
    <w:p w:rsidRPr="00000000" w:rsidDel="00000000" w:rsidRDefault="00000000" w:rsidR="00000000" w:rsidP="00000000" w14:paraId="000005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dirh</w:t>
        <w:tab/>
        <w:t xml:space="preserve">     #txout                   'Enable Smart Pin</w:t>
      </w:r>
    </w:p>
    <w:p w:rsidRPr="00000000" w:rsidDel="00000000" w:rsidRDefault="00000000" w:rsidR="00000000" w:rsidP="00000000" w14:paraId="000005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wrpin</w:t>
        <w:tab/>
        <w:t xml:space="preserve">trans_mode,   #clkout    'Set pin P21 as clock</w:t>
      </w:r>
    </w:p>
    <w:p w:rsidRPr="00000000" w:rsidDel="00000000" w:rsidRDefault="00000000" w:rsidR="00000000" w:rsidP="00000000" w14:paraId="000005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wxpin     ##$1000,      #clkout    'Set base period</w:t>
      </w:r>
    </w:p>
    <w:p w:rsidRPr="00000000" w:rsidDel="00000000" w:rsidRDefault="00000000" w:rsidR="00000000" w:rsidP="00000000" w14:paraId="000005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dirh      #clkout                  'Enable P21 as clock-output</w:t>
      </w:r>
    </w:p>
    <w:p w:rsidRPr="00000000" w:rsidDel="00000000" w:rsidRDefault="00000000" w:rsidR="00000000" w:rsidP="00000000" w14:paraId="000005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E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.loop</w:t>
        <w:tab/>
        <w:t xml:space="preserve"> waitx</w:t>
        <w:tab/>
        <w:t xml:space="preserve">##10_000_000             'Delay between transmissions</w:t>
      </w:r>
    </w:p>
    <w:p w:rsidRPr="00000000" w:rsidDel="00000000" w:rsidRDefault="00000000" w:rsidR="00000000" w:rsidP="00000000" w14:paraId="000005E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wypin</w:t>
        <w:tab/>
        <w:t xml:space="preserve">#$85,         #txout     '8-bit data to transmit:</w:t>
      </w:r>
    </w:p>
    <w:p w:rsidRPr="00000000" w:rsidDel="00000000" w:rsidRDefault="00000000" w:rsidR="00000000" w:rsidP="00000000" w14:paraId="000005E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10100001 (LSB first)</w:t>
      </w:r>
    </w:p>
    <w:p w:rsidRPr="00000000" w:rsidDel="00000000" w:rsidRDefault="00000000" w:rsidR="00000000" w:rsidP="00000000" w14:paraId="000005F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wypin     #16,          #clkout    'Start clock, transmit data</w:t>
      </w:r>
    </w:p>
    <w:p w:rsidRPr="00000000" w:rsidDel="00000000" w:rsidRDefault="00000000" w:rsidR="00000000" w:rsidP="00000000" w14:paraId="000005F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jmp</w:t>
        <w:tab/>
        <w:t xml:space="preserve">      #.loop                   'Loop, transmit again</w:t>
      </w:r>
    </w:p>
    <w:p w:rsidRPr="00000000" w:rsidDel="00000000" w:rsidRDefault="00000000" w:rsidR="00000000" w:rsidP="00000000" w14:paraId="000005F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F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sync_tx_mode long  %0000_1111_000_0000000000000_01_11100_0  'Pos edge  </w:t>
      </w:r>
    </w:p>
    <w:p w:rsidRPr="00000000" w:rsidDel="00000000" w:rsidRDefault="00000000" w:rsidR="00000000" w:rsidP="00000000" w14:paraId="000005F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trans_mode</w:t>
        <w:tab/>
        <w:t xml:space="preserve">  long  %0000_0000_000_0000000000000_01_00101_0  'Pos edge</w:t>
      </w:r>
    </w:p>
    <w:p w:rsidRPr="00000000" w:rsidDel="00000000" w:rsidRDefault="00000000" w:rsidR="00000000" w:rsidP="00000000" w14:paraId="000005F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'Courtesy of ozpropdev via Parallax Forum</w:t>
      </w:r>
    </w:p>
    <w:p w:rsidRPr="00000000" w:rsidDel="00000000" w:rsidRDefault="00000000" w:rsidR="00000000" w:rsidP="00000000" w14:paraId="000005F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F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a </w:t>
      </w: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negative-edge clock</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substitute the following mode values. Note the highlighted bit changes:</w:t>
      </w:r>
    </w:p>
    <w:p w:rsidRPr="00000000" w:rsidDel="00000000" w:rsidRDefault="00000000" w:rsidR="00000000" w:rsidP="00000000" w14:paraId="000005F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F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sync_tx_mode long  %0000_</w:t>
      </w:r>
      <w:r w:rsidRPr="00000000" w:rsidDel="00000000" w:rsidR="00000000">
        <w:rPr>
          <w:rFonts w:hAnsi="Courier" w:cs="Courier" w:eastAsia="Courier" w:ascii="Courier"/>
          <w:b w:val="0"/>
          <w:bCs w:val="0"/>
          <w:i w:val="0"/>
          <w:iCs w:val="0"/>
          <w:smallCaps w:val="0"/>
          <w:strike w:val="0"/>
          <w:color w:val="000000"/>
          <w:sz w:val="22"/>
          <w:szCs w:val="22"/>
          <w:u w:val="none"/>
          <w:shd w:val="clear" w:fill="ff2f92"/>
          <w:vertAlign w:val="baseline"/>
          <w:rtl w:val="0"/>
        </w:rPr>
        <w:t xml:space="preserve">0</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111_000_0000000000000_01_11100_0  'Neg edge  </w:t>
      </w:r>
    </w:p>
    <w:p w:rsidRPr="00000000" w:rsidDel="00000000" w:rsidRDefault="00000000" w:rsidR="00000000" w:rsidP="00000000" w14:paraId="000005F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5F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trans_mode</w:t>
        <w:tab/>
        <w:t xml:space="preserve">  long  %0000_0000_000_000000</w:t>
      </w:r>
      <w:r w:rsidRPr="00000000" w:rsidDel="00000000" w:rsidR="00000000">
        <w:rPr>
          <w:rFonts w:hAnsi="Courier" w:cs="Courier" w:eastAsia="Courier" w:ascii="Courier"/>
          <w:b w:val="0"/>
          <w:bCs w:val="0"/>
          <w:i w:val="0"/>
          <w:iCs w:val="0"/>
          <w:smallCaps w:val="0"/>
          <w:strike w:val="0"/>
          <w:color w:val="000000"/>
          <w:sz w:val="22"/>
          <w:szCs w:val="22"/>
          <w:u w:val="none"/>
          <w:shd w:val="clear" w:fill="ff2f92"/>
          <w:vertAlign w:val="baseline"/>
          <w:rtl w:val="0"/>
        </w:rPr>
        <w:t xml:space="preserve">1</w:t>
      </w: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000000_01_00101_0  'Neg edge</w:t>
      </w:r>
    </w:p>
    <w:p w:rsidRPr="00000000" w:rsidDel="00000000" w:rsidRDefault="00000000" w:rsidR="00000000" w:rsidP="00000000" w14:paraId="000005F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F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p w:rsidRPr="00000000" w:rsidDel="00000000" w:rsidRDefault="00000000" w:rsidR="00000000" w:rsidP="00000000" w14:paraId="000005F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5F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%11101:  Synchronous serial receive (SSR)</w:t>
      </w:r>
    </w:p>
    <w:p w:rsidRPr="00000000" w:rsidDel="00000000" w:rsidRDefault="00000000" w:rsidR="00000000" w:rsidP="00000000" w14:paraId="0000060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Data from one bit to as many as 32 bits shift into a Smart Pin in this mode, synchronized with an external clock signal sent by the transmitting device. Setup involves configuring the A and B portions of a Smart Pin circuit and use of two physical pins. Bits shift in one at a time, starting with the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LSB first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following bits shift in coincident with the positive or negative edge of the transmitter's clock. You will select the type of edge.</w:t>
      </w:r>
    </w:p>
    <w:p w:rsidRPr="00000000" w:rsidDel="00000000" w:rsidRDefault="00000000" w:rsidR="00000000" w:rsidP="00000000" w14:paraId="0000060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WXPIN instruction determines how receptions proceed and the number of data bits in a in a received group.  Register bit X[5] selects one of two reception modes:</w:t>
      </w:r>
    </w:p>
    <w:p w:rsidRPr="00000000" w:rsidDel="00000000" w:rsidRDefault="00000000" w:rsidR="00000000" w:rsidP="00000000" w14:paraId="0000060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63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X[5] = 0 selects the A input sample just before the B input edge was registered. This requires no hold time on the part of the sender.</w:t>
      </w:r>
    </w:p>
    <w:p w:rsidRPr="00000000" w:rsidDel="00000000" w:rsidRDefault="00000000" w:rsidR="00000000" w:rsidP="00000000" w14:paraId="0000060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63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63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rsidRPr="00000000" w:rsidDel="00000000" w:rsidRDefault="00000000" w:rsidR="00000000" w:rsidP="00000000" w14:paraId="0000060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X[4:0] sets the number of bits, minus 1. For example, a value of seven sets the receiver for an 8-bit value.</w:t>
      </w:r>
    </w:p>
    <w:p w:rsidRPr="00000000" w:rsidDel="00000000" w:rsidRDefault="00000000" w:rsidR="00000000" w:rsidP="00000000" w14:paraId="0000060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When the receiver has shifted in all the required bits, it raises the IN flag. Software can detect the flag and use an RDPIN or RQPIN instruction to obtain the bits, left justified so bit D[31]  = data MSB.</w:t>
      </w:r>
    </w:p>
    <w:p w:rsidRPr="00000000" w:rsidDel="00000000" w:rsidRDefault="00000000" w:rsidR="00000000" w:rsidP="00000000" w14:paraId="0000060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0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the receiver shifts in LSB-first data, it will require right-shifting, so the LSB moves into bit D[0], unless the received data comprises 32 bits. For an 8-bit value, for example, your software would need the SHR D, #32 - numb_of_bits instruction to right-justify the LSB. Here, numb_of_bits must equal 8.</w:t>
      </w:r>
    </w:p>
    <w:p w:rsidRPr="00000000" w:rsidDel="00000000" w:rsidRDefault="00000000" w:rsidR="00000000" w:rsidP="00000000" w14:paraId="0000060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1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If data received from a transmitter arrives with the MSB first you must reverse the data and possibly mask-out unneeded bits, received data always comprises 32 bits, regardless of how many you actually transmitted. For example, if you received 8-bit data you would use an REV D instruction followed by a TRIML D, #8' instruction to LSB-justify the received data. That is, put the LSB into the right-most bit in a long value.</w:t>
      </w:r>
    </w:p>
    <w:p w:rsidRPr="00000000" w:rsidDel="00000000" w:rsidRDefault="00000000" w:rsidR="00000000" w:rsidP="00000000" w14:paraId="0000061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1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following example includes code for a positive-edge clocked transmission and a positive-edge reception. It uses two Smart Pins, or four physical pins.</w:t>
      </w:r>
    </w:p>
    <w:p w:rsidRPr="00000000" w:rsidDel="00000000" w:rsidRDefault="00000000" w:rsidR="00000000" w:rsidP="00000000" w14:paraId="0000061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1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61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1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Synchronous serial transmission, Rev. 4, 06-15-2020 at 1450 MDT</w:t>
      </w:r>
    </w:p>
    <w:p w:rsidRPr="00000000" w:rsidDel="00000000" w:rsidRDefault="00000000" w:rsidR="00000000" w:rsidP="00000000" w14:paraId="0000061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'positive edge-trigger (Jon Titus)</w:t>
      </w:r>
    </w:p>
    <w:p w:rsidRPr="00000000" w:rsidDel="00000000" w:rsidRDefault="00000000" w:rsidR="00000000" w:rsidP="00000000" w14:paraId="0000061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1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61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clkout   = 40     ' Pin P40       'Xmtr clock out, P31</w:t>
      </w:r>
    </w:p>
    <w:p w:rsidRPr="00000000" w:rsidDel="00000000" w:rsidRDefault="00000000" w:rsidR="00000000" w:rsidP="00000000" w14:paraId="0000061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txout    = 41     ' Pin P41       'Xmtr data out, to P30</w:t>
      </w:r>
    </w:p>
    <w:p w:rsidRPr="00000000" w:rsidDel="00000000" w:rsidRDefault="00000000" w:rsidR="00000000" w:rsidP="00000000" w14:paraId="0000061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rxin     = 30     ' Pin P30       'Receiver data in</w:t>
      </w:r>
    </w:p>
    <w:p w:rsidRPr="00000000" w:rsidDel="00000000" w:rsidRDefault="00000000" w:rsidR="00000000" w:rsidP="00000000" w14:paraId="0000061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rxclkin  = 31     ' Pin P31       'Receiver clock in</w:t>
      </w:r>
    </w:p>
    <w:p w:rsidRPr="00000000" w:rsidDel="00000000" w:rsidRDefault="00000000" w:rsidR="00000000" w:rsidP="00000000" w14:paraId="0000061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'Remember to connect these pins as noted!     </w:t>
        <w:tab/>
      </w:r>
    </w:p>
    <w:p w:rsidRPr="00000000" w:rsidDel="00000000" w:rsidRDefault="00000000" w:rsidR="00000000" w:rsidP="00000000" w14:paraId="0000061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tab/>
      </w:r>
    </w:p>
    <w:p w:rsidRPr="00000000" w:rsidDel="00000000" w:rsidRDefault="00000000" w:rsidR="00000000" w:rsidP="00000000" w14:paraId="0000062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org 0      </w:t>
      </w:r>
    </w:p>
    <w:p w:rsidRPr="00000000" w:rsidDel="00000000" w:rsidRDefault="00000000" w:rsidR="00000000" w:rsidP="00000000" w14:paraId="0000062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coginit</w:t>
        <w:tab/>
        <w:t xml:space="preserve">id, ##@sync_receive     'Initialize an available cog</w:t>
      </w:r>
    </w:p>
    <w:p w:rsidRPr="00000000" w:rsidDel="00000000" w:rsidRDefault="00000000" w:rsidR="00000000" w:rsidP="00000000" w14:paraId="0000062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for sync receive</w:t>
      </w:r>
    </w:p>
    <w:p w:rsidRPr="00000000" w:rsidDel="00000000" w:rsidRDefault="00000000" w:rsidR="00000000" w:rsidP="00000000" w14:paraId="0000062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Sync-serial transmit of data at set intervals.</w:t>
      </w:r>
    </w:p>
    <w:p w:rsidRPr="00000000" w:rsidDel="00000000" w:rsidRDefault="00000000" w:rsidR="00000000" w:rsidP="00000000" w14:paraId="0000062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r>
    </w:p>
    <w:p w:rsidRPr="00000000" w:rsidDel="00000000" w:rsidRDefault="00000000" w:rsidR="00000000" w:rsidP="00000000" w14:paraId="0000062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#txout                    'Transmitter setup</w:t>
      </w:r>
    </w:p>
    <w:p w:rsidRPr="00000000" w:rsidDel="00000000" w:rsidRDefault="00000000" w:rsidR="00000000" w:rsidP="00000000" w14:paraId="0000062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sync_tx_mode, #txout      'Set sync tx mode pin 41</w:t>
      </w:r>
    </w:p>
    <w:p w:rsidRPr="00000000" w:rsidDel="00000000" w:rsidRDefault="00000000" w:rsidR="00000000" w:rsidP="00000000" w14:paraId="0000062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#%1_00111,    #txout     'Set up stop/start mode,</w:t>
      </w:r>
    </w:p>
    <w:p w:rsidRPr="00000000" w:rsidDel="00000000" w:rsidRDefault="00000000" w:rsidR="00000000" w:rsidP="00000000" w14:paraId="0000062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8 bits (7 + 1)</w:t>
      </w:r>
    </w:p>
    <w:p w:rsidRPr="00000000" w:rsidDel="00000000" w:rsidRDefault="00000000" w:rsidR="00000000" w:rsidP="00000000" w14:paraId="0000062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dirh</w:t>
        <w:tab/>
        <w:t xml:space="preserve">#txout                    'Enable xmtr output</w:t>
      </w:r>
    </w:p>
    <w:p w:rsidRPr="00000000" w:rsidDel="00000000" w:rsidRDefault="00000000" w:rsidR="00000000" w:rsidP="00000000" w14:paraId="0000062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r>
    </w:p>
    <w:p w:rsidRPr="00000000" w:rsidDel="00000000" w:rsidRDefault="00000000" w:rsidR="00000000" w:rsidP="00000000" w14:paraId="0000062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dirl    #clkout                   'Clock output setup</w:t>
      </w:r>
    </w:p>
    <w:p w:rsidRPr="00000000" w:rsidDel="00000000" w:rsidRDefault="00000000" w:rsidR="00000000" w:rsidP="00000000" w14:paraId="0000062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clock_mode,  #clkout       'Set pin as transition-</w:t>
      </w:r>
    </w:p>
    <w:p w:rsidRPr="00000000" w:rsidDel="00000000" w:rsidRDefault="00000000" w:rsidR="00000000" w:rsidP="00000000" w14:paraId="0000062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'output mode</w:t>
      </w:r>
    </w:p>
    <w:p w:rsidRPr="00000000" w:rsidDel="00000000" w:rsidRDefault="00000000" w:rsidR="00000000" w:rsidP="00000000" w14:paraId="0000062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wxpin</w:t>
        <w:tab/>
        <w:t xml:space="preserve">##$1000,     #clkout       'Set output base period</w:t>
      </w:r>
    </w:p>
    <w:p w:rsidRPr="00000000" w:rsidDel="00000000" w:rsidRDefault="00000000" w:rsidR="00000000" w:rsidP="00000000" w14:paraId="0000062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dirh</w:t>
        <w:tab/>
        <w:t xml:space="preserve">             #clkout       'Enable clock-output</w:t>
      </w:r>
    </w:p>
    <w:p w:rsidRPr="00000000" w:rsidDel="00000000" w:rsidRDefault="00000000" w:rsidR="00000000" w:rsidP="00000000" w14:paraId="0000063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.loop</w:t>
        <w:tab/>
        <w:t xml:space="preserve">waitx</w:t>
        <w:tab/>
        <w:t xml:space="preserve">  ##10_000_000</w:t>
        <w:tab/>
        <w:tab/>
        <w:tab/>
        <w:t xml:space="preserve">      'Delay</w:t>
      </w:r>
    </w:p>
    <w:p w:rsidRPr="00000000" w:rsidDel="00000000" w:rsidRDefault="00000000" w:rsidR="00000000" w:rsidP="00000000" w14:paraId="0000063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 xml:space="preserve">   wypin</w:t>
        <w:tab/>
        <w:t xml:space="preserve">##$11,       #txout         '8-bit data to transmit</w:t>
      </w:r>
    </w:p>
    <w:p w:rsidRPr="00000000" w:rsidDel="00000000" w:rsidRDefault="00000000" w:rsidR="00000000" w:rsidP="00000000" w14:paraId="0000063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w:t>
        <w:tab/>
        <w:t xml:space="preserve">#16,         #clkout        'Start clock, transmit</w:t>
      </w:r>
    </w:p>
    <w:p w:rsidRPr="00000000" w:rsidDel="00000000" w:rsidRDefault="00000000" w:rsidR="00000000" w:rsidP="00000000" w14:paraId="0000063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w:t>
        <w:tab/>
        <w:t xml:space="preserve">#.loop</w:t>
        <w:tab/>
        <w:tab/>
        <w:tab/>
        <w:tab/>
        <w:t xml:space="preserve"> 'Continue to transmit</w:t>
      </w:r>
    </w:p>
    <w:p w:rsidRPr="00000000" w:rsidDel="00000000" w:rsidRDefault="00000000" w:rsidR="00000000" w:rsidP="00000000" w14:paraId="0000063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sync_tx_mode    long</w:t>
      </w:r>
    </w:p>
    <w:p w:rsidRPr="00000000" w:rsidDel="00000000" w:rsidRDefault="00000000" w:rsidR="00000000" w:rsidP="00000000" w14:paraId="0000063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%0000_1111_000_0000000000000_01_11100_0</w:t>
        <w:tab/>
        <w:t xml:space="preserve">'Positive-edge clock mode</w:t>
      </w:r>
    </w:p>
    <w:p w:rsidRPr="00000000" w:rsidDel="00000000" w:rsidRDefault="00000000" w:rsidR="00000000" w:rsidP="00000000" w14:paraId="0000063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clock_mode</w:t>
        <w:tab/>
        <w:t xml:space="preserve">     long</w:t>
      </w:r>
    </w:p>
    <w:p w:rsidRPr="00000000" w:rsidDel="00000000" w:rsidRDefault="00000000" w:rsidR="00000000" w:rsidP="00000000" w14:paraId="0000063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%0000_0000_000_000000_0_000000_01_00101_0</w:t>
        <w:tab/>
        <w:t xml:space="preserve">'Clock-mode</w:t>
      </w:r>
    </w:p>
    <w:p w:rsidRPr="00000000" w:rsidDel="00000000" w:rsidRDefault="00000000" w:rsidR="00000000" w:rsidP="00000000" w14:paraId="0000063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3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id</w:t>
        <w:tab/>
        <w:t xml:space="preserve">        long 16</w:t>
        <w:tab/>
        <w:tab/>
        <w:tab/>
        <w:tab/>
        <w:t xml:space="preserve">      'Need but, but not used</w:t>
      </w:r>
    </w:p>
    <w:p w:rsidRPr="00000000" w:rsidDel="00000000" w:rsidRDefault="00000000" w:rsidR="00000000" w:rsidP="00000000" w14:paraId="0000063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4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4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t>
      </w:r>
    </w:p>
    <w:p w:rsidRPr="00000000" w:rsidDel="00000000" w:rsidRDefault="00000000" w:rsidR="00000000" w:rsidP="00000000" w14:paraId="0000064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Sync-serial receive, data to 8 LEDs on P7-P0</w:t>
      </w:r>
    </w:p>
    <w:p w:rsidRPr="00000000" w:rsidDel="00000000" w:rsidRDefault="00000000" w:rsidR="00000000" w:rsidP="00000000" w14:paraId="0000064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This software runs in a separate cog</w:t>
        <w:tab/>
      </w:r>
    </w:p>
    <w:p w:rsidRPr="00000000" w:rsidDel="00000000" w:rsidRDefault="00000000" w:rsidR="00000000" w:rsidP="00000000" w14:paraId="0000064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4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org 0</w:t>
      </w:r>
    </w:p>
    <w:p w:rsidRPr="00000000" w:rsidDel="00000000" w:rsidRDefault="00000000" w:rsidR="00000000" w:rsidP="00000000" w14:paraId="0000064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sync_receive  </w:t>
        <w:tab/>
        <w:t xml:space="preserve">mov dira, ##$00FF     'Pins P7--P0 set as outputs</w:t>
      </w:r>
    </w:p>
    <w:p w:rsidRPr="00000000" w:rsidDel="00000000" w:rsidRDefault="00000000" w:rsidR="00000000" w:rsidP="00000000" w14:paraId="0000064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r>
    </w:p>
    <w:p w:rsidRPr="00000000" w:rsidDel="00000000" w:rsidRDefault="00000000" w:rsidR="00000000" w:rsidP="00000000" w14:paraId="0000064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dirl #rxin                    'Reset receiver Smart Pin</w:t>
      </w:r>
    </w:p>
    <w:p w:rsidRPr="00000000" w:rsidDel="00000000" w:rsidRDefault="00000000" w:rsidR="00000000" w:rsidP="00000000" w14:paraId="0000064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sync_rx_mode, #rxin</w:t>
        <w:tab/>
        <w:t xml:space="preserve">'Set sync receiver mode</w:t>
      </w:r>
    </w:p>
    <w:p w:rsidRPr="00000000" w:rsidDel="00000000" w:rsidRDefault="00000000" w:rsidR="00000000" w:rsidP="00000000" w14:paraId="0000064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#%1_00111, #rxin</w:t>
        <w:tab/>
        <w:tab/>
        <w:t xml:space="preserve">'Set receiver to sample on B-</w:t>
      </w:r>
    </w:p>
    <w:p w:rsidRPr="00000000" w:rsidDel="00000000" w:rsidRDefault="00000000" w:rsidR="00000000" w:rsidP="00000000" w14:paraId="0000064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input edge</w:t>
      </w:r>
    </w:p>
    <w:p w:rsidRPr="00000000" w:rsidDel="00000000" w:rsidRDefault="00000000" w:rsidR="00000000" w:rsidP="00000000" w14:paraId="0000064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#rxin</w:t>
        <w:tab/>
        <w:tab/>
        <w:tab/>
        <w:t xml:space="preserve">      'Enable Smart-Pin sync receiver</w:t>
      </w:r>
    </w:p>
    <w:p w:rsidRPr="00000000" w:rsidDel="00000000" w:rsidRDefault="00000000" w:rsidR="00000000" w:rsidP="00000000" w14:paraId="0000064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4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.test_loop</w:t>
        <w:tab/>
        <w:t xml:space="preserve">testp #rxin  wc</w:t>
        <w:tab/>
        <w:tab/>
        <w:tab/>
        <w:t xml:space="preserve">'Wait in loop IN flag = set</w:t>
      </w:r>
    </w:p>
    <w:p w:rsidRPr="00000000" w:rsidDel="00000000" w:rsidRDefault="00000000" w:rsidR="00000000" w:rsidP="00000000" w14:paraId="0000064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nop</w:t>
      </w:r>
    </w:p>
    <w:p w:rsidRPr="00000000" w:rsidDel="00000000" w:rsidRDefault="00000000" w:rsidR="00000000" w:rsidP="00000000" w14:paraId="0000065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w:t>
        <w:tab/>
        <w:tab/>
        <w:t xml:space="preserve">jmp #.test_loop</w:t>
        <w:tab/>
        <w:tab/>
        <w:tab/>
        <w:t xml:space="preserve">'If no C flag, repeat testing</w:t>
      </w:r>
    </w:p>
    <w:p w:rsidRPr="00000000" w:rsidDel="00000000" w:rsidRDefault="00000000" w:rsidR="00000000" w:rsidP="00000000" w14:paraId="0000065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rqpin rcvd_data, #rxin</w:t>
        <w:tab/>
        <w:t xml:space="preserve">'Put 32-bit data (see text) in</w:t>
      </w:r>
    </w:p>
    <w:p w:rsidRPr="00000000" w:rsidDel="00000000" w:rsidRDefault="00000000" w:rsidR="00000000" w:rsidP="00000000" w14:paraId="0000065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rcvd_data</w:t>
      </w:r>
    </w:p>
    <w:p w:rsidRPr="00000000" w:rsidDel="00000000" w:rsidRDefault="00000000" w:rsidR="00000000" w:rsidP="00000000" w14:paraId="0000065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shr rcvd_data, #24</w:t>
        <w:tab/>
        <w:tab/>
        <w:t xml:space="preserve">'shift-right 24 bit places to</w:t>
      </w:r>
    </w:p>
    <w:p w:rsidRPr="00000000" w:rsidDel="00000000" w:rsidRDefault="00000000" w:rsidR="00000000" w:rsidP="00000000" w14:paraId="0000065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align LSB at bit 0</w:t>
      </w:r>
    </w:p>
    <w:p w:rsidRPr="00000000" w:rsidDel="00000000" w:rsidRDefault="00000000" w:rsidR="00000000" w:rsidP="00000000" w14:paraId="0000065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mov outa, rcvd_data</w:t>
        <w:tab/>
        <w:tab/>
        <w:t xml:space="preserve">'Send 8 bit data to LEDs</w:t>
      </w:r>
    </w:p>
    <w:p w:rsidRPr="00000000" w:rsidDel="00000000" w:rsidRDefault="00000000" w:rsidR="00000000" w:rsidP="00000000" w14:paraId="0000065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ab/>
        <w:tab/>
        <w:t xml:space="preserve">jmp #.test_loop</w:t>
        <w:tab/>
        <w:tab/>
        <w:tab/>
        <w:t xml:space="preserve">'Continue to rcv and display</w:t>
      </w:r>
    </w:p>
    <w:p w:rsidRPr="00000000" w:rsidDel="00000000" w:rsidRDefault="00000000" w:rsidR="00000000" w:rsidP="00000000" w14:paraId="0000065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 data</w:t>
      </w:r>
    </w:p>
    <w:p w:rsidRPr="00000000" w:rsidDel="00000000" w:rsidRDefault="00000000" w:rsidR="00000000" w:rsidP="00000000" w14:paraId="0000065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5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sync_rx_mode    long  </w:t>
      </w:r>
      <w:sdt>
        <w:sdtPr>
          <w:id w:val="1743749756"/>
          <w:tag w:val="goog_rdk_68"/>
        </w:sdtPr>
        <w:sdtContent/>
      </w:sdt>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%0000_0001_000_0000000000000_01_11101_0</w:t>
      </w:r>
      <w:r w:rsidRPr="00000000" w:rsidDel="00000000" w:rsidR="00000000">
        <w:rPr>
          <w:rtl w:val="0"/>
        </w:rPr>
      </w:r>
    </w:p>
    <w:p w:rsidRPr="00000000" w:rsidDel="00000000" w:rsidRDefault="00000000" w:rsidR="00000000" w:rsidP="00000000" w14:paraId="0000065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5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rcvd_data</w:t>
        <w:tab/>
        <w:t xml:space="preserve">long</w:t>
        <w:tab/>
        <w:t xml:space="preserve">$00</w:t>
      </w:r>
    </w:p>
    <w:p w:rsidRPr="00000000" w:rsidDel="00000000" w:rsidRDefault="00000000" w:rsidR="00000000" w:rsidP="00000000" w14:paraId="0000065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5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p w:rsidRPr="00000000" w:rsidDel="00000000" w:rsidRDefault="00000000" w:rsidR="00000000" w:rsidP="00000000" w14:paraId="0000065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5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%11110:  Asynchronous serial transmit (AST)</w:t>
      </w:r>
    </w:p>
    <w:p w:rsidRPr="00000000" w:rsidDel="00000000" w:rsidRDefault="00000000" w:rsidR="00000000" w:rsidP="00000000" w14:paraId="0000066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This mode lets a Smart Pin transmit as many as 32 bits at a programmable bit rate. Each transm</w:t>
      </w:r>
      <w:sdt>
        <w:sdtPr>
          <w:tag w:val="goog_rdk_75"/>
        </w:sdtPr>
        <w:sdtContent>
          <w:commentRangeStart w:id="5"/>
        </w:sdtContent>
      </w:sdt>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ission starts with a logic-0 "start" bit and en</w:t>
      </w:r>
      <w:commentRangeEnd w:id="5"/>
      <w:r>
        <w:rPr>
          <w:rStyle w:val="CommentReference"/>
        </w:rPr>
        <w:commentReference w:id="5"/>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ds with a logic-1 "stop" bit. The transmission does not include a parity bit, but you could calculate one and insert it in the data at MSB + 1. (Note 1.)  If you insert a parity bit, remember to include it when you count the number of bits to transmit, but don't exceed 32 bits.</w:t>
      </w:r>
    </w:p>
    <w:p w:rsidRPr="00000000" w:rsidDel="00000000" w:rsidRDefault="00000000" w:rsidR="00000000" w:rsidP="00000000" w14:paraId="0000066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a WRPIN instruction to establish the pin mode:</w:t>
      </w:r>
    </w:p>
    <w:p w:rsidRPr="00000000" w:rsidDel="00000000" w:rsidRDefault="00000000" w:rsidR="00000000" w:rsidP="00000000" w14:paraId="0000066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New" w:cs="Courier New" w:eastAsia="Courier New" w:ascii="Courier New"/>
          <w:b w:val="0"/>
          <w:bCs w:val="0"/>
          <w:i w:val="0"/>
          <w:iCs w:val="0"/>
          <w:smallCaps w:val="0"/>
          <w:strike w:val="0"/>
          <w:color w:val="000000"/>
          <w:sz w:val="26"/>
          <w:szCs w:val="26"/>
          <w:u w:val="none"/>
          <w:shd w:val="clear" w:fill="auto"/>
          <w:vertAlign w:val="baseline"/>
        </w:rPr>
      </w:pPr>
      <w:r w:rsidRPr="00000000" w:rsidDel="00000000" w:rsidR="00000000">
        <w:rPr>
          <w:rtl w:val="0"/>
        </w:rPr>
      </w:r>
    </w:p>
    <w:p w:rsidRPr="00000000" w:rsidDel="00000000" w:rsidRDefault="00000000" w:rsidR="00000000" w:rsidP="00000000" w14:paraId="0000066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tx_pin  = 20</w:t>
      </w:r>
    </w:p>
    <w:p w:rsidRPr="00000000" w:rsidDel="00000000" w:rsidRDefault="00000000" w:rsidR="00000000" w:rsidP="00000000" w14:paraId="0000066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txmode  = %0000_0000_000_0000000000000_01_11110_0</w:t>
      </w:r>
    </w:p>
    <w:p w:rsidRPr="00000000" w:rsidDel="00000000" w:rsidRDefault="00000000" w:rsidR="00000000" w:rsidP="00000000" w14:paraId="0000066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wrpin   ##txmode, #txpin </w:t>
      </w:r>
    </w:p>
    <w:p w:rsidRPr="00000000" w:rsidDel="00000000" w:rsidRDefault="00000000" w:rsidR="00000000" w:rsidP="00000000" w14:paraId="0000066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Next, a WXPIN instruction must set the bit rate (bits/sec) and the number of bits to transmit:</w:t>
      </w:r>
    </w:p>
    <w:p w:rsidRPr="00000000" w:rsidDel="00000000" w:rsidRDefault="00000000" w:rsidR="00000000" w:rsidP="00000000" w14:paraId="0000066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Register X bits X[31:16] set the number of system-clock periods in a bit period. In a case where your calculated bit rate leaves bits X[31:26] are all zero, bits X[15:10] let you set a base-2 fraction of a system-clock period to obtain an accurate bit-per-second transmission rate. First calculate the bit-period value:</w:t>
      </w:r>
    </w:p>
    <w:p w:rsidRPr="00000000" w:rsidDel="00000000" w:rsidRDefault="00000000" w:rsidR="00000000" w:rsidP="00000000" w14:paraId="0000066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system-clocks/bit = system-clock-frequency  /  bits-per-second</w:t>
      </w:r>
    </w:p>
    <w:p w:rsidRPr="00000000" w:rsidDel="00000000" w:rsidRDefault="00000000" w:rsidR="00000000" w:rsidP="00000000" w14:paraId="0000066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6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a 100-MHz system clock and 115,200 bps:</w:t>
      </w:r>
    </w:p>
    <w:p w:rsidRPr="00000000" w:rsidDel="00000000" w:rsidRDefault="00000000" w:rsidR="00000000" w:rsidP="00000000" w14:paraId="0000067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100,000,000 / 115,200  =  868.1 system-clocks/bit</w:t>
      </w:r>
    </w:p>
    <w:p w:rsidRPr="00000000" w:rsidDel="00000000" w:rsidRDefault="00000000" w:rsidR="00000000" w:rsidP="00000000" w14:paraId="0000067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Then use one of the following methods to create the X[31:10] value:</w:t>
      </w:r>
    </w:p>
    <w:p w:rsidRPr="00000000" w:rsidDel="00000000" w:rsidRDefault="00000000" w:rsidR="00000000" w:rsidP="00000000" w14:paraId="0000067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($system-clocks-per-bit * $1_0000) &amp; $FFFFFC00</w:t>
      </w:r>
    </w:p>
    <w:p w:rsidRPr="00000000" w:rsidDel="00000000" w:rsidRDefault="00000000" w:rsidR="00000000" w:rsidP="00000000" w14:paraId="0000067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  (($system-clocks-per-bit &lt;&lt; 16 ) &amp; $FFFFFC00)</w:t>
      </w:r>
    </w:p>
    <w:p w:rsidRPr="00000000" w:rsidDel="00000000" w:rsidRDefault="00000000" w:rsidR="00000000" w:rsidP="00000000" w14:paraId="0000067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the 115,200 bps transmission example above, at this point:</w:t>
      </w:r>
    </w:p>
    <w:p w:rsidRPr="00000000" w:rsidDel="00000000" w:rsidRDefault="00000000" w:rsidR="00000000" w:rsidP="00000000" w14:paraId="0000067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X[31:0] = $3640_C000</w:t>
      </w:r>
    </w:p>
    <w:p w:rsidRPr="00000000" w:rsidDel="00000000" w:rsidRDefault="00000000" w:rsidR="00000000" w:rsidP="00000000" w14:paraId="0000067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X-register bits X[4:0] set the number of bits to transmit,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minus 1</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 value of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seven</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for example, set the transmission size to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eight bits</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Note: This number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does not</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include the start bit or the stop bit.</w:t>
      </w:r>
    </w:p>
    <w:p w:rsidRPr="00000000" w:rsidDel="00000000" w:rsidRDefault="00000000" w:rsidR="00000000" w:rsidP="00000000" w14:paraId="0000067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7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bit_period = $3640_C00</w:t>
      </w:r>
      <w:r w:rsidRPr="00000000" w:rsidDel="00000000" w:rsidR="00000000">
        <w:rPr>
          <w:rFonts w:hAnsi="Courier" w:cs="Courier" w:eastAsia="Courier" w:ascii="Courier"/>
          <w:b w:val="1"/>
          <w:bCs w:val="1"/>
          <w:i w:val="0"/>
          <w:iCs w:val="0"/>
          <w:smallCaps w:val="0"/>
          <w:strike w:val="0"/>
          <w:color w:val="000000"/>
          <w:sz w:val="24"/>
          <w:szCs w:val="24"/>
          <w:u w:val="none"/>
          <w:shd w:val="clear" w:fill="auto"/>
          <w:vertAlign w:val="baseline"/>
          <w:rtl w:val="0"/>
        </w:rPr>
        <w:t xml:space="preserve">7</w:t>
      </w:r>
      <w:r w:rsidRPr="00000000" w:rsidDel="00000000" w:rsidR="00000000">
        <w:rPr>
          <w:rtl w:val="0"/>
        </w:rPr>
      </w:r>
    </w:p>
    <w:p w:rsidRPr="00000000" w:rsidDel="00000000" w:rsidRDefault="00000000" w:rsidR="00000000" w:rsidP="00000000" w14:paraId="0000068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6"/>
          <w:szCs w:val="26"/>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6"/>
          <w:szCs w:val="26"/>
          <w:u w:val="none"/>
          <w:shd w:val="clear" w:fill="auto"/>
          <w:vertAlign w:val="baseline"/>
          <w:rtl w:val="0"/>
        </w:rPr>
        <w:t xml:space="preserve">wxpin   ##bit_period,  #txpin</w:t>
      </w:r>
    </w:p>
    <w:p w:rsidRPr="00000000" w:rsidDel="00000000" w:rsidRDefault="00000000" w:rsidR="00000000" w:rsidP="00000000" w14:paraId="0000068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New" w:cs="Courier New" w:eastAsia="Courier New" w:ascii="Courier New"/>
          <w:b w:val="0"/>
          <w:bCs w:val="0"/>
          <w:i w:val="0"/>
          <w:iCs w:val="0"/>
          <w:smallCaps w:val="0"/>
          <w:strike w:val="0"/>
          <w:color w:val="000000"/>
          <w:sz w:val="26"/>
          <w:szCs w:val="26"/>
          <w:u w:val="none"/>
          <w:shd w:val="clear" w:fill="e0ead4"/>
          <w:vertAlign w:val="baseline"/>
        </w:rPr>
      </w:pPr>
      <w:r w:rsidRPr="00000000" w:rsidDel="00000000" w:rsidR="00000000">
        <w:rPr>
          <w:rtl w:val="0"/>
        </w:rPr>
      </w:r>
    </w:p>
    <w:p w:rsidRPr="00000000" w:rsidDel="00000000" w:rsidRDefault="00000000" w:rsidR="00000000" w:rsidP="00000000" w14:paraId="0000068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To transmit, load data into the Smart Pin's Y register.  Eight-bit data would go into bits Y[7:0]; 10-bit data, for example, would go into bits Y[9:0].  Your data first goes into a single-stage buffer before it advances to a shift register, or "shifter," for output. This buffering arrangement makes it possible to keep the "shifter" constantly busy, so no gaps exist between data transmissions. Whenever data moves from the buffer to the shifter, the Smart Pin raises its IN flag to indicate software may load new data for transmission.</w:t>
      </w:r>
    </w:p>
    <w:p w:rsidRPr="00000000" w:rsidDel="00000000" w:rsidRDefault="00000000" w:rsidR="00000000" w:rsidP="00000000" w14:paraId="0000068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8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example below uses a TESTP instruction to check the buffer for an empty condition. A logic-1 in the resulting carry flag (C) signifies "buffer empty," so you may load the next data to send. You could use an RDPIN or RQPIN instruction instead and again monitor C (carry) bit. During reset (DIR=0) the pin output is held at a logic-1.  This mode overrides OUT to control the pin's output state.</w:t>
      </w:r>
    </w:p>
    <w:p w:rsidRPr="00000000" w:rsidDel="00000000" w:rsidRDefault="00000000" w:rsidR="00000000" w:rsidP="00000000" w14:paraId="0000068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8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Note 1</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You can obtain parity information for a n-bit value by using an OR instruction with a logic-1 for each bit in your data. Assume my_data holds 10 bits:</w:t>
      </w:r>
    </w:p>
    <w:p w:rsidRPr="00000000" w:rsidDel="00000000" w:rsidRDefault="00000000" w:rsidR="00000000" w:rsidP="00000000" w14:paraId="0000068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8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parity      = 0</w:t>
      </w:r>
    </w:p>
    <w:p w:rsidRPr="00000000" w:rsidDel="00000000" w:rsidRDefault="00000000" w:rsidR="00000000" w:rsidP="00000000" w14:paraId="0000068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my_data     = $3A2</w:t>
      </w:r>
    </w:p>
    <w:p w:rsidRPr="00000000" w:rsidDel="00000000" w:rsidRDefault="00000000" w:rsidR="00000000" w:rsidP="00000000" w14:paraId="0000068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OR my_data, #$1111111111  wc</w:t>
      </w:r>
    </w:p>
    <w:p w:rsidRPr="00000000" w:rsidDel="00000000" w:rsidRDefault="00000000" w:rsidR="00000000" w:rsidP="00000000" w14:paraId="0000068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if_c mov parity, #1</w:t>
      </w:r>
    </w:p>
    <w:p w:rsidRPr="00000000" w:rsidDel="00000000" w:rsidRDefault="00000000" w:rsidR="00000000" w:rsidP="00000000" w14:paraId="0000068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8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8f51"/>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Carry flag indicates the parity. </w:t>
      </w:r>
      <w:r w:rsidRPr="00000000" w:rsidDel="00000000" w:rsidR="00000000">
        <w:rPr>
          <w:rFonts w:hAnsi="Helvetica Neue" w:cs="Helvetica Neue" w:eastAsia="Helvetica Neue" w:ascii="Helvetica Neue"/>
          <w:b w:val="0"/>
          <w:bCs w:val="0"/>
          <w:i w:val="0"/>
          <w:iCs w:val="0"/>
          <w:smallCaps w:val="0"/>
          <w:strike w:val="0"/>
          <w:color w:val="008f51"/>
          <w:sz w:val="24"/>
          <w:szCs w:val="24"/>
          <w:u w:val="none"/>
          <w:shd w:val="clear" w:fill="auto"/>
          <w:vertAlign w:val="baseline"/>
          <w:rtl w:val="0"/>
        </w:rPr>
        <w:t xml:space="preserve">How does Carry indicate parity?  1 = even?,  0 = odd?</w:t>
      </w:r>
    </w:p>
    <w:p w:rsidRPr="00000000" w:rsidDel="00000000" w:rsidRDefault="00000000" w:rsidR="00000000" w:rsidP="00000000" w14:paraId="0000068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8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Note 2</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The Smart Pin produced a logic-0 output prior to its first transmission (below left), which eliminates the logic-0 start bit.  To avoid that condition and start with a Smart Pin logic-1 output (below right), send data with all 1's, such as $FF to clear the shifter.  The following transmissions will all start from a logic-1 shifter.  The following transmissions will all start from a logic-1 transmissions.</w:t>
      </w:r>
    </w:p>
    <w:p w:rsidRPr="00000000" w:rsidDel="00000000" w:rsidRDefault="00000000" w:rsidR="00000000" w:rsidP="00000000" w14:paraId="0000069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r w:rsidRPr="00000000" w:rsidDel="00000000" w:rsidR="00000000">
        <w:drawing>
          <wp:anchor simplePos="0" behindDoc="0" distL="152400" hidden="0" allowOverlap="1" relativeHeight="0" layoutInCell="1" distT="152400" locked="0" distB="152400" distR="152400">
            <wp:simplePos x="0" y="0"/>
            <wp:positionH relativeFrom="column">
              <wp:posOffset>176528</wp:posOffset>
            </wp:positionH>
            <wp:positionV relativeFrom="paragraph">
              <wp:posOffset>306256</wp:posOffset>
            </wp:positionV>
            <wp:extent cx="2549340" cy="1216288"/>
            <wp:effectExtent b="0" r="0" t="0" l="0"/>
            <wp:wrapTopAndBottom distT="152400" distB="152400"/>
            <wp:docPr name="image21.png" id="1073741901"/>
            <a:graphic>
              <a:graphicData uri="http://schemas.openxmlformats.org/drawingml/2006/picture">
                <pic:pic>
                  <pic:nvPicPr>
                    <pic:cNvPr name="image21.png" id="0"/>
                    <pic:cNvPicPr preferRelativeResize="0"/>
                  </pic:nvPicPr>
                  <pic:blipFill>
                    <a:blip r:embed="rId35"/>
                    <a:srcRect b="0" r="0" t="0" l="0"/>
                    <a:stretch>
                      <a:fillRect/>
                    </a:stretch>
                  </pic:blipFill>
                  <pic:spPr>
                    <a:xfrm>
                      <a:off x="0" y="0"/>
                      <a:ext cx="2549340" cy="1216288"/>
                    </a:xfrm>
                    <a:prstGeom prst="rect"/>
                    <a:ln/>
                  </pic:spPr>
                </pic:pic>
              </a:graphicData>
            </a:graphic>
          </wp:anchor>
        </w:drawing>
      </w:r>
      <w:r w:rsidRPr="00000000" w:rsidDel="00000000" w:rsidR="00000000">
        <w:drawing>
          <wp:anchor simplePos="0" behindDoc="0" distL="152400" hidden="0" allowOverlap="1" relativeHeight="0" layoutInCell="1" distT="152400" locked="0" distB="152400" distR="152400">
            <wp:simplePos x="0" y="0"/>
            <wp:positionH relativeFrom="column">
              <wp:posOffset>3280409</wp:posOffset>
            </wp:positionH>
            <wp:positionV relativeFrom="paragraph">
              <wp:posOffset>224072</wp:posOffset>
            </wp:positionV>
            <wp:extent cx="2848423" cy="1298471"/>
            <wp:effectExtent b="0" r="0" t="0" l="0"/>
            <wp:wrapTopAndBottom distT="152400" distB="152400"/>
            <wp:docPr name="image9.png" id="1073741895"/>
            <a:graphic>
              <a:graphicData uri="http://schemas.openxmlformats.org/drawingml/2006/picture">
                <pic:pic>
                  <pic:nvPicPr>
                    <pic:cNvPr name="image9.png" id="0"/>
                    <pic:cNvPicPr preferRelativeResize="0"/>
                  </pic:nvPicPr>
                  <pic:blipFill>
                    <a:blip r:embed="rId36"/>
                    <a:srcRect b="0" r="0" t="0" l="0"/>
                    <a:stretch>
                      <a:fillRect/>
                    </a:stretch>
                  </pic:blipFill>
                  <pic:spPr>
                    <a:xfrm>
                      <a:off x="0" y="0"/>
                      <a:ext cx="2848423" cy="1298471"/>
                    </a:xfrm>
                    <a:prstGeom prst="rect"/>
                    <a:ln/>
                  </pic:spPr>
                </pic:pic>
              </a:graphicData>
            </a:graphic>
          </wp:anchor>
        </w:drawing>
      </w:r>
    </w:p>
    <w:p w:rsidRPr="00000000" w:rsidDel="00000000" w:rsidRDefault="00000000" w:rsidR="00000000" w:rsidP="00000000" w14:paraId="0000069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69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9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'Async Transmit Ver 2, 6-10-2020 at 1440H MDT</w:t>
      </w:r>
    </w:p>
    <w:p w:rsidRPr="00000000" w:rsidDel="00000000" w:rsidRDefault="00000000" w:rsidR="00000000" w:rsidP="00000000" w14:paraId="0000069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9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69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9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Constants for serial-port control</w:t>
      </w:r>
    </w:p>
    <w:p w:rsidRPr="00000000" w:rsidDel="00000000" w:rsidRDefault="00000000" w:rsidR="00000000" w:rsidP="00000000" w14:paraId="0000069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txpin   = 20                             ' P20  serial out</w:t>
      </w:r>
    </w:p>
    <w:p w:rsidRPr="00000000" w:rsidDel="00000000" w:rsidRDefault="00000000" w:rsidR="00000000" w:rsidP="00000000" w14:paraId="0000069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bitper  = $3640_0007                     ' bit rate for tests</w:t>
      </w:r>
    </w:p>
    <w:p w:rsidRPr="00000000" w:rsidDel="00000000" w:rsidRDefault="00000000" w:rsidR="00000000" w:rsidP="00000000" w14:paraId="0000069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txmode  = %0000_0000_000_0000000000000_01_11110_0   'async tx mode</w:t>
      </w:r>
    </w:p>
    <w:p w:rsidRPr="00000000" w:rsidDel="00000000" w:rsidRDefault="00000000" w:rsidR="00000000" w:rsidP="00000000" w14:paraId="0000069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t>
      </w:r>
    </w:p>
    <w:p w:rsidRPr="00000000" w:rsidDel="00000000" w:rsidRDefault="00000000" w:rsidR="00000000" w:rsidP="00000000" w14:paraId="0000069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              </w:t>
      </w:r>
    </w:p>
    <w:p w:rsidRPr="00000000" w:rsidDel="00000000" w:rsidRDefault="00000000" w:rsidR="00000000" w:rsidP="00000000" w14:paraId="0000069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##txmode,  #txpin       ' Smart Pin async transmit mode</w:t>
      </w:r>
    </w:p>
    <w:p w:rsidRPr="00000000" w:rsidDel="00000000" w:rsidRDefault="00000000" w:rsidR="00000000" w:rsidP="00000000" w14:paraId="0000069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##bitper,  #txpin       ' transmit period for 8 bits</w:t>
      </w:r>
    </w:p>
    <w:p w:rsidRPr="00000000" w:rsidDel="00000000" w:rsidRDefault="00000000" w:rsidR="00000000" w:rsidP="00000000" w14:paraId="0000069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#txpin                   ' enable Smart Pin tx </w:t>
      </w:r>
    </w:p>
    <w:p w:rsidRPr="00000000" w:rsidDel="00000000" w:rsidRDefault="00000000" w:rsidR="00000000" w:rsidP="00000000" w14:paraId="000006A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6A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#$55,       #txpin       ' transmit test %01010101</w:t>
      </w:r>
    </w:p>
    <w:p w:rsidRPr="00000000" w:rsidDel="00000000" w:rsidRDefault="00000000" w:rsidR="00000000" w:rsidP="00000000" w14:paraId="000006A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6A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.flag_test  testp   #txpin  wc        ' wait for empty buffer</w:t>
      </w:r>
    </w:p>
    <w:p w:rsidRPr="00000000" w:rsidDel="00000000" w:rsidRDefault="00000000" w:rsidR="00000000" w:rsidP="00000000" w14:paraId="000006A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if_nc   jmp     #.flag_test            ' if not empty, test again</w:t>
      </w:r>
    </w:p>
    <w:p w:rsidRPr="00000000" w:rsidDel="00000000" w:rsidRDefault="00000000" w:rsidR="00000000" w:rsidP="00000000" w14:paraId="000006A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waitx   ##25_000_000 / 70      ' delay inserted for testing</w:t>
      </w:r>
    </w:p>
    <w:p w:rsidRPr="00000000" w:rsidDel="00000000" w:rsidRDefault="00000000" w:rsidR="00000000" w:rsidP="00000000" w14:paraId="000006A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wypin   #$99,        #txpin    ' send testing byte to tx pin</w:t>
      </w:r>
    </w:p>
    <w:p w:rsidRPr="00000000" w:rsidDel="00000000" w:rsidRDefault="00000000" w:rsidR="00000000" w:rsidP="00000000" w14:paraId="000006A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jmp     #.flag_test             ' transmit "forever"</w:t>
      </w:r>
    </w:p>
    <w:p w:rsidRPr="00000000" w:rsidDel="00000000" w:rsidRDefault="00000000" w:rsidR="00000000" w:rsidP="00000000" w14:paraId="000006A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A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'Thanks to Ray Rodrick,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et al</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for this software.</w:t>
      </w:r>
    </w:p>
    <w:p w:rsidRPr="00000000" w:rsidDel="00000000" w:rsidRDefault="00000000" w:rsidR="00000000" w:rsidP="00000000" w14:paraId="000006A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sdt>
      <w:sdtPr>
        <w:id w:val="313441251"/>
        <w:tag w:val="goog_rdk_69"/>
      </w:sdtPr>
      <w:sdtContent>
        <w:p w:rsidRPr="00000000" w:rsidDel="00000000" w:rsidRDefault="00000000" w:rsidR="00000000" w:rsidP="00000000" w14:paraId="000006A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1"/>
              <w:bCs w:val="1"/>
              <w:i w:val="0"/>
              <w:iCs w:val="0"/>
              <w:smallCaps w:val="0"/>
              <w:strike w:val="0"/>
              <w:color w:val="ff2600"/>
              <w:sz w:val="24"/>
              <w:szCs w:val="24"/>
              <w:u w:val="none"/>
              <w:shd w:val="clear" w:fill="auto"/>
              <w:vertAlign w:val="baseline"/>
            </w:rPr>
          </w:pPr>
          <w:r w:rsidRPr="00000000" w:rsidDel="00000000" w:rsidR="00000000">
            <w:rPr>
              <w:rFonts w:hAnsi="Courier" w:cs="Courier" w:eastAsia="Courier" w:ascii="Courier"/>
              <w:b w:val="1"/>
              <w:bCs w:val="1"/>
              <w:i w:val="0"/>
              <w:iCs w:val="0"/>
              <w:smallCaps w:val="0"/>
              <w:strike w:val="0"/>
              <w:color w:val="ff2600"/>
              <w:sz w:val="24"/>
              <w:szCs w:val="24"/>
              <w:u w:val="none"/>
              <w:shd w:val="clear" w:fill="auto"/>
              <w:vertAlign w:val="baseline"/>
              <w:rtl w:val="0"/>
            </w:rPr>
            <w:t xml:space="preserve">--------------------------------------------------------------</w:t>
          </w:r>
        </w:p>
      </w:sdtContent>
    </w:sdt>
    <w:p w:rsidRPr="00000000" w:rsidDel="00000000" w:rsidRDefault="00000000" w:rsidR="00000000" w:rsidP="00000000" w14:paraId="000006A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6A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%11111:  Asynchronous serial receive (ASR)</w:t>
      </w:r>
    </w:p>
    <w:p w:rsidRPr="00000000" w:rsidDel="00000000" w:rsidRDefault="00000000" w:rsidR="00000000" w:rsidP="00000000" w14:paraId="000006A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432ff"/>
          <w:sz w:val="24"/>
          <w:szCs w:val="24"/>
          <w:u w:val="none"/>
          <w:shd w:val="clear" w:fill="auto"/>
          <w:vertAlign w:val="baseline"/>
        </w:rPr>
      </w:pPr>
      <w:r w:rsidRPr="00000000" w:rsidDel="00000000" w:rsidR="00000000">
        <w:rPr>
          <w:rtl w:val="0"/>
        </w:rPr>
      </w:r>
    </w:p>
    <w:p w:rsidRPr="00000000" w:rsidDel="00000000" w:rsidRDefault="00000000" w:rsidR="00000000" w:rsidP="00000000" w14:paraId="000006A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Smart Pin will receive serial data with a length from 1 to as many as 32 bits at a preset bit/sec rate equal to that rate at a transmitting device.</w:t>
      </w:r>
    </w:p>
    <w:p w:rsidRPr="00000000" w:rsidDel="00000000" w:rsidRDefault="00000000" w:rsidR="00000000" w:rsidP="00000000" w14:paraId="000006B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B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Use a WRPIN instruction to establish the pin mode:</w:t>
      </w:r>
    </w:p>
    <w:p w:rsidRPr="00000000" w:rsidDel="00000000" w:rsidRDefault="00000000" w:rsidR="00000000" w:rsidP="00000000" w14:paraId="000006B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New" w:cs="Courier New" w:eastAsia="Courier New" w:ascii="Courier New"/>
          <w:b w:val="0"/>
          <w:bCs w:val="0"/>
          <w:i w:val="0"/>
          <w:iCs w:val="0"/>
          <w:smallCaps w:val="0"/>
          <w:strike w:val="0"/>
          <w:color w:val="000000"/>
          <w:sz w:val="26"/>
          <w:szCs w:val="26"/>
          <w:u w:val="none"/>
          <w:shd w:val="clear" w:fill="auto"/>
          <w:vertAlign w:val="baseline"/>
        </w:rPr>
      </w:pPr>
      <w:r w:rsidRPr="00000000" w:rsidDel="00000000" w:rsidR="00000000">
        <w:rPr>
          <w:rtl w:val="0"/>
        </w:rPr>
      </w:r>
    </w:p>
    <w:p w:rsidRPr="00000000" w:rsidDel="00000000" w:rsidRDefault="00000000" w:rsidR="00000000" w:rsidP="00000000" w14:paraId="000006B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rx_pin   = 21</w:t>
      </w:r>
    </w:p>
    <w:p w:rsidRPr="00000000" w:rsidDel="00000000" w:rsidRDefault="00000000" w:rsidR="00000000" w:rsidP="00000000" w14:paraId="000006B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bitper   = $3640_0007                     ' bit rate for tests</w:t>
      </w:r>
    </w:p>
    <w:p w:rsidRPr="00000000" w:rsidDel="00000000" w:rsidRDefault="00000000" w:rsidR="00000000" w:rsidP="00000000" w14:paraId="000006B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rxmode   = %0000_0000_000_0000000000000_00_11110_0  'rcvr mode</w:t>
      </w:r>
    </w:p>
    <w:p w:rsidRPr="00000000" w:rsidDel="00000000" w:rsidRDefault="00000000" w:rsidR="00000000" w:rsidP="00000000" w14:paraId="000006B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wrpin   ##rxmode, #rxpin </w:t>
      </w:r>
    </w:p>
    <w:p w:rsidRPr="00000000" w:rsidDel="00000000" w:rsidRDefault="00000000" w:rsidR="00000000" w:rsidP="00000000" w14:paraId="000006B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B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Next, a WXPIN instruction sets the bit rate and the number of bits to receive:</w:t>
      </w:r>
    </w:p>
    <w:p w:rsidRPr="00000000" w:rsidDel="00000000" w:rsidRDefault="00000000" w:rsidR="00000000" w:rsidP="00000000" w14:paraId="000006B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B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Bits X[31:16] set the number of system-clock periods in a bit period. In a case where bits X[31:26] are all zero, bits X[15:10] let you set a fraction of a system-clock period to obtain an accurate bit-transmission rate. First calculate the bit-period value:</w:t>
      </w:r>
    </w:p>
    <w:p w:rsidRPr="00000000" w:rsidDel="00000000" w:rsidRDefault="00000000" w:rsidR="00000000" w:rsidP="00000000" w14:paraId="000006B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B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system-clocks/bit = system-clock-frequency  /  bits-per-second</w:t>
      </w:r>
    </w:p>
    <w:p w:rsidRPr="00000000" w:rsidDel="00000000" w:rsidRDefault="00000000" w:rsidR="00000000" w:rsidP="00000000" w14:paraId="000006B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B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a 100-MHz system clock and 115,200 bps:</w:t>
      </w:r>
    </w:p>
    <w:p w:rsidRPr="00000000" w:rsidDel="00000000" w:rsidRDefault="00000000" w:rsidR="00000000" w:rsidP="00000000" w14:paraId="000006B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100,000,000 / 115,200  =  868.1 system-clocks/bit</w:t>
      </w:r>
    </w:p>
    <w:p w:rsidRPr="00000000" w:rsidDel="00000000" w:rsidRDefault="00000000" w:rsidR="00000000" w:rsidP="00000000" w14:paraId="000006C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Then use one of the following methods to create the X[31:10] value:</w:t>
      </w:r>
    </w:p>
    <w:p w:rsidRPr="00000000" w:rsidDel="00000000" w:rsidRDefault="00000000" w:rsidR="00000000" w:rsidP="00000000" w14:paraId="000006C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a.  ($system-clocks-per-bit * $1_0000) &amp; $FFFFFC00</w:t>
      </w:r>
    </w:p>
    <w:p w:rsidRPr="00000000" w:rsidDel="00000000" w:rsidRDefault="00000000" w:rsidR="00000000" w:rsidP="00000000" w14:paraId="000006C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b.  (($system-clocks-per-bit &lt;&lt; 16 ) &amp; $FFFFFC00) + ($numb_of_bits - 1)</w:t>
      </w:r>
    </w:p>
    <w:p w:rsidRPr="00000000" w:rsidDel="00000000" w:rsidRDefault="00000000" w:rsidR="00000000" w:rsidP="00000000" w14:paraId="000006C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For the 115,200 bps transmission example above, at this point:</w:t>
      </w:r>
    </w:p>
    <w:p w:rsidRPr="00000000" w:rsidDel="00000000" w:rsidRDefault="00000000" w:rsidR="00000000" w:rsidP="00000000" w14:paraId="000006C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X[31:0] = $3640_C000</w:t>
      </w:r>
    </w:p>
    <w:p w:rsidRPr="00000000" w:rsidDel="00000000" w:rsidRDefault="00000000" w:rsidR="00000000" w:rsidP="00000000" w14:paraId="000006C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The X-register bits X[4:0] set the number of bits to receive, </w:t>
      </w:r>
      <w:r w:rsidRPr="00000000" w:rsidDel="00000000" w:rsidR="00000000">
        <w:rPr>
          <w:rFonts w:hAnsi="Helvetica Neue" w:cs="Helvetica Neue" w:eastAsia="Helvetica Neue" w:ascii="Helvetica Neue"/>
          <w:b w:val="0"/>
          <w:bCs w:val="0"/>
          <w:i w:val="1"/>
          <w:iCs w:val="1"/>
          <w:smallCaps w:val="0"/>
          <w:strike w:val="0"/>
          <w:color w:val="000000"/>
          <w:sz w:val="24"/>
          <w:szCs w:val="24"/>
          <w:u w:val="none"/>
          <w:shd w:val="clear" w:fill="auto"/>
          <w:vertAlign w:val="baseline"/>
          <w:rtl w:val="0"/>
        </w:rPr>
        <w:t xml:space="preserve">minus 1</w:t>
      </w: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  A value of seven, for example, set the transmission size to eight bits. Note: This number does not include the start bit or the stop bit.</w:t>
      </w:r>
    </w:p>
    <w:p w:rsidRPr="00000000" w:rsidDel="00000000" w:rsidRDefault="00000000" w:rsidR="00000000" w:rsidP="00000000" w14:paraId="000006C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C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bit_period = $3640_C00</w:t>
      </w:r>
      <w:r w:rsidRPr="00000000" w:rsidDel="00000000" w:rsidR="00000000">
        <w:rPr>
          <w:rFonts w:hAnsi="Courier" w:cs="Courier" w:eastAsia="Courier" w:ascii="Courier"/>
          <w:b w:val="1"/>
          <w:bCs w:val="1"/>
          <w:i w:val="0"/>
          <w:iCs w:val="0"/>
          <w:smallCaps w:val="0"/>
          <w:strike w:val="0"/>
          <w:color w:val="000000"/>
          <w:sz w:val="24"/>
          <w:szCs w:val="24"/>
          <w:u w:val="none"/>
          <w:shd w:val="clear" w:fill="auto"/>
          <w:vertAlign w:val="baseline"/>
          <w:rtl w:val="0"/>
        </w:rPr>
        <w:t xml:space="preserve">7</w:t>
      </w:r>
      <w:r w:rsidRPr="00000000" w:rsidDel="00000000" w:rsidR="00000000">
        <w:rPr>
          <w:rtl w:val="0"/>
        </w:rPr>
      </w:r>
    </w:p>
    <w:p w:rsidRPr="00000000" w:rsidDel="00000000" w:rsidRDefault="00000000" w:rsidR="00000000" w:rsidP="00000000" w14:paraId="000006C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6"/>
          <w:szCs w:val="26"/>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6"/>
          <w:szCs w:val="26"/>
          <w:u w:val="none"/>
          <w:shd w:val="clear" w:fill="auto"/>
          <w:vertAlign w:val="baseline"/>
          <w:rtl w:val="0"/>
        </w:rPr>
        <w:t xml:space="preserve">wxpin   ##bit_period,  #txpin</w:t>
      </w:r>
    </w:p>
    <w:p w:rsidRPr="00000000" w:rsidDel="00000000" w:rsidRDefault="00000000" w:rsidR="00000000" w:rsidP="00000000" w14:paraId="000006D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D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Software will test the receiver pin and write the IN flag to the carry flag (C).  When detected, the program exits the test loop and moves the received data into a variable.</w:t>
      </w:r>
    </w:p>
    <w:p w:rsidRPr="00000000" w:rsidDel="00000000" w:rsidRDefault="00000000" w:rsidR="00000000" w:rsidP="00000000" w14:paraId="000006D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D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Received data arrives justified to the left, so an 8-bit value would occupy rcvd _data bits D[31:24].  You can shift them to bits D[7:0]  with the instruction:</w:t>
      </w:r>
    </w:p>
    <w:p w:rsidRPr="00000000" w:rsidDel="00000000" w:rsidRDefault="00000000" w:rsidR="00000000" w:rsidP="00000000" w14:paraId="000006D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D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4"/>
          <w:szCs w:val="24"/>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4"/>
          <w:szCs w:val="24"/>
          <w:u w:val="none"/>
          <w:shd w:val="clear" w:fill="auto"/>
          <w:vertAlign w:val="baseline"/>
          <w:rtl w:val="0"/>
        </w:rPr>
        <w:t xml:space="preserve">shr rcvd_data, #32 - numb_bits</w:t>
      </w:r>
    </w:p>
    <w:p w:rsidRPr="00000000" w:rsidDel="00000000" w:rsidRDefault="00000000" w:rsidR="00000000" w:rsidP="00000000" w14:paraId="000006D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D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1"/>
          <w:bCs w:val="1"/>
          <w:i w:val="0"/>
          <w:iCs w:val="0"/>
          <w:smallCaps w:val="0"/>
          <w:strike w:val="0"/>
          <w:color w:val="000000"/>
          <w:sz w:val="24"/>
          <w:szCs w:val="24"/>
          <w:u w:val="none"/>
          <w:shd w:val="clear" w:fill="auto"/>
          <w:vertAlign w:val="baseline"/>
          <w:rtl w:val="0"/>
        </w:rPr>
        <w:t xml:space="preserve">Example</w:t>
      </w:r>
    </w:p>
    <w:p w:rsidRPr="00000000" w:rsidDel="00000000" w:rsidRDefault="00000000" w:rsidR="00000000" w:rsidP="00000000" w14:paraId="000006D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Helvetica Neue" w:cs="Helvetica Neue" w:eastAsia="Helvetica Neue" w:ascii="Helvetica Neue"/>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D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CON</w:t>
      </w:r>
    </w:p>
    <w:p w:rsidRPr="00000000" w:rsidDel="00000000" w:rsidRDefault="00000000" w:rsidR="00000000" w:rsidP="00000000" w14:paraId="000006D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numb_bits = 8</w:t>
      </w:r>
    </w:p>
    <w:p w:rsidRPr="00000000" w:rsidDel="00000000" w:rsidRDefault="00000000" w:rsidR="00000000" w:rsidP="00000000" w14:paraId="000006D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rx_pin  = 21                                       ' P21 serial input</w:t>
      </w:r>
    </w:p>
    <w:p w:rsidRPr="00000000" w:rsidDel="00000000" w:rsidRDefault="00000000" w:rsidR="00000000" w:rsidP="00000000" w14:paraId="000006D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rxmode  = %0000_0000_000_0000000000000_00_11110_0  ' async rcvr mode</w:t>
      </w:r>
    </w:p>
    <w:p w:rsidRPr="00000000" w:rsidDel="00000000" w:rsidRDefault="00000000" w:rsidR="00000000" w:rsidP="00000000" w14:paraId="000006DD">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bitper  = $3640_0007                               ' bit rate &amp; bits</w:t>
      </w:r>
    </w:p>
    <w:p w:rsidRPr="00000000" w:rsidDel="00000000" w:rsidRDefault="00000000" w:rsidR="00000000" w:rsidP="00000000" w14:paraId="000006DE">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DF">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DAT</w:t>
      </w:r>
    </w:p>
    <w:p w:rsidRPr="00000000" w:rsidDel="00000000" w:rsidRDefault="00000000" w:rsidR="00000000" w:rsidP="00000000" w14:paraId="000006E0">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wrpin   ##rxmode,  #rxpin    ' Smart Pin async receive mode</w:t>
      </w:r>
    </w:p>
    <w:p w:rsidRPr="00000000" w:rsidDel="00000000" w:rsidRDefault="00000000" w:rsidR="00000000" w:rsidP="00000000" w14:paraId="000006E1">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wxpin   ##_bitper, #_rxpin   ' receive period for 8 bits</w:t>
      </w:r>
    </w:p>
    <w:p w:rsidRPr="00000000" w:rsidDel="00000000" w:rsidRDefault="00000000" w:rsidR="00000000" w:rsidP="00000000" w14:paraId="000006E2">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dirh    #_rxpin              ' enable Smart Pin rcvr</w:t>
      </w:r>
    </w:p>
    <w:p w:rsidRPr="00000000" w:rsidDel="00000000" w:rsidRDefault="00000000" w:rsidR="00000000" w:rsidP="00000000" w14:paraId="000006E3">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nop</w:t>
      </w:r>
    </w:p>
    <w:p w:rsidRPr="00000000" w:rsidDel="00000000" w:rsidRDefault="00000000" w:rsidR="00000000" w:rsidP="00000000" w14:paraId="000006E4">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.rcvr   testp  #rxpin  wc         ' test flag, wait for data</w:t>
      </w:r>
    </w:p>
    <w:p w:rsidRPr="00000000" w:rsidDel="00000000" w:rsidRDefault="00000000" w:rsidR="00000000" w:rsidP="00000000" w14:paraId="000006E5">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if_nc   jmp #.rcvr           ' no flag, test again</w:t>
      </w:r>
    </w:p>
    <w:p w:rsidRPr="00000000" w:rsidDel="00000000" w:rsidRDefault="00000000" w:rsidR="00000000" w:rsidP="00000000" w14:paraId="000006E6">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rdpin   rcvd_data, #rxpin    ' data rcvd, save it</w:t>
      </w:r>
    </w:p>
    <w:p w:rsidRPr="00000000" w:rsidDel="00000000" w:rsidRDefault="00000000" w:rsidR="00000000" w:rsidP="00000000" w14:paraId="000006E7">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     shr rcvd_data, #32 - numb_bits  'right-justify data</w:t>
      </w:r>
    </w:p>
    <w:p w:rsidRPr="00000000" w:rsidDel="00000000" w:rsidRDefault="00000000" w:rsidR="00000000" w:rsidP="00000000" w14:paraId="000006E8">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6E9">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Courier" w:cs="Courier" w:eastAsia="Courier" w:ascii="Courier"/>
          <w:b w:val="0"/>
          <w:bCs w:val="0"/>
          <w:i w:val="0"/>
          <w:iCs w:val="0"/>
          <w:smallCaps w:val="0"/>
          <w:strike w:val="0"/>
          <w:color w:val="000000"/>
          <w:sz w:val="22"/>
          <w:szCs w:val="22"/>
          <w:u w:val="none"/>
          <w:shd w:val="clear" w:fill="auto"/>
          <w:vertAlign w:val="baseline"/>
        </w:rPr>
      </w:pPr>
      <w:r w:rsidRPr="00000000" w:rsidDel="00000000" w:rsidR="00000000">
        <w:rPr>
          <w:rFonts w:hAnsi="Courier" w:cs="Courier" w:eastAsia="Courier" w:ascii="Courier"/>
          <w:b w:val="0"/>
          <w:bCs w:val="0"/>
          <w:i w:val="0"/>
          <w:iCs w:val="0"/>
          <w:smallCaps w:val="0"/>
          <w:strike w:val="0"/>
          <w:color w:val="000000"/>
          <w:sz w:val="22"/>
          <w:szCs w:val="22"/>
          <w:u w:val="none"/>
          <w:shd w:val="clear" w:fill="auto"/>
          <w:vertAlign w:val="baseline"/>
          <w:rtl w:val="0"/>
        </w:rPr>
        <w:t xml:space="preserve">rcvd_data   long   0              ' data saved here</w:t>
      </w:r>
    </w:p>
    <w:p w:rsidRPr="00000000" w:rsidDel="00000000" w:rsidRDefault="00000000" w:rsidR="00000000" w:rsidP="00000000" w14:paraId="000006EA">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center"/>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EB">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center"/>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tl w:val="0"/>
        </w:rPr>
      </w:r>
    </w:p>
    <w:p w:rsidRPr="00000000" w:rsidDel="00000000" w:rsidRDefault="00000000" w:rsidR="00000000" w:rsidP="00000000" w14:paraId="000006EC">
      <w:pPr>
        <w:keepNext w:val="0"/>
        <w:keepLines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center"/>
        <w:rPr>
          <w:rFonts w:hAnsi="Helvetica Neue" w:cs="Helvetica Neue" w:eastAsia="Helvetica Neue" w:ascii="Helvetica Neue"/>
          <w:b w:val="0"/>
          <w:bCs w:val="0"/>
          <w:i w:val="0"/>
          <w:iCs w:val="0"/>
          <w:smallCaps w:val="0"/>
          <w:strike w:val="0"/>
          <w:color w:val="000000"/>
          <w:sz w:val="24"/>
          <w:szCs w:val="24"/>
          <w:u w:val="none"/>
          <w:shd w:val="clear" w:fill="auto"/>
          <w:vertAlign w:val="baseline"/>
        </w:rPr>
      </w:pPr>
      <w:r w:rsidRPr="00000000" w:rsidDel="00000000" w:rsidR="00000000">
        <w:rPr>
          <w:rFonts w:hAnsi="Helvetica Neue" w:cs="Helvetica Neue" w:eastAsia="Helvetica Neue" w:ascii="Helvetica Neue"/>
          <w:b w:val="0"/>
          <w:bCs w:val="0"/>
          <w:i w:val="0"/>
          <w:iCs w:val="0"/>
          <w:smallCaps w:val="0"/>
          <w:strike w:val="0"/>
          <w:color w:val="000000"/>
          <w:sz w:val="24"/>
          <w:szCs w:val="24"/>
          <w:u w:val="none"/>
          <w:shd w:val="clear" w:fill="auto"/>
          <w:vertAlign w:val="baseline"/>
          <w:rtl w:val="0"/>
        </w:rPr>
        <w:t xml:space="preserve">-----end-----</w:t>
      </w:r>
      <w:r w:rsidRPr="00000000" w:rsidDel="00000000" w:rsidR="00000000">
        <w:rPr>
          <w:rtl w:val="0"/>
        </w:rPr>
      </w:r>
    </w:p>
    <w:sectPr>
      <w:headerReference r:id="rId37" w:type="default"/>
      <w:footerReference r:id="rId38" w:type="default"/>
      <w:pgSz w:w="12240" w:orient="portrait" w:h="15840"/>
      <w:pgMar w:bottom="1440" w:left="1440" w:footer="864" w:top="1440" w:right="1440" w:head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date="2020-08-20T21:55:32Z" w:author="Jim Granville" w:id="0">
    <w:p w14:paraId="0000074D" w14:textId="0000074E">
      <w:pPr>
        <w:pStyle w:val="CommentText"/>
      </w:pPr>
      <w:r>
        <w:rPr>
          <w:rStyle w:val="CommentReference"/>
        </w:rPr>
        <w:annotationRef/>
      </w:r>
      <w:r>
        <w:t>A formula would be needed here ? ie exactly how does the 'random' use the extended data.</w:t>
      </w:r>
    </w:p>
  </w:comment>
  <w:comment w:date="2020-08-20T23:13:12Z" w:author="Jim Granville" w:id="1">
    <w:p w14:paraId="0000074F" w14:textId="00000750">
      <w:pPr>
        <w:pStyle w:val="CommentText"/>
      </w:pPr>
      <w:r>
        <w:rPr>
          <w:rStyle w:val="CommentReference"/>
        </w:rPr>
        <w:annotationRef/>
      </w:r>
      <w:r>
        <w:t>What Chip calls 'count states' here, is useful to capture a precise duty cycle. To capture DUTY coming from a small MCU with a 1% RC SysCLK, (or 0.5% resonator) you need to capture overall time and high time on the same pulse(s). The dual capture then ratio removes the remote MCU sysclk calibrate errors, and can now resolve to the jitter on the remote MCU, which is 10~100x better.</w:t>
      </w:r>
    </w:p>
  </w:comment>
  <w:comment w:date="2020-08-19T23:32:21Z" w:author="Jim Granville" w:id="2">
    <w:p w14:paraId="00000751" w14:textId="00000752">
      <w:pPr>
        <w:pStyle w:val="CommentText"/>
      </w:pPr>
      <w:r>
        <w:rPr>
          <w:rStyle w:val="CommentReference"/>
        </w:rPr>
        <w:annotationRef/>
      </w:r>
      <w:r>
        <w:t>These are reciprocal counter modes, and they should say 'For whole periods' as the X+ means the X setting is a minimum, and the actual capture time window is snapped to the next whole Fin cycle. Most common use is to configure TWO smart pin cells mapped onto a single physical pin, and then Frequency = (captured whole periods)/(time for those periods) = cycles per second.</w:t>
      </w:r>
    </w:p>
  </w:comment>
  <w:comment w:date="2020-08-19T22:58:45Z" w:author="Jim Granville" w:id="3">
    <w:p w14:paraId="00000753" w14:textId="00000754">
      <w:pPr>
        <w:pStyle w:val="CommentText"/>
      </w:pPr>
      <w:r>
        <w:rPr>
          <w:rStyle w:val="CommentReference"/>
        </w:rPr>
        <w:annotationRef/>
      </w:r>
      <w:r>
        <w:t>I think from Chip's comment that 8 bit dither frame is fixed, &amp; you cannot change it ? Given 16b is probably optimistic, it may have been useful to have a (eg) 4 bit extension, which would give 12b DAC on a faster average time-period.</w:t>
      </w:r>
    </w:p>
  </w:comment>
  <w:comment w:date="2020-08-19T22:44:23Z" w:author="Jim Granville" w:id="4">
    <w:p w14:paraId="00000755" w14:textId="00000756">
      <w:pPr>
        <w:pStyle w:val="CommentText"/>
      </w:pPr>
      <w:r>
        <w:rPr>
          <w:rStyle w:val="CommentReference"/>
        </w:rPr>
        <w:annotationRef/>
      </w:r>
      <w:r>
        <w:t>The opcode is 9 bits, the P2 legal pin is 6 bits, so maybe this can say 'lower 6 bits' ?</w:t>
      </w:r>
    </w:p>
  </w:comment>
  <w:comment w:date="2021-09-08T08:09:55Z" w:author="Deleted user" w:id="5">
    <w:p w14:paraId="00000757" w14:textId="00000758">
      <w:pPr>
        <w:pStyle w:val="CommentText"/>
      </w:pPr>
      <w:r>
        <w:rPr>
          <w:rStyle w:val="CommentReference"/>
        </w:rPr>
        <w:annotationRef/>
      </w:r>
      <w:r>
        <w:t>This is wrong, see the discussion here: https://forums.parallax.com/discussion/173772/smartpin-mode-sync-serial-pin-issues#latest</w:t>
      </w:r>
    </w:p>
  </w:comment>
  <w:comment w:date="2020-11-08T10:13:50Z" w:author="Jonathan Shook" w:id="6">
    <w:p w14:paraId="00000759" w14:textId="0000075A">
      <w:pPr>
        <w:pStyle w:val="CommentText"/>
      </w:pPr>
      <w:r>
        <w:rPr>
          <w:rStyle w:val="CommentReference"/>
        </w:rPr>
        <w:annotationRef/>
      </w:r>
      <w:r>
        <w:t>What is an intuitive example of why you would want to do this (both input and floating pin to some logic state)?</w:t>
      </w:r>
    </w:p>
  </w:comment>
  <w:comment w:date="2020-08-20T00:35:00Z" w:author="Jim Granville" w:id="7">
    <w:p w14:paraId="0000075B" w14:textId="0000075C">
      <w:pPr>
        <w:pStyle w:val="CommentText"/>
      </w:pPr>
      <w:r>
        <w:rPr>
          <w:rStyle w:val="CommentReference"/>
        </w:rPr>
        <w:annotationRef/>
      </w:r>
      <w:r>
        <w:t>Chip had this working, and maybe his new debug display/capture features can help the docs here a lot ?</w:t>
      </w:r>
    </w:p>
  </w:comment>
  <w:comment w:date="2020-08-20T22:08:21Z" w:author="Jim Granville" w:id="8">
    <w:p w14:paraId="0000075D" w14:textId="0000075E">
      <w:pPr>
        <w:pStyle w:val="CommentText"/>
      </w:pPr>
      <w:r>
        <w:rPr>
          <w:rStyle w:val="CommentReference"/>
        </w:rPr>
        <w:annotationRef/>
      </w:r>
      <w:r>
        <w:t>DOCs should state if Y=0 is valid. Is that continuous output, or no output ?</w:t>
      </w:r>
    </w:p>
  </w:comment>
  <w:comment w:date="2020-08-19T23:07:16Z" w:author="Jim Granville" w:id="9">
    <w:p w14:paraId="0000075F" w14:textId="00000760">
      <w:pPr>
        <w:pStyle w:val="CommentText"/>
      </w:pPr>
      <w:r>
        <w:rPr>
          <w:rStyle w:val="CommentReference"/>
        </w:rPr>
        <w:annotationRef/>
      </w:r>
      <w:r>
        <w:t>Other vendors call this Pin Toggle- should the name be changed ? perhaps Burst Toggle ?</w:t>
      </w:r>
    </w:p>
    <w:p w14:paraId="00000761" w14:textId="00000762">
      <w:pPr>
        <w:pStyle w:val="CommentText"/>
      </w:pPr>
      <w:r>
        <w:t>In P2's case Pin P, toggles Y times, spaced X sysclks</w:t>
      </w:r>
    </w:p>
  </w:comment>
  <w:comment w:date="2020-08-21T01:27:40Z" w:author="Anonymous" w:id="10">
    <w:p w14:paraId="00000763" w14:textId="00000764">
      <w:pPr>
        <w:pStyle w:val="CommentText"/>
      </w:pPr>
      <w:r>
        <w:rPr>
          <w:rStyle w:val="CommentReference"/>
        </w:rPr>
        <w:annotationRef/>
      </w:r>
      <w:r>
        <w:t>With regards for the D/# and S/# nomenclature, you might explain these are shorthand for "Source" and "Destination" or in the case of "#", immediate data.</w:t>
      </w:r>
    </w:p>
  </w:comment>
  <w:comment w:date="2026-03-31T15:27:35Z" w:author="Miguel António Nunes" w:id="11">
    <w:p w14:paraId="00000765" w14:textId="00000766">
      <w:pPr>
        <w:pStyle w:val="CommentText"/>
      </w:pPr>
      <w:r>
        <w:rPr>
          <w:rStyle w:val="CommentReference"/>
        </w:rPr>
        <w:annotationRef/>
      </w:r>
      <w:r>
        <w:t>Maybe Chip is thinking about a 128bit Version for the P3 and with 16 COGs :)</w:t>
      </w:r>
    </w:p>
  </w:comment>
  <w:comment w:date="2020-08-20T00:33:09Z" w:author="Jim Granville" w:id="12">
    <w:p w14:paraId="00000767" w14:textId="00000768">
      <w:pPr>
        <w:pStyle w:val="CommentText"/>
      </w:pPr>
      <w:r>
        <w:rPr>
          <w:rStyle w:val="CommentReference"/>
        </w:rPr>
        <w:annotationRef/>
      </w:r>
      <w:r>
        <w:t>External 16 bit SDM ADCs are common in 8 pin packages, ones like TI  AMC1035 are non-isolated, and AMC1303 (etc) are isolated, Usually these have  10~20MHz clocks and 78kHz bandwidths for Motor Control.</w:t>
      </w:r>
    </w:p>
  </w:comment>
  <w:comment w:date="2020-08-20T23:03:06Z" w:author="Jim Granville" w:id="13">
    <w:p w14:paraId="00000769" w14:textId="0000076A">
      <w:pPr>
        <w:pStyle w:val="CommentText"/>
      </w:pPr>
      <w:r>
        <w:rPr>
          <w:rStyle w:val="CommentReference"/>
        </w:rPr>
        <w:annotationRef/>
      </w:r>
      <w:r>
        <w:t>Chip's code uses 3 pins,  which is less common, but extracts both frequency and precise duty. An important detail when using multiple pins, is this line of code, which starts 3 pins on the same SysCLK</w:t>
      </w:r>
    </w:p>
    <w:p w14:paraId="0000076B" w14:textId="0000076C">
      <w:pPr>
        <w:pStyle w:val="CommentText"/>
      </w:pPr>
      <w:r>
        <w:t>dirh#msr_pins'concurrently enable smart pins</w:t>
      </w:r>
    </w:p>
  </w:comment>
  <w:comment w:date="2020-08-19T23:38:15Z" w:author="Jim Granville" w:id="14">
    <w:p w14:paraId="0000076D" w14:textId="0000076E">
      <w:pPr>
        <w:pStyle w:val="CommentText"/>
      </w:pPr>
      <w:r>
        <w:rPr>
          <w:rStyle w:val="CommentReference"/>
        </w:rPr>
        <w:annotationRef/>
      </w:r>
      <w:r>
        <w:t>Chip's use of words time, states and periods is uncommon and thus confusing. Working from his code,  states is a gated counter, that enables when Fin=H, so a 25% duty cycle will have 25% of the value in the 'states' pin capture, that the SysCLKs captured in the 'time' pin.</w:t>
      </w:r>
    </w:p>
    <w:p w14:paraId="0000076F" w14:textId="00000770">
      <w:pPr>
        <w:pStyle w:val="CommentText"/>
      </w:pPr>
      <w:r>
        <w:t>Periods captures the Fin whole cycles, it can be as low as 1 for low frequencies, where nominal gate time of X+ will  auto-stretch. Thus a X=100ms min gate time, with a 1s Fin will stretch to capture a reading every second.</w:t>
      </w:r>
    </w:p>
  </w:comment>
  <w:comment w:date="2024-01-24T07:21:41Z" w:author="Frank Freedman" w:id="15">
    <w:p w14:paraId="00000771" w14:textId="00000772">
      <w:pPr>
        <w:pStyle w:val="CommentText"/>
      </w:pPr>
      <w:r>
        <w:rPr>
          <w:rStyle w:val="CommentReference"/>
        </w:rPr>
        <w:annotationRef/>
      </w:r>
      <w:r>
        <w:t>Drop space ==&gt; Depending</w:t>
      </w:r>
    </w:p>
  </w:comment>
  <w:comment w:date="2020-08-20T22:46:49Z" w:author="Jim Granville" w:id="16">
    <w:p w14:paraId="00000773" w14:textId="00000774">
      <w:pPr>
        <w:pStyle w:val="CommentText"/>
      </w:pPr>
      <w:r>
        <w:rPr>
          <w:rStyle w:val="CommentReference"/>
        </w:rPr>
        <w:annotationRef/>
      </w:r>
      <w:r>
        <w:t>Triangle PWM provides a easy way to get dead-band control into PWM &amp; there were questions on the Zoom about deadband.</w:t>
      </w:r>
    </w:p>
    <w:p w14:paraId="00000775" w14:textId="00000776">
      <w:pPr>
        <w:pStyle w:val="CommentText"/>
      </w:pPr>
      <w:r>
        <w:t>Can the nice waveform here, be expanded to add a P21 pin set for $0088 ?</w:t>
      </w:r>
    </w:p>
  </w:comment>
  <w:comment w:date="2020-08-20T22:41:31Z" w:author="Jim Granville" w:id="17">
    <w:p w14:paraId="00000777" w14:textId="00000778">
      <w:pPr>
        <w:pStyle w:val="CommentText"/>
      </w:pPr>
      <w:r>
        <w:rPr>
          <w:rStyle w:val="CommentReference"/>
        </w:rPr>
        <w:annotationRef/>
      </w:r>
      <w:r>
        <w:t>An artifact of NCO is jitter. In this example,  the actual ideal is to add 238609294.22222',  but actually 238609294 is added, that means there will be rare cases of 19us periods here ( every 1073.741823s)</w:t>
      </w:r>
    </w:p>
  </w:comment>
  <w:comment w:date="2020-10-31T05:47:00Z" w:author="Carroll Moore" w:id="18">
    <w:p w14:paraId="00000779" w14:textId="0000077A">
      <w:pPr>
        <w:pStyle w:val="CommentText"/>
      </w:pPr>
      <w:r>
        <w:rPr>
          <w:rStyle w:val="CommentReference"/>
        </w:rPr>
        <w:annotationRef/>
      </w:r>
      <w:r>
        <w:t>Should #A_in be followed by wc in .test_loop_x ?  If not, why?</w:t>
      </w:r>
    </w:p>
  </w:comment>
  <w:comment w:date="2020-08-21T00:50:06Z" w:author="Jim Granville" w:id="19">
    <w:p w14:paraId="0000077B" w14:textId="0000077C">
      <w:pPr>
        <w:pStyle w:val="CommentText"/>
      </w:pPr>
      <w:r>
        <w:rPr>
          <w:rStyle w:val="CommentReference"/>
        </w:rPr>
        <w:annotationRef/>
      </w:r>
      <w:r>
        <w:t>Included here? should be notes on the Pin Electrical choices.</w:t>
      </w:r>
    </w:p>
    <w:p w14:paraId="0000077D" w14:textId="0000077E">
      <w:pPr>
        <w:pStyle w:val="CommentText"/>
      </w:pPr>
      <w:r>
        <w:t>Here is a doc evanh? did for that :</w:t>
      </w:r>
    </w:p>
    <w:p w14:paraId="0000077F" w14:textId="00000780">
      <w:pPr>
        <w:pStyle w:val="CommentText"/>
      </w:pPr>
      <w:r>
        <w:t/>
      </w:r>
    </w:p>
    <w:p w14:paraId="00000781" w14:textId="00000782">
      <w:pPr>
        <w:pStyle w:val="CommentText"/>
      </w:pPr>
      <w:r>
        <w:t>Cogs share the configuring of each per-pin mode register.</w:t>
      </w:r>
    </w:p>
    <w:p w14:paraId="00000783" w14:textId="00000784">
      <w:pPr>
        <w:pStyle w:val="CommentText"/>
      </w:pPr>
      <w:r>
        <w:t>A pin will stay configured even if all cogs are restarted.</w:t>
      </w:r>
    </w:p>
    <w:p w14:paraId="00000785" w14:textId="00000786">
      <w:pPr>
        <w:pStyle w:val="CommentText"/>
      </w:pPr>
      <w:r>
        <w:t/>
      </w:r>
    </w:p>
    <w:p w14:paraId="00000787" w14:textId="00000788">
      <w:pPr>
        <w:pStyle w:val="CommentText"/>
      </w:pPr>
      <w:r>
        <w:t>WRPIN   {#}D,{#}SWrite D to mode register of pin S[5:0], acknowledge smartpin if operating.</w:t>
      </w:r>
    </w:p>
    <w:p w14:paraId="00000789" w14:textId="0000078A">
      <w:pPr>
        <w:pStyle w:val="CommentText"/>
      </w:pPr>
      <w:r>
        <w:t/>
      </w:r>
    </w:p>
    <w:p w14:paraId="0000078B" w14:textId="0000078C">
      <w:pPr>
        <w:pStyle w:val="CommentText"/>
      </w:pPr>
      <w:r>
        <w:t>   bit 30    25     20   15   10      5     0</w:t>
      </w:r>
    </w:p>
    <w:p w14:paraId="0000078D" w14:textId="0000078E">
      <w:pPr>
        <w:pStyle w:val="CommentText"/>
      </w:pPr>
      <w:r>
        <w:t>        |     |      |    |    |      |     |</w:t>
      </w:r>
    </w:p>
    <w:p w14:paraId="0000078F" w14:textId="00000790">
      <w:pPr>
        <w:pStyle w:val="CommentText"/>
      </w:pPr>
      <w:r>
        <w:t>D/# = %AAAA_BBBB_FFF_PPPPPPPPPPPPP_TT_MMMMM_0</w:t>
      </w:r>
    </w:p>
    <w:p w14:paraId="00000791" w14:textId="00000792">
      <w:pPr>
        <w:pStyle w:val="CommentText"/>
      </w:pPr>
      <w:r>
        <w:t/>
      </w:r>
    </w:p>
    <w:p w14:paraId="00000793" w14:textId="00000794">
      <w:pPr>
        <w:pStyle w:val="CommentText"/>
      </w:pPr>
      <w:r>
        <w:t> 2    1    1</w:t>
      </w:r>
    </w:p>
    <w:p w14:paraId="00000795" w14:textId="00000796">
      <w:pPr>
        <w:pStyle w:val="CommentText"/>
      </w:pPr>
      <w:r>
        <w:t> 0    5    0</w:t>
      </w:r>
    </w:p>
    <w:p w14:paraId="00000797" w14:textId="00000798">
      <w:pPr>
        <w:pStyle w:val="CommentText"/>
      </w:pPr>
      <w:r>
        <w:t>%PPPPPPPPPPPPP: low-level custom pin control</w:t>
      </w:r>
    </w:p>
    <w:p w14:paraId="00000799" w14:textId="0000079A">
      <w:pPr>
        <w:pStyle w:val="CommentText"/>
      </w:pPr>
      <w:r>
        <w:t/>
      </w:r>
    </w:p>
    <w:p w14:paraId="0000079B" w14:textId="0000079C">
      <w:pPr>
        <w:pStyle w:val="CommentText"/>
      </w:pPr>
      <w:r>
        <w:t>common labelling of pin config bits</w:t>
      </w:r>
    </w:p>
    <w:p w14:paraId="0000079D" w14:textId="0000079E">
      <w:pPr>
        <w:pStyle w:val="CommentText"/>
      </w:pPr>
      <w:r>
        <w:t>%C = clocked/registered I/O (extra clock for IN and OUT)</w:t>
      </w:r>
    </w:p>
    <w:p w14:paraId="0000079F" w14:textId="000007A0">
      <w:pPr>
        <w:pStyle w:val="CommentText"/>
      </w:pPr>
      <w:r>
        <w:t>%I = invert IN output</w:t>
      </w:r>
    </w:p>
    <w:p w14:paraId="000007A1" w14:textId="000007A2">
      <w:pPr>
        <w:pStyle w:val="CommentText"/>
      </w:pPr>
      <w:r>
        <w:t>%O = invert OUT input</w:t>
      </w:r>
    </w:p>
    <w:p w14:paraId="000007A3" w14:textId="000007A4">
      <w:pPr>
        <w:pStyle w:val="CommentText"/>
      </w:pPr>
      <w:r>
        <w:t>%HHH/LLL = digital out drive strength</w:t>
      </w:r>
    </w:p>
    <w:p w14:paraId="000007A5" w14:textId="000007A6">
      <w:pPr>
        <w:pStyle w:val="CommentText"/>
      </w:pPr>
      <w:r>
        <w:t>000: Fast, 20R</w:t>
      </w:r>
    </w:p>
    <w:p w14:paraId="000007A7" w14:textId="000007A8">
      <w:pPr>
        <w:pStyle w:val="CommentText"/>
      </w:pPr>
      <w:r>
        <w:t>001: 1k5R</w:t>
      </w:r>
    </w:p>
    <w:p w14:paraId="000007A9" w14:textId="000007AA">
      <w:pPr>
        <w:pStyle w:val="CommentText"/>
      </w:pPr>
      <w:r>
        <w:t>010: 15kR</w:t>
      </w:r>
    </w:p>
    <w:p w14:paraId="000007AB" w14:textId="000007AC">
      <w:pPr>
        <w:pStyle w:val="CommentText"/>
      </w:pPr>
      <w:r>
        <w:t>011: 150kR</w:t>
      </w:r>
    </w:p>
    <w:p w14:paraId="000007AD" w14:textId="000007AE">
      <w:pPr>
        <w:pStyle w:val="CommentText"/>
      </w:pPr>
      <w:r>
        <w:t>100: 1mA</w:t>
      </w:r>
    </w:p>
    <w:p w14:paraId="000007AF" w14:textId="000007B0">
      <w:pPr>
        <w:pStyle w:val="CommentText"/>
      </w:pPr>
      <w:r>
        <w:t>101: 100uA</w:t>
      </w:r>
    </w:p>
    <w:p w14:paraId="000007B1" w14:textId="000007B2">
      <w:pPr>
        <w:pStyle w:val="CommentText"/>
      </w:pPr>
      <w:r>
        <w:t>110: 10uA</w:t>
      </w:r>
    </w:p>
    <w:p w14:paraId="000007B3" w14:textId="000007B4">
      <w:pPr>
        <w:pStyle w:val="CommentText"/>
      </w:pPr>
      <w:r>
        <w:t>111: Float</w:t>
      </w:r>
    </w:p>
    <w:p w14:paraId="000007B5" w14:textId="000007B6">
      <w:pPr>
        <w:pStyle w:val="CommentText"/>
      </w:pPr>
      <w:r>
        <w:t>PinA is specified pin number</w:t>
      </w:r>
    </w:p>
    <w:p w14:paraId="000007B7" w14:textId="000007B8">
      <w:pPr>
        <w:pStyle w:val="CommentText"/>
      </w:pPr>
      <w:r>
        <w:t>PinB is PinA's odd/even pair</w:t>
      </w:r>
    </w:p>
    <w:p w14:paraId="000007B9" w14:textId="000007BA">
      <w:pPr>
        <w:pStyle w:val="CommentText"/>
      </w:pPr>
      <w:r>
        <w:t/>
      </w:r>
    </w:p>
    <w:p w14:paraId="000007BB" w14:textId="000007BC">
      <w:pPr>
        <w:pStyle w:val="CommentText"/>
      </w:pPr>
      <w:r>
        <w:t> 0      5    0</w:t>
      </w:r>
    </w:p>
    <w:p w14:paraId="000007BD" w14:textId="000007BE">
      <w:pPr>
        <w:pStyle w:val="CommentText"/>
      </w:pPr>
      <w:r>
        <w:t>%0_VVV_CIOHHHLLL = Digital mode, 3.3 volt</w:t>
      </w:r>
    </w:p>
    <w:p w14:paraId="000007BF" w14:textId="000007C0">
      <w:pPr>
        <w:pStyle w:val="CommentText"/>
      </w:pPr>
      <w:r>
        <w:t>DIR enables PinA digital output</w:t>
      </w:r>
    </w:p>
    <w:p w14:paraId="000007C1" w14:textId="000007C2">
      <w:pPr>
        <w:pStyle w:val="CommentText"/>
      </w:pPr>
      <w:r>
        <w:t>%VVV = Digital config</w:t>
      </w:r>
    </w:p>
    <w:p w14:paraId="000007C3" w14:textId="000007C4">
      <w:pPr>
        <w:pStyle w:val="CommentText"/>
      </w:pPr>
      <w:r>
        <w:t>000: IN = PinA logic, PinA output from OUT</w:t>
      </w:r>
    </w:p>
    <w:p w14:paraId="000007C5" w14:textId="000007C6">
      <w:pPr>
        <w:pStyle w:val="CommentText"/>
      </w:pPr>
      <w:r>
        <w:t>001: IN = PinA logic, PinA output from IN</w:t>
      </w:r>
    </w:p>
    <w:p w14:paraId="000007C7" w14:textId="000007C8">
      <w:pPr>
        <w:pStyle w:val="CommentText"/>
      </w:pPr>
      <w:r>
        <w:t>010: IN = PinB logic, PinA output from IN</w:t>
      </w:r>
    </w:p>
    <w:p w14:paraId="000007C9" w14:textId="000007CA">
      <w:pPr>
        <w:pStyle w:val="CommentText"/>
      </w:pPr>
      <w:r>
        <w:t>011: IN = PinA schmitt, PinA output from OUT</w:t>
      </w:r>
    </w:p>
    <w:p w14:paraId="000007CB" w14:textId="000007CC">
      <w:pPr>
        <w:pStyle w:val="CommentText"/>
      </w:pPr>
      <w:r>
        <w:t>100: IN = PinA schmitt, PinA output from IN</w:t>
      </w:r>
    </w:p>
    <w:p w14:paraId="000007CD" w14:textId="000007CE">
      <w:pPr>
        <w:pStyle w:val="CommentText"/>
      </w:pPr>
      <w:r>
        <w:t>101: IN = PinB schmitt, PinA output from IN</w:t>
      </w:r>
    </w:p>
    <w:p w14:paraId="000007CF" w14:textId="000007D0">
      <w:pPr>
        <w:pStyle w:val="CommentText"/>
      </w:pPr>
      <w:r>
        <w:t>110: IN = PinA &gt; PinB comparator, PinA output from OUT</w:t>
      </w:r>
    </w:p>
    <w:p w14:paraId="000007D1" w14:textId="000007D2">
      <w:pPr>
        <w:pStyle w:val="CommentText"/>
      </w:pPr>
      <w:r>
        <w:t>111: IN = PinA &gt; PinB comparator, PinA output from IN</w:t>
      </w:r>
    </w:p>
    <w:p w14:paraId="000007D3" w14:textId="000007D4">
      <w:pPr>
        <w:pStyle w:val="CommentText"/>
      </w:pPr>
      <w:r>
        <w:t/>
      </w:r>
    </w:p>
    <w:p w14:paraId="000007D5" w14:textId="000007D6">
      <w:pPr>
        <w:pStyle w:val="CommentText"/>
      </w:pPr>
      <w:r>
        <w:t> 0     5     0</w:t>
      </w:r>
    </w:p>
    <w:p w14:paraId="000007D7" w14:textId="000007D8">
      <w:pPr>
        <w:pStyle w:val="CommentText"/>
      </w:pPr>
      <w:r>
        <w:t>%100_VVV_OHHHLLL = ADC_MODE, first order sigma-delta</w:t>
      </w:r>
    </w:p>
    <w:p w14:paraId="000007D9" w14:textId="000007DA">
      <w:pPr>
        <w:pStyle w:val="CommentText"/>
      </w:pPr>
      <w:r>
        <w:t>IN has bitstream, sysclock bitrate, for smartpin mode %01111 (Y=0)</w:t>
      </w:r>
    </w:p>
    <w:p w14:paraId="000007DB" w14:textId="000007DC">
      <w:pPr>
        <w:pStyle w:val="CommentText"/>
      </w:pPr>
      <w:r>
        <w:t>OUT is PinA digital output, registered</w:t>
      </w:r>
    </w:p>
    <w:p w14:paraId="000007DD" w14:textId="000007DE">
      <w:pPr>
        <w:pStyle w:val="CommentText"/>
      </w:pPr>
      <w:r>
        <w:t>DIR enables PinA digital output</w:t>
      </w:r>
    </w:p>
    <w:p w14:paraId="000007DF" w14:textId="000007E0">
      <w:pPr>
        <w:pStyle w:val="CommentText"/>
      </w:pPr>
      <w:r>
        <w:t>%VVV = ADC config</w:t>
      </w:r>
    </w:p>
    <w:p w14:paraId="000007E1" w14:textId="000007E2">
      <w:pPr>
        <w:pStyle w:val="CommentText"/>
      </w:pPr>
      <w:r>
        <w:t>000: GIO, 1x (~5 volt range, centred on VIO/2)</w:t>
      </w:r>
    </w:p>
    <w:p w14:paraId="000007E3" w14:textId="000007E4">
      <w:pPr>
        <w:pStyle w:val="CommentText"/>
      </w:pPr>
      <w:r>
        <w:t>001: VIO, 1x       "</w:t>
      </w:r>
    </w:p>
    <w:p w14:paraId="000007E5" w14:textId="000007E6">
      <w:pPr>
        <w:pStyle w:val="CommentText"/>
      </w:pPr>
      <w:r>
        <w:t>010: PinB, 1x      "</w:t>
      </w:r>
    </w:p>
    <w:p w14:paraId="000007E7" w14:textId="000007E8">
      <w:pPr>
        <w:pStyle w:val="CommentText"/>
      </w:pPr>
      <w:r>
        <w:t>011: PinA, 1x      "</w:t>
      </w:r>
    </w:p>
    <w:p w14:paraId="000007E9" w14:textId="000007EA">
      <w:pPr>
        <w:pStyle w:val="CommentText"/>
      </w:pPr>
      <w:r>
        <w:t>100: PinA, 3.16x (~1.58 volt range, centred on VIO/2)</w:t>
      </w:r>
    </w:p>
    <w:p w14:paraId="000007EB" w14:textId="000007EC">
      <w:pPr>
        <w:pStyle w:val="CommentText"/>
      </w:pPr>
      <w:r>
        <w:t>101: PinA, 10x   (~0.5 volt range, centred on VIO/2)</w:t>
      </w:r>
    </w:p>
    <w:p w14:paraId="000007ED" w14:textId="000007EE">
      <w:pPr>
        <w:pStyle w:val="CommentText"/>
      </w:pPr>
      <w:r>
        <w:t>110: PinA, 31.6x (~0.158 volt range, centred on VIO/2)</w:t>
      </w:r>
    </w:p>
    <w:p w14:paraId="000007EF" w14:textId="000007F0">
      <w:pPr>
        <w:pStyle w:val="CommentText"/>
      </w:pPr>
      <w:r>
        <w:t>111: PinA, 100x  (~0.05 volt range, centred on VIO/2)</w:t>
      </w:r>
    </w:p>
    <w:p w14:paraId="000007F1" w14:textId="000007F2">
      <w:pPr>
        <w:pStyle w:val="CommentText"/>
      </w:pPr>
      <w:r>
        <w:t/>
      </w:r>
    </w:p>
    <w:p w14:paraId="000007F3" w14:textId="000007F4">
      <w:pPr>
        <w:pStyle w:val="CommentText"/>
      </w:pPr>
      <w:r>
        <w:t> 0      5    0</w:t>
      </w:r>
    </w:p>
    <w:p w14:paraId="000007F5" w14:textId="000007F6">
      <w:pPr>
        <w:pStyle w:val="CommentText"/>
      </w:pPr>
      <w:r>
        <w:t>%101_VV_DDDDDDDD = DAC_MODE (%TT = 00 a</w:t>
      </w:r>
    </w:p>
  </w:comment>
  <w:comment w:date="2020-08-20T22:57:21Z" w:author="Jim Granville" w:id="20">
    <w:p w14:paraId="000007F7" w14:textId="000007F8">
      <w:pPr>
        <w:pStyle w:val="CommentText"/>
      </w:pPr>
      <w:r>
        <w:rPr>
          <w:rStyle w:val="CommentReference"/>
        </w:rPr>
        <w:annotationRef/>
      </w:r>
      <w:r>
        <w:t>Yes, Chip needs to give a working schematic and code example here.</w:t>
      </w:r>
    </w:p>
  </w:comment>
  <w:comment w:date="2021-07-17T21:25:13Z" w:author="Walter Mosscrop" w:id="21">
    <w:p w14:paraId="000007F9" w14:textId="000007FA">
      <w:pPr>
        <w:pStyle w:val="CommentText"/>
      </w:pPr>
      <w:r>
        <w:rPr>
          <w:rStyle w:val="CommentReference"/>
        </w:rPr>
        <w:annotationRef/>
      </w:r>
      <w:r>
        <w:t>This value is incorrect. It should be x111, and the value of x111 below should be x101. This is true for both AAAA and BBBB selectors.</w:t>
      </w:r>
    </w:p>
  </w:comment>
  <w:comment w:date="2020-08-20T22:55:09Z" w:author="Jim Granville" w:id="22">
    <w:p w14:paraId="000007FB" w14:textId="000007FC">
      <w:pPr>
        <w:pStyle w:val="CommentText"/>
      </w:pPr>
      <w:r>
        <w:rPr>
          <w:rStyle w:val="CommentReference"/>
        </w:rPr>
        <w:annotationRef/>
      </w:r>
      <w:r>
        <w:t>DOCs should state when Y updates  - I think when IN _/= ?</w:t>
      </w:r>
    </w:p>
    <w:p w14:paraId="000007FD" w14:textId="000007FE">
      <w:pPr>
        <w:pStyle w:val="CommentText"/>
      </w:pPr>
      <w:r>
        <w:t>In a multi phase PWM design, which may have 6 or more active pins, SW would usually wait for IN _/= before doing a fast update of all pins, in order to avoid split-update effects which could violate dead-band values. All pins would be started in sync, to ensure all PWMs phase align.</w:t>
      </w:r>
    </w:p>
    <w:p w14:paraId="000007FF" w14:textId="00000800">
      <w:pPr>
        <w:pStyle w:val="CommentText"/>
      </w:pPr>
      <w:r>
        <w:t>Perhaps a 3 pin PWM example could be included ?</w:t>
      </w:r>
    </w:p>
  </w:comment>
  <w:comment w:date="2020-08-20T00:00:34Z" w:author="Jim Granville" w:id="23">
    <w:p w14:paraId="00000801" w14:textId="00000802">
      <w:pPr>
        <w:pStyle w:val="CommentText"/>
      </w:pPr>
      <w:r>
        <w:rPr>
          <w:rStyle w:val="CommentReference"/>
        </w:rPr>
        <w:annotationRef/>
      </w:r>
      <w:r>
        <w:t>Digital pin modes are digital, and the ADC filters here are digital mode.</w:t>
      </w:r>
    </w:p>
  </w:comment>
  <w:comment w:date="2020-08-20T00:41:56Z" w:author="Jim Granville" w:id="24">
    <w:p w14:paraId="00000803" w14:textId="00000804">
      <w:pPr>
        <w:pStyle w:val="CommentText"/>
      </w:pPr>
      <w:r>
        <w:rPr>
          <w:rStyle w:val="CommentReference"/>
        </w:rPr>
        <w:annotationRef/>
      </w:r>
      <w:r>
        <w:t>garryj is the wizard who has USB working. The Smart Pin cell USB support is minimal, and needs extensive SW/opcode help, so maybe the DOCs here can focus on what USB is possible, with code size/cogs reports ?</w:t>
      </w:r>
    </w:p>
    <w:p w14:paraId="00000805" w14:textId="00000806">
      <w:pPr>
        <w:pStyle w:val="CommentText"/>
      </w:pPr>
      <w:r>
        <w:t>FWIR garryj was working on making the builds more SysClk tolerant, and I think SysCLK &gt; 80MHz is needed for FS-USB, &amp; LS-USB can use less.</w:t>
      </w:r>
    </w:p>
  </w:comment>
  <w:comment w:date="2020-08-20T21:57:31Z" w:author="Jim Granville" w:id="25">
    <w:p w14:paraId="00000807" w14:textId="00000808">
      <w:pPr>
        <w:pStyle w:val="CommentText"/>
      </w:pPr>
      <w:r>
        <w:rPr>
          <w:rStyle w:val="CommentReference"/>
        </w:rPr>
        <w:annotationRef/>
      </w:r>
      <w:r>
        <w:t>Is that true ? Usually DACs update at the DAC output rate, not sysclk ? A DAC with LSB-dither adding 8b, would have an output frame rate of sysclk/256 ?</w:t>
      </w:r>
    </w:p>
  </w:comment>
  <w:comment w:date="2020-08-19T22:49:32Z" w:author="Jim Granville" w:id="26">
    <w:p w14:paraId="00000809" w14:textId="0000080A">
      <w:pPr>
        <w:pStyle w:val="CommentText"/>
      </w:pPr>
      <w:r>
        <w:rPr>
          <w:rStyle w:val="CommentReference"/>
        </w:rPr>
        <w:annotationRef/>
      </w:r>
      <w:r>
        <w:t>The '16 bit' claim here is a bit nominal, maybe that needs clarify ? The usefulness of this will be set by the LSB precision of the 8b DAC steps, If those were precise to 0.04% of the ideal 12.89 mV, then you get 16 bits. I'm guessing P2 will be useful to maybe 10-12 bits DAC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D"/>
  <w15:commentEx w15:paraId="0000074F"/>
  <w15:commentEx w15:paraId="00000751"/>
  <w15:commentEx w15:paraId="00000753"/>
  <w15:commentEx w15:paraId="00000755"/>
  <w15:commentEx w15:paraId="00000757"/>
  <w15:commentEx w15:paraId="00000759"/>
  <w15:commentEx w15:paraId="0000075B"/>
  <w15:commentEx w15:paraId="0000075D"/>
  <w15:commentEx w15:paraId="00000761"/>
  <w15:commentEx w15:paraId="00000763"/>
  <w15:commentEx w15:paraIdParent="00000763" w15:paraId="00000765"/>
  <w15:commentEx w15:paraId="00000767"/>
  <w15:commentEx w15:paraId="0000076B"/>
  <w15:commentEx w15:paraId="0000076F"/>
  <w15:commentEx w15:paraId="00000771"/>
  <w15:commentEx w15:paraId="00000775"/>
  <w15:commentEx w15:paraId="00000777"/>
  <w15:commentEx w15:paraId="00000779"/>
  <w15:commentEx w15:paraId="000007F5"/>
  <w15:commentEx w15:paraId="000007F7"/>
  <w15:commentEx w15:paraId="000007F9"/>
  <w15:commentEx w15:paraId="000007FF"/>
  <w15:commentEx w15:paraId="00000801"/>
  <w15:commentEx w15:paraId="00000805"/>
  <w15:commentEx w15:paraId="00000807"/>
  <w15:commentEx w15:paraId="00000809"/>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 5  06-11-2020</w:t>
      <w:tab/>
      <w:tab/>
      <w:t xml:space="preserve">Jon Titus, Page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default="1" w:styleId="TableNormal" w:type="table">
    <w:name w:val="TableNormal"/>
    <w:tblPr>
      <w:tblCellMar>
        <w:top w:w="100.0" w:type="dxa"/>
        <w:left w:w="100.0" w:type="dxa"/>
        <w:bottom w:w="100.0" w:type="dxa"/>
        <w:right w:w="100.0" w:type="dxa"/>
      </w:tblCellMar>
    </w:tblPr>
  </w:style>
  <w:style w:default="1" w:styleId="Normal" w:type="paragraph">
    <w:name w:val="normal"/>
  </w:style>
  <w:style w:styleId="Heading1" w:type="paragraph">
    <w:name w:val="heading 1"/>
    <w:basedOn w:val="Normal"/>
    <w:next w:val="Normal"/>
    <w:pPr>
      <w:keepNext w:val="1"/>
      <w:keepLines w:val="1"/>
      <w:spacing w:before="480" w:after="120" w:lineRule="auto"/>
    </w:pPr>
    <w:rPr>
      <w:b w:val="1"/>
      <w:bCs w:val="1"/>
      <w:sz w:val="48"/>
      <w:szCs w:val="48"/>
    </w:rPr>
  </w:style>
  <w:style w:styleId="Heading2" w:type="paragraph">
    <w:name w:val="heading 2"/>
    <w:basedOn w:val="Normal"/>
    <w:next w:val="Normal"/>
    <w:pPr>
      <w:keepNext w:val="1"/>
      <w:keepLines w:val="1"/>
      <w:spacing w:before="360" w:after="80" w:lineRule="auto"/>
    </w:pPr>
    <w:rPr>
      <w:b w:val="1"/>
      <w:bCs w:val="1"/>
      <w:sz w:val="36"/>
      <w:szCs w:val="36"/>
    </w:rPr>
  </w:style>
  <w:style w:styleId="Heading3" w:type="paragraph">
    <w:name w:val="heading 3"/>
    <w:basedOn w:val="Normal"/>
    <w:next w:val="Normal"/>
    <w:pPr>
      <w:keepNext w:val="1"/>
      <w:keepLines w:val="1"/>
      <w:spacing w:before="280" w:after="80" w:lineRule="auto"/>
    </w:pPr>
    <w:rPr>
      <w:b w:val="1"/>
      <w:bCs w:val="1"/>
      <w:sz w:val="28"/>
      <w:szCs w:val="28"/>
    </w:rPr>
  </w:style>
  <w:style w:styleId="Heading4" w:type="paragraph">
    <w:name w:val="heading 4"/>
    <w:basedOn w:val="Normal"/>
    <w:next w:val="Normal"/>
    <w:pPr>
      <w:keepNext w:val="1"/>
      <w:keepLines w:val="1"/>
      <w:spacing w:before="240" w:after="40" w:lineRule="auto"/>
    </w:pPr>
    <w:rPr>
      <w:b w:val="1"/>
      <w:bCs w:val="1"/>
      <w:sz w:val="24"/>
      <w:szCs w:val="24"/>
    </w:rPr>
  </w:style>
  <w:style w:styleId="Heading5" w:type="paragraph">
    <w:name w:val="heading 5"/>
    <w:basedOn w:val="Normal"/>
    <w:next w:val="Normal"/>
    <w:pPr>
      <w:keepNext w:val="1"/>
      <w:keepLines w:val="1"/>
      <w:spacing w:before="220" w:after="40" w:lineRule="auto"/>
    </w:pPr>
    <w:rPr>
      <w:b w:val="1"/>
      <w:bCs w:val="1"/>
      <w:sz w:val="22"/>
      <w:szCs w:val="22"/>
    </w:rPr>
  </w:style>
  <w:style w:styleId="Heading6" w:type="paragraph">
    <w:name w:val="heading 6"/>
    <w:basedOn w:val="Normal"/>
    <w:next w:val="Normal"/>
    <w:pPr>
      <w:keepNext w:val="1"/>
      <w:keepLines w:val="1"/>
      <w:spacing w:before="200" w:after="40" w:lineRule="auto"/>
    </w:pPr>
    <w:rPr>
      <w:b w:val="1"/>
      <w:bCs w:val="1"/>
      <w:sz w:val="20"/>
      <w:szCs w:val="20"/>
    </w:rPr>
  </w:style>
  <w:style w:styleId="Title" w:type="paragraph">
    <w:name w:val="Title"/>
    <w:basedOn w:val="Normal"/>
    <w:next w:val="Normal"/>
    <w:pPr>
      <w:keepNext w:val="1"/>
      <w:keepLines w:val="1"/>
      <w:spacing w:before="480" w:after="120" w:lineRule="auto"/>
    </w:pPr>
    <w:rPr>
      <w:b w:val="1"/>
      <w:bCs w:val="1"/>
      <w:sz w:val="72"/>
      <w:szCs w:val="72"/>
    </w:rPr>
  </w:style>
  <w:style w:default="1" w:styleId="Normal" w:type="paragraph">
    <w:name w:val="normal"/>
  </w:style>
  <w:style w:default="1" w:styleId="TableNormal" w:type="table">
    <w:name w:val="Table Normal"/>
  </w:style>
  <w:style w:default="1" w:styleId="Normal" w:type="paragraph">
    <w:name w:val="normal"/>
  </w:style>
  <w:style w:default="1" w:styleId="TableNormal" w:type="table">
    <w:name w:val="Table Normal"/>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er &amp; Footer" w:type="paragraph">
    <w:name w:val="Header &amp; Footer"/>
    <w:next w:val="Header &amp; Footer"/>
    <w:pPr>
      <w:keepNext w:val="0"/>
      <w:keepLines w:val="0"/>
      <w:pageBreakBefore w:val="0"/>
      <w:widowControl w:val="1"/>
      <w:shd w:val="clear" w:color="auto" w:fill="auto"/>
      <w:tabs>
        <w:tab w:val="right" w:pos="9020"/>
      </w:tabs>
      <w:suppressAutoHyphens w:val="0"/>
      <w:bidi w:val="0"/>
      <w:spacing w:line="240" w:before="0" w:after="0" w:lineRule="auto"/>
      <w:ind w:left="0" w:right="0" w:firstLine="0"/>
      <w:jc w:val="left"/>
      <w:outlineLvl w:val="9"/>
    </w:pPr>
    <w:rPr>
      <w:rFonts w:hAnsi="Helvetica Neue" w:cs="Arial Unicode MS" w:eastAsia="Arial Unicode MS" w:ascii="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Fill>
        <w14:solidFill>
          <w14:srgbClr w14:val="000000"/>
        </w14:solidFill>
      </w14:textFill>
      <w14:textOutline>
        <w14:noFill/>
      </w14:textOutline>
    </w:rPr>
  </w:style>
  <w:style w:styleId="Default" w:type="paragraph">
    <w:name w:val="Default"/>
    <w:next w:val="Default"/>
    <w:pPr>
      <w:keepNext w:val="0"/>
      <w:keepLines w:val="0"/>
      <w:pageBreakBefore w:val="0"/>
      <w:widowControl w:val="1"/>
      <w:shd w:val="clear" w:color="auto" w:fill="auto"/>
      <w:suppressAutoHyphens w:val="0"/>
      <w:bidi w:val="0"/>
      <w:spacing w:line="240" w:before="160" w:after="0" w:lineRule="auto"/>
      <w:ind w:left="0" w:right="0" w:firstLine="0"/>
      <w:jc w:val="left"/>
      <w:outlineLvl w:val="9"/>
    </w:pPr>
    <w:rPr>
      <w:rFonts w:hAnsi="Helvetica Neue" w:cs="Arial Unicode MS" w:eastAsia="Arial Unicode MS" w:ascii="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Fill>
        <w14:solidFill>
          <w14:srgbClr w14:val="000000"/>
        </w14:solidFill>
      </w14:textFill>
      <w14:textOutline>
        <w14:noFill/>
      </w14:textOutline>
    </w:rPr>
  </w:style>
  <w:style w:styleId="Body" w:type="paragraph">
    <w:name w:val="Body"/>
    <w:next w:val="Body"/>
    <w:pPr>
      <w:keepNext w:val="0"/>
      <w:keepLines w:val="0"/>
      <w:pageBreakBefore w:val="0"/>
      <w:widowControl w:val="1"/>
      <w:shd w:val="clear" w:color="auto" w:fill="auto"/>
      <w:suppressAutoHyphens w:val="0"/>
      <w:bidi w:val="0"/>
      <w:spacing w:line="240" w:before="0" w:after="0" w:lineRule="auto"/>
      <w:ind w:left="0" w:right="0" w:firstLine="0"/>
      <w:jc w:val="left"/>
      <w:outlineLvl w:val="9"/>
    </w:pPr>
    <w:rPr>
      <w:rFonts w:hAnsi="Helvetica Neue" w:cs="Arial Unicode MS" w:eastAsia="Arial Unicode MS" w:ascii="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Fill>
        <w14:solidFill>
          <w14:srgbClr w14:val="000000"/>
        </w14:solidFill>
      </w14:textFill>
      <w14:textOutline>
        <w14:noFill/>
      </w14:textOutline>
    </w:rPr>
  </w:style>
  <w:style w:styleId="CommentReference" w:type="character">
    <w:name w:val="annotation reference"/>
    <w:basedOn w:val="DefaultParagraphFont"/>
    <w:uiPriority w:val="99"/>
    <w:semiHidden w:val="1"/>
    <w:unhideWhenUsed w:val="1"/>
    <w:rPr>
      <w:sz w:val="16"/>
      <w:szCs w:val="16"/>
    </w:rPr>
  </w:style>
  <w:style w:styleId="CommentSubject" w:type="paragraph">
    <w:name w:val="annotation subject"/>
    <w:basedOn w:val="CommentText"/>
    <w:next w:val="CommentText"/>
    <w:link w:val="CommentSubjectChar"/>
    <w:uiPriority w:val="99"/>
    <w:semiHidden w:val="1"/>
    <w:unhideWhenUsed w:val="1"/>
    <w:rPr>
      <w:b w:val="1"/>
      <w:bCs w:val="1"/>
    </w:rPr>
  </w:style>
  <w:style w:styleId="CommentSubjectChar" w:customStyle="1" w:type="character">
    <w:name w:val="Comment Subject Char"/>
    <w:basedOn w:val="CommentTextChar"/>
    <w:link w:val="CommentSubject"/>
    <w:uiPriority w:val="99"/>
    <w:semiHidden w:val="1"/>
    <w:rPr>
      <w:b w:val="1"/>
      <w:bCs w:val="1"/>
      <w:sz w:val="20"/>
      <w:szCs w:val="20"/>
    </w:rPr>
  </w:style>
  <w:style w:styleId="CommentText" w:type="paragraph">
    <w:name w:val="annotation text"/>
    <w:basedOn w:val="Normal"/>
    <w:link w:val="CommentTextChar"/>
    <w:uiPriority w:val="99"/>
    <w:semiHidden w:val="1"/>
    <w:unhideWhenUsed w:val="1"/>
    <w:pPr>
      <w:spacing w:line="240" w:lineRule="auto"/>
    </w:pPr>
    <w:rPr>
      <w:sz w:val="20"/>
      <w:szCs w:val="20"/>
    </w:rPr>
  </w:style>
  <w:style w:styleId="CommentTextChar" w:customStyle="1" w:type="character">
    <w:name w:val="Comment Text Char"/>
    <w:basedOn w:val="DefaultParagraphFont"/>
    <w:link w:val="CommentText"/>
    <w:uiPriority w:val="99"/>
    <w:semiHidden w:val="1"/>
    <w:rPr>
      <w:sz w:val="20"/>
      <w:szCs w:val="20"/>
    </w:rPr>
  </w:style>
  <w:style w:styleId="Subtitle" w:type="paragraph">
    <w:name w:val="Subtitle"/>
    <w:basedOn w:val="Normal"/>
    <w:next w:val="Normal"/>
    <w:pPr>
      <w:keepNext w:val="1"/>
      <w:keepLines w:val="1"/>
      <w:spacing w:before="360" w:after="80" w:lineRule="auto"/>
    </w:pPr>
    <w:rPr>
      <w:rFonts w:hAnsi="Georgia" w:cs="Georgia" w:eastAsia="Georgia" w:asci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7.jpg"/><Relationship Id="rId21" Type="http://schemas.openxmlformats.org/officeDocument/2006/relationships/hyperlink" Target="https://en.wikipedia.org/wiki/Incremental_encoder" TargetMode="External"/><Relationship Id="rId24" Type="http://schemas.openxmlformats.org/officeDocument/2006/relationships/image" Target="media/image19.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jpg"/><Relationship Id="rId26" Type="http://schemas.openxmlformats.org/officeDocument/2006/relationships/image" Target="media/image5.jpg"/><Relationship Id="rId25" Type="http://schemas.openxmlformats.org/officeDocument/2006/relationships/image" Target="media/image11.jpg"/><Relationship Id="rId28" Type="http://schemas.openxmlformats.org/officeDocument/2006/relationships/hyperlink" Target="https://forums.parallax.com/discussion/170882/reciprocal-counter-demo/p1" TargetMode="External"/><Relationship Id="rId27" Type="http://schemas.openxmlformats.org/officeDocument/2006/relationships/hyperlink" Target="https://forums.parallax.com/discussion/170882/reciprocal-counter-demo/p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forums.parallax.com/discussion/170882/reciprocal-counter-demo/p1"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forums.parallax.com/discussion/170882/reciprocal-counter-demo/p1" TargetMode="External"/><Relationship Id="rId30" Type="http://schemas.openxmlformats.org/officeDocument/2006/relationships/hyperlink" Target="https://forums.parallax.com/discussion/170882/reciprocal-counter-demo/p1" TargetMode="External"/><Relationship Id="rId11" Type="http://schemas.openxmlformats.org/officeDocument/2006/relationships/image" Target="media/image14.jpg"/><Relationship Id="rId33" Type="http://schemas.openxmlformats.org/officeDocument/2006/relationships/image" Target="media/image7.jpg"/><Relationship Id="rId10" Type="http://schemas.openxmlformats.org/officeDocument/2006/relationships/image" Target="media/image10.jpg"/><Relationship Id="rId32" Type="http://schemas.openxmlformats.org/officeDocument/2006/relationships/hyperlink" Target="https://en.wikipedia.org/wiki/Linear_phase" TargetMode="External"/><Relationship Id="rId13" Type="http://schemas.openxmlformats.org/officeDocument/2006/relationships/image" Target="media/image3.jpg"/><Relationship Id="rId35" Type="http://schemas.openxmlformats.org/officeDocument/2006/relationships/image" Target="media/image21.png"/><Relationship Id="rId12" Type="http://schemas.openxmlformats.org/officeDocument/2006/relationships/image" Target="media/image2.jpg"/><Relationship Id="rId34" Type="http://schemas.openxmlformats.org/officeDocument/2006/relationships/image" Target="media/image20.jpg"/><Relationship Id="rId15" Type="http://schemas.openxmlformats.org/officeDocument/2006/relationships/image" Target="media/image16.jpg"/><Relationship Id="rId37" Type="http://schemas.openxmlformats.org/officeDocument/2006/relationships/header" Target="header1.xml"/><Relationship Id="rId14" Type="http://schemas.openxmlformats.org/officeDocument/2006/relationships/image" Target="media/image15.jpg"/><Relationship Id="rId36"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3.jpg"/><Relationship Id="rId38" Type="http://schemas.openxmlformats.org/officeDocument/2006/relationships/footer" Target="footer1.xml"/><Relationship Id="rId19" Type="http://schemas.openxmlformats.org/officeDocument/2006/relationships/image" Target="media/image6.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2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nkd50Y73DF2S6BWNX+d8wtpC+hA==">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